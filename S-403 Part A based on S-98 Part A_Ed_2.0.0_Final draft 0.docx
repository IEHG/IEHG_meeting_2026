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Grid"/>
        <w:tblpPr w:vertAnchor="text" w:tblpX="1042" w:tblpY="-14422"/>
        <w:tblOverlap w:val="never"/>
        <w:tblW w:w="9435" w:type="dxa"/>
        <w:tblInd w:w="0" w:type="dxa"/>
        <w:tblCellMar>
          <w:top w:w="3" w:type="dxa"/>
        </w:tblCellMar>
        <w:tblLook w:val="04A0" w:firstRow="1" w:lastRow="0" w:firstColumn="1" w:lastColumn="0" w:noHBand="0" w:noVBand="1"/>
        <w:tblPrChange w:id="0" w:author="Birklhuber Bernd" w:date="2026-08-07T13:44:00Z">
          <w:tblPr>
            <w:tblStyle w:val="TableGrid"/>
            <w:tblpPr w:vertAnchor="text" w:tblpX="1042" w:tblpY="-14422"/>
            <w:tblOverlap w:val="never"/>
            <w:tblW w:w="8808" w:type="dxa"/>
            <w:tblInd w:w="0" w:type="dxa"/>
            <w:tblCellMar>
              <w:top w:w="3" w:type="dxa"/>
            </w:tblCellMar>
            <w:tblLook w:val="04A0" w:firstRow="1" w:lastRow="0" w:firstColumn="1" w:lastColumn="0" w:noHBand="0" w:noVBand="1"/>
          </w:tblPr>
        </w:tblPrChange>
      </w:tblPr>
      <w:tblGrid>
        <w:gridCol w:w="901"/>
        <w:gridCol w:w="1474"/>
        <w:gridCol w:w="7060"/>
        <w:tblGridChange w:id="1">
          <w:tblGrid>
            <w:gridCol w:w="901"/>
            <w:gridCol w:w="107"/>
            <w:gridCol w:w="3311"/>
            <w:gridCol w:w="4489"/>
            <w:gridCol w:w="627"/>
          </w:tblGrid>
        </w:tblGridChange>
      </w:tblGrid>
      <w:tr w:rsidR="00346EB8" w:rsidDel="00E63A28" w14:paraId="78DAEDBC" w14:textId="55132C2C" w:rsidTr="00E63A28">
        <w:trPr>
          <w:trHeight w:val="1182"/>
          <w:del w:id="2" w:author="Birklhuber Bernd" w:date="2026-08-07T13:42:00Z"/>
          <w:trPrChange w:id="3" w:author="Birklhuber Bernd" w:date="2026-08-07T13:44:00Z">
            <w:trPr>
              <w:trHeight w:val="1182"/>
            </w:trPr>
          </w:trPrChange>
        </w:trPr>
        <w:tc>
          <w:tcPr>
            <w:tcW w:w="1008" w:type="dxa"/>
            <w:tcBorders>
              <w:top w:val="nil"/>
              <w:left w:val="nil"/>
              <w:bottom w:val="single" w:sz="4" w:space="0" w:color="001532"/>
              <w:right w:val="nil"/>
            </w:tcBorders>
            <w:shd w:val="clear" w:color="auto" w:fill="auto"/>
            <w:vAlign w:val="center"/>
            <w:tcPrChange w:id="4" w:author="Birklhuber Bernd" w:date="2026-08-07T13:44:00Z">
              <w:tcPr>
                <w:tcW w:w="1101" w:type="dxa"/>
                <w:gridSpan w:val="2"/>
                <w:tcBorders>
                  <w:top w:val="nil"/>
                  <w:left w:val="nil"/>
                  <w:bottom w:val="single" w:sz="4" w:space="0" w:color="001532"/>
                  <w:right w:val="nil"/>
                </w:tcBorders>
                <w:shd w:val="clear" w:color="auto" w:fill="auto"/>
                <w:vAlign w:val="center"/>
              </w:tcPr>
            </w:tcPrChange>
          </w:tcPr>
          <w:p w14:paraId="3D246DAE" w14:textId="3BA0D340" w:rsidR="00346EB8" w:rsidDel="00E63A28" w:rsidRDefault="00000000">
            <w:pPr>
              <w:spacing w:after="0" w:line="259" w:lineRule="auto"/>
              <w:ind w:left="0" w:right="134" w:firstLine="0"/>
              <w:jc w:val="center"/>
              <w:rPr>
                <w:del w:id="5" w:author="Birklhuber Bernd" w:date="2026-08-07T13:42:00Z"/>
              </w:rPr>
            </w:pPr>
            <w:del w:id="6" w:author="Birklhuber Bernd" w:date="2026-08-07T13:42:00Z">
              <w:r w:rsidDel="00E63A28">
                <w:rPr>
                  <w:noProof/>
                </w:rPr>
                <w:drawing>
                  <wp:anchor distT="0" distB="0" distL="114300" distR="114300" simplePos="0" relativeHeight="251658240" behindDoc="1" locked="0" layoutInCell="1" allowOverlap="0" wp14:anchorId="7089A18E" wp14:editId="6B07C130">
                    <wp:simplePos x="0" y="0"/>
                    <wp:positionH relativeFrom="column">
                      <wp:posOffset>-6571</wp:posOffset>
                    </wp:positionH>
                    <wp:positionV relativeFrom="paragraph">
                      <wp:posOffset>-25258</wp:posOffset>
                    </wp:positionV>
                    <wp:extent cx="705612" cy="166116"/>
                    <wp:effectExtent l="0" t="0" r="0" b="0"/>
                    <wp:wrapNone/>
                    <wp:docPr id="12" name="Picture 12"/>
                    <wp:cNvGraphicFramePr/>
                    <a:graphic xmlns:a="http://schemas.openxmlformats.org/drawingml/2006/main">
                      <a:graphicData uri="http://schemas.openxmlformats.org/drawingml/2006/picture">
                        <pic:pic xmlns:pic="http://schemas.openxmlformats.org/drawingml/2006/picture">
                          <pic:nvPicPr>
                            <pic:cNvPr id="12" name="Picture 12"/>
                            <pic:cNvPicPr/>
                          </pic:nvPicPr>
                          <pic:blipFill>
                            <a:blip r:embed="rId7"/>
                            <a:stretch>
                              <a:fillRect/>
                            </a:stretch>
                          </pic:blipFill>
                          <pic:spPr>
                            <a:xfrm>
                              <a:off x="0" y="0"/>
                              <a:ext cx="705612" cy="166116"/>
                            </a:xfrm>
                            <a:prstGeom prst="rect">
                              <a:avLst/>
                            </a:prstGeom>
                          </pic:spPr>
                        </pic:pic>
                      </a:graphicData>
                    </a:graphic>
                  </wp:anchor>
                </w:drawing>
              </w:r>
              <w:r w:rsidDel="00E63A28">
                <w:rPr>
                  <w:b/>
                </w:rPr>
                <w:delText xml:space="preserve">S-98 </w:delText>
              </w:r>
            </w:del>
          </w:p>
        </w:tc>
        <w:tc>
          <w:tcPr>
            <w:tcW w:w="8427" w:type="dxa"/>
            <w:gridSpan w:val="2"/>
            <w:tcBorders>
              <w:top w:val="nil"/>
              <w:left w:val="nil"/>
              <w:bottom w:val="single" w:sz="4" w:space="0" w:color="001532"/>
              <w:right w:val="nil"/>
            </w:tcBorders>
            <w:vAlign w:val="bottom"/>
            <w:tcPrChange w:id="7" w:author="Birklhuber Bernd" w:date="2026-08-07T13:44:00Z">
              <w:tcPr>
                <w:tcW w:w="7707" w:type="dxa"/>
                <w:gridSpan w:val="3"/>
                <w:tcBorders>
                  <w:top w:val="nil"/>
                  <w:left w:val="nil"/>
                  <w:bottom w:val="single" w:sz="4" w:space="0" w:color="001532"/>
                  <w:right w:val="nil"/>
                </w:tcBorders>
                <w:vAlign w:val="bottom"/>
              </w:tcPr>
            </w:tcPrChange>
          </w:tcPr>
          <w:p w14:paraId="399088C0" w14:textId="3E581B11" w:rsidR="00346EB8" w:rsidDel="00E63A28" w:rsidRDefault="00000000">
            <w:pPr>
              <w:spacing w:after="0" w:line="259" w:lineRule="auto"/>
              <w:ind w:left="738" w:firstLine="0"/>
              <w:jc w:val="left"/>
              <w:rPr>
                <w:del w:id="8" w:author="Birklhuber Bernd" w:date="2026-08-07T13:42:00Z"/>
              </w:rPr>
            </w:pPr>
            <w:del w:id="9" w:author="Birklhuber Bernd" w:date="2026-08-07T13:42:00Z">
              <w:r w:rsidDel="00E63A28">
                <w:rPr>
                  <w:b/>
                  <w:sz w:val="28"/>
                </w:rPr>
                <w:delText xml:space="preserve"> </w:delText>
              </w:r>
            </w:del>
          </w:p>
        </w:tc>
      </w:tr>
      <w:tr w:rsidR="00346EB8" w14:paraId="6E2C493A" w14:textId="77777777" w:rsidTr="00E63A28">
        <w:trPr>
          <w:trHeight w:val="9524"/>
          <w:trPrChange w:id="10" w:author="Birklhuber Bernd" w:date="2026-08-07T13:44:00Z">
            <w:trPr>
              <w:trHeight w:val="9524"/>
            </w:trPr>
          </w:trPrChange>
        </w:trPr>
        <w:tc>
          <w:tcPr>
            <w:tcW w:w="9435" w:type="dxa"/>
            <w:gridSpan w:val="3"/>
            <w:tcBorders>
              <w:top w:val="single" w:sz="4" w:space="0" w:color="001532"/>
              <w:left w:val="single" w:sz="4" w:space="0" w:color="001532"/>
              <w:bottom w:val="single" w:sz="4" w:space="0" w:color="001532"/>
              <w:right w:val="single" w:sz="4" w:space="0" w:color="001532"/>
            </w:tcBorders>
            <w:tcPrChange w:id="11" w:author="Birklhuber Bernd" w:date="2026-08-07T13:44:00Z">
              <w:tcPr>
                <w:tcW w:w="8808" w:type="dxa"/>
                <w:gridSpan w:val="5"/>
                <w:tcBorders>
                  <w:top w:val="single" w:sz="4" w:space="0" w:color="001532"/>
                  <w:left w:val="single" w:sz="4" w:space="0" w:color="001532"/>
                  <w:bottom w:val="single" w:sz="4" w:space="0" w:color="001532"/>
                  <w:right w:val="single" w:sz="4" w:space="0" w:color="001532"/>
                </w:tcBorders>
              </w:tcPr>
            </w:tcPrChange>
          </w:tcPr>
          <w:p w14:paraId="01DF4A26" w14:textId="1B566996" w:rsidR="00346EB8" w:rsidRDefault="00000000">
            <w:pPr>
              <w:spacing w:after="0" w:line="259" w:lineRule="auto"/>
              <w:ind w:left="14" w:firstLine="0"/>
              <w:jc w:val="left"/>
            </w:pPr>
            <w:r>
              <w:rPr>
                <w:rFonts w:ascii="Calibri" w:eastAsia="Calibri" w:hAnsi="Calibri" w:cs="Calibri"/>
                <w:noProof/>
                <w:sz w:val="22"/>
              </w:rPr>
              <mc:AlternateContent>
                <mc:Choice Requires="wpg">
                  <w:drawing>
                    <wp:inline distT="0" distB="0" distL="0" distR="0" wp14:anchorId="238B5157" wp14:editId="7CCF8C07">
                      <wp:extent cx="6050280" cy="5314188"/>
                      <wp:effectExtent l="0" t="0" r="0" b="0"/>
                      <wp:docPr id="26145" name="Group 26145"/>
                      <wp:cNvGraphicFramePr/>
                      <a:graphic xmlns:a="http://schemas.openxmlformats.org/drawingml/2006/main">
                        <a:graphicData uri="http://schemas.microsoft.com/office/word/2010/wordprocessingGroup">
                          <wpg:wgp>
                            <wpg:cNvGrpSpPr/>
                            <wpg:grpSpPr>
                              <a:xfrm>
                                <a:off x="0" y="0"/>
                                <a:ext cx="6050280" cy="5314188"/>
                                <a:chOff x="0" y="0"/>
                                <a:chExt cx="6050280" cy="5314188"/>
                              </a:xfrm>
                            </wpg:grpSpPr>
                            <pic:pic xmlns:pic="http://schemas.openxmlformats.org/drawingml/2006/picture">
                              <pic:nvPicPr>
                                <pic:cNvPr id="50" name="Picture 50"/>
                                <pic:cNvPicPr/>
                              </pic:nvPicPr>
                              <pic:blipFill>
                                <a:blip r:embed="rId8"/>
                                <a:stretch>
                                  <a:fillRect/>
                                </a:stretch>
                              </pic:blipFill>
                              <pic:spPr>
                                <a:xfrm>
                                  <a:off x="0" y="0"/>
                                  <a:ext cx="5576316" cy="5314188"/>
                                </a:xfrm>
                                <a:prstGeom prst="rect">
                                  <a:avLst/>
                                </a:prstGeom>
                              </pic:spPr>
                            </pic:pic>
                            <wps:wsp>
                              <wps:cNvPr id="51" name="Rectangle 51"/>
                              <wps:cNvSpPr/>
                              <wps:spPr>
                                <a:xfrm>
                                  <a:off x="359918" y="866449"/>
                                  <a:ext cx="131292" cy="443908"/>
                                </a:xfrm>
                                <a:prstGeom prst="rect">
                                  <a:avLst/>
                                </a:prstGeom>
                                <a:ln>
                                  <a:noFill/>
                                </a:ln>
                              </wps:spPr>
                              <wps:txbx>
                                <w:txbxContent>
                                  <w:p w14:paraId="09876614" w14:textId="77777777" w:rsidR="00346EB8" w:rsidRDefault="00000000">
                                    <w:pPr>
                                      <w:spacing w:after="160" w:line="259" w:lineRule="auto"/>
                                      <w:ind w:left="0" w:firstLine="0"/>
                                      <w:jc w:val="left"/>
                                    </w:pPr>
                                    <w:r>
                                      <w:rPr>
                                        <w:b/>
                                        <w:color w:val="00004C"/>
                                        <w:sz w:val="56"/>
                                      </w:rPr>
                                      <w:t xml:space="preserve"> </w:t>
                                    </w:r>
                                  </w:p>
                                </w:txbxContent>
                              </wps:txbx>
                              <wps:bodyPr horzOverflow="overflow" vert="horz" lIns="0" tIns="0" rIns="0" bIns="0" rtlCol="0">
                                <a:noAutofit/>
                              </wps:bodyPr>
                            </wps:wsp>
                            <wps:wsp>
                              <wps:cNvPr id="52" name="Rectangle 52"/>
                              <wps:cNvSpPr/>
                              <wps:spPr>
                                <a:xfrm>
                                  <a:off x="359918" y="1276183"/>
                                  <a:ext cx="315276" cy="444289"/>
                                </a:xfrm>
                                <a:prstGeom prst="rect">
                                  <a:avLst/>
                                </a:prstGeom>
                                <a:ln>
                                  <a:noFill/>
                                </a:ln>
                              </wps:spPr>
                              <wps:txbx>
                                <w:txbxContent>
                                  <w:p w14:paraId="4D67E768" w14:textId="77777777" w:rsidR="00346EB8" w:rsidRDefault="00000000">
                                    <w:pPr>
                                      <w:spacing w:after="160" w:line="259" w:lineRule="auto"/>
                                      <w:ind w:left="0" w:firstLine="0"/>
                                      <w:jc w:val="left"/>
                                    </w:pPr>
                                    <w:r>
                                      <w:rPr>
                                        <w:b/>
                                        <w:color w:val="00004C"/>
                                        <w:sz w:val="56"/>
                                      </w:rPr>
                                      <w:t>S</w:t>
                                    </w:r>
                                  </w:p>
                                </w:txbxContent>
                              </wps:txbx>
                              <wps:bodyPr horzOverflow="overflow" vert="horz" lIns="0" tIns="0" rIns="0" bIns="0" rtlCol="0">
                                <a:noAutofit/>
                              </wps:bodyPr>
                            </wps:wsp>
                            <wps:wsp>
                              <wps:cNvPr id="53" name="Rectangle 53"/>
                              <wps:cNvSpPr/>
                              <wps:spPr>
                                <a:xfrm>
                                  <a:off x="596138" y="1276183"/>
                                  <a:ext cx="157402" cy="444289"/>
                                </a:xfrm>
                                <a:prstGeom prst="rect">
                                  <a:avLst/>
                                </a:prstGeom>
                                <a:ln>
                                  <a:noFill/>
                                </a:ln>
                              </wps:spPr>
                              <wps:txbx>
                                <w:txbxContent>
                                  <w:p w14:paraId="0120E24D" w14:textId="77777777" w:rsidR="00346EB8" w:rsidRDefault="00000000">
                                    <w:pPr>
                                      <w:spacing w:after="160" w:line="259" w:lineRule="auto"/>
                                      <w:ind w:left="0" w:firstLine="0"/>
                                      <w:jc w:val="left"/>
                                    </w:pPr>
                                    <w:r>
                                      <w:rPr>
                                        <w:b/>
                                        <w:color w:val="00004C"/>
                                        <w:sz w:val="56"/>
                                      </w:rPr>
                                      <w:t>-</w:t>
                                    </w:r>
                                  </w:p>
                                </w:txbxContent>
                              </wps:txbx>
                              <wps:bodyPr horzOverflow="overflow" vert="horz" lIns="0" tIns="0" rIns="0" bIns="0" rtlCol="0">
                                <a:noAutofit/>
                              </wps:bodyPr>
                            </wps:wsp>
                            <wps:wsp>
                              <wps:cNvPr id="25737" name="Rectangle 25737"/>
                              <wps:cNvSpPr/>
                              <wps:spPr>
                                <a:xfrm>
                                  <a:off x="715010" y="1276183"/>
                                  <a:ext cx="790317" cy="444289"/>
                                </a:xfrm>
                                <a:prstGeom prst="rect">
                                  <a:avLst/>
                                </a:prstGeom>
                                <a:ln>
                                  <a:noFill/>
                                </a:ln>
                              </wps:spPr>
                              <wps:txbx>
                                <w:txbxContent>
                                  <w:p w14:paraId="53B6E7AC" w14:textId="77777777" w:rsidR="00346EB8" w:rsidRDefault="00000000">
                                    <w:pPr>
                                      <w:spacing w:after="160" w:line="259" w:lineRule="auto"/>
                                      <w:ind w:left="0" w:firstLine="0"/>
                                      <w:jc w:val="left"/>
                                    </w:pPr>
                                    <w:r>
                                      <w:rPr>
                                        <w:b/>
                                        <w:color w:val="00004C"/>
                                        <w:sz w:val="56"/>
                                      </w:rPr>
                                      <w:t>100</w:t>
                                    </w:r>
                                  </w:p>
                                </w:txbxContent>
                              </wps:txbx>
                              <wps:bodyPr horzOverflow="overflow" vert="horz" lIns="0" tIns="0" rIns="0" bIns="0" rtlCol="0">
                                <a:noAutofit/>
                              </wps:bodyPr>
                            </wps:wsp>
                            <wps:wsp>
                              <wps:cNvPr id="25738" name="Rectangle 25738"/>
                              <wps:cNvSpPr/>
                              <wps:spPr>
                                <a:xfrm>
                                  <a:off x="1308906" y="1275329"/>
                                  <a:ext cx="4741374" cy="444289"/>
                                </a:xfrm>
                                <a:prstGeom prst="rect">
                                  <a:avLst/>
                                </a:prstGeom>
                                <a:ln>
                                  <a:noFill/>
                                </a:ln>
                              </wps:spPr>
                              <wps:txbx>
                                <w:txbxContent>
                                  <w:p w14:paraId="53B97646" w14:textId="0C2B9BED" w:rsidR="00346EB8" w:rsidRDefault="00000000">
                                    <w:pPr>
                                      <w:spacing w:after="160" w:line="259" w:lineRule="auto"/>
                                      <w:ind w:left="0" w:firstLine="0"/>
                                      <w:jc w:val="left"/>
                                    </w:pPr>
                                    <w:r>
                                      <w:rPr>
                                        <w:b/>
                                        <w:color w:val="00004C"/>
                                        <w:sz w:val="56"/>
                                      </w:rPr>
                                      <w:t xml:space="preserve"> </w:t>
                                    </w:r>
                                    <w:ins w:id="12" w:author="Birklhuber Bernd" w:date="2026-08-07T13:42:00Z">
                                      <w:r w:rsidR="00E63A28">
                                        <w:rPr>
                                          <w:b/>
                                          <w:color w:val="00004C"/>
                                          <w:sz w:val="56"/>
                                        </w:rPr>
                                        <w:t xml:space="preserve">Inland </w:t>
                                      </w:r>
                                    </w:ins>
                                    <w:r>
                                      <w:rPr>
                                        <w:b/>
                                        <w:color w:val="00004C"/>
                                        <w:sz w:val="56"/>
                                      </w:rPr>
                                      <w:t xml:space="preserve">ECDIS </w:t>
                                    </w:r>
                                    <w:ins w:id="13" w:author="Birklhuber Bernd" w:date="2026-08-07T13:42:00Z">
                                      <w:r w:rsidR="00E63A28">
                                        <w:rPr>
                                          <w:b/>
                                          <w:color w:val="00004C"/>
                                          <w:sz w:val="56"/>
                                        </w:rPr>
                                        <w:t>and ECS</w:t>
                                      </w:r>
                                    </w:ins>
                                    <w:ins w:id="14" w:author="Birklhuber Bernd" w:date="2026-08-07T13:43:00Z">
                                      <w:r w:rsidR="00E63A28">
                                        <w:rPr>
                                          <w:b/>
                                          <w:color w:val="00004C"/>
                                          <w:sz w:val="56"/>
                                        </w:rPr>
                                        <w:t xml:space="preserve"> </w:t>
                                      </w:r>
                                    </w:ins>
                                    <w:del w:id="15" w:author="Birklhuber Bernd" w:date="2026-08-07T13:43:00Z">
                                      <w:r w:rsidDel="00E63A28">
                                        <w:rPr>
                                          <w:b/>
                                          <w:color w:val="00004C"/>
                                          <w:sz w:val="56"/>
                                        </w:rPr>
                                        <w:delText xml:space="preserve">and </w:delText>
                                      </w:r>
                                    </w:del>
                                  </w:p>
                                </w:txbxContent>
                              </wps:txbx>
                              <wps:bodyPr horzOverflow="overflow" vert="horz" lIns="0" tIns="0" rIns="0" bIns="0" rtlCol="0">
                                <a:noAutofit/>
                              </wps:bodyPr>
                            </wps:wsp>
                            <wps:wsp>
                              <wps:cNvPr id="55" name="Rectangle 55"/>
                              <wps:cNvSpPr/>
                              <wps:spPr>
                                <a:xfrm>
                                  <a:off x="359918" y="1685218"/>
                                  <a:ext cx="3546293" cy="443908"/>
                                </a:xfrm>
                                <a:prstGeom prst="rect">
                                  <a:avLst/>
                                </a:prstGeom>
                                <a:ln>
                                  <a:noFill/>
                                </a:ln>
                              </wps:spPr>
                              <wps:txbx>
                                <w:txbxContent>
                                  <w:p w14:paraId="1FEEDEEF" w14:textId="12A41D5D" w:rsidR="00346EB8" w:rsidRDefault="00E63A28">
                                    <w:pPr>
                                      <w:spacing w:after="160" w:line="259" w:lineRule="auto"/>
                                      <w:ind w:left="0" w:firstLine="0"/>
                                      <w:jc w:val="left"/>
                                    </w:pPr>
                                    <w:ins w:id="16" w:author="Birklhuber Bernd" w:date="2026-08-07T13:43:00Z">
                                      <w:r>
                                        <w:rPr>
                                          <w:b/>
                                          <w:color w:val="00004C"/>
                                          <w:sz w:val="56"/>
                                        </w:rPr>
                                        <w:t xml:space="preserve">and </w:t>
                                      </w:r>
                                    </w:ins>
                                    <w:proofErr w:type="spellStart"/>
                                    <w:r>
                                      <w:rPr>
                                        <w:b/>
                                        <w:color w:val="00004C"/>
                                        <w:sz w:val="56"/>
                                      </w:rPr>
                                      <w:t>Interoperability</w:t>
                                    </w:r>
                                    <w:proofErr w:type="spellEnd"/>
                                    <w:r>
                                      <w:rPr>
                                        <w:b/>
                                        <w:color w:val="00004C"/>
                                        <w:sz w:val="56"/>
                                      </w:rPr>
                                      <w:t xml:space="preserve"> </w:t>
                                    </w:r>
                                  </w:p>
                                </w:txbxContent>
                              </wps:txbx>
                              <wps:bodyPr horzOverflow="overflow" vert="horz" lIns="0" tIns="0" rIns="0" bIns="0" rtlCol="0">
                                <a:noAutofit/>
                              </wps:bodyPr>
                            </wps:wsp>
                            <wps:wsp>
                              <wps:cNvPr id="56" name="Rectangle 56"/>
                              <wps:cNvSpPr/>
                              <wps:spPr>
                                <a:xfrm>
                                  <a:off x="359918" y="2093651"/>
                                  <a:ext cx="2942257" cy="443908"/>
                                </a:xfrm>
                                <a:prstGeom prst="rect">
                                  <a:avLst/>
                                </a:prstGeom>
                                <a:ln>
                                  <a:noFill/>
                                </a:ln>
                              </wps:spPr>
                              <wps:txbx>
                                <w:txbxContent>
                                  <w:p w14:paraId="403DE110" w14:textId="77777777" w:rsidR="00346EB8" w:rsidRDefault="00000000">
                                    <w:pPr>
                                      <w:spacing w:after="160" w:line="259" w:lineRule="auto"/>
                                      <w:ind w:left="0" w:firstLine="0"/>
                                      <w:jc w:val="left"/>
                                    </w:pPr>
                                    <w:proofErr w:type="spellStart"/>
                                    <w:r>
                                      <w:rPr>
                                        <w:b/>
                                        <w:color w:val="00004C"/>
                                        <w:sz w:val="56"/>
                                      </w:rPr>
                                      <w:t>Specification</w:t>
                                    </w:r>
                                    <w:proofErr w:type="spellEnd"/>
                                  </w:p>
                                </w:txbxContent>
                              </wps:txbx>
                              <wps:bodyPr horzOverflow="overflow" vert="horz" lIns="0" tIns="0" rIns="0" bIns="0" rtlCol="0">
                                <a:noAutofit/>
                              </wps:bodyPr>
                            </wps:wsp>
                            <wps:wsp>
                              <wps:cNvPr id="57" name="Rectangle 57"/>
                              <wps:cNvSpPr/>
                              <wps:spPr>
                                <a:xfrm>
                                  <a:off x="2573401" y="2093651"/>
                                  <a:ext cx="131292" cy="443908"/>
                                </a:xfrm>
                                <a:prstGeom prst="rect">
                                  <a:avLst/>
                                </a:prstGeom>
                                <a:ln>
                                  <a:noFill/>
                                </a:ln>
                              </wps:spPr>
                              <wps:txbx>
                                <w:txbxContent>
                                  <w:p w14:paraId="332973EB" w14:textId="77777777" w:rsidR="00346EB8" w:rsidRDefault="00000000">
                                    <w:pPr>
                                      <w:spacing w:after="160" w:line="259" w:lineRule="auto"/>
                                      <w:ind w:left="0" w:firstLine="0"/>
                                      <w:jc w:val="left"/>
                                    </w:pPr>
                                    <w:r>
                                      <w:rPr>
                                        <w:b/>
                                        <w:color w:val="00004C"/>
                                        <w:sz w:val="56"/>
                                      </w:rPr>
                                      <w:t xml:space="preserve"> </w:t>
                                    </w:r>
                                  </w:p>
                                </w:txbxContent>
                              </wps:txbx>
                              <wps:bodyPr horzOverflow="overflow" vert="horz" lIns="0" tIns="0" rIns="0" bIns="0" rtlCol="0">
                                <a:noAutofit/>
                              </wps:bodyPr>
                            </wps:wsp>
                            <wps:wsp>
                              <wps:cNvPr id="58" name="Rectangle 58"/>
                              <wps:cNvSpPr/>
                              <wps:spPr>
                                <a:xfrm>
                                  <a:off x="359918" y="2503607"/>
                                  <a:ext cx="131292" cy="443908"/>
                                </a:xfrm>
                                <a:prstGeom prst="rect">
                                  <a:avLst/>
                                </a:prstGeom>
                                <a:ln>
                                  <a:noFill/>
                                </a:ln>
                              </wps:spPr>
                              <wps:txbx>
                                <w:txbxContent>
                                  <w:p w14:paraId="2CC06C9D" w14:textId="77777777" w:rsidR="00346EB8" w:rsidRDefault="00000000">
                                    <w:pPr>
                                      <w:spacing w:after="160" w:line="259" w:lineRule="auto"/>
                                      <w:ind w:left="0" w:firstLine="0"/>
                                      <w:jc w:val="left"/>
                                    </w:pPr>
                                    <w:r>
                                      <w:rPr>
                                        <w:b/>
                                        <w:color w:val="00004C"/>
                                        <w:sz w:val="56"/>
                                      </w:rPr>
                                      <w:t xml:space="preserve"> </w:t>
                                    </w:r>
                                  </w:p>
                                </w:txbxContent>
                              </wps:txbx>
                              <wps:bodyPr horzOverflow="overflow" vert="horz" lIns="0" tIns="0" rIns="0" bIns="0" rtlCol="0">
                                <a:noAutofit/>
                              </wps:bodyPr>
                            </wps:wsp>
                            <wps:wsp>
                              <wps:cNvPr id="59" name="Rectangle 59"/>
                              <wps:cNvSpPr/>
                              <wps:spPr>
                                <a:xfrm>
                                  <a:off x="359918" y="2882208"/>
                                  <a:ext cx="4393350" cy="285778"/>
                                </a:xfrm>
                                <a:prstGeom prst="rect">
                                  <a:avLst/>
                                </a:prstGeom>
                                <a:ln>
                                  <a:noFill/>
                                </a:ln>
                              </wps:spPr>
                              <wps:txbx>
                                <w:txbxContent>
                                  <w:p w14:paraId="2450B0BB" w14:textId="77777777" w:rsidR="00346EB8" w:rsidRDefault="00000000">
                                    <w:pPr>
                                      <w:spacing w:after="160" w:line="259" w:lineRule="auto"/>
                                      <w:ind w:left="0" w:firstLine="0"/>
                                      <w:jc w:val="left"/>
                                    </w:pPr>
                                    <w:r>
                                      <w:rPr>
                                        <w:b/>
                                        <w:color w:val="00004C"/>
                                        <w:sz w:val="36"/>
                                      </w:rPr>
                                      <w:t xml:space="preserve">Part A: Level 1 </w:t>
                                    </w:r>
                                    <w:proofErr w:type="spellStart"/>
                                    <w:r>
                                      <w:rPr>
                                        <w:b/>
                                        <w:color w:val="00004C"/>
                                        <w:sz w:val="36"/>
                                      </w:rPr>
                                      <w:t>Interoperability</w:t>
                                    </w:r>
                                    <w:proofErr w:type="spellEnd"/>
                                  </w:p>
                                </w:txbxContent>
                              </wps:txbx>
                              <wps:bodyPr horzOverflow="overflow" vert="horz" lIns="0" tIns="0" rIns="0" bIns="0" rtlCol="0">
                                <a:noAutofit/>
                              </wps:bodyPr>
                            </wps:wsp>
                            <wps:wsp>
                              <wps:cNvPr id="60" name="Rectangle 60"/>
                              <wps:cNvSpPr/>
                              <wps:spPr>
                                <a:xfrm>
                                  <a:off x="3664585" y="2882208"/>
                                  <a:ext cx="84523" cy="285778"/>
                                </a:xfrm>
                                <a:prstGeom prst="rect">
                                  <a:avLst/>
                                </a:prstGeom>
                                <a:ln>
                                  <a:noFill/>
                                </a:ln>
                              </wps:spPr>
                              <wps:txbx>
                                <w:txbxContent>
                                  <w:p w14:paraId="6BE11935" w14:textId="77777777" w:rsidR="00346EB8" w:rsidRDefault="00000000">
                                    <w:pPr>
                                      <w:spacing w:after="160" w:line="259" w:lineRule="auto"/>
                                      <w:ind w:left="0" w:firstLine="0"/>
                                      <w:jc w:val="left"/>
                                    </w:pPr>
                                    <w:r>
                                      <w:rPr>
                                        <w:b/>
                                        <w:color w:val="00004C"/>
                                        <w:sz w:val="36"/>
                                      </w:rPr>
                                      <w:t xml:space="preserve"> </w:t>
                                    </w:r>
                                  </w:p>
                                </w:txbxContent>
                              </wps:txbx>
                              <wps:bodyPr horzOverflow="overflow" vert="horz" lIns="0" tIns="0" rIns="0" bIns="0" rtlCol="0">
                                <a:noAutofit/>
                              </wps:bodyPr>
                            </wps:wsp>
                            <wps:wsp>
                              <wps:cNvPr id="61" name="Rectangle 61"/>
                              <wps:cNvSpPr/>
                              <wps:spPr>
                                <a:xfrm>
                                  <a:off x="359918" y="3173945"/>
                                  <a:ext cx="131404" cy="444289"/>
                                </a:xfrm>
                                <a:prstGeom prst="rect">
                                  <a:avLst/>
                                </a:prstGeom>
                                <a:ln>
                                  <a:noFill/>
                                </a:ln>
                              </wps:spPr>
                              <wps:txbx>
                                <w:txbxContent>
                                  <w:p w14:paraId="16139AE0" w14:textId="77777777" w:rsidR="00346EB8" w:rsidRDefault="00000000">
                                    <w:pPr>
                                      <w:spacing w:after="160" w:line="259" w:lineRule="auto"/>
                                      <w:ind w:left="0" w:firstLine="0"/>
                                      <w:jc w:val="left"/>
                                    </w:pPr>
                                    <w:r>
                                      <w:rPr>
                                        <w:b/>
                                        <w:color w:val="00004C"/>
                                        <w:sz w:val="56"/>
                                      </w:rPr>
                                      <w:t xml:space="preserve"> </w:t>
                                    </w:r>
                                  </w:p>
                                </w:txbxContent>
                              </wps:txbx>
                              <wps:bodyPr horzOverflow="overflow" vert="horz" lIns="0" tIns="0" rIns="0" bIns="0" rtlCol="0">
                                <a:noAutofit/>
                              </wps:bodyPr>
                            </wps:wsp>
                            <wps:wsp>
                              <wps:cNvPr id="62" name="Rectangle 62"/>
                              <wps:cNvSpPr/>
                              <wps:spPr>
                                <a:xfrm>
                                  <a:off x="359918" y="3543440"/>
                                  <a:ext cx="868501" cy="223288"/>
                                </a:xfrm>
                                <a:prstGeom prst="rect">
                                  <a:avLst/>
                                </a:prstGeom>
                                <a:ln>
                                  <a:noFill/>
                                </a:ln>
                              </wps:spPr>
                              <wps:txbx>
                                <w:txbxContent>
                                  <w:p w14:paraId="10D61095" w14:textId="77777777" w:rsidR="00346EB8" w:rsidRDefault="00000000">
                                    <w:pPr>
                                      <w:spacing w:after="160" w:line="259" w:lineRule="auto"/>
                                      <w:ind w:left="0" w:firstLine="0"/>
                                      <w:jc w:val="left"/>
                                    </w:pPr>
                                    <w:r>
                                      <w:rPr>
                                        <w:b/>
                                        <w:color w:val="00004C"/>
                                        <w:sz w:val="28"/>
                                      </w:rPr>
                                      <w:t xml:space="preserve">Edition </w:t>
                                    </w:r>
                                  </w:p>
                                </w:txbxContent>
                              </wps:txbx>
                              <wps:bodyPr horzOverflow="overflow" vert="horz" lIns="0" tIns="0" rIns="0" bIns="0" rtlCol="0">
                                <a:noAutofit/>
                              </wps:bodyPr>
                            </wps:wsp>
                            <wps:wsp>
                              <wps:cNvPr id="63" name="Rectangle 63"/>
                              <wps:cNvSpPr/>
                              <wps:spPr>
                                <a:xfrm>
                                  <a:off x="1014095" y="3543440"/>
                                  <a:ext cx="132081" cy="223288"/>
                                </a:xfrm>
                                <a:prstGeom prst="rect">
                                  <a:avLst/>
                                </a:prstGeom>
                                <a:ln>
                                  <a:noFill/>
                                </a:ln>
                              </wps:spPr>
                              <wps:txbx>
                                <w:txbxContent>
                                  <w:p w14:paraId="5AFE1029" w14:textId="326374BE" w:rsidR="00346EB8" w:rsidRDefault="00000000">
                                    <w:pPr>
                                      <w:spacing w:after="160" w:line="259" w:lineRule="auto"/>
                                      <w:ind w:left="0" w:firstLine="0"/>
                                      <w:jc w:val="left"/>
                                    </w:pPr>
                                    <w:del w:id="17" w:author="Birklhuber Bernd" w:date="2026-08-07T13:44:00Z">
                                      <w:r w:rsidDel="00E63A28">
                                        <w:rPr>
                                          <w:b/>
                                          <w:color w:val="00004C"/>
                                          <w:sz w:val="28"/>
                                        </w:rPr>
                                        <w:delText>2</w:delText>
                                      </w:r>
                                    </w:del>
                                  </w:p>
                                </w:txbxContent>
                              </wps:txbx>
                              <wps:bodyPr horzOverflow="overflow" vert="horz" lIns="0" tIns="0" rIns="0" bIns="0" rtlCol="0">
                                <a:noAutofit/>
                              </wps:bodyPr>
                            </wps:wsp>
                            <wps:wsp>
                              <wps:cNvPr id="25739" name="Rectangle 25739"/>
                              <wps:cNvSpPr/>
                              <wps:spPr>
                                <a:xfrm>
                                  <a:off x="1111631" y="3543440"/>
                                  <a:ext cx="395292" cy="223288"/>
                                </a:xfrm>
                                <a:prstGeom prst="rect">
                                  <a:avLst/>
                                </a:prstGeom>
                                <a:ln>
                                  <a:noFill/>
                                </a:ln>
                              </wps:spPr>
                              <wps:txbx>
                                <w:txbxContent>
                                  <w:p w14:paraId="399A2B1A" w14:textId="5FB80059" w:rsidR="00346EB8" w:rsidRDefault="00000000">
                                    <w:pPr>
                                      <w:spacing w:after="160" w:line="259" w:lineRule="auto"/>
                                      <w:ind w:left="0" w:firstLine="0"/>
                                      <w:jc w:val="left"/>
                                    </w:pPr>
                                    <w:r>
                                      <w:rPr>
                                        <w:b/>
                                        <w:color w:val="00004C"/>
                                        <w:sz w:val="28"/>
                                      </w:rPr>
                                      <w:t>.</w:t>
                                    </w:r>
                                    <w:del w:id="18" w:author="Birklhuber Bernd" w:date="2026-08-07T13:44:00Z">
                                      <w:r w:rsidDel="00E63A28">
                                        <w:rPr>
                                          <w:b/>
                                          <w:color w:val="00004C"/>
                                          <w:sz w:val="28"/>
                                        </w:rPr>
                                        <w:delText>0.0</w:delText>
                                      </w:r>
                                    </w:del>
                                  </w:p>
                                </w:txbxContent>
                              </wps:txbx>
                              <wps:bodyPr horzOverflow="overflow" vert="horz" lIns="0" tIns="0" rIns="0" bIns="0" rtlCol="0">
                                <a:noAutofit/>
                              </wps:bodyPr>
                            </wps:wsp>
                            <wps:wsp>
                              <wps:cNvPr id="25740" name="Rectangle 25740"/>
                              <wps:cNvSpPr/>
                              <wps:spPr>
                                <a:xfrm>
                                  <a:off x="1408843" y="3543440"/>
                                  <a:ext cx="66040" cy="223288"/>
                                </a:xfrm>
                                <a:prstGeom prst="rect">
                                  <a:avLst/>
                                </a:prstGeom>
                                <a:ln>
                                  <a:noFill/>
                                </a:ln>
                              </wps:spPr>
                              <wps:txbx>
                                <w:txbxContent>
                                  <w:p w14:paraId="0D912559" w14:textId="77777777" w:rsidR="00346EB8" w:rsidRDefault="00000000">
                                    <w:pPr>
                                      <w:spacing w:after="160" w:line="259" w:lineRule="auto"/>
                                      <w:ind w:left="0" w:firstLine="0"/>
                                      <w:jc w:val="left"/>
                                    </w:pPr>
                                    <w:r>
                                      <w:rPr>
                                        <w:b/>
                                        <w:color w:val="00004C"/>
                                        <w:sz w:val="28"/>
                                      </w:rPr>
                                      <w:t xml:space="preserve"> </w:t>
                                    </w:r>
                                  </w:p>
                                </w:txbxContent>
                              </wps:txbx>
                              <wps:bodyPr horzOverflow="overflow" vert="horz" lIns="0" tIns="0" rIns="0" bIns="0" rtlCol="0">
                                <a:noAutofit/>
                              </wps:bodyPr>
                            </wps:wsp>
                            <wps:wsp>
                              <wps:cNvPr id="65" name="Rectangle 65"/>
                              <wps:cNvSpPr/>
                              <wps:spPr>
                                <a:xfrm>
                                  <a:off x="1459103" y="3543440"/>
                                  <a:ext cx="132081" cy="223288"/>
                                </a:xfrm>
                                <a:prstGeom prst="rect">
                                  <a:avLst/>
                                </a:prstGeom>
                                <a:ln>
                                  <a:noFill/>
                                </a:ln>
                              </wps:spPr>
                              <wps:txbx>
                                <w:txbxContent>
                                  <w:p w14:paraId="3ED5FF7D" w14:textId="77777777" w:rsidR="00346EB8" w:rsidRDefault="00000000">
                                    <w:pPr>
                                      <w:spacing w:after="160" w:line="259" w:lineRule="auto"/>
                                      <w:ind w:left="0" w:firstLine="0"/>
                                      <w:jc w:val="left"/>
                                    </w:pPr>
                                    <w:r>
                                      <w:rPr>
                                        <w:b/>
                                        <w:color w:val="00004C"/>
                                        <w:sz w:val="28"/>
                                      </w:rPr>
                                      <w:t>–</w:t>
                                    </w:r>
                                  </w:p>
                                </w:txbxContent>
                              </wps:txbx>
                              <wps:bodyPr horzOverflow="overflow" vert="horz" lIns="0" tIns="0" rIns="0" bIns="0" rtlCol="0">
                                <a:noAutofit/>
                              </wps:bodyPr>
                            </wps:wsp>
                            <wps:wsp>
                              <wps:cNvPr id="66" name="Rectangle 66"/>
                              <wps:cNvSpPr/>
                              <wps:spPr>
                                <a:xfrm>
                                  <a:off x="1556639" y="3543440"/>
                                  <a:ext cx="66040" cy="223288"/>
                                </a:xfrm>
                                <a:prstGeom prst="rect">
                                  <a:avLst/>
                                </a:prstGeom>
                                <a:ln>
                                  <a:noFill/>
                                </a:ln>
                              </wps:spPr>
                              <wps:txbx>
                                <w:txbxContent>
                                  <w:p w14:paraId="37BC9A87" w14:textId="77777777" w:rsidR="00346EB8" w:rsidRDefault="00000000">
                                    <w:pPr>
                                      <w:spacing w:after="160" w:line="259" w:lineRule="auto"/>
                                      <w:ind w:left="0" w:firstLine="0"/>
                                      <w:jc w:val="left"/>
                                    </w:pPr>
                                    <w:r>
                                      <w:rPr>
                                        <w:b/>
                                        <w:color w:val="00004C"/>
                                        <w:sz w:val="28"/>
                                      </w:rPr>
                                      <w:t xml:space="preserve"> </w:t>
                                    </w:r>
                                  </w:p>
                                </w:txbxContent>
                              </wps:txbx>
                              <wps:bodyPr horzOverflow="overflow" vert="horz" lIns="0" tIns="0" rIns="0" bIns="0" rtlCol="0">
                                <a:noAutofit/>
                              </wps:bodyPr>
                            </wps:wsp>
                            <wps:wsp>
                              <wps:cNvPr id="67" name="Rectangle 67"/>
                              <wps:cNvSpPr/>
                              <wps:spPr>
                                <a:xfrm>
                                  <a:off x="1606931" y="3543440"/>
                                  <a:ext cx="905322" cy="223288"/>
                                </a:xfrm>
                                <a:prstGeom prst="rect">
                                  <a:avLst/>
                                </a:prstGeom>
                                <a:ln>
                                  <a:noFill/>
                                </a:ln>
                              </wps:spPr>
                              <wps:txbx>
                                <w:txbxContent>
                                  <w:p w14:paraId="476D4CB4" w14:textId="58FDBBE8" w:rsidR="00346EB8" w:rsidRDefault="00000000">
                                    <w:pPr>
                                      <w:spacing w:after="160" w:line="259" w:lineRule="auto"/>
                                      <w:ind w:left="0" w:firstLine="0"/>
                                      <w:jc w:val="left"/>
                                    </w:pPr>
                                    <w:del w:id="19" w:author="Birklhuber Bernd" w:date="2026-08-07T13:44:00Z">
                                      <w:r w:rsidDel="00E63A28">
                                        <w:rPr>
                                          <w:b/>
                                          <w:color w:val="00004C"/>
                                          <w:sz w:val="28"/>
                                        </w:rPr>
                                        <w:delText>October</w:delText>
                                      </w:r>
                                    </w:del>
                                  </w:p>
                                </w:txbxContent>
                              </wps:txbx>
                              <wps:bodyPr horzOverflow="overflow" vert="horz" lIns="0" tIns="0" rIns="0" bIns="0" rtlCol="0">
                                <a:noAutofit/>
                              </wps:bodyPr>
                            </wps:wsp>
                            <wps:wsp>
                              <wps:cNvPr id="68" name="Rectangle 68"/>
                              <wps:cNvSpPr/>
                              <wps:spPr>
                                <a:xfrm>
                                  <a:off x="2286635" y="3543440"/>
                                  <a:ext cx="66040" cy="223288"/>
                                </a:xfrm>
                                <a:prstGeom prst="rect">
                                  <a:avLst/>
                                </a:prstGeom>
                                <a:ln>
                                  <a:noFill/>
                                </a:ln>
                              </wps:spPr>
                              <wps:txbx>
                                <w:txbxContent>
                                  <w:p w14:paraId="5AB248C7" w14:textId="77777777" w:rsidR="00346EB8" w:rsidRDefault="00000000">
                                    <w:pPr>
                                      <w:spacing w:after="160" w:line="259" w:lineRule="auto"/>
                                      <w:ind w:left="0" w:firstLine="0"/>
                                      <w:jc w:val="left"/>
                                    </w:pPr>
                                    <w:r>
                                      <w:rPr>
                                        <w:b/>
                                        <w:color w:val="00004C"/>
                                        <w:sz w:val="28"/>
                                      </w:rPr>
                                      <w:t xml:space="preserve"> </w:t>
                                    </w:r>
                                  </w:p>
                                </w:txbxContent>
                              </wps:txbx>
                              <wps:bodyPr horzOverflow="overflow" vert="horz" lIns="0" tIns="0" rIns="0" bIns="0" rtlCol="0">
                                <a:noAutofit/>
                              </wps:bodyPr>
                            </wps:wsp>
                            <wps:wsp>
                              <wps:cNvPr id="69" name="Rectangle 69"/>
                              <wps:cNvSpPr/>
                              <wps:spPr>
                                <a:xfrm>
                                  <a:off x="2336927" y="3543440"/>
                                  <a:ext cx="527329" cy="223288"/>
                                </a:xfrm>
                                <a:prstGeom prst="rect">
                                  <a:avLst/>
                                </a:prstGeom>
                                <a:ln>
                                  <a:noFill/>
                                </a:ln>
                              </wps:spPr>
                              <wps:txbx>
                                <w:txbxContent>
                                  <w:p w14:paraId="5F33CBE1" w14:textId="221F7A45" w:rsidR="00346EB8" w:rsidRDefault="00000000">
                                    <w:pPr>
                                      <w:spacing w:after="160" w:line="259" w:lineRule="auto"/>
                                      <w:ind w:left="0" w:firstLine="0"/>
                                      <w:jc w:val="left"/>
                                    </w:pPr>
                                    <w:del w:id="20" w:author="Birklhuber Bernd" w:date="2026-08-07T13:44:00Z">
                                      <w:r w:rsidDel="00E63A28">
                                        <w:rPr>
                                          <w:b/>
                                          <w:color w:val="00004C"/>
                                          <w:sz w:val="28"/>
                                        </w:rPr>
                                        <w:delText>2025</w:delText>
                                      </w:r>
                                    </w:del>
                                  </w:p>
                                </w:txbxContent>
                              </wps:txbx>
                              <wps:bodyPr horzOverflow="overflow" vert="horz" lIns="0" tIns="0" rIns="0" bIns="0" rtlCol="0">
                                <a:noAutofit/>
                              </wps:bodyPr>
                            </wps:wsp>
                            <wps:wsp>
                              <wps:cNvPr id="70" name="Rectangle 70"/>
                              <wps:cNvSpPr/>
                              <wps:spPr>
                                <a:xfrm>
                                  <a:off x="2731897" y="3543440"/>
                                  <a:ext cx="66040" cy="223288"/>
                                </a:xfrm>
                                <a:prstGeom prst="rect">
                                  <a:avLst/>
                                </a:prstGeom>
                                <a:ln>
                                  <a:noFill/>
                                </a:ln>
                              </wps:spPr>
                              <wps:txbx>
                                <w:txbxContent>
                                  <w:p w14:paraId="59BAA5CB" w14:textId="77777777" w:rsidR="00346EB8" w:rsidRDefault="00000000">
                                    <w:pPr>
                                      <w:spacing w:after="160" w:line="259" w:lineRule="auto"/>
                                      <w:ind w:left="0" w:firstLine="0"/>
                                      <w:jc w:val="left"/>
                                    </w:pPr>
                                    <w:r>
                                      <w:rPr>
                                        <w:b/>
                                        <w:color w:val="00004C"/>
                                        <w:sz w:val="28"/>
                                      </w:rPr>
                                      <w:t xml:space="preserve"> </w:t>
                                    </w:r>
                                  </w:p>
                                </w:txbxContent>
                              </wps:txbx>
                              <wps:bodyPr horzOverflow="overflow" vert="horz" lIns="0" tIns="0" rIns="0" bIns="0" rtlCol="0">
                                <a:noAutofit/>
                              </wps:bodyPr>
                            </wps:wsp>
                            <wps:wsp>
                              <wps:cNvPr id="71" name="Rectangle 71"/>
                              <wps:cNvSpPr/>
                              <wps:spPr>
                                <a:xfrm>
                                  <a:off x="359918" y="3788593"/>
                                  <a:ext cx="131292" cy="443908"/>
                                </a:xfrm>
                                <a:prstGeom prst="rect">
                                  <a:avLst/>
                                </a:prstGeom>
                                <a:ln>
                                  <a:noFill/>
                                </a:ln>
                              </wps:spPr>
                              <wps:txbx>
                                <w:txbxContent>
                                  <w:p w14:paraId="42C04FC8" w14:textId="77777777" w:rsidR="00346EB8" w:rsidRDefault="00000000">
                                    <w:pPr>
                                      <w:spacing w:after="160" w:line="259" w:lineRule="auto"/>
                                      <w:ind w:left="0" w:firstLine="0"/>
                                      <w:jc w:val="left"/>
                                    </w:pPr>
                                    <w:r>
                                      <w:rPr>
                                        <w:b/>
                                        <w:color w:val="00004C"/>
                                        <w:sz w:val="56"/>
                                      </w:rPr>
                                      <w:t xml:space="preserve"> </w:t>
                                    </w:r>
                                  </w:p>
                                </w:txbxContent>
                              </wps:txbx>
                              <wps:bodyPr horzOverflow="overflow" vert="horz" lIns="0" tIns="0" rIns="0" bIns="0" rtlCol="0">
                                <a:noAutofit/>
                              </wps:bodyPr>
                            </wps:wsp>
                            <wps:wsp>
                              <wps:cNvPr id="72" name="Rectangle 72"/>
                              <wps:cNvSpPr/>
                              <wps:spPr>
                                <a:xfrm>
                                  <a:off x="359918" y="4197025"/>
                                  <a:ext cx="131292" cy="443908"/>
                                </a:xfrm>
                                <a:prstGeom prst="rect">
                                  <a:avLst/>
                                </a:prstGeom>
                                <a:ln>
                                  <a:noFill/>
                                </a:ln>
                              </wps:spPr>
                              <wps:txbx>
                                <w:txbxContent>
                                  <w:p w14:paraId="299865E5" w14:textId="77777777" w:rsidR="00346EB8" w:rsidRDefault="00000000">
                                    <w:pPr>
                                      <w:spacing w:after="160" w:line="259" w:lineRule="auto"/>
                                      <w:ind w:left="0" w:firstLine="0"/>
                                      <w:jc w:val="left"/>
                                    </w:pPr>
                                    <w:r>
                                      <w:rPr>
                                        <w:b/>
                                        <w:color w:val="00004C"/>
                                        <w:sz w:val="56"/>
                                      </w:rPr>
                                      <w:t xml:space="preserve"> </w:t>
                                    </w:r>
                                  </w:p>
                                </w:txbxContent>
                              </wps:txbx>
                              <wps:bodyPr horzOverflow="overflow" vert="horz" lIns="0" tIns="0" rIns="0" bIns="0" rtlCol="0">
                                <a:noAutofit/>
                              </wps:bodyPr>
                            </wps:wsp>
                          </wpg:wgp>
                        </a:graphicData>
                      </a:graphic>
                    </wp:inline>
                  </w:drawing>
                </mc:Choice>
                <mc:Fallback>
                  <w:pict>
                    <v:group w14:anchorId="238B5157" id="Group 26145" o:spid="_x0000_s1026" style="width:476.4pt;height:418.45pt;mso-position-horizontal-relative:char;mso-position-vertical-relative:line" coordsize="60502,5314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50" o:spid="_x0000_s1027" type="#_x0000_t75" style="position:absolute;width:55763;height:5314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">
                        <v:imagedata r:id="rId9" o:title=""/>
                      </v:shape>
                      <v:rect id="Rectangle 51" o:spid="_x0000_s1028" style="position:absolute;left:3599;top:8664;width:1313;height:44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" filled="f" stroked="f">
                        <v:textbox inset="0,0,0,0">
                          <w:txbxContent>
                            <w:p w14:paraId="09876614" w14:textId="77777777" w:rsidR="00346EB8" w:rsidRDefault="00000000">
                              <w:pPr>
                                <w:spacing w:after="160" w:line="259" w:lineRule="auto"/>
                                <w:ind w:left="0" w:firstLine="0"/>
                                <w:jc w:val="left"/>
                              </w:pPr>
                              <w:r>
                                <w:rPr>
                                  <w:b/>
                                  <w:color w:val="00004C"/>
                                  <w:sz w:val="56"/>
                                </w:rPr>
                                <w:t xml:space="preserve"> </w:t>
                              </w:r>
                            </w:p>
                          </w:txbxContent>
                        </v:textbox>
                      </v:rect>
                      <v:rect id="Rectangle 52" o:spid="_x0000_s1029" style="position:absolute;left:3599;top:12761;width:3152;height:44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" filled="f" stroked="f">
                        <v:textbox inset="0,0,0,0">
                          <w:txbxContent>
                            <w:p w14:paraId="4D67E768" w14:textId="77777777" w:rsidR="00346EB8" w:rsidRDefault="00000000">
                              <w:pPr>
                                <w:spacing w:after="160" w:line="259" w:lineRule="auto"/>
                                <w:ind w:left="0" w:firstLine="0"/>
                                <w:jc w:val="left"/>
                              </w:pPr>
                              <w:r>
                                <w:rPr>
                                  <w:b/>
                                  <w:color w:val="00004C"/>
                                  <w:sz w:val="56"/>
                                </w:rPr>
                                <w:t>S</w:t>
                              </w:r>
                            </w:p>
                          </w:txbxContent>
                        </v:textbox>
                      </v:rect>
                      <v:rect id="Rectangle 53" o:spid="_x0000_s1030" style="position:absolute;left:5961;top:12761;width:1574;height:44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" filled="f" stroked="f">
                        <v:textbox inset="0,0,0,0">
                          <w:txbxContent>
                            <w:p w14:paraId="0120E24D" w14:textId="77777777" w:rsidR="00346EB8" w:rsidRDefault="00000000">
                              <w:pPr>
                                <w:spacing w:after="160" w:line="259" w:lineRule="auto"/>
                                <w:ind w:left="0" w:firstLine="0"/>
                                <w:jc w:val="left"/>
                              </w:pPr>
                              <w:r>
                                <w:rPr>
                                  <w:b/>
                                  <w:color w:val="00004C"/>
                                  <w:sz w:val="56"/>
                                </w:rPr>
                                <w:t>-</w:t>
                              </w:r>
                            </w:p>
                          </w:txbxContent>
                        </v:textbox>
                      </v:rect>
                      <v:rect id="Rectangle 25737" o:spid="_x0000_s1031" style="position:absolute;left:7150;top:12761;width:7903;height:44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" filled="f" stroked="f">
                        <v:textbox inset="0,0,0,0">
                          <w:txbxContent>
                            <w:p w14:paraId="53B6E7AC" w14:textId="77777777" w:rsidR="00346EB8" w:rsidRDefault="00000000">
                              <w:pPr>
                                <w:spacing w:after="160" w:line="259" w:lineRule="auto"/>
                                <w:ind w:left="0" w:firstLine="0"/>
                                <w:jc w:val="left"/>
                              </w:pPr>
                              <w:r>
                                <w:rPr>
                                  <w:b/>
                                  <w:color w:val="00004C"/>
                                  <w:sz w:val="56"/>
                                </w:rPr>
                                <w:t>100</w:t>
                              </w:r>
                            </w:p>
                          </w:txbxContent>
                        </v:textbox>
                      </v:rect>
                      <v:rect id="Rectangle 25738" o:spid="_x0000_s1032" style="position:absolute;left:13089;top:12753;width:47413;height:44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" filled="f" stroked="f">
                        <v:textbox inset="0,0,0,0">
                          <w:txbxContent>
                            <w:p w14:paraId="53B97646" w14:textId="0C2B9BED" w:rsidR="00346EB8" w:rsidRDefault="00000000">
                              <w:pPr>
                                <w:spacing w:after="160" w:line="259" w:lineRule="auto"/>
                                <w:ind w:left="0" w:firstLine="0"/>
                                <w:jc w:val="left"/>
                              </w:pPr>
                              <w:r>
                                <w:rPr>
                                  <w:b/>
                                  <w:color w:val="00004C"/>
                                  <w:sz w:val="56"/>
                                </w:rPr>
                                <w:t xml:space="preserve"> </w:t>
                              </w:r>
                              <w:ins w:id="21" w:author="Birklhuber Bernd" w:date="2026-08-07T13:42:00Z">
                                <w:r w:rsidR="00E63A28">
                                  <w:rPr>
                                    <w:b/>
                                    <w:color w:val="00004C"/>
                                    <w:sz w:val="56"/>
                                  </w:rPr>
                                  <w:t xml:space="preserve">Inland </w:t>
                                </w:r>
                              </w:ins>
                              <w:r>
                                <w:rPr>
                                  <w:b/>
                                  <w:color w:val="00004C"/>
                                  <w:sz w:val="56"/>
                                </w:rPr>
                                <w:t xml:space="preserve">ECDIS </w:t>
                              </w:r>
                              <w:ins w:id="22" w:author="Birklhuber Bernd" w:date="2026-08-07T13:42:00Z">
                                <w:r w:rsidR="00E63A28">
                                  <w:rPr>
                                    <w:b/>
                                    <w:color w:val="00004C"/>
                                    <w:sz w:val="56"/>
                                  </w:rPr>
                                  <w:t>and ECS</w:t>
                                </w:r>
                              </w:ins>
                              <w:ins w:id="23" w:author="Birklhuber Bernd" w:date="2026-08-07T13:43:00Z">
                                <w:r w:rsidR="00E63A28">
                                  <w:rPr>
                                    <w:b/>
                                    <w:color w:val="00004C"/>
                                    <w:sz w:val="56"/>
                                  </w:rPr>
                                  <w:t xml:space="preserve"> </w:t>
                                </w:r>
                              </w:ins>
                              <w:del w:id="24" w:author="Birklhuber Bernd" w:date="2026-08-07T13:43:00Z">
                                <w:r w:rsidDel="00E63A28">
                                  <w:rPr>
                                    <w:b/>
                                    <w:color w:val="00004C"/>
                                    <w:sz w:val="56"/>
                                  </w:rPr>
                                  <w:delText xml:space="preserve">and </w:delText>
                                </w:r>
                              </w:del>
                            </w:p>
                          </w:txbxContent>
                        </v:textbox>
                      </v:rect>
                      <v:rect id="Rectangle 55" o:spid="_x0000_s1033" style="position:absolute;left:3599;top:16852;width:35463;height:44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" filled="f" stroked="f">
                        <v:textbox inset="0,0,0,0">
                          <w:txbxContent>
                            <w:p w14:paraId="1FEEDEEF" w14:textId="12A41D5D" w:rsidR="00346EB8" w:rsidRDefault="00E63A28">
                              <w:pPr>
                                <w:spacing w:after="160" w:line="259" w:lineRule="auto"/>
                                <w:ind w:left="0" w:firstLine="0"/>
                                <w:jc w:val="left"/>
                              </w:pPr>
                              <w:ins w:id="25" w:author="Birklhuber Bernd" w:date="2026-08-07T13:43:00Z">
                                <w:r>
                                  <w:rPr>
                                    <w:b/>
                                    <w:color w:val="00004C"/>
                                    <w:sz w:val="56"/>
                                  </w:rPr>
                                  <w:t xml:space="preserve">and </w:t>
                                </w:r>
                              </w:ins>
                              <w:proofErr w:type="spellStart"/>
                              <w:r w:rsidR="00000000">
                                <w:rPr>
                                  <w:b/>
                                  <w:color w:val="00004C"/>
                                  <w:sz w:val="56"/>
                                </w:rPr>
                                <w:t>Interoperability</w:t>
                              </w:r>
                              <w:proofErr w:type="spellEnd"/>
                              <w:r w:rsidR="00000000">
                                <w:rPr>
                                  <w:b/>
                                  <w:color w:val="00004C"/>
                                  <w:sz w:val="56"/>
                                </w:rPr>
                                <w:t xml:space="preserve"> </w:t>
                              </w:r>
                            </w:p>
                          </w:txbxContent>
                        </v:textbox>
                      </v:rect>
                      <v:rect id="Rectangle 56" o:spid="_x0000_s1034" style="position:absolute;left:3599;top:20936;width:29422;height:44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" filled="f" stroked="f">
                        <v:textbox inset="0,0,0,0">
                          <w:txbxContent>
                            <w:p w14:paraId="403DE110" w14:textId="77777777" w:rsidR="00346EB8" w:rsidRDefault="00000000">
                              <w:pPr>
                                <w:spacing w:after="160" w:line="259" w:lineRule="auto"/>
                                <w:ind w:left="0" w:firstLine="0"/>
                                <w:jc w:val="left"/>
                              </w:pPr>
                              <w:proofErr w:type="spellStart"/>
                              <w:r>
                                <w:rPr>
                                  <w:b/>
                                  <w:color w:val="00004C"/>
                                  <w:sz w:val="56"/>
                                </w:rPr>
                                <w:t>Specification</w:t>
                              </w:r>
                              <w:proofErr w:type="spellEnd"/>
                            </w:p>
                          </w:txbxContent>
                        </v:textbox>
                      </v:rect>
                      <v:rect id="Rectangle 57" o:spid="_x0000_s1035" style="position:absolute;left:25734;top:20936;width:1312;height:44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" filled="f" stroked="f">
                        <v:textbox inset="0,0,0,0">
                          <w:txbxContent>
                            <w:p w14:paraId="332973EB" w14:textId="77777777" w:rsidR="00346EB8" w:rsidRDefault="00000000">
                              <w:pPr>
                                <w:spacing w:after="160" w:line="259" w:lineRule="auto"/>
                                <w:ind w:left="0" w:firstLine="0"/>
                                <w:jc w:val="left"/>
                              </w:pPr>
                              <w:r>
                                <w:rPr>
                                  <w:b/>
                                  <w:color w:val="00004C"/>
                                  <w:sz w:val="56"/>
                                </w:rPr>
                                <w:t xml:space="preserve"> </w:t>
                              </w:r>
                            </w:p>
                          </w:txbxContent>
                        </v:textbox>
                      </v:rect>
                      <v:rect id="Rectangle 58" o:spid="_x0000_s1036" style="position:absolute;left:3599;top:25036;width:1313;height:44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" filled="f" stroked="f">
                        <v:textbox inset="0,0,0,0">
                          <w:txbxContent>
                            <w:p w14:paraId="2CC06C9D" w14:textId="77777777" w:rsidR="00346EB8" w:rsidRDefault="00000000">
                              <w:pPr>
                                <w:spacing w:after="160" w:line="259" w:lineRule="auto"/>
                                <w:ind w:left="0" w:firstLine="0"/>
                                <w:jc w:val="left"/>
                              </w:pPr>
                              <w:r>
                                <w:rPr>
                                  <w:b/>
                                  <w:color w:val="00004C"/>
                                  <w:sz w:val="56"/>
                                </w:rPr>
                                <w:t xml:space="preserve"> </w:t>
                              </w:r>
                            </w:p>
                          </w:txbxContent>
                        </v:textbox>
                      </v:rect>
                      <v:rect id="Rectangle 59" o:spid="_x0000_s1037" style="position:absolute;left:3599;top:28822;width:43933;height:28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" filled="f" stroked="f">
                        <v:textbox inset="0,0,0,0">
                          <w:txbxContent>
                            <w:p w14:paraId="2450B0BB" w14:textId="77777777" w:rsidR="00346EB8" w:rsidRDefault="00000000">
                              <w:pPr>
                                <w:spacing w:after="160" w:line="259" w:lineRule="auto"/>
                                <w:ind w:left="0" w:firstLine="0"/>
                                <w:jc w:val="left"/>
                              </w:pPr>
                              <w:r>
                                <w:rPr>
                                  <w:b/>
                                  <w:color w:val="00004C"/>
                                  <w:sz w:val="36"/>
                                </w:rPr>
                                <w:t xml:space="preserve">Part A: Level 1 </w:t>
                              </w:r>
                              <w:proofErr w:type="spellStart"/>
                              <w:r>
                                <w:rPr>
                                  <w:b/>
                                  <w:color w:val="00004C"/>
                                  <w:sz w:val="36"/>
                                </w:rPr>
                                <w:t>Interoperability</w:t>
                              </w:r>
                              <w:proofErr w:type="spellEnd"/>
                            </w:p>
                          </w:txbxContent>
                        </v:textbox>
                      </v:rect>
                      <v:rect id="Rectangle 60" o:spid="_x0000_s1038" style="position:absolute;left:36645;top:28822;width:846;height:28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" filled="f" stroked="f">
                        <v:textbox inset="0,0,0,0">
                          <w:txbxContent>
                            <w:p w14:paraId="6BE11935" w14:textId="77777777" w:rsidR="00346EB8" w:rsidRDefault="00000000">
                              <w:pPr>
                                <w:spacing w:after="160" w:line="259" w:lineRule="auto"/>
                                <w:ind w:left="0" w:firstLine="0"/>
                                <w:jc w:val="left"/>
                              </w:pPr>
                              <w:r>
                                <w:rPr>
                                  <w:b/>
                                  <w:color w:val="00004C"/>
                                  <w:sz w:val="36"/>
                                </w:rPr>
                                <w:t xml:space="preserve"> </w:t>
                              </w:r>
                            </w:p>
                          </w:txbxContent>
                        </v:textbox>
                      </v:rect>
                      <v:rect id="Rectangle 61" o:spid="_x0000_s1039" style="position:absolute;left:3599;top:31739;width:1314;height:44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" filled="f" stroked="f">
                        <v:textbox inset="0,0,0,0">
                          <w:txbxContent>
                            <w:p w14:paraId="16139AE0" w14:textId="77777777" w:rsidR="00346EB8" w:rsidRDefault="00000000">
                              <w:pPr>
                                <w:spacing w:after="160" w:line="259" w:lineRule="auto"/>
                                <w:ind w:left="0" w:firstLine="0"/>
                                <w:jc w:val="left"/>
                              </w:pPr>
                              <w:r>
                                <w:rPr>
                                  <w:b/>
                                  <w:color w:val="00004C"/>
                                  <w:sz w:val="56"/>
                                </w:rPr>
                                <w:t xml:space="preserve"> </w:t>
                              </w:r>
                            </w:p>
                          </w:txbxContent>
                        </v:textbox>
                      </v:rect>
                      <v:rect id="Rectangle 62" o:spid="_x0000_s1040" style="position:absolute;left:3599;top:35434;width:8685;height:22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" filled="f" stroked="f">
                        <v:textbox inset="0,0,0,0">
                          <w:txbxContent>
                            <w:p w14:paraId="10D61095" w14:textId="77777777" w:rsidR="00346EB8" w:rsidRDefault="00000000">
                              <w:pPr>
                                <w:spacing w:after="160" w:line="259" w:lineRule="auto"/>
                                <w:ind w:left="0" w:firstLine="0"/>
                                <w:jc w:val="left"/>
                              </w:pPr>
                              <w:r>
                                <w:rPr>
                                  <w:b/>
                                  <w:color w:val="00004C"/>
                                  <w:sz w:val="28"/>
                                </w:rPr>
                                <w:t xml:space="preserve">Edition </w:t>
                              </w:r>
                            </w:p>
                          </w:txbxContent>
                        </v:textbox>
                      </v:rect>
                      <v:rect id="Rectangle 63" o:spid="_x0000_s1041" style="position:absolute;left:10140;top:35434;width:1321;height:22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" filled="f" stroked="f">
                        <v:textbox inset="0,0,0,0">
                          <w:txbxContent>
                            <w:p w14:paraId="5AFE1029" w14:textId="326374BE" w:rsidR="00346EB8" w:rsidRDefault="00000000">
                              <w:pPr>
                                <w:spacing w:after="160" w:line="259" w:lineRule="auto"/>
                                <w:ind w:left="0" w:firstLine="0"/>
                                <w:jc w:val="left"/>
                              </w:pPr>
                              <w:del w:id="26" w:author="Birklhuber Bernd" w:date="2026-08-07T13:44:00Z">
                                <w:r w:rsidDel="00E63A28">
                                  <w:rPr>
                                    <w:b/>
                                    <w:color w:val="00004C"/>
                                    <w:sz w:val="28"/>
                                  </w:rPr>
                                  <w:delText>2</w:delText>
                                </w:r>
                              </w:del>
                            </w:p>
                          </w:txbxContent>
                        </v:textbox>
                      </v:rect>
                      <v:rect id="Rectangle 25739" o:spid="_x0000_s1042" style="position:absolute;left:11116;top:35434;width:3953;height:22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" filled="f" stroked="f">
                        <v:textbox inset="0,0,0,0">
                          <w:txbxContent>
                            <w:p w14:paraId="399A2B1A" w14:textId="5FB80059" w:rsidR="00346EB8" w:rsidRDefault="00000000">
                              <w:pPr>
                                <w:spacing w:after="160" w:line="259" w:lineRule="auto"/>
                                <w:ind w:left="0" w:firstLine="0"/>
                                <w:jc w:val="left"/>
                              </w:pPr>
                              <w:r>
                                <w:rPr>
                                  <w:b/>
                                  <w:color w:val="00004C"/>
                                  <w:sz w:val="28"/>
                                </w:rPr>
                                <w:t>.</w:t>
                              </w:r>
                              <w:del w:id="27" w:author="Birklhuber Bernd" w:date="2026-08-07T13:44:00Z">
                                <w:r w:rsidDel="00E63A28">
                                  <w:rPr>
                                    <w:b/>
                                    <w:color w:val="00004C"/>
                                    <w:sz w:val="28"/>
                                  </w:rPr>
                                  <w:delText>0.0</w:delText>
                                </w:r>
                              </w:del>
                            </w:p>
                          </w:txbxContent>
                        </v:textbox>
                      </v:rect>
                      <v:rect id="Rectangle 25740" o:spid="_x0000_s1043" style="position:absolute;left:14088;top:35434;width:660;height:22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" filled="f" stroked="f">
                        <v:textbox inset="0,0,0,0">
                          <w:txbxContent>
                            <w:p w14:paraId="0D912559" w14:textId="77777777" w:rsidR="00346EB8" w:rsidRDefault="00000000">
                              <w:pPr>
                                <w:spacing w:after="160" w:line="259" w:lineRule="auto"/>
                                <w:ind w:left="0" w:firstLine="0"/>
                                <w:jc w:val="left"/>
                              </w:pPr>
                              <w:r>
                                <w:rPr>
                                  <w:b/>
                                  <w:color w:val="00004C"/>
                                  <w:sz w:val="28"/>
                                </w:rPr>
                                <w:t xml:space="preserve"> </w:t>
                              </w:r>
                            </w:p>
                          </w:txbxContent>
                        </v:textbox>
                      </v:rect>
                      <v:rect id="Rectangle 65" o:spid="_x0000_s1044" style="position:absolute;left:14591;top:35434;width:1320;height:22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" filled="f" stroked="f">
                        <v:textbox inset="0,0,0,0">
                          <w:txbxContent>
                            <w:p w14:paraId="3ED5FF7D" w14:textId="77777777" w:rsidR="00346EB8" w:rsidRDefault="00000000">
                              <w:pPr>
                                <w:spacing w:after="160" w:line="259" w:lineRule="auto"/>
                                <w:ind w:left="0" w:firstLine="0"/>
                                <w:jc w:val="left"/>
                              </w:pPr>
                              <w:r>
                                <w:rPr>
                                  <w:b/>
                                  <w:color w:val="00004C"/>
                                  <w:sz w:val="28"/>
                                </w:rPr>
                                <w:t>–</w:t>
                              </w:r>
                            </w:p>
                          </w:txbxContent>
                        </v:textbox>
                      </v:rect>
                      <v:rect id="Rectangle 66" o:spid="_x0000_s1045" style="position:absolute;left:15566;top:35434;width:660;height:22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" filled="f" stroked="f">
                        <v:textbox inset="0,0,0,0">
                          <w:txbxContent>
                            <w:p w14:paraId="37BC9A87" w14:textId="77777777" w:rsidR="00346EB8" w:rsidRDefault="00000000">
                              <w:pPr>
                                <w:spacing w:after="160" w:line="259" w:lineRule="auto"/>
                                <w:ind w:left="0" w:firstLine="0"/>
                                <w:jc w:val="left"/>
                              </w:pPr>
                              <w:r>
                                <w:rPr>
                                  <w:b/>
                                  <w:color w:val="00004C"/>
                                  <w:sz w:val="28"/>
                                </w:rPr>
                                <w:t xml:space="preserve"> </w:t>
                              </w:r>
                            </w:p>
                          </w:txbxContent>
                        </v:textbox>
                      </v:rect>
                      <v:rect id="Rectangle 67" o:spid="_x0000_s1046" style="position:absolute;left:16069;top:35434;width:9053;height:22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" filled="f" stroked="f">
                        <v:textbox inset="0,0,0,0">
                          <w:txbxContent>
                            <w:p w14:paraId="476D4CB4" w14:textId="58FDBBE8" w:rsidR="00346EB8" w:rsidRDefault="00000000">
                              <w:pPr>
                                <w:spacing w:after="160" w:line="259" w:lineRule="auto"/>
                                <w:ind w:left="0" w:firstLine="0"/>
                                <w:jc w:val="left"/>
                              </w:pPr>
                              <w:del w:id="28" w:author="Birklhuber Bernd" w:date="2026-08-07T13:44:00Z">
                                <w:r w:rsidDel="00E63A28">
                                  <w:rPr>
                                    <w:b/>
                                    <w:color w:val="00004C"/>
                                    <w:sz w:val="28"/>
                                  </w:rPr>
                                  <w:delText>October</w:delText>
                                </w:r>
                              </w:del>
                            </w:p>
                          </w:txbxContent>
                        </v:textbox>
                      </v:rect>
                      <v:rect id="Rectangle 68" o:spid="_x0000_s1047" style="position:absolute;left:22866;top:35434;width:660;height:22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" filled="f" stroked="f">
                        <v:textbox inset="0,0,0,0">
                          <w:txbxContent>
                            <w:p w14:paraId="5AB248C7" w14:textId="77777777" w:rsidR="00346EB8" w:rsidRDefault="00000000">
                              <w:pPr>
                                <w:spacing w:after="160" w:line="259" w:lineRule="auto"/>
                                <w:ind w:left="0" w:firstLine="0"/>
                                <w:jc w:val="left"/>
                              </w:pPr>
                              <w:r>
                                <w:rPr>
                                  <w:b/>
                                  <w:color w:val="00004C"/>
                                  <w:sz w:val="28"/>
                                </w:rPr>
                                <w:t xml:space="preserve"> </w:t>
                              </w:r>
                            </w:p>
                          </w:txbxContent>
                        </v:textbox>
                      </v:rect>
                      <v:rect id="Rectangle 69" o:spid="_x0000_s1048" style="position:absolute;left:23369;top:35434;width:5273;height:22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" filled="f" stroked="f">
                        <v:textbox inset="0,0,0,0">
                          <w:txbxContent>
                            <w:p w14:paraId="5F33CBE1" w14:textId="221F7A45" w:rsidR="00346EB8" w:rsidRDefault="00000000">
                              <w:pPr>
                                <w:spacing w:after="160" w:line="259" w:lineRule="auto"/>
                                <w:ind w:left="0" w:firstLine="0"/>
                                <w:jc w:val="left"/>
                              </w:pPr>
                              <w:del w:id="29" w:author="Birklhuber Bernd" w:date="2026-08-07T13:44:00Z">
                                <w:r w:rsidDel="00E63A28">
                                  <w:rPr>
                                    <w:b/>
                                    <w:color w:val="00004C"/>
                                    <w:sz w:val="28"/>
                                  </w:rPr>
                                  <w:delText>2025</w:delText>
                                </w:r>
                              </w:del>
                            </w:p>
                          </w:txbxContent>
                        </v:textbox>
                      </v:rect>
                      <v:rect id="Rectangle 70" o:spid="_x0000_s1049" style="position:absolute;left:27318;top:35434;width:661;height:22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" filled="f" stroked="f">
                        <v:textbox inset="0,0,0,0">
                          <w:txbxContent>
                            <w:p w14:paraId="59BAA5CB" w14:textId="77777777" w:rsidR="00346EB8" w:rsidRDefault="00000000">
                              <w:pPr>
                                <w:spacing w:after="160" w:line="259" w:lineRule="auto"/>
                                <w:ind w:left="0" w:firstLine="0"/>
                                <w:jc w:val="left"/>
                              </w:pPr>
                              <w:r>
                                <w:rPr>
                                  <w:b/>
                                  <w:color w:val="00004C"/>
                                  <w:sz w:val="28"/>
                                </w:rPr>
                                <w:t xml:space="preserve"> </w:t>
                              </w:r>
                            </w:p>
                          </w:txbxContent>
                        </v:textbox>
                      </v:rect>
                      <v:rect id="Rectangle 71" o:spid="_x0000_s1050" style="position:absolute;left:3599;top:37885;width:1313;height:44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" filled="f" stroked="f">
                        <v:textbox inset="0,0,0,0">
                          <w:txbxContent>
                            <w:p w14:paraId="42C04FC8" w14:textId="77777777" w:rsidR="00346EB8" w:rsidRDefault="00000000">
                              <w:pPr>
                                <w:spacing w:after="160" w:line="259" w:lineRule="auto"/>
                                <w:ind w:left="0" w:firstLine="0"/>
                                <w:jc w:val="left"/>
                              </w:pPr>
                              <w:r>
                                <w:rPr>
                                  <w:b/>
                                  <w:color w:val="00004C"/>
                                  <w:sz w:val="56"/>
                                </w:rPr>
                                <w:t xml:space="preserve"> </w:t>
                              </w:r>
                            </w:p>
                          </w:txbxContent>
                        </v:textbox>
                      </v:rect>
                      <v:rect id="Rectangle 72" o:spid="_x0000_s1051" style="position:absolute;left:3599;top:41970;width:1313;height:44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" filled="f" stroked="f">
                        <v:textbox inset="0,0,0,0">
                          <w:txbxContent>
                            <w:p w14:paraId="299865E5" w14:textId="77777777" w:rsidR="00346EB8" w:rsidRDefault="00000000">
                              <w:pPr>
                                <w:spacing w:after="160" w:line="259" w:lineRule="auto"/>
                                <w:ind w:left="0" w:firstLine="0"/>
                                <w:jc w:val="left"/>
                              </w:pPr>
                              <w:r>
                                <w:rPr>
                                  <w:b/>
                                  <w:color w:val="00004C"/>
                                  <w:sz w:val="56"/>
                                </w:rPr>
                                <w:t xml:space="preserve"> </w:t>
                              </w:r>
                            </w:p>
                          </w:txbxContent>
                        </v:textbox>
                      </v:rect>
                      <w10:anchorlock/>
                    </v:group>
                  </w:pict>
                </mc:Fallback>
              </mc:AlternateContent>
            </w:r>
          </w:p>
        </w:tc>
      </w:tr>
      <w:tr w:rsidR="00346EB8" w:rsidDel="00E63A28" w14:paraId="0E485D73" w14:textId="784A50F1" w:rsidTr="00E63A28">
        <w:trPr>
          <w:trHeight w:val="4085"/>
          <w:del w:id="21" w:author="Birklhuber Bernd" w:date="2026-08-07T13:44:00Z"/>
          <w:trPrChange w:id="22" w:author="Birklhuber Bernd" w:date="2026-08-07T13:44:00Z">
            <w:trPr>
              <w:gridAfter w:val="0"/>
              <w:trHeight w:val="4085"/>
            </w:trPr>
          </w:trPrChange>
        </w:trPr>
        <w:tc>
          <w:tcPr>
            <w:tcW w:w="3234" w:type="dxa"/>
            <w:gridSpan w:val="2"/>
            <w:tcBorders>
              <w:top w:val="single" w:sz="4" w:space="0" w:color="001532"/>
              <w:left w:val="nil"/>
              <w:bottom w:val="nil"/>
              <w:right w:val="nil"/>
            </w:tcBorders>
            <w:tcPrChange w:id="23" w:author="Birklhuber Bernd" w:date="2026-08-07T13:44:00Z">
              <w:tcPr>
                <w:tcW w:w="4328" w:type="dxa"/>
                <w:gridSpan w:val="3"/>
                <w:tcBorders>
                  <w:top w:val="single" w:sz="4" w:space="0" w:color="001532"/>
                  <w:left w:val="nil"/>
                  <w:bottom w:val="nil"/>
                  <w:right w:val="nil"/>
                </w:tcBorders>
              </w:tcPr>
            </w:tcPrChange>
          </w:tcPr>
          <w:p w14:paraId="34022378" w14:textId="3619DFE6" w:rsidR="00346EB8" w:rsidDel="00E63A28" w:rsidRDefault="00000000">
            <w:pPr>
              <w:spacing w:after="0" w:line="259" w:lineRule="auto"/>
              <w:ind w:left="8" w:firstLine="0"/>
              <w:jc w:val="left"/>
              <w:rPr>
                <w:del w:id="24" w:author="Birklhuber Bernd" w:date="2026-08-07T13:44:00Z"/>
              </w:rPr>
            </w:pPr>
            <w:del w:id="25" w:author="Birklhuber Bernd" w:date="2026-08-07T13:44:00Z">
              <w:r w:rsidDel="00E63A28">
                <w:rPr>
                  <w:noProof/>
                </w:rPr>
                <w:lastRenderedPageBreak/>
                <w:drawing>
                  <wp:inline distT="0" distB="0" distL="0" distR="0" wp14:anchorId="798A2392" wp14:editId="438395FE">
                    <wp:extent cx="927087" cy="927112"/>
                    <wp:effectExtent l="0" t="0" r="0" b="0"/>
                    <wp:docPr id="22" name="Picture 22"/>
                    <wp:cNvGraphicFramePr/>
                    <a:graphic xmlns:a="http://schemas.openxmlformats.org/drawingml/2006/main">
                      <a:graphicData uri="http://schemas.openxmlformats.org/drawingml/2006/picture">
                        <pic:pic xmlns:pic="http://schemas.openxmlformats.org/drawingml/2006/picture">
                          <pic:nvPicPr>
                            <pic:cNvPr id="22" name="Picture 22"/>
                            <pic:cNvPicPr/>
                          </pic:nvPicPr>
                          <pic:blipFill>
                            <a:blip r:embed="rId10"/>
                            <a:stretch>
                              <a:fillRect/>
                            </a:stretch>
                          </pic:blipFill>
                          <pic:spPr>
                            <a:xfrm>
                              <a:off x="0" y="0"/>
                              <a:ext cx="927087" cy="927112"/>
                            </a:xfrm>
                            <a:prstGeom prst="rect">
                              <a:avLst/>
                            </a:prstGeom>
                          </pic:spPr>
                        </pic:pic>
                      </a:graphicData>
                    </a:graphic>
                  </wp:inline>
                </w:drawing>
              </w:r>
            </w:del>
          </w:p>
        </w:tc>
        <w:tc>
          <w:tcPr>
            <w:tcW w:w="6201" w:type="dxa"/>
            <w:tcBorders>
              <w:top w:val="single" w:sz="4" w:space="0" w:color="001532"/>
              <w:left w:val="nil"/>
              <w:bottom w:val="nil"/>
              <w:right w:val="nil"/>
            </w:tcBorders>
            <w:shd w:val="clear" w:color="auto" w:fill="00AC9E"/>
            <w:tcPrChange w:id="26" w:author="Birklhuber Bernd" w:date="2026-08-07T13:44:00Z">
              <w:tcPr>
                <w:tcW w:w="4480" w:type="dxa"/>
                <w:tcBorders>
                  <w:top w:val="single" w:sz="4" w:space="0" w:color="001532"/>
                  <w:left w:val="nil"/>
                  <w:bottom w:val="nil"/>
                  <w:right w:val="nil"/>
                </w:tcBorders>
                <w:shd w:val="clear" w:color="auto" w:fill="00AC9E"/>
              </w:tcPr>
            </w:tcPrChange>
          </w:tcPr>
          <w:p w14:paraId="511784A4" w14:textId="736B5936" w:rsidR="00346EB8" w:rsidDel="00E63A28" w:rsidRDefault="00000000">
            <w:pPr>
              <w:spacing w:after="0" w:line="259" w:lineRule="auto"/>
              <w:ind w:left="1" w:right="-9" w:firstLine="0"/>
              <w:jc w:val="left"/>
              <w:rPr>
                <w:del w:id="27" w:author="Birklhuber Bernd" w:date="2026-08-07T13:44:00Z"/>
              </w:rPr>
            </w:pPr>
            <w:del w:id="28" w:author="Birklhuber Bernd" w:date="2026-08-07T13:44:00Z">
              <w:r w:rsidDel="00E63A28">
                <w:rPr>
                  <w:rFonts w:ascii="Calibri" w:eastAsia="Calibri" w:hAnsi="Calibri" w:cs="Calibri"/>
                  <w:noProof/>
                  <w:sz w:val="22"/>
                </w:rPr>
                <mc:AlternateContent>
                  <mc:Choice Requires="wpg">
                    <w:drawing>
                      <wp:inline distT="0" distB="0" distL="0" distR="0" wp14:anchorId="2A1E1827" wp14:editId="5F9152B4">
                        <wp:extent cx="2849880" cy="2236010"/>
                        <wp:effectExtent l="0" t="0" r="0" b="0"/>
                        <wp:docPr id="26192" name="Group 26192"/>
                        <wp:cNvGraphicFramePr/>
                        <a:graphic xmlns:a="http://schemas.openxmlformats.org/drawingml/2006/main">
                          <a:graphicData uri="http://schemas.microsoft.com/office/word/2010/wordprocessingGroup">
                            <wpg:wgp>
                              <wpg:cNvGrpSpPr/>
                              <wpg:grpSpPr>
                                <a:xfrm>
                                  <a:off x="0" y="0"/>
                                  <a:ext cx="2849880" cy="2236010"/>
                                  <a:chOff x="0" y="0"/>
                                  <a:chExt cx="2849880" cy="2236010"/>
                                </a:xfrm>
                              </wpg:grpSpPr>
                              <pic:pic xmlns:pic="http://schemas.openxmlformats.org/drawingml/2006/picture">
                                <pic:nvPicPr>
                                  <pic:cNvPr id="25" name="Picture 25"/>
                                  <pic:cNvPicPr/>
                                </pic:nvPicPr>
                                <pic:blipFill>
                                  <a:blip r:embed="rId11"/>
                                  <a:stretch>
                                    <a:fillRect/>
                                  </a:stretch>
                                </pic:blipFill>
                                <pic:spPr>
                                  <a:xfrm>
                                    <a:off x="0" y="0"/>
                                    <a:ext cx="2849880" cy="2232660"/>
                                  </a:xfrm>
                                  <a:prstGeom prst="rect">
                                    <a:avLst/>
                                  </a:prstGeom>
                                </pic:spPr>
                              </pic:pic>
                              <wps:wsp>
                                <wps:cNvPr id="26" name="Rectangle 26"/>
                                <wps:cNvSpPr/>
                                <wps:spPr>
                                  <a:xfrm>
                                    <a:off x="2672842" y="396325"/>
                                    <a:ext cx="37753" cy="127647"/>
                                  </a:xfrm>
                                  <a:prstGeom prst="rect">
                                    <a:avLst/>
                                  </a:prstGeom>
                                  <a:ln>
                                    <a:noFill/>
                                  </a:ln>
                                </wps:spPr>
                                <wps:txbx>
                                  <w:txbxContent>
                                    <w:p w14:paraId="0140F6CA" w14:textId="77777777" w:rsidR="00346EB8" w:rsidRDefault="00000000">
                                      <w:pPr>
                                        <w:spacing w:after="160" w:line="259" w:lineRule="auto"/>
                                        <w:ind w:left="0" w:firstLine="0"/>
                                        <w:jc w:val="left"/>
                                      </w:pPr>
                                      <w:r>
                                        <w:rPr>
                                          <w:color w:val="FFFFFF"/>
                                          <w:sz w:val="16"/>
                                        </w:rPr>
                                        <w:t xml:space="preserve"> </w:t>
                                      </w:r>
                                    </w:p>
                                  </w:txbxContent>
                                </wps:txbx>
                                <wps:bodyPr horzOverflow="overflow" vert="horz" lIns="0" tIns="0" rIns="0" bIns="0" rtlCol="0">
                                  <a:noAutofit/>
                                </wps:bodyPr>
                              </wps:wsp>
                              <wps:wsp>
                                <wps:cNvPr id="27" name="Rectangle 27"/>
                                <wps:cNvSpPr/>
                                <wps:spPr>
                                  <a:xfrm>
                                    <a:off x="2672842" y="666073"/>
                                    <a:ext cx="37753" cy="127647"/>
                                  </a:xfrm>
                                  <a:prstGeom prst="rect">
                                    <a:avLst/>
                                  </a:prstGeom>
                                  <a:ln>
                                    <a:noFill/>
                                  </a:ln>
                                </wps:spPr>
                                <wps:txbx>
                                  <w:txbxContent>
                                    <w:p w14:paraId="570DBE06" w14:textId="77777777" w:rsidR="00346EB8" w:rsidRDefault="00000000">
                                      <w:pPr>
                                        <w:spacing w:after="160" w:line="259" w:lineRule="auto"/>
                                        <w:ind w:left="0" w:firstLine="0"/>
                                        <w:jc w:val="left"/>
                                      </w:pPr>
                                      <w:r>
                                        <w:rPr>
                                          <w:color w:val="FFFFFF"/>
                                          <w:sz w:val="16"/>
                                        </w:rPr>
                                        <w:t xml:space="preserve"> </w:t>
                                      </w:r>
                                    </w:p>
                                  </w:txbxContent>
                                </wps:txbx>
                                <wps:bodyPr horzOverflow="overflow" vert="horz" lIns="0" tIns="0" rIns="0" bIns="0" rtlCol="0">
                                  <a:noAutofit/>
                                </wps:bodyPr>
                              </wps:wsp>
                              <wps:wsp>
                                <wps:cNvPr id="28" name="Rectangle 28"/>
                                <wps:cNvSpPr/>
                                <wps:spPr>
                                  <a:xfrm>
                                    <a:off x="2672842" y="935820"/>
                                    <a:ext cx="37753" cy="127647"/>
                                  </a:xfrm>
                                  <a:prstGeom prst="rect">
                                    <a:avLst/>
                                  </a:prstGeom>
                                  <a:ln>
                                    <a:noFill/>
                                  </a:ln>
                                </wps:spPr>
                                <wps:txbx>
                                  <w:txbxContent>
                                    <w:p w14:paraId="3C8F3917" w14:textId="77777777" w:rsidR="00346EB8" w:rsidRDefault="00000000">
                                      <w:pPr>
                                        <w:spacing w:after="160" w:line="259" w:lineRule="auto"/>
                                        <w:ind w:left="0" w:firstLine="0"/>
                                        <w:jc w:val="left"/>
                                      </w:pPr>
                                      <w:r>
                                        <w:rPr>
                                          <w:color w:val="FFFFFF"/>
                                          <w:sz w:val="16"/>
                                        </w:rPr>
                                        <w:t xml:space="preserve"> </w:t>
                                      </w:r>
                                    </w:p>
                                  </w:txbxContent>
                                </wps:txbx>
                                <wps:bodyPr horzOverflow="overflow" vert="horz" lIns="0" tIns="0" rIns="0" bIns="0" rtlCol="0">
                                  <a:noAutofit/>
                                </wps:bodyPr>
                              </wps:wsp>
                              <wps:wsp>
                                <wps:cNvPr id="29" name="Rectangle 29"/>
                                <wps:cNvSpPr/>
                                <wps:spPr>
                                  <a:xfrm>
                                    <a:off x="2672842" y="1204044"/>
                                    <a:ext cx="37753" cy="127647"/>
                                  </a:xfrm>
                                  <a:prstGeom prst="rect">
                                    <a:avLst/>
                                  </a:prstGeom>
                                  <a:ln>
                                    <a:noFill/>
                                  </a:ln>
                                </wps:spPr>
                                <wps:txbx>
                                  <w:txbxContent>
                                    <w:p w14:paraId="289A91D3" w14:textId="77777777" w:rsidR="00346EB8" w:rsidRDefault="00000000">
                                      <w:pPr>
                                        <w:spacing w:after="160" w:line="259" w:lineRule="auto"/>
                                        <w:ind w:left="0" w:firstLine="0"/>
                                        <w:jc w:val="left"/>
                                      </w:pPr>
                                      <w:r>
                                        <w:rPr>
                                          <w:color w:val="FFFFFF"/>
                                          <w:sz w:val="16"/>
                                        </w:rPr>
                                        <w:t xml:space="preserve"> </w:t>
                                      </w:r>
                                    </w:p>
                                  </w:txbxContent>
                                </wps:txbx>
                                <wps:bodyPr horzOverflow="overflow" vert="horz" lIns="0" tIns="0" rIns="0" bIns="0" rtlCol="0">
                                  <a:noAutofit/>
                                </wps:bodyPr>
                              </wps:wsp>
                              <wps:wsp>
                                <wps:cNvPr id="30" name="Rectangle 30"/>
                                <wps:cNvSpPr/>
                                <wps:spPr>
                                  <a:xfrm>
                                    <a:off x="1921510" y="1321392"/>
                                    <a:ext cx="1001008" cy="127647"/>
                                  </a:xfrm>
                                  <a:prstGeom prst="rect">
                                    <a:avLst/>
                                  </a:prstGeom>
                                  <a:ln>
                                    <a:noFill/>
                                  </a:ln>
                                </wps:spPr>
                                <wps:txbx>
                                  <w:txbxContent>
                                    <w:p w14:paraId="3FD6B796" w14:textId="77777777" w:rsidR="00346EB8" w:rsidRDefault="00000000">
                                      <w:pPr>
                                        <w:spacing w:after="160" w:line="259" w:lineRule="auto"/>
                                        <w:ind w:left="0" w:firstLine="0"/>
                                        <w:jc w:val="left"/>
                                      </w:pPr>
                                      <w:proofErr w:type="spellStart"/>
                                      <w:r>
                                        <w:rPr>
                                          <w:color w:val="FFFFFF"/>
                                          <w:sz w:val="16"/>
                                        </w:rPr>
                                        <w:t>Published</w:t>
                                      </w:r>
                                      <w:proofErr w:type="spellEnd"/>
                                      <w:r>
                                        <w:rPr>
                                          <w:color w:val="FFFFFF"/>
                                          <w:sz w:val="16"/>
                                        </w:rPr>
                                        <w:t xml:space="preserve"> </w:t>
                                      </w:r>
                                      <w:proofErr w:type="spellStart"/>
                                      <w:r>
                                        <w:rPr>
                                          <w:color w:val="FFFFFF"/>
                                          <w:sz w:val="16"/>
                                        </w:rPr>
                                        <w:t>by</w:t>
                                      </w:r>
                                      <w:proofErr w:type="spellEnd"/>
                                      <w:r>
                                        <w:rPr>
                                          <w:color w:val="FFFFFF"/>
                                          <w:sz w:val="16"/>
                                        </w:rPr>
                                        <w:t xml:space="preserve"> </w:t>
                                      </w:r>
                                      <w:proofErr w:type="spellStart"/>
                                      <w:r>
                                        <w:rPr>
                                          <w:color w:val="FFFFFF"/>
                                          <w:sz w:val="16"/>
                                        </w:rPr>
                                        <w:t>the</w:t>
                                      </w:r>
                                      <w:proofErr w:type="spellEnd"/>
                                    </w:p>
                                  </w:txbxContent>
                                </wps:txbx>
                                <wps:bodyPr horzOverflow="overflow" vert="horz" lIns="0" tIns="0" rIns="0" bIns="0" rtlCol="0">
                                  <a:noAutofit/>
                                </wps:bodyPr>
                              </wps:wsp>
                              <wps:wsp>
                                <wps:cNvPr id="31" name="Rectangle 31"/>
                                <wps:cNvSpPr/>
                                <wps:spPr>
                                  <a:xfrm>
                                    <a:off x="2672842" y="1321392"/>
                                    <a:ext cx="37753" cy="127647"/>
                                  </a:xfrm>
                                  <a:prstGeom prst="rect">
                                    <a:avLst/>
                                  </a:prstGeom>
                                  <a:ln>
                                    <a:noFill/>
                                  </a:ln>
                                </wps:spPr>
                                <wps:txbx>
                                  <w:txbxContent>
                                    <w:p w14:paraId="6271090D" w14:textId="77777777" w:rsidR="00346EB8" w:rsidRDefault="00000000">
                                      <w:pPr>
                                        <w:spacing w:after="160" w:line="259" w:lineRule="auto"/>
                                        <w:ind w:left="0" w:firstLine="0"/>
                                        <w:jc w:val="left"/>
                                      </w:pPr>
                                      <w:r>
                                        <w:rPr>
                                          <w:color w:val="FFFFFF"/>
                                          <w:sz w:val="16"/>
                                        </w:rPr>
                                        <w:t xml:space="preserve"> </w:t>
                                      </w:r>
                                    </w:p>
                                  </w:txbxContent>
                                </wps:txbx>
                                <wps:bodyPr horzOverflow="overflow" vert="horz" lIns="0" tIns="0" rIns="0" bIns="0" rtlCol="0">
                                  <a:noAutofit/>
                                </wps:bodyPr>
                              </wps:wsp>
                              <wps:wsp>
                                <wps:cNvPr id="32" name="Rectangle 32"/>
                                <wps:cNvSpPr/>
                                <wps:spPr>
                                  <a:xfrm>
                                    <a:off x="875665" y="1437166"/>
                                    <a:ext cx="2390823" cy="127647"/>
                                  </a:xfrm>
                                  <a:prstGeom prst="rect">
                                    <a:avLst/>
                                  </a:prstGeom>
                                  <a:ln>
                                    <a:noFill/>
                                  </a:ln>
                                </wps:spPr>
                                <wps:txbx>
                                  <w:txbxContent>
                                    <w:p w14:paraId="18718481" w14:textId="77777777" w:rsidR="00346EB8" w:rsidRDefault="00000000">
                                      <w:pPr>
                                        <w:spacing w:after="160" w:line="259" w:lineRule="auto"/>
                                        <w:ind w:left="0" w:firstLine="0"/>
                                        <w:jc w:val="left"/>
                                      </w:pPr>
                                      <w:r>
                                        <w:rPr>
                                          <w:color w:val="FFFFFF"/>
                                          <w:sz w:val="16"/>
                                        </w:rPr>
                                        <w:t xml:space="preserve">International </w:t>
                                      </w:r>
                                      <w:proofErr w:type="spellStart"/>
                                      <w:r>
                                        <w:rPr>
                                          <w:color w:val="FFFFFF"/>
                                          <w:sz w:val="16"/>
                                        </w:rPr>
                                        <w:t>Hydrographic</w:t>
                                      </w:r>
                                      <w:proofErr w:type="spellEnd"/>
                                      <w:r>
                                        <w:rPr>
                                          <w:color w:val="FFFFFF"/>
                                          <w:sz w:val="16"/>
                                        </w:rPr>
                                        <w:t xml:space="preserve"> </w:t>
                                      </w:r>
                                      <w:proofErr w:type="spellStart"/>
                                      <w:r>
                                        <w:rPr>
                                          <w:color w:val="FFFFFF"/>
                                          <w:sz w:val="16"/>
                                        </w:rPr>
                                        <w:t>Organization</w:t>
                                      </w:r>
                                      <w:proofErr w:type="spellEnd"/>
                                    </w:p>
                                  </w:txbxContent>
                                </wps:txbx>
                                <wps:bodyPr horzOverflow="overflow" vert="horz" lIns="0" tIns="0" rIns="0" bIns="0" rtlCol="0">
                                  <a:noAutofit/>
                                </wps:bodyPr>
                              </wps:wsp>
                              <wps:wsp>
                                <wps:cNvPr id="33" name="Rectangle 33"/>
                                <wps:cNvSpPr/>
                                <wps:spPr>
                                  <a:xfrm>
                                    <a:off x="2672842" y="1437166"/>
                                    <a:ext cx="37753" cy="127647"/>
                                  </a:xfrm>
                                  <a:prstGeom prst="rect">
                                    <a:avLst/>
                                  </a:prstGeom>
                                  <a:ln>
                                    <a:noFill/>
                                  </a:ln>
                                </wps:spPr>
                                <wps:txbx>
                                  <w:txbxContent>
                                    <w:p w14:paraId="32422A20" w14:textId="77777777" w:rsidR="00346EB8" w:rsidRDefault="00000000">
                                      <w:pPr>
                                        <w:spacing w:after="160" w:line="259" w:lineRule="auto"/>
                                        <w:ind w:left="0" w:firstLine="0"/>
                                        <w:jc w:val="left"/>
                                      </w:pPr>
                                      <w:r>
                                        <w:rPr>
                                          <w:color w:val="FFFFFF"/>
                                          <w:sz w:val="16"/>
                                        </w:rPr>
                                        <w:t xml:space="preserve"> </w:t>
                                      </w:r>
                                    </w:p>
                                  </w:txbxContent>
                                </wps:txbx>
                                <wps:bodyPr horzOverflow="overflow" vert="horz" lIns="0" tIns="0" rIns="0" bIns="0" rtlCol="0">
                                  <a:noAutofit/>
                                </wps:bodyPr>
                              </wps:wsp>
                              <wps:wsp>
                                <wps:cNvPr id="25741" name="Rectangle 25741"/>
                                <wps:cNvSpPr/>
                                <wps:spPr>
                                  <a:xfrm>
                                    <a:off x="1825498" y="1554514"/>
                                    <a:ext cx="75507" cy="127647"/>
                                  </a:xfrm>
                                  <a:prstGeom prst="rect">
                                    <a:avLst/>
                                  </a:prstGeom>
                                  <a:ln>
                                    <a:noFill/>
                                  </a:ln>
                                </wps:spPr>
                                <wps:txbx>
                                  <w:txbxContent>
                                    <w:p w14:paraId="30403CD7" w14:textId="77777777" w:rsidR="00346EB8" w:rsidRDefault="00000000">
                                      <w:pPr>
                                        <w:spacing w:after="160" w:line="259" w:lineRule="auto"/>
                                        <w:ind w:left="0" w:firstLine="0"/>
                                        <w:jc w:val="left"/>
                                      </w:pPr>
                                      <w:r>
                                        <w:rPr>
                                          <w:color w:val="FFFFFF"/>
                                          <w:sz w:val="16"/>
                                        </w:rPr>
                                        <w:t>4</w:t>
                                      </w:r>
                                    </w:p>
                                  </w:txbxContent>
                                </wps:txbx>
                                <wps:bodyPr horzOverflow="overflow" vert="horz" lIns="0" tIns="0" rIns="0" bIns="0" rtlCol="0">
                                  <a:noAutofit/>
                                </wps:bodyPr>
                              </wps:wsp>
                              <wps:wsp>
                                <wps:cNvPr id="25743" name="Rectangle 25743"/>
                                <wps:cNvSpPr/>
                                <wps:spPr>
                                  <a:xfrm>
                                    <a:off x="1881862" y="1554514"/>
                                    <a:ext cx="902552" cy="127647"/>
                                  </a:xfrm>
                                  <a:prstGeom prst="rect">
                                    <a:avLst/>
                                  </a:prstGeom>
                                  <a:ln>
                                    <a:noFill/>
                                  </a:ln>
                                </wps:spPr>
                                <wps:txbx>
                                  <w:txbxContent>
                                    <w:p w14:paraId="3BD1B59B" w14:textId="77777777" w:rsidR="00346EB8" w:rsidRDefault="00000000">
                                      <w:pPr>
                                        <w:spacing w:after="160" w:line="259" w:lineRule="auto"/>
                                        <w:ind w:left="0" w:firstLine="0"/>
                                        <w:jc w:val="left"/>
                                      </w:pPr>
                                      <w:r>
                                        <w:rPr>
                                          <w:color w:val="FFFFFF"/>
                                          <w:sz w:val="16"/>
                                        </w:rPr>
                                        <w:t xml:space="preserve">b </w:t>
                                      </w:r>
                                      <w:proofErr w:type="spellStart"/>
                                      <w:r>
                                        <w:rPr>
                                          <w:color w:val="FFFFFF"/>
                                          <w:sz w:val="16"/>
                                        </w:rPr>
                                        <w:t>quai</w:t>
                                      </w:r>
                                      <w:proofErr w:type="spellEnd"/>
                                      <w:r>
                                        <w:rPr>
                                          <w:color w:val="FFFFFF"/>
                                          <w:sz w:val="16"/>
                                        </w:rPr>
                                        <w:t xml:space="preserve"> Antoine </w:t>
                                      </w:r>
                                    </w:p>
                                  </w:txbxContent>
                                </wps:txbx>
                                <wps:bodyPr horzOverflow="overflow" vert="horz" lIns="0" tIns="0" rIns="0" bIns="0" rtlCol="0">
                                  <a:noAutofit/>
                                </wps:bodyPr>
                              </wps:wsp>
                              <wps:wsp>
                                <wps:cNvPr id="25742" name="Rectangle 25742"/>
                                <wps:cNvSpPr/>
                                <wps:spPr>
                                  <a:xfrm>
                                    <a:off x="2560982" y="1554514"/>
                                    <a:ext cx="75507" cy="127647"/>
                                  </a:xfrm>
                                  <a:prstGeom prst="rect">
                                    <a:avLst/>
                                  </a:prstGeom>
                                  <a:ln>
                                    <a:noFill/>
                                  </a:ln>
                                </wps:spPr>
                                <wps:txbx>
                                  <w:txbxContent>
                                    <w:p w14:paraId="280EDD3C" w14:textId="77777777" w:rsidR="00346EB8" w:rsidRDefault="00000000">
                                      <w:pPr>
                                        <w:spacing w:after="160" w:line="259" w:lineRule="auto"/>
                                        <w:ind w:left="0" w:firstLine="0"/>
                                        <w:jc w:val="left"/>
                                      </w:pPr>
                                      <w:r>
                                        <w:rPr>
                                          <w:color w:val="FFFFFF"/>
                                          <w:sz w:val="16"/>
                                        </w:rPr>
                                        <w:t>1</w:t>
                                      </w:r>
                                    </w:p>
                                  </w:txbxContent>
                                </wps:txbx>
                                <wps:bodyPr horzOverflow="overflow" vert="horz" lIns="0" tIns="0" rIns="0" bIns="0" rtlCol="0">
                                  <a:noAutofit/>
                                </wps:bodyPr>
                              </wps:wsp>
                              <wps:wsp>
                                <wps:cNvPr id="35" name="Rectangle 35"/>
                                <wps:cNvSpPr/>
                                <wps:spPr>
                                  <a:xfrm>
                                    <a:off x="2617978" y="1544152"/>
                                    <a:ext cx="74968" cy="80018"/>
                                  </a:xfrm>
                                  <a:prstGeom prst="rect">
                                    <a:avLst/>
                                  </a:prstGeom>
                                  <a:ln>
                                    <a:noFill/>
                                  </a:ln>
                                </wps:spPr>
                                <wps:txbx>
                                  <w:txbxContent>
                                    <w:p w14:paraId="7FB0606F" w14:textId="77777777" w:rsidR="00346EB8" w:rsidRDefault="00000000">
                                      <w:pPr>
                                        <w:spacing w:after="160" w:line="259" w:lineRule="auto"/>
                                        <w:ind w:left="0" w:firstLine="0"/>
                                        <w:jc w:val="left"/>
                                      </w:pPr>
                                      <w:r>
                                        <w:rPr>
                                          <w:color w:val="FFFFFF"/>
                                          <w:sz w:val="10"/>
                                        </w:rPr>
                                        <w:t>er</w:t>
                                      </w:r>
                                    </w:p>
                                  </w:txbxContent>
                                </wps:txbx>
                                <wps:bodyPr horzOverflow="overflow" vert="horz" lIns="0" tIns="0" rIns="0" bIns="0" rtlCol="0">
                                  <a:noAutofit/>
                                </wps:bodyPr>
                              </wps:wsp>
                              <wps:wsp>
                                <wps:cNvPr id="36" name="Rectangle 36"/>
                                <wps:cNvSpPr/>
                                <wps:spPr>
                                  <a:xfrm>
                                    <a:off x="2672842" y="1554514"/>
                                    <a:ext cx="37753" cy="127647"/>
                                  </a:xfrm>
                                  <a:prstGeom prst="rect">
                                    <a:avLst/>
                                  </a:prstGeom>
                                  <a:ln>
                                    <a:noFill/>
                                  </a:ln>
                                </wps:spPr>
                                <wps:txbx>
                                  <w:txbxContent>
                                    <w:p w14:paraId="74E4746C" w14:textId="77777777" w:rsidR="00346EB8" w:rsidRDefault="00000000">
                                      <w:pPr>
                                        <w:spacing w:after="160" w:line="259" w:lineRule="auto"/>
                                        <w:ind w:left="0" w:firstLine="0"/>
                                        <w:jc w:val="left"/>
                                      </w:pPr>
                                      <w:r>
                                        <w:rPr>
                                          <w:color w:val="FFFFFF"/>
                                          <w:sz w:val="16"/>
                                        </w:rPr>
                                        <w:t xml:space="preserve"> </w:t>
                                      </w:r>
                                    </w:p>
                                  </w:txbxContent>
                                </wps:txbx>
                                <wps:bodyPr horzOverflow="overflow" vert="horz" lIns="0" tIns="0" rIns="0" bIns="0" rtlCol="0">
                                  <a:noAutofit/>
                                </wps:bodyPr>
                              </wps:wsp>
                              <wps:wsp>
                                <wps:cNvPr id="37" name="Rectangle 37"/>
                                <wps:cNvSpPr/>
                                <wps:spPr>
                                  <a:xfrm>
                                    <a:off x="1633474" y="1671862"/>
                                    <a:ext cx="1384111" cy="127647"/>
                                  </a:xfrm>
                                  <a:prstGeom prst="rect">
                                    <a:avLst/>
                                  </a:prstGeom>
                                  <a:ln>
                                    <a:noFill/>
                                  </a:ln>
                                </wps:spPr>
                                <wps:txbx>
                                  <w:txbxContent>
                                    <w:p w14:paraId="463926EC" w14:textId="77777777" w:rsidR="00346EB8" w:rsidRDefault="00000000">
                                      <w:pPr>
                                        <w:spacing w:after="160" w:line="259" w:lineRule="auto"/>
                                        <w:ind w:left="0" w:firstLine="0"/>
                                        <w:jc w:val="left"/>
                                      </w:pPr>
                                      <w:proofErr w:type="spellStart"/>
                                      <w:r>
                                        <w:rPr>
                                          <w:color w:val="FFFFFF"/>
                                          <w:sz w:val="16"/>
                                        </w:rPr>
                                        <w:t>Principauté</w:t>
                                      </w:r>
                                      <w:proofErr w:type="spellEnd"/>
                                      <w:r>
                                        <w:rPr>
                                          <w:color w:val="FFFFFF"/>
                                          <w:sz w:val="16"/>
                                        </w:rPr>
                                        <w:t xml:space="preserve"> de Monaco</w:t>
                                      </w:r>
                                    </w:p>
                                  </w:txbxContent>
                                </wps:txbx>
                                <wps:bodyPr horzOverflow="overflow" vert="horz" lIns="0" tIns="0" rIns="0" bIns="0" rtlCol="0">
                                  <a:noAutofit/>
                                </wps:bodyPr>
                              </wps:wsp>
                              <wps:wsp>
                                <wps:cNvPr id="38" name="Rectangle 38"/>
                                <wps:cNvSpPr/>
                                <wps:spPr>
                                  <a:xfrm>
                                    <a:off x="2672842" y="1671862"/>
                                    <a:ext cx="37753" cy="127647"/>
                                  </a:xfrm>
                                  <a:prstGeom prst="rect">
                                    <a:avLst/>
                                  </a:prstGeom>
                                  <a:ln>
                                    <a:noFill/>
                                  </a:ln>
                                </wps:spPr>
                                <wps:txbx>
                                  <w:txbxContent>
                                    <w:p w14:paraId="4F7EC3F0" w14:textId="77777777" w:rsidR="00346EB8" w:rsidRDefault="00000000">
                                      <w:pPr>
                                        <w:spacing w:after="160" w:line="259" w:lineRule="auto"/>
                                        <w:ind w:left="0" w:firstLine="0"/>
                                        <w:jc w:val="left"/>
                                      </w:pPr>
                                      <w:r>
                                        <w:rPr>
                                          <w:color w:val="FFFFFF"/>
                                          <w:sz w:val="16"/>
                                        </w:rPr>
                                        <w:t xml:space="preserve"> </w:t>
                                      </w:r>
                                    </w:p>
                                  </w:txbxContent>
                                </wps:txbx>
                                <wps:bodyPr horzOverflow="overflow" vert="horz" lIns="0" tIns="0" rIns="0" bIns="0" rtlCol="0">
                                  <a:noAutofit/>
                                </wps:bodyPr>
                              </wps:wsp>
                              <wps:wsp>
                                <wps:cNvPr id="39" name="Rectangle 39"/>
                                <wps:cNvSpPr/>
                                <wps:spPr>
                                  <a:xfrm>
                                    <a:off x="1673098" y="1787686"/>
                                    <a:ext cx="1331283" cy="127647"/>
                                  </a:xfrm>
                                  <a:prstGeom prst="rect">
                                    <a:avLst/>
                                  </a:prstGeom>
                                  <a:ln>
                                    <a:noFill/>
                                  </a:ln>
                                </wps:spPr>
                                <wps:txbx>
                                  <w:txbxContent>
                                    <w:p w14:paraId="3B0586EB" w14:textId="77777777" w:rsidR="00346EB8" w:rsidRDefault="00000000">
                                      <w:pPr>
                                        <w:spacing w:after="160" w:line="259" w:lineRule="auto"/>
                                        <w:ind w:left="0" w:firstLine="0"/>
                                        <w:jc w:val="left"/>
                                      </w:pPr>
                                      <w:r>
                                        <w:rPr>
                                          <w:color w:val="FFFFFF"/>
                                          <w:sz w:val="16"/>
                                        </w:rPr>
                                        <w:t>Tel: (377) 93.10.81.00</w:t>
                                      </w:r>
                                    </w:p>
                                  </w:txbxContent>
                                </wps:txbx>
                                <wps:bodyPr horzOverflow="overflow" vert="horz" lIns="0" tIns="0" rIns="0" bIns="0" rtlCol="0">
                                  <a:noAutofit/>
                                </wps:bodyPr>
                              </wps:wsp>
                              <wps:wsp>
                                <wps:cNvPr id="40" name="Rectangle 40"/>
                                <wps:cNvSpPr/>
                                <wps:spPr>
                                  <a:xfrm>
                                    <a:off x="2672842" y="1787686"/>
                                    <a:ext cx="37753" cy="127647"/>
                                  </a:xfrm>
                                  <a:prstGeom prst="rect">
                                    <a:avLst/>
                                  </a:prstGeom>
                                  <a:ln>
                                    <a:noFill/>
                                  </a:ln>
                                </wps:spPr>
                                <wps:txbx>
                                  <w:txbxContent>
                                    <w:p w14:paraId="0349CCCF" w14:textId="77777777" w:rsidR="00346EB8" w:rsidRDefault="00000000">
                                      <w:pPr>
                                        <w:spacing w:after="160" w:line="259" w:lineRule="auto"/>
                                        <w:ind w:left="0" w:firstLine="0"/>
                                        <w:jc w:val="left"/>
                                      </w:pPr>
                                      <w:r>
                                        <w:rPr>
                                          <w:color w:val="FFFFFF"/>
                                          <w:sz w:val="16"/>
                                        </w:rPr>
                                        <w:t xml:space="preserve"> </w:t>
                                      </w:r>
                                    </w:p>
                                  </w:txbxContent>
                                </wps:txbx>
                                <wps:bodyPr horzOverflow="overflow" vert="horz" lIns="0" tIns="0" rIns="0" bIns="0" rtlCol="0">
                                  <a:noAutofit/>
                                </wps:bodyPr>
                              </wps:wsp>
                              <wps:wsp>
                                <wps:cNvPr id="41" name="Rectangle 41"/>
                                <wps:cNvSpPr/>
                                <wps:spPr>
                                  <a:xfrm>
                                    <a:off x="1644142" y="1905034"/>
                                    <a:ext cx="1367814" cy="127646"/>
                                  </a:xfrm>
                                  <a:prstGeom prst="rect">
                                    <a:avLst/>
                                  </a:prstGeom>
                                  <a:ln>
                                    <a:noFill/>
                                  </a:ln>
                                </wps:spPr>
                                <wps:txbx>
                                  <w:txbxContent>
                                    <w:p w14:paraId="3E4CE6D9" w14:textId="77777777" w:rsidR="00346EB8" w:rsidRDefault="00000000">
                                      <w:pPr>
                                        <w:spacing w:after="160" w:line="259" w:lineRule="auto"/>
                                        <w:ind w:left="0" w:firstLine="0"/>
                                        <w:jc w:val="left"/>
                                      </w:pPr>
                                      <w:r>
                                        <w:rPr>
                                          <w:color w:val="FFFFFF"/>
                                          <w:sz w:val="16"/>
                                        </w:rPr>
                                        <w:t>Fax: (377) 93.10.81.40</w:t>
                                      </w:r>
                                    </w:p>
                                  </w:txbxContent>
                                </wps:txbx>
                                <wps:bodyPr horzOverflow="overflow" vert="horz" lIns="0" tIns="0" rIns="0" bIns="0" rtlCol="0">
                                  <a:noAutofit/>
                                </wps:bodyPr>
                              </wps:wsp>
                              <wps:wsp>
                                <wps:cNvPr id="42" name="Rectangle 42"/>
                                <wps:cNvSpPr/>
                                <wps:spPr>
                                  <a:xfrm>
                                    <a:off x="2672842" y="1905034"/>
                                    <a:ext cx="37753" cy="127646"/>
                                  </a:xfrm>
                                  <a:prstGeom prst="rect">
                                    <a:avLst/>
                                  </a:prstGeom>
                                  <a:ln>
                                    <a:noFill/>
                                  </a:ln>
                                </wps:spPr>
                                <wps:txbx>
                                  <w:txbxContent>
                                    <w:p w14:paraId="7E770EAA" w14:textId="77777777" w:rsidR="00346EB8" w:rsidRDefault="00000000">
                                      <w:pPr>
                                        <w:spacing w:after="160" w:line="259" w:lineRule="auto"/>
                                        <w:ind w:left="0" w:firstLine="0"/>
                                        <w:jc w:val="left"/>
                                      </w:pPr>
                                      <w:r>
                                        <w:rPr>
                                          <w:color w:val="FFFFFF"/>
                                          <w:sz w:val="16"/>
                                        </w:rPr>
                                        <w:t xml:space="preserve"> </w:t>
                                      </w:r>
                                    </w:p>
                                  </w:txbxContent>
                                </wps:txbx>
                                <wps:bodyPr horzOverflow="overflow" vert="horz" lIns="0" tIns="0" rIns="0" bIns="0" rtlCol="0">
                                  <a:noAutofit/>
                                </wps:bodyPr>
                              </wps:wsp>
                              <wps:wsp>
                                <wps:cNvPr id="43" name="Rectangle 43"/>
                                <wps:cNvSpPr/>
                                <wps:spPr>
                                  <a:xfrm>
                                    <a:off x="2134870" y="2022160"/>
                                    <a:ext cx="717005" cy="128029"/>
                                  </a:xfrm>
                                  <a:prstGeom prst="rect">
                                    <a:avLst/>
                                  </a:prstGeom>
                                  <a:ln>
                                    <a:noFill/>
                                  </a:ln>
                                </wps:spPr>
                                <wps:txbx>
                                  <w:txbxContent>
                                    <w:p w14:paraId="51000164" w14:textId="77777777" w:rsidR="00346EB8" w:rsidRDefault="00000000">
                                      <w:pPr>
                                        <w:spacing w:after="160" w:line="259" w:lineRule="auto"/>
                                        <w:ind w:left="0" w:firstLine="0"/>
                                        <w:jc w:val="left"/>
                                      </w:pPr>
                                      <w:r>
                                        <w:rPr>
                                          <w:color w:val="FFFFFF"/>
                                          <w:sz w:val="16"/>
                                        </w:rPr>
                                        <w:t>info@iho.int</w:t>
                                      </w:r>
                                    </w:p>
                                  </w:txbxContent>
                                </wps:txbx>
                                <wps:bodyPr horzOverflow="overflow" vert="horz" lIns="0" tIns="0" rIns="0" bIns="0" rtlCol="0">
                                  <a:noAutofit/>
                                </wps:bodyPr>
                              </wps:wsp>
                              <wps:wsp>
                                <wps:cNvPr id="44" name="Rectangle 44"/>
                                <wps:cNvSpPr/>
                                <wps:spPr>
                                  <a:xfrm>
                                    <a:off x="2672842" y="2022160"/>
                                    <a:ext cx="37867" cy="128029"/>
                                  </a:xfrm>
                                  <a:prstGeom prst="rect">
                                    <a:avLst/>
                                  </a:prstGeom>
                                  <a:ln>
                                    <a:noFill/>
                                  </a:ln>
                                </wps:spPr>
                                <wps:txbx>
                                  <w:txbxContent>
                                    <w:p w14:paraId="7149CC6A" w14:textId="77777777" w:rsidR="00346EB8" w:rsidRDefault="00000000">
                                      <w:pPr>
                                        <w:spacing w:after="160" w:line="259" w:lineRule="auto"/>
                                        <w:ind w:left="0" w:firstLine="0"/>
                                        <w:jc w:val="left"/>
                                      </w:pPr>
                                      <w:r>
                                        <w:rPr>
                                          <w:color w:val="FFFFFF"/>
                                          <w:sz w:val="16"/>
                                        </w:rPr>
                                        <w:t xml:space="preserve"> </w:t>
                                      </w:r>
                                    </w:p>
                                  </w:txbxContent>
                                </wps:txbx>
                                <wps:bodyPr horzOverflow="overflow" vert="horz" lIns="0" tIns="0" rIns="0" bIns="0" rtlCol="0">
                                  <a:noAutofit/>
                                </wps:bodyPr>
                              </wps:wsp>
                              <wps:wsp>
                                <wps:cNvPr id="45" name="Rectangle 45"/>
                                <wps:cNvSpPr/>
                                <wps:spPr>
                                  <a:xfrm>
                                    <a:off x="2153158" y="2140035"/>
                                    <a:ext cx="692327" cy="127647"/>
                                  </a:xfrm>
                                  <a:prstGeom prst="rect">
                                    <a:avLst/>
                                  </a:prstGeom>
                                  <a:ln>
                                    <a:noFill/>
                                  </a:ln>
                                </wps:spPr>
                                <wps:txbx>
                                  <w:txbxContent>
                                    <w:p w14:paraId="61BF3247" w14:textId="77777777" w:rsidR="00346EB8" w:rsidRDefault="00000000">
                                      <w:pPr>
                                        <w:spacing w:after="160" w:line="259" w:lineRule="auto"/>
                                        <w:ind w:left="0" w:firstLine="0"/>
                                        <w:jc w:val="left"/>
                                      </w:pPr>
                                      <w:r>
                                        <w:rPr>
                                          <w:color w:val="FFFFFF"/>
                                          <w:sz w:val="16"/>
                                        </w:rPr>
                                        <w:t>www.iho.int</w:t>
                                      </w:r>
                                    </w:p>
                                  </w:txbxContent>
                                </wps:txbx>
                                <wps:bodyPr horzOverflow="overflow" vert="horz" lIns="0" tIns="0" rIns="0" bIns="0" rtlCol="0">
                                  <a:noAutofit/>
                                </wps:bodyPr>
                              </wps:wsp>
                              <wps:wsp>
                                <wps:cNvPr id="46" name="Rectangle 46"/>
                                <wps:cNvSpPr/>
                                <wps:spPr>
                                  <a:xfrm>
                                    <a:off x="2672842" y="2140035"/>
                                    <a:ext cx="37753" cy="127647"/>
                                  </a:xfrm>
                                  <a:prstGeom prst="rect">
                                    <a:avLst/>
                                  </a:prstGeom>
                                  <a:ln>
                                    <a:noFill/>
                                  </a:ln>
                                </wps:spPr>
                                <wps:txbx>
                                  <w:txbxContent>
                                    <w:p w14:paraId="26B94734" w14:textId="77777777" w:rsidR="00346EB8" w:rsidRDefault="00000000">
                                      <w:pPr>
                                        <w:spacing w:after="160" w:line="259" w:lineRule="auto"/>
                                        <w:ind w:left="0" w:firstLine="0"/>
                                        <w:jc w:val="left"/>
                                      </w:pPr>
                                      <w:r>
                                        <w:rPr>
                                          <w:color w:val="FFFFFF"/>
                                          <w:sz w:val="16"/>
                                        </w:rPr>
                                        <w:t xml:space="preserve"> </w:t>
                                      </w:r>
                                    </w:p>
                                  </w:txbxContent>
                                </wps:txbx>
                                <wps:bodyPr horzOverflow="overflow" vert="horz" lIns="0" tIns="0" rIns="0" bIns="0" rtlCol="0">
                                  <a:noAutofit/>
                                </wps:bodyPr>
                              </wps:wsp>
                            </wpg:wgp>
                          </a:graphicData>
                        </a:graphic>
                      </wp:inline>
                    </w:drawing>
                  </mc:Choice>
                  <mc:Fallback xmlns:a="http://schemas.openxmlformats.org/drawingml/2006/main">
                    <w:pict>
                      <v:group id="Group 26192" style="width:224.4pt;height:176.064pt;mso-position-horizontal-relative:char;mso-position-vertical-relative:line" coordsize="28498,22360">
                        <v:shape id="Picture 25" style="position:absolute;width:28498;height:22326;left:0;top:0;" filled="f">
                          <v:imagedata r:id="rId16"/>
                        </v:shape>
                        <v:rect id="Rectangle 26" style="position:absolute;width:377;height:1276;left:26728;top:3963;" filled="f" stroked="f">
                          <v:textbox inset="0,0,0,0">
                            <w:txbxContent>
                              <w:p>
                                <w:pPr>
                                  <w:spacing w:before="0" w:after="160" w:line="259" w:lineRule="auto"/>
                                  <w:ind w:left="0" w:firstLine="0"/>
                                  <w:jc w:val="left"/>
                                </w:pPr>
                                <w:r>
                                  <w:rPr>
                                    <w:color w:val="ffffff"/>
                                    <w:sz w:val="16"/>
                                  </w:rPr>
                                  <w:t xml:space="preserve"> </w:t>
                                </w:r>
                              </w:p>
                            </w:txbxContent>
                          </v:textbox>
                        </v:rect>
                        <v:rect id="Rectangle 27" style="position:absolute;width:377;height:1276;left:26728;top:6660;" filled="f" stroked="f">
                          <v:textbox inset="0,0,0,0">
                            <w:txbxContent>
                              <w:p>
                                <w:pPr>
                                  <w:spacing w:before="0" w:after="160" w:line="259" w:lineRule="auto"/>
                                  <w:ind w:left="0" w:firstLine="0"/>
                                  <w:jc w:val="left"/>
                                </w:pPr>
                                <w:r>
                                  <w:rPr>
                                    <w:color w:val="ffffff"/>
                                    <w:sz w:val="16"/>
                                  </w:rPr>
                                  <w:t xml:space="preserve"> </w:t>
                                </w:r>
                              </w:p>
                            </w:txbxContent>
                          </v:textbox>
                        </v:rect>
                        <v:rect id="Rectangle 28" style="position:absolute;width:377;height:1276;left:26728;top:9358;" filled="f" stroked="f">
                          <v:textbox inset="0,0,0,0">
                            <w:txbxContent>
                              <w:p>
                                <w:pPr>
                                  <w:spacing w:before="0" w:after="160" w:line="259" w:lineRule="auto"/>
                                  <w:ind w:left="0" w:firstLine="0"/>
                                  <w:jc w:val="left"/>
                                </w:pPr>
                                <w:r>
                                  <w:rPr>
                                    <w:color w:val="ffffff"/>
                                    <w:sz w:val="16"/>
                                  </w:rPr>
                                  <w:t xml:space="preserve"> </w:t>
                                </w:r>
                              </w:p>
                            </w:txbxContent>
                          </v:textbox>
                        </v:rect>
                        <v:rect id="Rectangle 29" style="position:absolute;width:377;height:1276;left:26728;top:12040;" filled="f" stroked="f">
                          <v:textbox inset="0,0,0,0">
                            <w:txbxContent>
                              <w:p>
                                <w:pPr>
                                  <w:spacing w:before="0" w:after="160" w:line="259" w:lineRule="auto"/>
                                  <w:ind w:left="0" w:firstLine="0"/>
                                  <w:jc w:val="left"/>
                                </w:pPr>
                                <w:r>
                                  <w:rPr>
                                    <w:color w:val="ffffff"/>
                                    <w:sz w:val="16"/>
                                  </w:rPr>
                                  <w:t xml:space="preserve"> </w:t>
                                </w:r>
                              </w:p>
                            </w:txbxContent>
                          </v:textbox>
                        </v:rect>
                        <v:rect id="Rectangle 30" style="position:absolute;width:10010;height:1276;left:19215;top:13213;" filled="f" stroked="f">
                          <v:textbox inset="0,0,0,0">
                            <w:txbxContent>
                              <w:p>
                                <w:pPr>
                                  <w:spacing w:before="0" w:after="160" w:line="259" w:lineRule="auto"/>
                                  <w:ind w:left="0" w:firstLine="0"/>
                                  <w:jc w:val="left"/>
                                </w:pPr>
                                <w:r>
                                  <w:rPr>
                                    <w:color w:val="ffffff"/>
                                    <w:sz w:val="16"/>
                                  </w:rPr>
                                  <w:t xml:space="preserve">Published by the</w:t>
                                </w:r>
                              </w:p>
                            </w:txbxContent>
                          </v:textbox>
                        </v:rect>
                        <v:rect id="Rectangle 31" style="position:absolute;width:377;height:1276;left:26728;top:13213;" filled="f" stroked="f">
                          <v:textbox inset="0,0,0,0">
                            <w:txbxContent>
                              <w:p>
                                <w:pPr>
                                  <w:spacing w:before="0" w:after="160" w:line="259" w:lineRule="auto"/>
                                  <w:ind w:left="0" w:firstLine="0"/>
                                  <w:jc w:val="left"/>
                                </w:pPr>
                                <w:r>
                                  <w:rPr>
                                    <w:color w:val="ffffff"/>
                                    <w:sz w:val="16"/>
                                  </w:rPr>
                                  <w:t xml:space="preserve"> </w:t>
                                </w:r>
                              </w:p>
                            </w:txbxContent>
                          </v:textbox>
                        </v:rect>
                        <v:rect id="Rectangle 32" style="position:absolute;width:23908;height:1276;left:8756;top:14371;" filled="f" stroked="f">
                          <v:textbox inset="0,0,0,0">
                            <w:txbxContent>
                              <w:p>
                                <w:pPr>
                                  <w:spacing w:before="0" w:after="160" w:line="259" w:lineRule="auto"/>
                                  <w:ind w:left="0" w:firstLine="0"/>
                                  <w:jc w:val="left"/>
                                </w:pPr>
                                <w:r>
                                  <w:rPr>
                                    <w:color w:val="ffffff"/>
                                    <w:sz w:val="16"/>
                                  </w:rPr>
                                  <w:t xml:space="preserve">International Hydrographic Organization</w:t>
                                </w:r>
                              </w:p>
                            </w:txbxContent>
                          </v:textbox>
                        </v:rect>
                        <v:rect id="Rectangle 33" style="position:absolute;width:377;height:1276;left:26728;top:14371;" filled="f" stroked="f">
                          <v:textbox inset="0,0,0,0">
                            <w:txbxContent>
                              <w:p>
                                <w:pPr>
                                  <w:spacing w:before="0" w:after="160" w:line="259" w:lineRule="auto"/>
                                  <w:ind w:left="0" w:firstLine="0"/>
                                  <w:jc w:val="left"/>
                                </w:pPr>
                                <w:r>
                                  <w:rPr>
                                    <w:color w:val="ffffff"/>
                                    <w:sz w:val="16"/>
                                  </w:rPr>
                                  <w:t xml:space="preserve"> </w:t>
                                </w:r>
                              </w:p>
                            </w:txbxContent>
                          </v:textbox>
                        </v:rect>
                        <v:rect id="Rectangle 25741" style="position:absolute;width:755;height:1276;left:18254;top:15545;" filled="f" stroked="f">
                          <v:textbox inset="0,0,0,0">
                            <w:txbxContent>
                              <w:p>
                                <w:pPr>
                                  <w:spacing w:before="0" w:after="160" w:line="259" w:lineRule="auto"/>
                                  <w:ind w:left="0" w:firstLine="0"/>
                                  <w:jc w:val="left"/>
                                </w:pPr>
                                <w:r>
                                  <w:rPr>
                                    <w:color w:val="ffffff"/>
                                    <w:sz w:val="16"/>
                                  </w:rPr>
                                  <w:t xml:space="preserve">4</w:t>
                                </w:r>
                              </w:p>
                            </w:txbxContent>
                          </v:textbox>
                        </v:rect>
                        <v:rect id="Rectangle 25743" style="position:absolute;width:9025;height:1276;left:18818;top:15545;" filled="f" stroked="f">
                          <v:textbox inset="0,0,0,0">
                            <w:txbxContent>
                              <w:p>
                                <w:pPr>
                                  <w:spacing w:before="0" w:after="160" w:line="259" w:lineRule="auto"/>
                                  <w:ind w:left="0" w:firstLine="0"/>
                                  <w:jc w:val="left"/>
                                </w:pPr>
                                <w:r>
                                  <w:rPr>
                                    <w:color w:val="ffffff"/>
                                    <w:sz w:val="16"/>
                                  </w:rPr>
                                  <w:t xml:space="preserve">b quai Antoine </w:t>
                                </w:r>
                              </w:p>
                            </w:txbxContent>
                          </v:textbox>
                        </v:rect>
                        <v:rect id="Rectangle 25742" style="position:absolute;width:755;height:1276;left:25609;top:15545;" filled="f" stroked="f">
                          <v:textbox inset="0,0,0,0">
                            <w:txbxContent>
                              <w:p>
                                <w:pPr>
                                  <w:spacing w:before="0" w:after="160" w:line="259" w:lineRule="auto"/>
                                  <w:ind w:left="0" w:firstLine="0"/>
                                  <w:jc w:val="left"/>
                                </w:pPr>
                                <w:r>
                                  <w:rPr>
                                    <w:color w:val="ffffff"/>
                                    <w:sz w:val="16"/>
                                  </w:rPr>
                                  <w:t xml:space="preserve">1</w:t>
                                </w:r>
                              </w:p>
                            </w:txbxContent>
                          </v:textbox>
                        </v:rect>
                        <v:rect id="Rectangle 35" style="position:absolute;width:749;height:800;left:26179;top:15441;" filled="f" stroked="f">
                          <v:textbox inset="0,0,0,0">
                            <w:txbxContent>
                              <w:p>
                                <w:pPr>
                                  <w:spacing w:before="0" w:after="160" w:line="259" w:lineRule="auto"/>
                                  <w:ind w:left="0" w:firstLine="0"/>
                                  <w:jc w:val="left"/>
                                </w:pPr>
                                <w:r>
                                  <w:rPr>
                                    <w:color w:val="ffffff"/>
                                    <w:sz w:val="10"/>
                                  </w:rPr>
                                  <w:t xml:space="preserve">er</w:t>
                                </w:r>
                              </w:p>
                            </w:txbxContent>
                          </v:textbox>
                        </v:rect>
                        <v:rect id="Rectangle 36" style="position:absolute;width:377;height:1276;left:26728;top:15545;" filled="f" stroked="f">
                          <v:textbox inset="0,0,0,0">
                            <w:txbxContent>
                              <w:p>
                                <w:pPr>
                                  <w:spacing w:before="0" w:after="160" w:line="259" w:lineRule="auto"/>
                                  <w:ind w:left="0" w:firstLine="0"/>
                                  <w:jc w:val="left"/>
                                </w:pPr>
                                <w:r>
                                  <w:rPr>
                                    <w:color w:val="ffffff"/>
                                    <w:sz w:val="16"/>
                                  </w:rPr>
                                  <w:t xml:space="preserve"> </w:t>
                                </w:r>
                              </w:p>
                            </w:txbxContent>
                          </v:textbox>
                        </v:rect>
                        <v:rect id="Rectangle 37" style="position:absolute;width:13841;height:1276;left:16334;top:16718;" filled="f" stroked="f">
                          <v:textbox inset="0,0,0,0">
                            <w:txbxContent>
                              <w:p>
                                <w:pPr>
                                  <w:spacing w:before="0" w:after="160" w:line="259" w:lineRule="auto"/>
                                  <w:ind w:left="0" w:firstLine="0"/>
                                  <w:jc w:val="left"/>
                                </w:pPr>
                                <w:r>
                                  <w:rPr>
                                    <w:color w:val="ffffff"/>
                                    <w:sz w:val="16"/>
                                  </w:rPr>
                                  <w:t xml:space="preserve">Principauté de Monaco</w:t>
                                </w:r>
                              </w:p>
                            </w:txbxContent>
                          </v:textbox>
                        </v:rect>
                        <v:rect id="Rectangle 38" style="position:absolute;width:377;height:1276;left:26728;top:16718;" filled="f" stroked="f">
                          <v:textbox inset="0,0,0,0">
                            <w:txbxContent>
                              <w:p>
                                <w:pPr>
                                  <w:spacing w:before="0" w:after="160" w:line="259" w:lineRule="auto"/>
                                  <w:ind w:left="0" w:firstLine="0"/>
                                  <w:jc w:val="left"/>
                                </w:pPr>
                                <w:r>
                                  <w:rPr>
                                    <w:color w:val="ffffff"/>
                                    <w:sz w:val="16"/>
                                  </w:rPr>
                                  <w:t xml:space="preserve"> </w:t>
                                </w:r>
                              </w:p>
                            </w:txbxContent>
                          </v:textbox>
                        </v:rect>
                        <v:rect id="Rectangle 39" style="position:absolute;width:13312;height:1276;left:16730;top:17876;" filled="f" stroked="f">
                          <v:textbox inset="0,0,0,0">
                            <w:txbxContent>
                              <w:p>
                                <w:pPr>
                                  <w:spacing w:before="0" w:after="160" w:line="259" w:lineRule="auto"/>
                                  <w:ind w:left="0" w:firstLine="0"/>
                                  <w:jc w:val="left"/>
                                </w:pPr>
                                <w:r>
                                  <w:rPr>
                                    <w:color w:val="ffffff"/>
                                    <w:sz w:val="16"/>
                                  </w:rPr>
                                  <w:t xml:space="preserve">Tel: (377) 93.10.81.00</w:t>
                                </w:r>
                              </w:p>
                            </w:txbxContent>
                          </v:textbox>
                        </v:rect>
                        <v:rect id="Rectangle 40" style="position:absolute;width:377;height:1276;left:26728;top:17876;" filled="f" stroked="f">
                          <v:textbox inset="0,0,0,0">
                            <w:txbxContent>
                              <w:p>
                                <w:pPr>
                                  <w:spacing w:before="0" w:after="160" w:line="259" w:lineRule="auto"/>
                                  <w:ind w:left="0" w:firstLine="0"/>
                                  <w:jc w:val="left"/>
                                </w:pPr>
                                <w:r>
                                  <w:rPr>
                                    <w:color w:val="ffffff"/>
                                    <w:sz w:val="16"/>
                                  </w:rPr>
                                  <w:t xml:space="preserve"> </w:t>
                                </w:r>
                              </w:p>
                            </w:txbxContent>
                          </v:textbox>
                        </v:rect>
                        <v:rect id="Rectangle 41" style="position:absolute;width:13678;height:1276;left:16441;top:19050;" filled="f" stroked="f">
                          <v:textbox inset="0,0,0,0">
                            <w:txbxContent>
                              <w:p>
                                <w:pPr>
                                  <w:spacing w:before="0" w:after="160" w:line="259" w:lineRule="auto"/>
                                  <w:ind w:left="0" w:firstLine="0"/>
                                  <w:jc w:val="left"/>
                                </w:pPr>
                                <w:r>
                                  <w:rPr>
                                    <w:color w:val="ffffff"/>
                                    <w:sz w:val="16"/>
                                  </w:rPr>
                                  <w:t xml:space="preserve">Fax: (377) 93.10.81.40</w:t>
                                </w:r>
                              </w:p>
                            </w:txbxContent>
                          </v:textbox>
                        </v:rect>
                        <v:rect id="Rectangle 42" style="position:absolute;width:377;height:1276;left:26728;top:19050;" filled="f" stroked="f">
                          <v:textbox inset="0,0,0,0">
                            <w:txbxContent>
                              <w:p>
                                <w:pPr>
                                  <w:spacing w:before="0" w:after="160" w:line="259" w:lineRule="auto"/>
                                  <w:ind w:left="0" w:firstLine="0"/>
                                  <w:jc w:val="left"/>
                                </w:pPr>
                                <w:r>
                                  <w:rPr>
                                    <w:color w:val="ffffff"/>
                                    <w:sz w:val="16"/>
                                  </w:rPr>
                                  <w:t xml:space="preserve"> </w:t>
                                </w:r>
                              </w:p>
                            </w:txbxContent>
                          </v:textbox>
                        </v:rect>
                        <v:rect id="Rectangle 43" style="position:absolute;width:7170;height:1280;left:21348;top:20221;" filled="f" stroked="f">
                          <v:textbox inset="0,0,0,0">
                            <w:txbxContent>
                              <w:p>
                                <w:pPr>
                                  <w:spacing w:before="0" w:after="160" w:line="259" w:lineRule="auto"/>
                                  <w:ind w:left="0" w:firstLine="0"/>
                                  <w:jc w:val="left"/>
                                </w:pPr>
                                <w:r>
                                  <w:rPr>
                                    <w:color w:val="ffffff"/>
                                    <w:sz w:val="16"/>
                                  </w:rPr>
                                  <w:t xml:space="preserve">info@iho.int</w:t>
                                </w:r>
                              </w:p>
                            </w:txbxContent>
                          </v:textbox>
                        </v:rect>
                        <v:rect id="Rectangle 44" style="position:absolute;width:378;height:1280;left:26728;top:20221;" filled="f" stroked="f">
                          <v:textbox inset="0,0,0,0">
                            <w:txbxContent>
                              <w:p>
                                <w:pPr>
                                  <w:spacing w:before="0" w:after="160" w:line="259" w:lineRule="auto"/>
                                  <w:ind w:left="0" w:firstLine="0"/>
                                  <w:jc w:val="left"/>
                                </w:pPr>
                                <w:r>
                                  <w:rPr>
                                    <w:color w:val="ffffff"/>
                                    <w:sz w:val="16"/>
                                  </w:rPr>
                                  <w:t xml:space="preserve"> </w:t>
                                </w:r>
                              </w:p>
                            </w:txbxContent>
                          </v:textbox>
                        </v:rect>
                        <v:rect id="Rectangle 45" style="position:absolute;width:6923;height:1276;left:21531;top:21400;" filled="f" stroked="f">
                          <v:textbox inset="0,0,0,0">
                            <w:txbxContent>
                              <w:p>
                                <w:pPr>
                                  <w:spacing w:before="0" w:after="160" w:line="259" w:lineRule="auto"/>
                                  <w:ind w:left="0" w:firstLine="0"/>
                                  <w:jc w:val="left"/>
                                </w:pPr>
                                <w:r>
                                  <w:rPr>
                                    <w:color w:val="ffffff"/>
                                    <w:sz w:val="16"/>
                                  </w:rPr>
                                  <w:t xml:space="preserve">www.iho.int</w:t>
                                </w:r>
                              </w:p>
                            </w:txbxContent>
                          </v:textbox>
                        </v:rect>
                        <v:rect id="Rectangle 46" style="position:absolute;width:377;height:1276;left:26728;top:21400;" filled="f" stroked="f">
                          <v:textbox inset="0,0,0,0">
                            <w:txbxContent>
                              <w:p>
                                <w:pPr>
                                  <w:spacing w:before="0" w:after="160" w:line="259" w:lineRule="auto"/>
                                  <w:ind w:left="0" w:firstLine="0"/>
                                  <w:jc w:val="left"/>
                                </w:pPr>
                                <w:r>
                                  <w:rPr>
                                    <w:color w:val="ffffff"/>
                                    <w:sz w:val="16"/>
                                  </w:rPr>
                                  <w:t xml:space="preserve"> </w:t>
                                </w:r>
                              </w:p>
                            </w:txbxContent>
                          </v:textbox>
                        </v:rect>
                      </v:group>
                    </w:pict>
                  </mc:Fallback>
                </mc:AlternateContent>
              </w:r>
            </w:del>
          </w:p>
        </w:tc>
      </w:tr>
    </w:tbl>
    <w:p w14:paraId="0935BE67" w14:textId="441DE90B" w:rsidR="00346EB8" w:rsidRDefault="00000000">
      <w:pPr>
        <w:spacing w:after="0" w:line="259" w:lineRule="auto"/>
        <w:ind w:left="-1400" w:right="10835" w:firstLine="0"/>
      </w:pPr>
      <w:del w:id="29" w:author="Birklhuber Bernd" w:date="2026-08-07T13:44:00Z">
        <w:r w:rsidDel="00E63A28">
          <w:rPr>
            <w:rFonts w:ascii="Calibri" w:eastAsia="Calibri" w:hAnsi="Calibri" w:cs="Calibri"/>
            <w:noProof/>
            <w:sz w:val="22"/>
          </w:rPr>
          <mc:AlternateContent>
            <mc:Choice Requires="wpg">
              <w:drawing>
                <wp:anchor distT="0" distB="0" distL="114300" distR="114300" simplePos="0" relativeHeight="251659264" behindDoc="0" locked="0" layoutInCell="1" allowOverlap="1" wp14:anchorId="651EA89E" wp14:editId="136A111D">
                  <wp:simplePos x="0" y="0"/>
                  <wp:positionH relativeFrom="column">
                    <wp:posOffset>-269671</wp:posOffset>
                  </wp:positionH>
                  <wp:positionV relativeFrom="paragraph">
                    <wp:posOffset>-3284598</wp:posOffset>
                  </wp:positionV>
                  <wp:extent cx="934695" cy="1854213"/>
                  <wp:effectExtent l="0" t="0" r="0" b="0"/>
                  <wp:wrapSquare wrapText="bothSides"/>
                  <wp:docPr id="26299" name="Group 26299"/>
                  <wp:cNvGraphicFramePr/>
                  <a:graphic xmlns:a="http://schemas.openxmlformats.org/drawingml/2006/main">
                    <a:graphicData uri="http://schemas.microsoft.com/office/word/2010/wordprocessingGroup">
                      <wpg:wgp>
                        <wpg:cNvGrpSpPr/>
                        <wpg:grpSpPr>
                          <a:xfrm>
                            <a:off x="0" y="0"/>
                            <a:ext cx="934695" cy="1854213"/>
                            <a:chOff x="0" y="0"/>
                            <a:chExt cx="934695" cy="1854213"/>
                          </a:xfrm>
                        </wpg:grpSpPr>
                        <pic:pic xmlns:pic="http://schemas.openxmlformats.org/drawingml/2006/picture">
                          <pic:nvPicPr>
                            <pic:cNvPr id="18" name="Picture 18"/>
                            <pic:cNvPicPr/>
                          </pic:nvPicPr>
                          <pic:blipFill>
                            <a:blip r:embed="rId17"/>
                            <a:stretch>
                              <a:fillRect/>
                            </a:stretch>
                          </pic:blipFill>
                          <pic:spPr>
                            <a:xfrm>
                              <a:off x="0" y="0"/>
                              <a:ext cx="934695" cy="927113"/>
                            </a:xfrm>
                            <a:prstGeom prst="rect">
                              <a:avLst/>
                            </a:prstGeom>
                          </pic:spPr>
                        </pic:pic>
                        <pic:pic xmlns:pic="http://schemas.openxmlformats.org/drawingml/2006/picture">
                          <pic:nvPicPr>
                            <pic:cNvPr id="20" name="Picture 20"/>
                            <pic:cNvPicPr/>
                          </pic:nvPicPr>
                          <pic:blipFill>
                            <a:blip r:embed="rId18"/>
                            <a:stretch>
                              <a:fillRect/>
                            </a:stretch>
                          </pic:blipFill>
                          <pic:spPr>
                            <a:xfrm>
                              <a:off x="699" y="927100"/>
                              <a:ext cx="933996" cy="927112"/>
                            </a:xfrm>
                            <a:prstGeom prst="rect">
                              <a:avLst/>
                            </a:prstGeom>
                          </pic:spPr>
                        </pic:pic>
                      </wpg:wgp>
                    </a:graphicData>
                  </a:graphic>
                </wp:anchor>
              </w:drawing>
            </mc:Choice>
            <mc:Fallback>
              <w:pict>
                <v:group w14:anchorId="64659354" id="Group 26299" o:spid="_x0000_s1026" style="position:absolute;margin-left:-21.25pt;margin-top:-258.65pt;width:73.6pt;height:146pt;z-index:251659264" coordsize="9346,18542"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">
                  <v:shape id="Picture 18" o:spid="_x0000_s1027" type="#_x0000_t75" style="position:absolute;width:9346;height:927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">
                    <v:imagedata r:id="rId19" o:title=""/>
                  </v:shape>
                  <v:shape id="Picture 20" o:spid="_x0000_s1028" type="#_x0000_t75" style="position:absolute;left:6;top:9271;width:9340;height:927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">
                    <v:imagedata r:id="rId20" o:title=""/>
                  </v:shape>
                  <w10:wrap type="square"/>
                </v:group>
              </w:pict>
            </mc:Fallback>
          </mc:AlternateContent>
        </w:r>
      </w:del>
    </w:p>
    <w:tbl>
      <w:tblPr>
        <w:tblStyle w:val="TableGrid"/>
        <w:tblW w:w="8896" w:type="dxa"/>
        <w:tblInd w:w="540" w:type="dxa"/>
        <w:tblCellMar>
          <w:top w:w="165" w:type="dxa"/>
          <w:left w:w="425" w:type="dxa"/>
          <w:bottom w:w="123" w:type="dxa"/>
          <w:right w:w="442" w:type="dxa"/>
        </w:tblCellMar>
        <w:tblLook w:val="04A0" w:firstRow="1" w:lastRow="0" w:firstColumn="1" w:lastColumn="0" w:noHBand="0" w:noVBand="1"/>
      </w:tblPr>
      <w:tblGrid>
        <w:gridCol w:w="8896"/>
      </w:tblGrid>
      <w:tr w:rsidR="00346EB8" w14:paraId="4A171FF1" w14:textId="77777777">
        <w:trPr>
          <w:trHeight w:val="720"/>
        </w:trPr>
        <w:tc>
          <w:tcPr>
            <w:tcW w:w="8896" w:type="dxa"/>
            <w:tcBorders>
              <w:top w:val="single" w:sz="4" w:space="0" w:color="000000"/>
              <w:left w:val="single" w:sz="4" w:space="0" w:color="000000"/>
              <w:bottom w:val="single" w:sz="4" w:space="0" w:color="FFFFFF"/>
              <w:right w:val="single" w:sz="4" w:space="0" w:color="000000"/>
            </w:tcBorders>
            <w:vAlign w:val="bottom"/>
          </w:tcPr>
          <w:p w14:paraId="6DD61CAE" w14:textId="731D96DB" w:rsidR="00346EB8" w:rsidRDefault="00000000">
            <w:pPr>
              <w:spacing w:after="0" w:line="259" w:lineRule="auto"/>
              <w:ind w:left="15" w:firstLine="0"/>
              <w:jc w:val="center"/>
            </w:pPr>
            <w:del w:id="30" w:author="Birklhuber Bernd" w:date="2026-08-10T13:12:00Z">
              <w:r w:rsidDel="009B023E">
                <w:delText xml:space="preserve">© Copyright International Hydrographic Organization </w:delText>
              </w:r>
            </w:del>
            <w:del w:id="31" w:author="Birklhuber Bernd" w:date="2026-08-07T13:44:00Z">
              <w:r w:rsidDel="00E63A28">
                <w:delText xml:space="preserve">2025 </w:delText>
              </w:r>
            </w:del>
          </w:p>
        </w:tc>
      </w:tr>
      <w:tr w:rsidR="00346EB8" w:rsidRPr="009B023E" w14:paraId="2279BEE5" w14:textId="77777777">
        <w:trPr>
          <w:trHeight w:val="1860"/>
        </w:trPr>
        <w:tc>
          <w:tcPr>
            <w:tcW w:w="8896" w:type="dxa"/>
            <w:tcBorders>
              <w:top w:val="single" w:sz="4" w:space="0" w:color="FFFFFF"/>
              <w:left w:val="single" w:sz="4" w:space="0" w:color="000000"/>
              <w:bottom w:val="single" w:sz="4" w:space="0" w:color="FFFFFF"/>
              <w:right w:val="single" w:sz="4" w:space="0" w:color="000000"/>
            </w:tcBorders>
            <w:vAlign w:val="center"/>
          </w:tcPr>
          <w:p w14:paraId="49E3BBAE" w14:textId="513E2EAE" w:rsidR="009B023E" w:rsidRPr="009B023E" w:rsidRDefault="009B023E" w:rsidP="009B023E">
            <w:pPr>
              <w:rPr>
                <w:ins w:id="32" w:author="Birklhuber Bernd" w:date="2026-08-10T13:12:00Z"/>
                <w:rFonts w:ascii="Aptos" w:eastAsia="Times New Roman" w:hAnsi="Aptos" w:cs="Aptos"/>
                <w:b/>
                <w:bCs/>
                <w:lang w:val="en-US"/>
              </w:rPr>
            </w:pPr>
            <w:ins w:id="33" w:author="Birklhuber Bernd" w:date="2026-08-10T13:13:00Z">
              <w:r w:rsidRPr="009B023E">
                <w:rPr>
                  <w:rFonts w:eastAsia="Times New Roman"/>
                  <w:b/>
                  <w:bCs/>
                  <w:lang w:val="en-US"/>
                </w:rPr>
                <w:t>P</w:t>
              </w:r>
            </w:ins>
            <w:ins w:id="34" w:author="Birklhuber Bernd" w:date="2026-08-10T13:12:00Z">
              <w:r w:rsidRPr="009B023E">
                <w:rPr>
                  <w:rFonts w:eastAsia="Times New Roman"/>
                  <w:b/>
                  <w:bCs/>
                  <w:lang w:val="en-US"/>
                </w:rPr>
                <w:t>ermission number 11/2026</w:t>
              </w:r>
            </w:ins>
          </w:p>
          <w:p w14:paraId="24D976F2" w14:textId="77777777" w:rsidR="009B023E" w:rsidRDefault="009B023E" w:rsidP="009B023E">
            <w:pPr>
              <w:rPr>
                <w:ins w:id="35" w:author="Birklhuber Bernd" w:date="2026-08-10T13:13:00Z"/>
                <w:rFonts w:eastAsia="Times New Roman"/>
                <w:i/>
                <w:iCs/>
                <w:lang w:val="en-US"/>
              </w:rPr>
            </w:pPr>
            <w:ins w:id="36" w:author="Birklhuber Bernd" w:date="2026-08-10T13:12:00Z">
              <w:r w:rsidRPr="009B023E">
                <w:rPr>
                  <w:rFonts w:eastAsia="Times New Roman"/>
                  <w:i/>
                  <w:iCs/>
                  <w:lang w:val="en-US"/>
                </w:rPr>
                <w:t xml:space="preserve">Material from IHO publication </w:t>
              </w:r>
              <w:r w:rsidRPr="009B023E">
                <w:rPr>
                  <w:rFonts w:eastAsia="Times New Roman"/>
                  <w:lang w:val="en-US"/>
                </w:rPr>
                <w:t xml:space="preserve">S-98 S-100 ECDIS and Interoperability Specification Edition 2.0.0 – October 2025 </w:t>
              </w:r>
              <w:r w:rsidRPr="009B023E">
                <w:rPr>
                  <w:rFonts w:eastAsia="Times New Roman"/>
                  <w:i/>
                  <w:iCs/>
                  <w:lang w:val="en-US"/>
                </w:rPr>
                <w:t>is reproduced with the permission of the IHO Secretariat (Permission No 11/2026) acting for the International Hydrographic Organization (IHO), which does not accept responsibility for the correctness of the material as reproduced: in case of doubt, the IHO’s authentic text shall prevail. The incorporation of material sourced from IHO shall not be construed as constituting an endorsement by IHO of this product.</w:t>
              </w:r>
            </w:ins>
          </w:p>
          <w:p w14:paraId="74314D92" w14:textId="61521416" w:rsidR="00346EB8" w:rsidRPr="00582BC3" w:rsidRDefault="00000000" w:rsidP="009B023E">
            <w:pPr>
              <w:rPr>
                <w:lang w:val="en-US"/>
              </w:rPr>
            </w:pPr>
            <w:del w:id="37" w:author="Birklhuber Bernd" w:date="2026-08-10T13:12:00Z">
              <w:r w:rsidRPr="00582BC3" w:rsidDel="009B023E">
                <w:rPr>
                  <w:lang w:val="en-US"/>
                </w:rPr>
                <w:delText xml:space="preserve">This work is copyright. Apart from any use permitted in accordance with the </w:delText>
              </w:r>
              <w:r w:rsidDel="009B023E">
                <w:fldChar w:fldCharType="begin"/>
              </w:r>
              <w:r w:rsidRPr="009B023E" w:rsidDel="009B023E">
                <w:rPr>
                  <w:lang w:val="en-US"/>
                  <w:rPrChange w:id="38" w:author="Birklhuber Bernd" w:date="2026-08-10T13:12:00Z">
                    <w:rPr/>
                  </w:rPrChange>
                </w:rPr>
                <w:delInstrText>HYPERLINK "http://www.wipo.int/treaties/en/ip/berne/trtdocs_wo001.html" \h</w:delInstrText>
              </w:r>
              <w:r w:rsidDel="009B023E">
                <w:fldChar w:fldCharType="separate"/>
              </w:r>
              <w:r w:rsidRPr="00582BC3" w:rsidDel="009B023E">
                <w:rPr>
                  <w:lang w:val="en-US"/>
                </w:rPr>
                <w:delText xml:space="preserve">Berne </w:delText>
              </w:r>
              <w:r w:rsidDel="009B023E">
                <w:rPr>
                  <w:lang w:val="en-US"/>
                </w:rPr>
                <w:fldChar w:fldCharType="end"/>
              </w:r>
              <w:r w:rsidDel="009B023E">
                <w:fldChar w:fldCharType="begin"/>
              </w:r>
              <w:r w:rsidRPr="009B023E" w:rsidDel="009B023E">
                <w:rPr>
                  <w:lang w:val="en-US"/>
                  <w:rPrChange w:id="39" w:author="Birklhuber Bernd" w:date="2026-08-10T13:12:00Z">
                    <w:rPr/>
                  </w:rPrChange>
                </w:rPr>
                <w:delInstrText>HYPERLINK "http://www.wipo.int/treaties/en/ip/berne/trtdocs_wo001.html" \h</w:delInstrText>
              </w:r>
              <w:r w:rsidDel="009B023E">
                <w:fldChar w:fldCharType="separate"/>
              </w:r>
              <w:r w:rsidRPr="00582BC3" w:rsidDel="009B023E">
                <w:rPr>
                  <w:lang w:val="en-US"/>
                </w:rPr>
                <w:delText>Convention for the Protection of Literary and Artistic Works</w:delText>
              </w:r>
              <w:r w:rsidDel="009B023E">
                <w:rPr>
                  <w:lang w:val="en-US"/>
                </w:rPr>
                <w:fldChar w:fldCharType="end"/>
              </w:r>
              <w:r w:rsidDel="009B023E">
                <w:fldChar w:fldCharType="begin"/>
              </w:r>
              <w:r w:rsidRPr="009B023E" w:rsidDel="009B023E">
                <w:rPr>
                  <w:lang w:val="en-US"/>
                  <w:rPrChange w:id="40" w:author="Birklhuber Bernd" w:date="2026-08-10T13:12:00Z">
                    <w:rPr/>
                  </w:rPrChange>
                </w:rPr>
                <w:delInstrText>HYPERLINK "http://www.wipo.int/treaties/en/ip/berne/trtdocs_wo001.html" \h</w:delInstrText>
              </w:r>
              <w:r w:rsidDel="009B023E">
                <w:fldChar w:fldCharType="separate"/>
              </w:r>
              <w:r w:rsidRPr="00582BC3" w:rsidDel="009B023E">
                <w:rPr>
                  <w:lang w:val="en-US"/>
                </w:rPr>
                <w:delText xml:space="preserve"> </w:delText>
              </w:r>
              <w:r w:rsidDel="009B023E">
                <w:rPr>
                  <w:lang w:val="en-US"/>
                </w:rPr>
                <w:fldChar w:fldCharType="end"/>
              </w:r>
              <w:r w:rsidRPr="00582BC3" w:rsidDel="009B023E">
                <w:rPr>
                  <w:lang w:val="en-US"/>
                </w:rPr>
                <w:delText xml:space="preserve">(1886), and except in the circumstances described below, no part may be translated, reproduced by any process, adapted, communicated or commercially exploited without prior written permission from the International Hydrographic Organization (IHO). Copyright in some of the material in this publication may be owned by another party and permission for the translation and/or reproduction of that material must be obtained from the owner. </w:delText>
              </w:r>
            </w:del>
          </w:p>
        </w:tc>
      </w:tr>
      <w:tr w:rsidR="00346EB8" w:rsidRPr="009B023E" w14:paraId="2D837334" w14:textId="77777777">
        <w:trPr>
          <w:trHeight w:val="1169"/>
        </w:trPr>
        <w:tc>
          <w:tcPr>
            <w:tcW w:w="8896" w:type="dxa"/>
            <w:tcBorders>
              <w:top w:val="single" w:sz="4" w:space="0" w:color="FFFFFF"/>
              <w:left w:val="single" w:sz="4" w:space="0" w:color="000000"/>
              <w:bottom w:val="single" w:sz="4" w:space="0" w:color="FFFFFF"/>
              <w:right w:val="single" w:sz="4" w:space="0" w:color="000000"/>
            </w:tcBorders>
            <w:vAlign w:val="center"/>
          </w:tcPr>
          <w:p w14:paraId="339D1D8D" w14:textId="00E774C3" w:rsidR="00346EB8" w:rsidRPr="00582BC3" w:rsidRDefault="00000000">
            <w:pPr>
              <w:spacing w:after="0" w:line="259" w:lineRule="auto"/>
              <w:ind w:left="0" w:right="59" w:firstLine="0"/>
              <w:rPr>
                <w:lang w:val="en-US"/>
              </w:rPr>
            </w:pPr>
            <w:del w:id="41" w:author="Birklhuber Bernd" w:date="2026-08-10T13:12:00Z">
              <w:r w:rsidRPr="00582BC3" w:rsidDel="009B023E">
                <w:rPr>
                  <w:lang w:val="en-US"/>
                </w:rPr>
                <w:delText xml:space="preserve">This document or partial material from this document may be translated, reproduced or distributed for general information, on no more than a cost recovery basis. Copies may not be sold or distributed for profit or gain without prior written agreement of the IHO Secretariat and any other copyright holders. </w:delText>
              </w:r>
            </w:del>
          </w:p>
        </w:tc>
      </w:tr>
      <w:tr w:rsidR="00346EB8" w:rsidRPr="009B023E" w14:paraId="16A3FC0A" w14:textId="77777777">
        <w:trPr>
          <w:trHeight w:val="941"/>
        </w:trPr>
        <w:tc>
          <w:tcPr>
            <w:tcW w:w="8896" w:type="dxa"/>
            <w:tcBorders>
              <w:top w:val="single" w:sz="4" w:space="0" w:color="FFFFFF"/>
              <w:left w:val="single" w:sz="4" w:space="0" w:color="000000"/>
              <w:bottom w:val="single" w:sz="4" w:space="0" w:color="FFFFFF"/>
              <w:right w:val="single" w:sz="4" w:space="0" w:color="000000"/>
            </w:tcBorders>
            <w:vAlign w:val="center"/>
          </w:tcPr>
          <w:p w14:paraId="26E76896" w14:textId="4A771ACE" w:rsidR="00346EB8" w:rsidRPr="00582BC3" w:rsidRDefault="00000000">
            <w:pPr>
              <w:spacing w:after="0" w:line="259" w:lineRule="auto"/>
              <w:ind w:left="0" w:right="64" w:firstLine="0"/>
              <w:rPr>
                <w:lang w:val="en-US"/>
              </w:rPr>
            </w:pPr>
            <w:del w:id="42" w:author="Birklhuber Bernd" w:date="2026-08-10T13:12:00Z">
              <w:r w:rsidRPr="00582BC3" w:rsidDel="009B023E">
                <w:rPr>
                  <w:lang w:val="en-US"/>
                </w:rPr>
                <w:delText xml:space="preserve">In the event that this document or partial material from this document is reproduced, translated or distributed under the terms described above, the following statements are to be included: </w:delText>
              </w:r>
            </w:del>
          </w:p>
        </w:tc>
      </w:tr>
      <w:tr w:rsidR="00346EB8" w:rsidRPr="009B023E" w14:paraId="697845BC" w14:textId="77777777">
        <w:trPr>
          <w:trHeight w:val="1716"/>
        </w:trPr>
        <w:tc>
          <w:tcPr>
            <w:tcW w:w="8896" w:type="dxa"/>
            <w:tcBorders>
              <w:top w:val="single" w:sz="4" w:space="0" w:color="FFFFFF"/>
              <w:left w:val="single" w:sz="4" w:space="0" w:color="000000"/>
              <w:bottom w:val="single" w:sz="4" w:space="0" w:color="FFFFFF"/>
              <w:right w:val="single" w:sz="4" w:space="0" w:color="000000"/>
            </w:tcBorders>
            <w:vAlign w:val="center"/>
          </w:tcPr>
          <w:p w14:paraId="2C08D24B" w14:textId="564C32FE" w:rsidR="00346EB8" w:rsidRPr="00582BC3" w:rsidRDefault="00000000">
            <w:pPr>
              <w:spacing w:after="0" w:line="259" w:lineRule="auto"/>
              <w:ind w:left="283" w:right="589" w:firstLine="0"/>
              <w:rPr>
                <w:lang w:val="en-US"/>
              </w:rPr>
            </w:pPr>
            <w:del w:id="43" w:author="Birklhuber Bernd" w:date="2026-08-10T13:12:00Z">
              <w:r w:rsidRPr="00582BC3" w:rsidDel="009B023E">
                <w:rPr>
                  <w:rFonts w:ascii="Calibri" w:eastAsia="Calibri" w:hAnsi="Calibri" w:cs="Calibri"/>
                  <w:i/>
                  <w:lang w:val="en-US"/>
                </w:rPr>
                <w:lastRenderedPageBreak/>
                <w:delText xml:space="preserve">“Material from IHO publication [reference to extract: Title, Edition] is reproduced with the permission of the IHO Secretariat (Permission No ……./…) acting for the International Hydrographic Organization (IHO), which does not accept responsibility for the correctness of the material as reproduced: in case of doubt, the IHO’s authentic text shall prevail.    The incorporation of material sourced from IHO shall not be construed as constituting an endorsement by IHO of this product.”  </w:delText>
              </w:r>
            </w:del>
          </w:p>
        </w:tc>
      </w:tr>
      <w:tr w:rsidR="00346EB8" w:rsidRPr="009B023E" w14:paraId="4AB3F705" w14:textId="77777777">
        <w:trPr>
          <w:trHeight w:val="1803"/>
        </w:trPr>
        <w:tc>
          <w:tcPr>
            <w:tcW w:w="8896" w:type="dxa"/>
            <w:tcBorders>
              <w:top w:val="single" w:sz="4" w:space="0" w:color="FFFFFF"/>
              <w:left w:val="single" w:sz="4" w:space="0" w:color="000000"/>
              <w:bottom w:val="single" w:sz="4" w:space="0" w:color="000000"/>
              <w:right w:val="single" w:sz="4" w:space="0" w:color="000000"/>
            </w:tcBorders>
          </w:tcPr>
          <w:p w14:paraId="461829DE" w14:textId="5D767DC8" w:rsidR="00346EB8" w:rsidRPr="00582BC3" w:rsidDel="009B023E" w:rsidRDefault="00000000">
            <w:pPr>
              <w:spacing w:after="115" w:line="242" w:lineRule="auto"/>
              <w:ind w:left="283" w:right="596" w:firstLine="0"/>
              <w:rPr>
                <w:del w:id="44" w:author="Birklhuber Bernd" w:date="2026-08-10T13:12:00Z"/>
                <w:lang w:val="en-US"/>
              </w:rPr>
            </w:pPr>
            <w:del w:id="45" w:author="Birklhuber Bernd" w:date="2026-08-10T13:12:00Z">
              <w:r w:rsidRPr="00582BC3" w:rsidDel="009B023E">
                <w:rPr>
                  <w:rFonts w:ascii="Calibri" w:eastAsia="Calibri" w:hAnsi="Calibri" w:cs="Calibri"/>
                  <w:i/>
                  <w:lang w:val="en-US"/>
                </w:rPr>
                <w:delText xml:space="preserve">“This [document/publication] is a translation of IHO [document/publication] [name]. The IHO has not checked this translation and therefore takes no responsibility for its accuracy. In case of doubt the source version of [name] in [language] should be consulted.” </w:delText>
              </w:r>
            </w:del>
          </w:p>
          <w:p w14:paraId="280B0B0F" w14:textId="762811EA" w:rsidR="00346EB8" w:rsidRPr="00582BC3" w:rsidRDefault="00000000">
            <w:pPr>
              <w:spacing w:after="0" w:line="259" w:lineRule="auto"/>
              <w:ind w:left="53" w:right="145" w:firstLine="0"/>
              <w:rPr>
                <w:lang w:val="en-US"/>
              </w:rPr>
            </w:pPr>
            <w:del w:id="46" w:author="Birklhuber Bernd" w:date="2026-08-10T13:12:00Z">
              <w:r w:rsidRPr="00582BC3" w:rsidDel="009B023E">
                <w:rPr>
                  <w:lang w:val="en-US"/>
                </w:rPr>
                <w:delText xml:space="preserve">The IHO Logo or other identifiers shall not be used in any derived product without prior written permission from the IHO Secretariat. </w:delText>
              </w:r>
            </w:del>
          </w:p>
        </w:tc>
      </w:tr>
    </w:tbl>
    <w:p w14:paraId="751859F9" w14:textId="77777777" w:rsidR="00346EB8" w:rsidRPr="00582BC3" w:rsidRDefault="00000000">
      <w:pPr>
        <w:spacing w:after="0" w:line="259" w:lineRule="auto"/>
        <w:ind w:left="0" w:firstLine="0"/>
        <w:rPr>
          <w:lang w:val="en-US"/>
        </w:rPr>
      </w:pPr>
      <w:r w:rsidRPr="00582BC3">
        <w:rPr>
          <w:lang w:val="en-US"/>
        </w:rPr>
        <w:t xml:space="preserve"> </w:t>
      </w:r>
      <w:r w:rsidRPr="00582BC3">
        <w:rPr>
          <w:lang w:val="en-US"/>
        </w:rPr>
        <w:tab/>
        <w:t xml:space="preserve"> </w:t>
      </w:r>
    </w:p>
    <w:p w14:paraId="42409985" w14:textId="77777777" w:rsidR="00346EB8" w:rsidRDefault="00000000">
      <w:pPr>
        <w:spacing w:after="538" w:line="466" w:lineRule="auto"/>
        <w:ind w:right="345"/>
        <w:jc w:val="right"/>
      </w:pPr>
      <w:r>
        <w:rPr>
          <w:sz w:val="16"/>
        </w:rPr>
        <w:t>iii</w:t>
      </w:r>
    </w:p>
    <w:sdt>
      <w:sdtPr>
        <w:id w:val="1233277623"/>
        <w:docPartObj>
          <w:docPartGallery w:val="Table of Contents"/>
        </w:docPartObj>
      </w:sdtPr>
      <w:sdtContent>
        <w:p w14:paraId="434E6B18" w14:textId="77777777" w:rsidR="00346EB8" w:rsidRDefault="00000000">
          <w:pPr>
            <w:spacing w:after="0" w:line="259" w:lineRule="auto"/>
            <w:ind w:left="0" w:firstLine="0"/>
            <w:jc w:val="left"/>
          </w:pPr>
          <w:r>
            <w:rPr>
              <w:b/>
              <w:sz w:val="24"/>
              <w:u w:val="single" w:color="000000"/>
            </w:rPr>
            <w:t>Contents</w:t>
          </w:r>
          <w:r>
            <w:rPr>
              <w:rFonts w:ascii="Cambria" w:eastAsia="Cambria" w:hAnsi="Cambria" w:cs="Cambria"/>
              <w:b/>
              <w:sz w:val="32"/>
            </w:rPr>
            <w:t xml:space="preserve"> </w:t>
          </w:r>
        </w:p>
        <w:p w14:paraId="326F4126" w14:textId="77777777" w:rsidR="00346EB8" w:rsidRDefault="00000000">
          <w:pPr>
            <w:pStyle w:val="Verzeichnis1"/>
            <w:tabs>
              <w:tab w:val="right" w:leader="dot" w:pos="9435"/>
            </w:tabs>
          </w:pPr>
          <w:r>
            <w:fldChar w:fldCharType="begin"/>
          </w:r>
          <w:r>
            <w:instrText xml:space="preserve"> TOC \o "1-1" \h \z \u </w:instrText>
          </w:r>
          <w:r>
            <w:fldChar w:fldCharType="separate"/>
          </w:r>
          <w:hyperlink w:anchor="_Toc31080">
            <w:r>
              <w:t>A-1</w:t>
            </w:r>
            <w:r>
              <w:rPr>
                <w:rFonts w:ascii="Calibri" w:eastAsia="Calibri" w:hAnsi="Calibri" w:cs="Calibri"/>
                <w:sz w:val="22"/>
              </w:rPr>
              <w:t xml:space="preserve"> </w:t>
            </w:r>
            <w:r>
              <w:t>Introduction</w:t>
            </w:r>
            <w:r>
              <w:tab/>
            </w:r>
            <w:r>
              <w:fldChar w:fldCharType="begin"/>
            </w:r>
            <w:r>
              <w:instrText>PAGEREF _Toc31080 \h</w:instrText>
            </w:r>
            <w:r>
              <w:fldChar w:fldCharType="separate"/>
            </w:r>
            <w:r>
              <w:t xml:space="preserve">1 </w:t>
            </w:r>
            <w:r>
              <w:fldChar w:fldCharType="end"/>
            </w:r>
          </w:hyperlink>
        </w:p>
        <w:p w14:paraId="712328F1" w14:textId="77777777" w:rsidR="00346EB8" w:rsidRDefault="00000000">
          <w:pPr>
            <w:pStyle w:val="Verzeichnis1"/>
            <w:tabs>
              <w:tab w:val="right" w:leader="dot" w:pos="9435"/>
            </w:tabs>
          </w:pPr>
          <w:hyperlink w:anchor="_Toc31081">
            <w:r>
              <w:t>A-1.1</w:t>
            </w:r>
            <w:r>
              <w:rPr>
                <w:rFonts w:ascii="Calibri" w:eastAsia="Calibri" w:hAnsi="Calibri" w:cs="Calibri"/>
                <w:sz w:val="22"/>
              </w:rPr>
              <w:t xml:space="preserve">  </w:t>
            </w:r>
            <w:r>
              <w:t>How to read this Part</w:t>
            </w:r>
            <w:r>
              <w:tab/>
            </w:r>
            <w:r>
              <w:fldChar w:fldCharType="begin"/>
            </w:r>
            <w:r>
              <w:instrText>PAGEREF _Toc31081 \h</w:instrText>
            </w:r>
            <w:r>
              <w:fldChar w:fldCharType="separate"/>
            </w:r>
            <w:r>
              <w:t xml:space="preserve">1 </w:t>
            </w:r>
            <w:r>
              <w:fldChar w:fldCharType="end"/>
            </w:r>
          </w:hyperlink>
        </w:p>
        <w:p w14:paraId="6CE69318" w14:textId="77777777" w:rsidR="00346EB8" w:rsidRDefault="00000000">
          <w:pPr>
            <w:pStyle w:val="Verzeichnis1"/>
            <w:tabs>
              <w:tab w:val="right" w:leader="dot" w:pos="9435"/>
            </w:tabs>
          </w:pPr>
          <w:hyperlink w:anchor="_Toc31082">
            <w:r>
              <w:t>A-2</w:t>
            </w:r>
            <w:r>
              <w:rPr>
                <w:rFonts w:ascii="Calibri" w:eastAsia="Calibri" w:hAnsi="Calibri" w:cs="Calibri"/>
                <w:sz w:val="22"/>
              </w:rPr>
              <w:t xml:space="preserve"> </w:t>
            </w:r>
            <w:r>
              <w:t>Specification Scope for Part A</w:t>
            </w:r>
            <w:r>
              <w:tab/>
            </w:r>
            <w:r>
              <w:fldChar w:fldCharType="begin"/>
            </w:r>
            <w:r>
              <w:instrText>PAGEREF _Toc31082 \h</w:instrText>
            </w:r>
            <w:r>
              <w:fldChar w:fldCharType="separate"/>
            </w:r>
            <w:r>
              <w:t xml:space="preserve">1 </w:t>
            </w:r>
            <w:r>
              <w:fldChar w:fldCharType="end"/>
            </w:r>
          </w:hyperlink>
        </w:p>
        <w:p w14:paraId="64A5EF23" w14:textId="77777777" w:rsidR="00346EB8" w:rsidRDefault="00000000">
          <w:pPr>
            <w:pStyle w:val="Verzeichnis1"/>
            <w:tabs>
              <w:tab w:val="right" w:leader="dot" w:pos="9435"/>
            </w:tabs>
          </w:pPr>
          <w:hyperlink w:anchor="_Toc31083">
            <w:r>
              <w:t>A-3</w:t>
            </w:r>
            <w:r>
              <w:rPr>
                <w:rFonts w:ascii="Calibri" w:eastAsia="Calibri" w:hAnsi="Calibri" w:cs="Calibri"/>
                <w:sz w:val="22"/>
              </w:rPr>
              <w:t xml:space="preserve"> </w:t>
            </w:r>
            <w:r>
              <w:t>Data Content and Structure</w:t>
            </w:r>
            <w:r>
              <w:tab/>
            </w:r>
            <w:r>
              <w:fldChar w:fldCharType="begin"/>
            </w:r>
            <w:r>
              <w:instrText>PAGEREF _Toc31083 \h</w:instrText>
            </w:r>
            <w:r>
              <w:fldChar w:fldCharType="separate"/>
            </w:r>
            <w:r>
              <w:t xml:space="preserve">2 </w:t>
            </w:r>
            <w:r>
              <w:fldChar w:fldCharType="end"/>
            </w:r>
          </w:hyperlink>
        </w:p>
        <w:p w14:paraId="4CD3EF73" w14:textId="77777777" w:rsidR="00346EB8" w:rsidRDefault="00000000">
          <w:pPr>
            <w:pStyle w:val="Verzeichnis1"/>
            <w:tabs>
              <w:tab w:val="right" w:leader="dot" w:pos="9435"/>
            </w:tabs>
          </w:pPr>
          <w:hyperlink w:anchor="_Toc31084">
            <w:r>
              <w:t>A-3.1</w:t>
            </w:r>
            <w:r>
              <w:rPr>
                <w:rFonts w:ascii="Calibri" w:eastAsia="Calibri" w:hAnsi="Calibri" w:cs="Calibri"/>
                <w:sz w:val="22"/>
              </w:rPr>
              <w:t xml:space="preserve">  </w:t>
            </w:r>
            <w:r>
              <w:t>Application Schema</w:t>
            </w:r>
            <w:r>
              <w:tab/>
            </w:r>
            <w:r>
              <w:fldChar w:fldCharType="begin"/>
            </w:r>
            <w:r>
              <w:instrText>PAGEREF _Toc31084 \h</w:instrText>
            </w:r>
            <w:r>
              <w:fldChar w:fldCharType="separate"/>
            </w:r>
            <w:r>
              <w:t xml:space="preserve">2 </w:t>
            </w:r>
            <w:r>
              <w:fldChar w:fldCharType="end"/>
            </w:r>
          </w:hyperlink>
        </w:p>
        <w:p w14:paraId="7995F188" w14:textId="77777777" w:rsidR="00346EB8" w:rsidRDefault="00000000">
          <w:pPr>
            <w:pStyle w:val="Verzeichnis1"/>
            <w:tabs>
              <w:tab w:val="right" w:leader="dot" w:pos="9435"/>
            </w:tabs>
          </w:pPr>
          <w:hyperlink w:anchor="_Toc31085">
            <w:r>
              <w:t>A-3.1.1</w:t>
            </w:r>
            <w:r>
              <w:rPr>
                <w:rFonts w:ascii="Calibri" w:eastAsia="Calibri" w:hAnsi="Calibri" w:cs="Calibri"/>
                <w:sz w:val="22"/>
              </w:rPr>
              <w:t xml:space="preserve"> </w:t>
            </w:r>
            <w:r>
              <w:t>Overview of Application Schema</w:t>
            </w:r>
            <w:r>
              <w:tab/>
            </w:r>
            <w:r>
              <w:fldChar w:fldCharType="begin"/>
            </w:r>
            <w:r>
              <w:instrText>PAGEREF _Toc31085 \h</w:instrText>
            </w:r>
            <w:r>
              <w:fldChar w:fldCharType="separate"/>
            </w:r>
            <w:r>
              <w:t xml:space="preserve">2 </w:t>
            </w:r>
            <w:r>
              <w:fldChar w:fldCharType="end"/>
            </w:r>
          </w:hyperlink>
        </w:p>
        <w:p w14:paraId="085FD7AF" w14:textId="77777777" w:rsidR="00346EB8" w:rsidRDefault="00000000">
          <w:pPr>
            <w:pStyle w:val="Verzeichnis1"/>
            <w:tabs>
              <w:tab w:val="right" w:leader="dot" w:pos="9435"/>
            </w:tabs>
          </w:pPr>
          <w:hyperlink w:anchor="_Toc31086">
            <w:r>
              <w:t>A-3.1.2</w:t>
            </w:r>
            <w:r>
              <w:rPr>
                <w:rFonts w:ascii="Calibri" w:eastAsia="Calibri" w:hAnsi="Calibri" w:cs="Calibri"/>
                <w:sz w:val="22"/>
              </w:rPr>
              <w:t xml:space="preserve"> </w:t>
            </w:r>
            <w:r>
              <w:t>Operations in pre-defined combinations</w:t>
            </w:r>
            <w:r>
              <w:tab/>
            </w:r>
            <w:r>
              <w:fldChar w:fldCharType="begin"/>
            </w:r>
            <w:r>
              <w:instrText>PAGEREF _Toc31086 \h</w:instrText>
            </w:r>
            <w:r>
              <w:fldChar w:fldCharType="separate"/>
            </w:r>
            <w:r>
              <w:t xml:space="preserve">2 </w:t>
            </w:r>
            <w:r>
              <w:fldChar w:fldCharType="end"/>
            </w:r>
          </w:hyperlink>
        </w:p>
        <w:p w14:paraId="5FE20FFE" w14:textId="77777777" w:rsidR="00346EB8" w:rsidRDefault="00000000">
          <w:pPr>
            <w:pStyle w:val="Verzeichnis1"/>
            <w:tabs>
              <w:tab w:val="right" w:leader="dot" w:pos="9435"/>
            </w:tabs>
          </w:pPr>
          <w:hyperlink w:anchor="_Toc31087">
            <w:r>
              <w:t>A-3.1.3</w:t>
            </w:r>
            <w:r>
              <w:rPr>
                <w:rFonts w:ascii="Calibri" w:eastAsia="Calibri" w:hAnsi="Calibri" w:cs="Calibri"/>
                <w:sz w:val="22"/>
              </w:rPr>
              <w:t xml:space="preserve"> </w:t>
            </w:r>
            <w:r>
              <w:t>Enhanced selection of feature instances</w:t>
            </w:r>
            <w:r>
              <w:tab/>
            </w:r>
            <w:r>
              <w:fldChar w:fldCharType="begin"/>
            </w:r>
            <w:r>
              <w:instrText>PAGEREF _Toc31087 \h</w:instrText>
            </w:r>
            <w:r>
              <w:fldChar w:fldCharType="separate"/>
            </w:r>
            <w:r>
              <w:t xml:space="preserve">2 </w:t>
            </w:r>
            <w:r>
              <w:fldChar w:fldCharType="end"/>
            </w:r>
          </w:hyperlink>
        </w:p>
        <w:p w14:paraId="7E8C5EAF" w14:textId="77777777" w:rsidR="00346EB8" w:rsidRDefault="00000000">
          <w:pPr>
            <w:pStyle w:val="Verzeichnis1"/>
            <w:tabs>
              <w:tab w:val="right" w:leader="dot" w:pos="9435"/>
            </w:tabs>
          </w:pPr>
          <w:hyperlink w:anchor="_Toc31088">
            <w:r>
              <w:t>A-3.1.4</w:t>
            </w:r>
            <w:r>
              <w:rPr>
                <w:rFonts w:ascii="Calibri" w:eastAsia="Calibri" w:hAnsi="Calibri" w:cs="Calibri"/>
                <w:sz w:val="22"/>
              </w:rPr>
              <w:t xml:space="preserve"> </w:t>
            </w:r>
            <w:r>
              <w:t>Interoperability Levels</w:t>
            </w:r>
            <w:r>
              <w:tab/>
            </w:r>
            <w:r>
              <w:fldChar w:fldCharType="begin"/>
            </w:r>
            <w:r>
              <w:instrText>PAGEREF _Toc31088 \h</w:instrText>
            </w:r>
            <w:r>
              <w:fldChar w:fldCharType="separate"/>
            </w:r>
            <w:r>
              <w:t xml:space="preserve">2 </w:t>
            </w:r>
            <w:r>
              <w:fldChar w:fldCharType="end"/>
            </w:r>
          </w:hyperlink>
        </w:p>
        <w:p w14:paraId="6A19507D" w14:textId="77777777" w:rsidR="00346EB8" w:rsidRDefault="00000000">
          <w:pPr>
            <w:pStyle w:val="Verzeichnis1"/>
            <w:tabs>
              <w:tab w:val="right" w:leader="dot" w:pos="9435"/>
            </w:tabs>
          </w:pPr>
          <w:hyperlink w:anchor="_Toc31089">
            <w:r>
              <w:t>A-3.1.5</w:t>
            </w:r>
            <w:r>
              <w:rPr>
                <w:rFonts w:ascii="Calibri" w:eastAsia="Calibri" w:hAnsi="Calibri" w:cs="Calibri"/>
                <w:sz w:val="22"/>
              </w:rPr>
              <w:t xml:space="preserve"> </w:t>
            </w:r>
            <w:r>
              <w:t>Hybridization rules</w:t>
            </w:r>
            <w:r>
              <w:tab/>
            </w:r>
            <w:r>
              <w:fldChar w:fldCharType="begin"/>
            </w:r>
            <w:r>
              <w:instrText>PAGEREF _Toc31089 \h</w:instrText>
            </w:r>
            <w:r>
              <w:fldChar w:fldCharType="separate"/>
            </w:r>
            <w:r>
              <w:t xml:space="preserve">2 </w:t>
            </w:r>
            <w:r>
              <w:fldChar w:fldCharType="end"/>
            </w:r>
          </w:hyperlink>
        </w:p>
        <w:p w14:paraId="6831C16C" w14:textId="77777777" w:rsidR="00346EB8" w:rsidRDefault="00000000">
          <w:pPr>
            <w:pStyle w:val="Verzeichnis1"/>
            <w:tabs>
              <w:tab w:val="right" w:leader="dot" w:pos="9435"/>
            </w:tabs>
          </w:pPr>
          <w:hyperlink w:anchor="_Toc31090">
            <w:r>
              <w:t>A-3.1.6</w:t>
            </w:r>
            <w:r>
              <w:rPr>
                <w:rFonts w:ascii="Calibri" w:eastAsia="Calibri" w:hAnsi="Calibri" w:cs="Calibri"/>
                <w:sz w:val="22"/>
              </w:rPr>
              <w:t xml:space="preserve"> </w:t>
            </w:r>
            <w:r>
              <w:t>Hybrid Feature and Portrayal Catalogues</w:t>
            </w:r>
            <w:r>
              <w:tab/>
            </w:r>
            <w:r>
              <w:fldChar w:fldCharType="begin"/>
            </w:r>
            <w:r>
              <w:instrText>PAGEREF _Toc31090 \h</w:instrText>
            </w:r>
            <w:r>
              <w:fldChar w:fldCharType="separate"/>
            </w:r>
            <w:r>
              <w:t xml:space="preserve">3 </w:t>
            </w:r>
            <w:r>
              <w:fldChar w:fldCharType="end"/>
            </w:r>
          </w:hyperlink>
        </w:p>
        <w:p w14:paraId="57D6294B" w14:textId="77777777" w:rsidR="00346EB8" w:rsidRDefault="00000000">
          <w:pPr>
            <w:pStyle w:val="Verzeichnis1"/>
            <w:tabs>
              <w:tab w:val="right" w:leader="dot" w:pos="9435"/>
            </w:tabs>
          </w:pPr>
          <w:hyperlink w:anchor="_Toc31091">
            <w:r>
              <w:t>A-3.1.7</w:t>
            </w:r>
            <w:r>
              <w:rPr>
                <w:rFonts w:ascii="Calibri" w:eastAsia="Calibri" w:hAnsi="Calibri" w:cs="Calibri"/>
                <w:sz w:val="22"/>
              </w:rPr>
              <w:t xml:space="preserve"> </w:t>
            </w:r>
            <w:r>
              <w:t>Progression of Interoperability Levels</w:t>
            </w:r>
            <w:r>
              <w:tab/>
            </w:r>
            <w:r>
              <w:fldChar w:fldCharType="begin"/>
            </w:r>
            <w:r>
              <w:instrText>PAGEREF _Toc31091 \h</w:instrText>
            </w:r>
            <w:r>
              <w:fldChar w:fldCharType="separate"/>
            </w:r>
            <w:r>
              <w:t xml:space="preserve">3 </w:t>
            </w:r>
            <w:r>
              <w:fldChar w:fldCharType="end"/>
            </w:r>
          </w:hyperlink>
        </w:p>
        <w:p w14:paraId="4DFB1303" w14:textId="77777777" w:rsidR="00346EB8" w:rsidRDefault="00000000">
          <w:pPr>
            <w:pStyle w:val="Verzeichnis1"/>
            <w:tabs>
              <w:tab w:val="right" w:leader="dot" w:pos="9435"/>
            </w:tabs>
          </w:pPr>
          <w:hyperlink w:anchor="_Toc31092">
            <w:r>
              <w:t>A-3.2</w:t>
            </w:r>
            <w:r>
              <w:rPr>
                <w:rFonts w:ascii="Calibri" w:eastAsia="Calibri" w:hAnsi="Calibri" w:cs="Calibri"/>
                <w:sz w:val="22"/>
              </w:rPr>
              <w:t xml:space="preserve">  </w:t>
            </w:r>
            <w:r>
              <w:t>Interoperability Catalogue</w:t>
            </w:r>
            <w:r>
              <w:tab/>
            </w:r>
            <w:r>
              <w:fldChar w:fldCharType="begin"/>
            </w:r>
            <w:r>
              <w:instrText>PAGEREF _Toc31092 \h</w:instrText>
            </w:r>
            <w:r>
              <w:fldChar w:fldCharType="separate"/>
            </w:r>
            <w:r>
              <w:t xml:space="preserve">3 </w:t>
            </w:r>
            <w:r>
              <w:fldChar w:fldCharType="end"/>
            </w:r>
          </w:hyperlink>
        </w:p>
        <w:p w14:paraId="34154217" w14:textId="77777777" w:rsidR="00346EB8" w:rsidRDefault="00000000">
          <w:pPr>
            <w:pStyle w:val="Verzeichnis1"/>
            <w:tabs>
              <w:tab w:val="right" w:leader="dot" w:pos="9435"/>
            </w:tabs>
          </w:pPr>
          <w:hyperlink w:anchor="_Toc31093">
            <w:r>
              <w:t>A-3.2.1</w:t>
            </w:r>
            <w:r>
              <w:rPr>
                <w:rFonts w:ascii="Calibri" w:eastAsia="Calibri" w:hAnsi="Calibri" w:cs="Calibri"/>
                <w:sz w:val="22"/>
              </w:rPr>
              <w:t xml:space="preserve"> </w:t>
            </w:r>
            <w:r>
              <w:t>Conceptual types for Level 1 interoperability</w:t>
            </w:r>
            <w:r>
              <w:tab/>
            </w:r>
            <w:r>
              <w:fldChar w:fldCharType="begin"/>
            </w:r>
            <w:r>
              <w:instrText>PAGEREF _Toc31093 \h</w:instrText>
            </w:r>
            <w:r>
              <w:fldChar w:fldCharType="separate"/>
            </w:r>
            <w:r>
              <w:t xml:space="preserve">3 </w:t>
            </w:r>
            <w:r>
              <w:fldChar w:fldCharType="end"/>
            </w:r>
          </w:hyperlink>
        </w:p>
        <w:p w14:paraId="2E954AB1" w14:textId="77777777" w:rsidR="00346EB8" w:rsidRDefault="00000000">
          <w:pPr>
            <w:pStyle w:val="Verzeichnis1"/>
            <w:tabs>
              <w:tab w:val="right" w:leader="dot" w:pos="9435"/>
            </w:tabs>
          </w:pPr>
          <w:hyperlink w:anchor="_Toc31094">
            <w:r>
              <w:t>A-3.2.2</w:t>
            </w:r>
            <w:r>
              <w:rPr>
                <w:rFonts w:ascii="Calibri" w:eastAsia="Calibri" w:hAnsi="Calibri" w:cs="Calibri"/>
                <w:sz w:val="22"/>
              </w:rPr>
              <w:t xml:space="preserve"> </w:t>
            </w:r>
            <w:r>
              <w:t>Use of S-100 types</w:t>
            </w:r>
            <w:r>
              <w:tab/>
            </w:r>
            <w:r>
              <w:fldChar w:fldCharType="begin"/>
            </w:r>
            <w:r>
              <w:instrText>PAGEREF _Toc31094 \h</w:instrText>
            </w:r>
            <w:r>
              <w:fldChar w:fldCharType="separate"/>
            </w:r>
            <w:r>
              <w:t xml:space="preserve">4 </w:t>
            </w:r>
            <w:r>
              <w:fldChar w:fldCharType="end"/>
            </w:r>
          </w:hyperlink>
        </w:p>
        <w:p w14:paraId="305F3614" w14:textId="77777777" w:rsidR="00346EB8" w:rsidRDefault="00000000">
          <w:pPr>
            <w:pStyle w:val="Verzeichnis1"/>
            <w:tabs>
              <w:tab w:val="right" w:leader="dot" w:pos="9435"/>
            </w:tabs>
          </w:pPr>
          <w:hyperlink w:anchor="_Toc31095">
            <w:r>
              <w:t>A-3.3</w:t>
            </w:r>
            <w:r>
              <w:rPr>
                <w:rFonts w:ascii="Calibri" w:eastAsia="Calibri" w:hAnsi="Calibri" w:cs="Calibri"/>
                <w:sz w:val="22"/>
              </w:rPr>
              <w:t xml:space="preserve">  </w:t>
            </w:r>
            <w:r>
              <w:t>UML model documentation</w:t>
            </w:r>
            <w:r>
              <w:tab/>
            </w:r>
            <w:r>
              <w:fldChar w:fldCharType="begin"/>
            </w:r>
            <w:r>
              <w:instrText>PAGEREF _Toc31095 \h</w:instrText>
            </w:r>
            <w:r>
              <w:fldChar w:fldCharType="separate"/>
            </w:r>
            <w:r>
              <w:t xml:space="preserve">4 </w:t>
            </w:r>
            <w:r>
              <w:fldChar w:fldCharType="end"/>
            </w:r>
          </w:hyperlink>
        </w:p>
        <w:p w14:paraId="4FAA6592" w14:textId="77777777" w:rsidR="00346EB8" w:rsidRDefault="00000000">
          <w:pPr>
            <w:pStyle w:val="Verzeichnis1"/>
            <w:tabs>
              <w:tab w:val="right" w:leader="dot" w:pos="9435"/>
            </w:tabs>
          </w:pPr>
          <w:hyperlink w:anchor="_Toc31096">
            <w:r>
              <w:t>A-4</w:t>
            </w:r>
            <w:r>
              <w:rPr>
                <w:rFonts w:ascii="Calibri" w:eastAsia="Calibri" w:hAnsi="Calibri" w:cs="Calibri"/>
                <w:sz w:val="22"/>
              </w:rPr>
              <w:t xml:space="preserve"> </w:t>
            </w:r>
            <w:r>
              <w:t>Level-Specific Data Quality Considerations</w:t>
            </w:r>
            <w:r>
              <w:tab/>
            </w:r>
            <w:r>
              <w:fldChar w:fldCharType="begin"/>
            </w:r>
            <w:r>
              <w:instrText>PAGEREF _Toc31096 \h</w:instrText>
            </w:r>
            <w:r>
              <w:fldChar w:fldCharType="separate"/>
            </w:r>
            <w:r>
              <w:t xml:space="preserve">5 </w:t>
            </w:r>
            <w:r>
              <w:fldChar w:fldCharType="end"/>
            </w:r>
          </w:hyperlink>
        </w:p>
        <w:p w14:paraId="570776BE" w14:textId="77777777" w:rsidR="00346EB8" w:rsidRDefault="00000000">
          <w:pPr>
            <w:pStyle w:val="Verzeichnis1"/>
            <w:tabs>
              <w:tab w:val="right" w:leader="dot" w:pos="9435"/>
            </w:tabs>
          </w:pPr>
          <w:hyperlink w:anchor="_Toc31097">
            <w:r>
              <w:t>A-4.1</w:t>
            </w:r>
            <w:r>
              <w:rPr>
                <w:rFonts w:ascii="Calibri" w:eastAsia="Calibri" w:hAnsi="Calibri" w:cs="Calibri"/>
                <w:sz w:val="22"/>
              </w:rPr>
              <w:t xml:space="preserve">  </w:t>
            </w:r>
            <w:r>
              <w:t>Quality of displayed data</w:t>
            </w:r>
            <w:r>
              <w:tab/>
            </w:r>
            <w:r>
              <w:fldChar w:fldCharType="begin"/>
            </w:r>
            <w:r>
              <w:instrText>PAGEREF _Toc31097 \h</w:instrText>
            </w:r>
            <w:r>
              <w:fldChar w:fldCharType="separate"/>
            </w:r>
            <w:r>
              <w:t xml:space="preserve">5 </w:t>
            </w:r>
            <w:r>
              <w:fldChar w:fldCharType="end"/>
            </w:r>
          </w:hyperlink>
        </w:p>
        <w:p w14:paraId="546335A8" w14:textId="77777777" w:rsidR="00346EB8" w:rsidRDefault="00000000">
          <w:pPr>
            <w:pStyle w:val="Verzeichnis1"/>
            <w:tabs>
              <w:tab w:val="right" w:leader="dot" w:pos="9435"/>
            </w:tabs>
          </w:pPr>
          <w:hyperlink w:anchor="_Toc31098">
            <w:r>
              <w:t>A-4.2</w:t>
            </w:r>
            <w:r>
              <w:rPr>
                <w:rFonts w:ascii="Calibri" w:eastAsia="Calibri" w:hAnsi="Calibri" w:cs="Calibri"/>
                <w:sz w:val="22"/>
              </w:rPr>
              <w:t xml:space="preserve">  </w:t>
            </w:r>
            <w:r>
              <w:t>Quality of interoperability catalogues</w:t>
            </w:r>
            <w:r>
              <w:tab/>
            </w:r>
            <w:r>
              <w:fldChar w:fldCharType="begin"/>
            </w:r>
            <w:r>
              <w:instrText>PAGEREF _Toc31098 \h</w:instrText>
            </w:r>
            <w:r>
              <w:fldChar w:fldCharType="separate"/>
            </w:r>
            <w:r>
              <w:t xml:space="preserve">5 </w:t>
            </w:r>
            <w:r>
              <w:fldChar w:fldCharType="end"/>
            </w:r>
          </w:hyperlink>
        </w:p>
        <w:p w14:paraId="7D0E57AD" w14:textId="77777777" w:rsidR="00346EB8" w:rsidRDefault="00000000">
          <w:pPr>
            <w:pStyle w:val="Verzeichnis1"/>
            <w:tabs>
              <w:tab w:val="right" w:leader="dot" w:pos="9435"/>
            </w:tabs>
          </w:pPr>
          <w:hyperlink w:anchor="_Toc31099">
            <w:r>
              <w:t>A-4.2.1</w:t>
            </w:r>
            <w:r>
              <w:rPr>
                <w:rFonts w:ascii="Calibri" w:eastAsia="Calibri" w:hAnsi="Calibri" w:cs="Calibri"/>
                <w:sz w:val="22"/>
              </w:rPr>
              <w:t xml:space="preserve"> </w:t>
            </w:r>
            <w:r>
              <w:t>Test methods</w:t>
            </w:r>
            <w:r>
              <w:tab/>
            </w:r>
            <w:r>
              <w:fldChar w:fldCharType="begin"/>
            </w:r>
            <w:r>
              <w:instrText>PAGEREF _Toc31099 \h</w:instrText>
            </w:r>
            <w:r>
              <w:fldChar w:fldCharType="separate"/>
            </w:r>
            <w:r>
              <w:t xml:space="preserve">5 </w:t>
            </w:r>
            <w:r>
              <w:fldChar w:fldCharType="end"/>
            </w:r>
          </w:hyperlink>
        </w:p>
        <w:p w14:paraId="2A468C66" w14:textId="77777777" w:rsidR="00346EB8" w:rsidRDefault="00000000">
          <w:pPr>
            <w:pStyle w:val="Verzeichnis1"/>
            <w:tabs>
              <w:tab w:val="right" w:leader="dot" w:pos="9435"/>
            </w:tabs>
          </w:pPr>
          <w:hyperlink w:anchor="_Toc31100">
            <w:r>
              <w:t>A-4.2.2</w:t>
            </w:r>
            <w:r>
              <w:rPr>
                <w:rFonts w:ascii="Calibri" w:eastAsia="Calibri" w:hAnsi="Calibri" w:cs="Calibri"/>
                <w:sz w:val="22"/>
              </w:rPr>
              <w:t xml:space="preserve"> </w:t>
            </w:r>
            <w:r>
              <w:t>Data quality testing</w:t>
            </w:r>
            <w:r>
              <w:tab/>
            </w:r>
            <w:r>
              <w:fldChar w:fldCharType="begin"/>
            </w:r>
            <w:r>
              <w:instrText>PAGEREF _Toc31100 \h</w:instrText>
            </w:r>
            <w:r>
              <w:fldChar w:fldCharType="separate"/>
            </w:r>
            <w:r>
              <w:t xml:space="preserve">5 </w:t>
            </w:r>
            <w:r>
              <w:fldChar w:fldCharType="end"/>
            </w:r>
          </w:hyperlink>
        </w:p>
        <w:p w14:paraId="6F84E4F7" w14:textId="77777777" w:rsidR="00346EB8" w:rsidRDefault="00000000">
          <w:pPr>
            <w:pStyle w:val="Verzeichnis1"/>
            <w:tabs>
              <w:tab w:val="right" w:leader="dot" w:pos="9435"/>
            </w:tabs>
          </w:pPr>
          <w:hyperlink w:anchor="_Toc31101">
            <w:r>
              <w:t>A-5</w:t>
            </w:r>
            <w:r>
              <w:rPr>
                <w:rFonts w:ascii="Calibri" w:eastAsia="Calibri" w:hAnsi="Calibri" w:cs="Calibri"/>
                <w:sz w:val="22"/>
              </w:rPr>
              <w:t xml:space="preserve"> </w:t>
            </w:r>
            <w:r>
              <w:t>Level-Specific Guidance on Making Product Specifications Interoperable</w:t>
            </w:r>
            <w:r>
              <w:tab/>
            </w:r>
            <w:r>
              <w:fldChar w:fldCharType="begin"/>
            </w:r>
            <w:r>
              <w:instrText>PAGEREF _Toc31101 \h</w:instrText>
            </w:r>
            <w:r>
              <w:fldChar w:fldCharType="separate"/>
            </w:r>
            <w:r>
              <w:t xml:space="preserve">5 </w:t>
            </w:r>
            <w:r>
              <w:fldChar w:fldCharType="end"/>
            </w:r>
          </w:hyperlink>
        </w:p>
        <w:p w14:paraId="5850D59C" w14:textId="77777777" w:rsidR="00346EB8" w:rsidRDefault="00000000">
          <w:pPr>
            <w:pStyle w:val="Verzeichnis1"/>
            <w:tabs>
              <w:tab w:val="right" w:leader="dot" w:pos="9435"/>
            </w:tabs>
          </w:pPr>
          <w:hyperlink w:anchor="_Toc31102">
            <w:r>
              <w:t>A-5.1</w:t>
            </w:r>
            <w:r>
              <w:rPr>
                <w:rFonts w:ascii="Calibri" w:eastAsia="Calibri" w:hAnsi="Calibri" w:cs="Calibri"/>
                <w:sz w:val="22"/>
              </w:rPr>
              <w:t xml:space="preserve">  </w:t>
            </w:r>
            <w:r>
              <w:t>Duplicated features</w:t>
            </w:r>
            <w:r>
              <w:tab/>
            </w:r>
            <w:r>
              <w:fldChar w:fldCharType="begin"/>
            </w:r>
            <w:r>
              <w:instrText>PAGEREF _Toc31102 \h</w:instrText>
            </w:r>
            <w:r>
              <w:fldChar w:fldCharType="separate"/>
            </w:r>
            <w:r>
              <w:t xml:space="preserve">5 </w:t>
            </w:r>
            <w:r>
              <w:fldChar w:fldCharType="end"/>
            </w:r>
          </w:hyperlink>
        </w:p>
        <w:p w14:paraId="301FA182" w14:textId="77777777" w:rsidR="00346EB8" w:rsidRDefault="00000000">
          <w:pPr>
            <w:pStyle w:val="Verzeichnis1"/>
            <w:tabs>
              <w:tab w:val="right" w:leader="dot" w:pos="9435"/>
            </w:tabs>
          </w:pPr>
          <w:hyperlink w:anchor="_Toc31103">
            <w:r>
              <w:t>A-5.1.1</w:t>
            </w:r>
            <w:r>
              <w:rPr>
                <w:rFonts w:ascii="Calibri" w:eastAsia="Calibri" w:hAnsi="Calibri" w:cs="Calibri"/>
                <w:sz w:val="22"/>
              </w:rPr>
              <w:t xml:space="preserve"> </w:t>
            </w:r>
            <w:r>
              <w:t>Duplicated features same model</w:t>
            </w:r>
            <w:r>
              <w:tab/>
            </w:r>
            <w:r>
              <w:fldChar w:fldCharType="begin"/>
            </w:r>
            <w:r>
              <w:instrText>PAGEREF _Toc31103 \h</w:instrText>
            </w:r>
            <w:r>
              <w:fldChar w:fldCharType="separate"/>
            </w:r>
            <w:r>
              <w:t xml:space="preserve">5 </w:t>
            </w:r>
            <w:r>
              <w:fldChar w:fldCharType="end"/>
            </w:r>
          </w:hyperlink>
        </w:p>
        <w:p w14:paraId="4883B7EA" w14:textId="77777777" w:rsidR="00346EB8" w:rsidRDefault="00000000">
          <w:pPr>
            <w:pStyle w:val="Verzeichnis1"/>
            <w:tabs>
              <w:tab w:val="right" w:leader="dot" w:pos="9435"/>
            </w:tabs>
          </w:pPr>
          <w:hyperlink w:anchor="_Toc31104">
            <w:r>
              <w:t>A-5.1.2</w:t>
            </w:r>
            <w:r>
              <w:rPr>
                <w:rFonts w:ascii="Calibri" w:eastAsia="Calibri" w:hAnsi="Calibri" w:cs="Calibri"/>
                <w:sz w:val="22"/>
              </w:rPr>
              <w:t xml:space="preserve"> </w:t>
            </w:r>
            <w:r>
              <w:t>Duplicated features, different models</w:t>
            </w:r>
            <w:r>
              <w:tab/>
            </w:r>
            <w:r>
              <w:fldChar w:fldCharType="begin"/>
            </w:r>
            <w:r>
              <w:instrText>PAGEREF _Toc31104 \h</w:instrText>
            </w:r>
            <w:r>
              <w:fldChar w:fldCharType="separate"/>
            </w:r>
            <w:r>
              <w:t xml:space="preserve">5 </w:t>
            </w:r>
            <w:r>
              <w:fldChar w:fldCharType="end"/>
            </w:r>
          </w:hyperlink>
        </w:p>
        <w:p w14:paraId="003374FD" w14:textId="77777777" w:rsidR="00346EB8" w:rsidRDefault="00000000">
          <w:pPr>
            <w:pStyle w:val="Verzeichnis1"/>
            <w:tabs>
              <w:tab w:val="right" w:leader="dot" w:pos="9435"/>
            </w:tabs>
          </w:pPr>
          <w:hyperlink w:anchor="_Toc31105">
            <w:r>
              <w:t>A-5.1.3</w:t>
            </w:r>
            <w:r>
              <w:rPr>
                <w:rFonts w:ascii="Calibri" w:eastAsia="Calibri" w:hAnsi="Calibri" w:cs="Calibri"/>
                <w:sz w:val="22"/>
              </w:rPr>
              <w:t xml:space="preserve"> </w:t>
            </w:r>
            <w:r>
              <w:t>Duplicate feature domains</w:t>
            </w:r>
            <w:r>
              <w:tab/>
            </w:r>
            <w:r>
              <w:fldChar w:fldCharType="begin"/>
            </w:r>
            <w:r>
              <w:instrText>PAGEREF _Toc31105 \h</w:instrText>
            </w:r>
            <w:r>
              <w:fldChar w:fldCharType="separate"/>
            </w:r>
            <w:r>
              <w:t xml:space="preserve">6 </w:t>
            </w:r>
            <w:r>
              <w:fldChar w:fldCharType="end"/>
            </w:r>
          </w:hyperlink>
        </w:p>
        <w:p w14:paraId="511BAD61" w14:textId="77777777" w:rsidR="00346EB8" w:rsidRDefault="00000000">
          <w:pPr>
            <w:pStyle w:val="Verzeichnis1"/>
            <w:tabs>
              <w:tab w:val="right" w:leader="dot" w:pos="9435"/>
            </w:tabs>
          </w:pPr>
          <w:hyperlink w:anchor="_Toc31106">
            <w:r>
              <w:t>A-5.2</w:t>
            </w:r>
            <w:r>
              <w:rPr>
                <w:rFonts w:ascii="Calibri" w:eastAsia="Calibri" w:hAnsi="Calibri" w:cs="Calibri"/>
                <w:sz w:val="22"/>
              </w:rPr>
              <w:t xml:space="preserve">  </w:t>
            </w:r>
            <w:r>
              <w:t>Geometry</w:t>
            </w:r>
            <w:r>
              <w:tab/>
            </w:r>
            <w:r>
              <w:fldChar w:fldCharType="begin"/>
            </w:r>
            <w:r>
              <w:instrText>PAGEREF _Toc31106 \h</w:instrText>
            </w:r>
            <w:r>
              <w:fldChar w:fldCharType="separate"/>
            </w:r>
            <w:r>
              <w:t xml:space="preserve">6 </w:t>
            </w:r>
            <w:r>
              <w:fldChar w:fldCharType="end"/>
            </w:r>
          </w:hyperlink>
        </w:p>
        <w:p w14:paraId="2DD7472B" w14:textId="77777777" w:rsidR="00346EB8" w:rsidRDefault="00000000">
          <w:pPr>
            <w:pStyle w:val="Verzeichnis1"/>
            <w:tabs>
              <w:tab w:val="right" w:leader="dot" w:pos="9435"/>
            </w:tabs>
          </w:pPr>
          <w:hyperlink w:anchor="_Toc31107">
            <w:r>
              <w:t>A-5.2.1</w:t>
            </w:r>
            <w:r>
              <w:rPr>
                <w:rFonts w:ascii="Calibri" w:eastAsia="Calibri" w:hAnsi="Calibri" w:cs="Calibri"/>
                <w:sz w:val="22"/>
              </w:rPr>
              <w:t xml:space="preserve"> </w:t>
            </w:r>
            <w:r>
              <w:t>Combined geometry</w:t>
            </w:r>
            <w:r>
              <w:tab/>
            </w:r>
            <w:r>
              <w:fldChar w:fldCharType="begin"/>
            </w:r>
            <w:r>
              <w:instrText>PAGEREF _Toc31107 \h</w:instrText>
            </w:r>
            <w:r>
              <w:fldChar w:fldCharType="separate"/>
            </w:r>
            <w:r>
              <w:t xml:space="preserve">6 </w:t>
            </w:r>
            <w:r>
              <w:fldChar w:fldCharType="end"/>
            </w:r>
          </w:hyperlink>
        </w:p>
        <w:p w14:paraId="36D2182F" w14:textId="77777777" w:rsidR="00346EB8" w:rsidRDefault="00000000">
          <w:pPr>
            <w:pStyle w:val="Verzeichnis1"/>
            <w:tabs>
              <w:tab w:val="right" w:leader="dot" w:pos="9435"/>
            </w:tabs>
          </w:pPr>
          <w:hyperlink w:anchor="_Toc31108">
            <w:r>
              <w:t>A-5.2.2</w:t>
            </w:r>
            <w:r>
              <w:rPr>
                <w:rFonts w:ascii="Calibri" w:eastAsia="Calibri" w:hAnsi="Calibri" w:cs="Calibri"/>
                <w:sz w:val="22"/>
              </w:rPr>
              <w:t xml:space="preserve"> </w:t>
            </w:r>
            <w:r>
              <w:t>Spatial discrepancy, unrelated to scaled or cartographic smoothing</w:t>
            </w:r>
            <w:r>
              <w:tab/>
            </w:r>
            <w:r>
              <w:fldChar w:fldCharType="begin"/>
            </w:r>
            <w:r>
              <w:instrText>PAGEREF _Toc31108 \h</w:instrText>
            </w:r>
            <w:r>
              <w:fldChar w:fldCharType="separate"/>
            </w:r>
            <w:r>
              <w:t xml:space="preserve">6 </w:t>
            </w:r>
            <w:r>
              <w:fldChar w:fldCharType="end"/>
            </w:r>
          </w:hyperlink>
        </w:p>
        <w:p w14:paraId="34F69B91" w14:textId="77777777" w:rsidR="00346EB8" w:rsidRDefault="00000000">
          <w:pPr>
            <w:pStyle w:val="Verzeichnis1"/>
            <w:tabs>
              <w:tab w:val="right" w:leader="dot" w:pos="9435"/>
            </w:tabs>
          </w:pPr>
          <w:hyperlink w:anchor="_Toc31109">
            <w:r>
              <w:t>A-5.2.3</w:t>
            </w:r>
            <w:r>
              <w:rPr>
                <w:rFonts w:ascii="Calibri" w:eastAsia="Calibri" w:hAnsi="Calibri" w:cs="Calibri"/>
                <w:sz w:val="22"/>
              </w:rPr>
              <w:t xml:space="preserve"> </w:t>
            </w:r>
            <w:r>
              <w:t>Spatial discrepancies, related to scale or cartographic smoothing</w:t>
            </w:r>
            <w:r>
              <w:tab/>
            </w:r>
            <w:r>
              <w:fldChar w:fldCharType="begin"/>
            </w:r>
            <w:r>
              <w:instrText>PAGEREF _Toc31109 \h</w:instrText>
            </w:r>
            <w:r>
              <w:fldChar w:fldCharType="separate"/>
            </w:r>
            <w:r>
              <w:t xml:space="preserve">6 </w:t>
            </w:r>
            <w:r>
              <w:fldChar w:fldCharType="end"/>
            </w:r>
          </w:hyperlink>
        </w:p>
        <w:p w14:paraId="73BAD101" w14:textId="77777777" w:rsidR="00346EB8" w:rsidRDefault="00000000">
          <w:pPr>
            <w:pStyle w:val="Verzeichnis1"/>
            <w:tabs>
              <w:tab w:val="right" w:leader="dot" w:pos="9435"/>
            </w:tabs>
          </w:pPr>
          <w:hyperlink w:anchor="_Toc31110">
            <w:r>
              <w:t>A-5.3</w:t>
            </w:r>
            <w:r>
              <w:rPr>
                <w:rFonts w:ascii="Calibri" w:eastAsia="Calibri" w:hAnsi="Calibri" w:cs="Calibri"/>
                <w:sz w:val="22"/>
              </w:rPr>
              <w:t xml:space="preserve">  </w:t>
            </w:r>
            <w:r>
              <w:t>Display of text</w:t>
            </w:r>
            <w:r>
              <w:tab/>
            </w:r>
            <w:r>
              <w:fldChar w:fldCharType="begin"/>
            </w:r>
            <w:r>
              <w:instrText>PAGEREF _Toc31110 \h</w:instrText>
            </w:r>
            <w:r>
              <w:fldChar w:fldCharType="separate"/>
            </w:r>
            <w:r>
              <w:t xml:space="preserve">6 </w:t>
            </w:r>
            <w:r>
              <w:fldChar w:fldCharType="end"/>
            </w:r>
          </w:hyperlink>
        </w:p>
        <w:p w14:paraId="60F11091" w14:textId="77777777" w:rsidR="00346EB8" w:rsidRDefault="00000000">
          <w:pPr>
            <w:pStyle w:val="Verzeichnis1"/>
            <w:tabs>
              <w:tab w:val="right" w:leader="dot" w:pos="9435"/>
            </w:tabs>
          </w:pPr>
          <w:hyperlink w:anchor="_Toc31111">
            <w:r>
              <w:t>A-5.4</w:t>
            </w:r>
            <w:r>
              <w:rPr>
                <w:rFonts w:ascii="Calibri" w:eastAsia="Calibri" w:hAnsi="Calibri" w:cs="Calibri"/>
                <w:sz w:val="22"/>
              </w:rPr>
              <w:t xml:space="preserve">  </w:t>
            </w:r>
            <w:r>
              <w:t>Skin-of-the-earth feature operations</w:t>
            </w:r>
            <w:r>
              <w:tab/>
            </w:r>
            <w:r>
              <w:fldChar w:fldCharType="begin"/>
            </w:r>
            <w:r>
              <w:instrText>PAGEREF _Toc31111 \h</w:instrText>
            </w:r>
            <w:r>
              <w:fldChar w:fldCharType="separate"/>
            </w:r>
            <w:r>
              <w:t xml:space="preserve">6 </w:t>
            </w:r>
            <w:r>
              <w:fldChar w:fldCharType="end"/>
            </w:r>
          </w:hyperlink>
        </w:p>
        <w:p w14:paraId="1B157899" w14:textId="77777777" w:rsidR="00346EB8" w:rsidRDefault="00000000">
          <w:pPr>
            <w:pStyle w:val="Verzeichnis1"/>
            <w:tabs>
              <w:tab w:val="right" w:leader="dot" w:pos="9435"/>
            </w:tabs>
          </w:pPr>
          <w:hyperlink w:anchor="_Toc31112">
            <w:r>
              <w:t>A-5.4.1</w:t>
            </w:r>
            <w:r>
              <w:rPr>
                <w:rFonts w:ascii="Calibri" w:eastAsia="Calibri" w:hAnsi="Calibri" w:cs="Calibri"/>
                <w:sz w:val="22"/>
              </w:rPr>
              <w:t xml:space="preserve"> </w:t>
            </w:r>
            <w:r>
              <w:t>Skin-of-the earth feature replacement</w:t>
            </w:r>
            <w:r>
              <w:tab/>
            </w:r>
            <w:r>
              <w:fldChar w:fldCharType="begin"/>
            </w:r>
            <w:r>
              <w:instrText>PAGEREF _Toc31112 \h</w:instrText>
            </w:r>
            <w:r>
              <w:fldChar w:fldCharType="separate"/>
            </w:r>
            <w:r>
              <w:t xml:space="preserve">6 </w:t>
            </w:r>
            <w:r>
              <w:fldChar w:fldCharType="end"/>
            </w:r>
          </w:hyperlink>
        </w:p>
        <w:p w14:paraId="21C04AF8" w14:textId="77777777" w:rsidR="00346EB8" w:rsidRDefault="00000000">
          <w:pPr>
            <w:pStyle w:val="Verzeichnis1"/>
            <w:tabs>
              <w:tab w:val="right" w:leader="dot" w:pos="9435"/>
            </w:tabs>
          </w:pPr>
          <w:hyperlink w:anchor="_Toc31113">
            <w:r>
              <w:t>A-5.4.2</w:t>
            </w:r>
            <w:r>
              <w:rPr>
                <w:rFonts w:ascii="Calibri" w:eastAsia="Calibri" w:hAnsi="Calibri" w:cs="Calibri"/>
                <w:sz w:val="22"/>
              </w:rPr>
              <w:t xml:space="preserve"> </w:t>
            </w:r>
            <w:r>
              <w:t>Skin-of-the earth feature adjusting</w:t>
            </w:r>
            <w:r>
              <w:tab/>
            </w:r>
            <w:r>
              <w:fldChar w:fldCharType="begin"/>
            </w:r>
            <w:r>
              <w:instrText>PAGEREF _Toc31113 \h</w:instrText>
            </w:r>
            <w:r>
              <w:fldChar w:fldCharType="separate"/>
            </w:r>
            <w:r>
              <w:t xml:space="preserve">6 </w:t>
            </w:r>
            <w:r>
              <w:fldChar w:fldCharType="end"/>
            </w:r>
          </w:hyperlink>
        </w:p>
        <w:p w14:paraId="6908C736" w14:textId="77777777" w:rsidR="00346EB8" w:rsidRDefault="00000000">
          <w:pPr>
            <w:pStyle w:val="Verzeichnis1"/>
            <w:tabs>
              <w:tab w:val="right" w:leader="dot" w:pos="9435"/>
            </w:tabs>
          </w:pPr>
          <w:hyperlink w:anchor="_Toc31114">
            <w:r>
              <w:t>A-5.5</w:t>
            </w:r>
            <w:r>
              <w:rPr>
                <w:rFonts w:ascii="Calibri" w:eastAsia="Calibri" w:hAnsi="Calibri" w:cs="Calibri"/>
                <w:sz w:val="22"/>
              </w:rPr>
              <w:t xml:space="preserve">  </w:t>
            </w:r>
            <w:r>
              <w:t>Blended feature concepts</w:t>
            </w:r>
            <w:r>
              <w:tab/>
            </w:r>
            <w:r>
              <w:fldChar w:fldCharType="begin"/>
            </w:r>
            <w:r>
              <w:instrText>PAGEREF _Toc31114 \h</w:instrText>
            </w:r>
            <w:r>
              <w:fldChar w:fldCharType="separate"/>
            </w:r>
            <w:r>
              <w:t xml:space="preserve">6 </w:t>
            </w:r>
            <w:r>
              <w:fldChar w:fldCharType="end"/>
            </w:r>
          </w:hyperlink>
        </w:p>
        <w:p w14:paraId="10CF4886" w14:textId="77777777" w:rsidR="00346EB8" w:rsidRDefault="00000000">
          <w:pPr>
            <w:pStyle w:val="Verzeichnis1"/>
            <w:tabs>
              <w:tab w:val="right" w:leader="dot" w:pos="9435"/>
            </w:tabs>
          </w:pPr>
          <w:hyperlink w:anchor="_Toc31115">
            <w:r>
              <w:t>A-5.6</w:t>
            </w:r>
            <w:r>
              <w:rPr>
                <w:rFonts w:ascii="Calibri" w:eastAsia="Calibri" w:hAnsi="Calibri" w:cs="Calibri"/>
                <w:sz w:val="22"/>
              </w:rPr>
              <w:t xml:space="preserve">  </w:t>
            </w:r>
            <w:r>
              <w:t>Hierarchy of data</w:t>
            </w:r>
            <w:r>
              <w:tab/>
            </w:r>
            <w:r>
              <w:fldChar w:fldCharType="begin"/>
            </w:r>
            <w:r>
              <w:instrText>PAGEREF _Toc31115 \h</w:instrText>
            </w:r>
            <w:r>
              <w:fldChar w:fldCharType="separate"/>
            </w:r>
            <w:r>
              <w:t xml:space="preserve">6 </w:t>
            </w:r>
            <w:r>
              <w:fldChar w:fldCharType="end"/>
            </w:r>
          </w:hyperlink>
        </w:p>
        <w:p w14:paraId="7B1DF15A" w14:textId="77777777" w:rsidR="00346EB8" w:rsidRDefault="00000000">
          <w:pPr>
            <w:pStyle w:val="Verzeichnis1"/>
            <w:tabs>
              <w:tab w:val="right" w:leader="dot" w:pos="9435"/>
            </w:tabs>
          </w:pPr>
          <w:hyperlink w:anchor="_Toc31116">
            <w:r>
              <w:t>A-5.6.1</w:t>
            </w:r>
            <w:r>
              <w:rPr>
                <w:rFonts w:ascii="Calibri" w:eastAsia="Calibri" w:hAnsi="Calibri" w:cs="Calibri"/>
                <w:sz w:val="22"/>
              </w:rPr>
              <w:t xml:space="preserve"> </w:t>
            </w:r>
            <w:r>
              <w:t>Hierarchy by stacking of display planes</w:t>
            </w:r>
            <w:r>
              <w:tab/>
            </w:r>
            <w:r>
              <w:fldChar w:fldCharType="begin"/>
            </w:r>
            <w:r>
              <w:instrText>PAGEREF _Toc31116 \h</w:instrText>
            </w:r>
            <w:r>
              <w:fldChar w:fldCharType="separate"/>
            </w:r>
            <w:r>
              <w:t xml:space="preserve">6 </w:t>
            </w:r>
            <w:r>
              <w:fldChar w:fldCharType="end"/>
            </w:r>
          </w:hyperlink>
        </w:p>
        <w:p w14:paraId="46C0FE22" w14:textId="77777777" w:rsidR="00346EB8" w:rsidRDefault="00000000">
          <w:pPr>
            <w:pStyle w:val="Verzeichnis1"/>
            <w:tabs>
              <w:tab w:val="right" w:leader="dot" w:pos="9435"/>
            </w:tabs>
          </w:pPr>
          <w:hyperlink w:anchor="_Toc31117">
            <w:r>
              <w:t>A-5.6.2</w:t>
            </w:r>
            <w:r>
              <w:rPr>
                <w:rFonts w:ascii="Calibri" w:eastAsia="Calibri" w:hAnsi="Calibri" w:cs="Calibri"/>
                <w:sz w:val="22"/>
              </w:rPr>
              <w:t xml:space="preserve"> </w:t>
            </w:r>
            <w:r>
              <w:t>Predefined combinations</w:t>
            </w:r>
            <w:r>
              <w:tab/>
            </w:r>
            <w:r>
              <w:fldChar w:fldCharType="begin"/>
            </w:r>
            <w:r>
              <w:instrText>PAGEREF _Toc31117 \h</w:instrText>
            </w:r>
            <w:r>
              <w:fldChar w:fldCharType="separate"/>
            </w:r>
            <w:r>
              <w:t xml:space="preserve">7 </w:t>
            </w:r>
            <w:r>
              <w:fldChar w:fldCharType="end"/>
            </w:r>
          </w:hyperlink>
        </w:p>
        <w:p w14:paraId="74E242AD" w14:textId="77777777" w:rsidR="00346EB8" w:rsidRDefault="00000000">
          <w:pPr>
            <w:pStyle w:val="Verzeichnis1"/>
            <w:tabs>
              <w:tab w:val="right" w:leader="dot" w:pos="9435"/>
            </w:tabs>
          </w:pPr>
          <w:hyperlink w:anchor="_Toc31118">
            <w:r>
              <w:t>A-5.7</w:t>
            </w:r>
            <w:r>
              <w:rPr>
                <w:rFonts w:ascii="Calibri" w:eastAsia="Calibri" w:hAnsi="Calibri" w:cs="Calibri"/>
                <w:sz w:val="22"/>
              </w:rPr>
              <w:t xml:space="preserve">  </w:t>
            </w:r>
            <w:r>
              <w:t>New datasets</w:t>
            </w:r>
            <w:r>
              <w:tab/>
            </w:r>
            <w:r>
              <w:fldChar w:fldCharType="begin"/>
            </w:r>
            <w:r>
              <w:instrText>PAGEREF _Toc31118 \h</w:instrText>
            </w:r>
            <w:r>
              <w:fldChar w:fldCharType="separate"/>
            </w:r>
            <w:r>
              <w:t xml:space="preserve">7 </w:t>
            </w:r>
            <w:r>
              <w:fldChar w:fldCharType="end"/>
            </w:r>
          </w:hyperlink>
        </w:p>
        <w:p w14:paraId="2724EF5E" w14:textId="77777777" w:rsidR="00346EB8" w:rsidRDefault="00000000">
          <w:pPr>
            <w:pStyle w:val="Verzeichnis1"/>
            <w:tabs>
              <w:tab w:val="right" w:leader="dot" w:pos="9435"/>
            </w:tabs>
          </w:pPr>
          <w:hyperlink w:anchor="_Toc31119">
            <w:r>
              <w:t>A-5.8</w:t>
            </w:r>
            <w:r>
              <w:rPr>
                <w:rFonts w:ascii="Calibri" w:eastAsia="Calibri" w:hAnsi="Calibri" w:cs="Calibri"/>
                <w:sz w:val="22"/>
              </w:rPr>
              <w:t xml:space="preserve">  </w:t>
            </w:r>
            <w:r>
              <w:t>Dataset scales, loading, and unloading</w:t>
            </w:r>
            <w:r>
              <w:tab/>
            </w:r>
            <w:r>
              <w:fldChar w:fldCharType="begin"/>
            </w:r>
            <w:r>
              <w:instrText>PAGEREF _Toc31119 \h</w:instrText>
            </w:r>
            <w:r>
              <w:fldChar w:fldCharType="separate"/>
            </w:r>
            <w:r>
              <w:t xml:space="preserve">7 </w:t>
            </w:r>
            <w:r>
              <w:fldChar w:fldCharType="end"/>
            </w:r>
          </w:hyperlink>
        </w:p>
        <w:p w14:paraId="4EFFC130" w14:textId="77777777" w:rsidR="00346EB8" w:rsidRDefault="00000000">
          <w:pPr>
            <w:pStyle w:val="Verzeichnis1"/>
            <w:tabs>
              <w:tab w:val="right" w:leader="dot" w:pos="9435"/>
            </w:tabs>
          </w:pPr>
          <w:hyperlink w:anchor="_Toc31120">
            <w:r>
              <w:t>A-5.9</w:t>
            </w:r>
            <w:r>
              <w:rPr>
                <w:rFonts w:ascii="Calibri" w:eastAsia="Calibri" w:hAnsi="Calibri" w:cs="Calibri"/>
                <w:sz w:val="22"/>
              </w:rPr>
              <w:t xml:space="preserve">  </w:t>
            </w:r>
            <w:r>
              <w:t>Metadata</w:t>
            </w:r>
            <w:r>
              <w:tab/>
            </w:r>
            <w:r>
              <w:fldChar w:fldCharType="begin"/>
            </w:r>
            <w:r>
              <w:instrText>PAGEREF _Toc31120 \h</w:instrText>
            </w:r>
            <w:r>
              <w:fldChar w:fldCharType="separate"/>
            </w:r>
            <w:r>
              <w:t xml:space="preserve">7 </w:t>
            </w:r>
            <w:r>
              <w:fldChar w:fldCharType="end"/>
            </w:r>
          </w:hyperlink>
        </w:p>
        <w:p w14:paraId="44A338B0" w14:textId="77777777" w:rsidR="00346EB8" w:rsidRDefault="00000000">
          <w:pPr>
            <w:pStyle w:val="Verzeichnis1"/>
            <w:tabs>
              <w:tab w:val="right" w:leader="dot" w:pos="9435"/>
            </w:tabs>
          </w:pPr>
          <w:hyperlink w:anchor="_Toc31121">
            <w:r>
              <w:t>A-5.10</w:t>
            </w:r>
            <w:r>
              <w:rPr>
                <w:rFonts w:ascii="Calibri" w:eastAsia="Calibri" w:hAnsi="Calibri" w:cs="Calibri"/>
                <w:sz w:val="22"/>
              </w:rPr>
              <w:t xml:space="preserve"> </w:t>
            </w:r>
            <w:r>
              <w:t>Meta-features</w:t>
            </w:r>
            <w:r>
              <w:tab/>
            </w:r>
            <w:r>
              <w:fldChar w:fldCharType="begin"/>
            </w:r>
            <w:r>
              <w:instrText>PAGEREF _Toc31121 \h</w:instrText>
            </w:r>
            <w:r>
              <w:fldChar w:fldCharType="separate"/>
            </w:r>
            <w:r>
              <w:t xml:space="preserve">7 </w:t>
            </w:r>
            <w:r>
              <w:fldChar w:fldCharType="end"/>
            </w:r>
          </w:hyperlink>
        </w:p>
        <w:p w14:paraId="44C28124" w14:textId="77777777" w:rsidR="00346EB8" w:rsidRDefault="00000000">
          <w:pPr>
            <w:pStyle w:val="Verzeichnis1"/>
            <w:tabs>
              <w:tab w:val="right" w:leader="dot" w:pos="9435"/>
            </w:tabs>
          </w:pPr>
          <w:hyperlink w:anchor="_Toc31122">
            <w:r>
              <w:t>A-5.11</w:t>
            </w:r>
            <w:r>
              <w:rPr>
                <w:rFonts w:ascii="Calibri" w:eastAsia="Calibri" w:hAnsi="Calibri" w:cs="Calibri"/>
                <w:sz w:val="22"/>
              </w:rPr>
              <w:t xml:space="preserve"> </w:t>
            </w:r>
            <w:r>
              <w:t>Quality considerations</w:t>
            </w:r>
            <w:r>
              <w:tab/>
            </w:r>
            <w:r>
              <w:fldChar w:fldCharType="begin"/>
            </w:r>
            <w:r>
              <w:instrText>PAGEREF _Toc31122 \h</w:instrText>
            </w:r>
            <w:r>
              <w:fldChar w:fldCharType="separate"/>
            </w:r>
            <w:r>
              <w:t xml:space="preserve">7 </w:t>
            </w:r>
            <w:r>
              <w:fldChar w:fldCharType="end"/>
            </w:r>
          </w:hyperlink>
        </w:p>
        <w:p w14:paraId="74E12DAC" w14:textId="77777777" w:rsidR="00346EB8" w:rsidRDefault="00000000">
          <w:pPr>
            <w:pStyle w:val="Verzeichnis1"/>
            <w:tabs>
              <w:tab w:val="right" w:leader="dot" w:pos="9435"/>
            </w:tabs>
          </w:pPr>
          <w:hyperlink w:anchor="_Toc31123">
            <w:r>
              <w:t>A-6</w:t>
            </w:r>
            <w:r>
              <w:rPr>
                <w:rFonts w:ascii="Calibri" w:eastAsia="Calibri" w:hAnsi="Calibri" w:cs="Calibri"/>
                <w:sz w:val="22"/>
              </w:rPr>
              <w:t xml:space="preserve"> </w:t>
            </w:r>
            <w:r>
              <w:t>Portrayal</w:t>
            </w:r>
            <w:r>
              <w:tab/>
            </w:r>
            <w:r>
              <w:fldChar w:fldCharType="begin"/>
            </w:r>
            <w:r>
              <w:instrText>PAGEREF _Toc31123 \h</w:instrText>
            </w:r>
            <w:r>
              <w:fldChar w:fldCharType="separate"/>
            </w:r>
            <w:r>
              <w:t xml:space="preserve">7 </w:t>
            </w:r>
            <w:r>
              <w:fldChar w:fldCharType="end"/>
            </w:r>
          </w:hyperlink>
        </w:p>
        <w:p w14:paraId="7DA21964" w14:textId="77777777" w:rsidR="00346EB8" w:rsidRDefault="00000000">
          <w:pPr>
            <w:pStyle w:val="Verzeichnis1"/>
            <w:tabs>
              <w:tab w:val="right" w:leader="dot" w:pos="9435"/>
            </w:tabs>
          </w:pPr>
          <w:hyperlink w:anchor="_Toc31124">
            <w:r>
              <w:t>A-6.1</w:t>
            </w:r>
            <w:r>
              <w:rPr>
                <w:rFonts w:ascii="Calibri" w:eastAsia="Calibri" w:hAnsi="Calibri" w:cs="Calibri"/>
                <w:sz w:val="22"/>
              </w:rPr>
              <w:t xml:space="preserve">  </w:t>
            </w:r>
            <w:r>
              <w:t>Display of significant features</w:t>
            </w:r>
            <w:r>
              <w:tab/>
            </w:r>
            <w:r>
              <w:fldChar w:fldCharType="begin"/>
            </w:r>
            <w:r>
              <w:instrText>PAGEREF _Toc31124 \h</w:instrText>
            </w:r>
            <w:r>
              <w:fldChar w:fldCharType="separate"/>
            </w:r>
            <w:r>
              <w:t xml:space="preserve">7 </w:t>
            </w:r>
            <w:r>
              <w:fldChar w:fldCharType="end"/>
            </w:r>
          </w:hyperlink>
        </w:p>
        <w:p w14:paraId="4EB4FF8C" w14:textId="77777777" w:rsidR="00346EB8" w:rsidRDefault="00000000">
          <w:pPr>
            <w:pStyle w:val="Verzeichnis1"/>
            <w:tabs>
              <w:tab w:val="right" w:leader="dot" w:pos="9435"/>
            </w:tabs>
          </w:pPr>
          <w:hyperlink w:anchor="_Toc31125">
            <w:r>
              <w:t>A-6.2</w:t>
            </w:r>
            <w:r>
              <w:rPr>
                <w:rFonts w:ascii="Calibri" w:eastAsia="Calibri" w:hAnsi="Calibri" w:cs="Calibri"/>
                <w:sz w:val="22"/>
              </w:rPr>
              <w:t xml:space="preserve">  </w:t>
            </w:r>
            <w:r>
              <w:t>Display of significant features - switching to original</w:t>
            </w:r>
            <w:r>
              <w:tab/>
            </w:r>
            <w:r>
              <w:fldChar w:fldCharType="begin"/>
            </w:r>
            <w:r>
              <w:instrText>PAGEREF _Toc31125 \h</w:instrText>
            </w:r>
            <w:r>
              <w:fldChar w:fldCharType="separate"/>
            </w:r>
            <w:r>
              <w:t xml:space="preserve">8 </w:t>
            </w:r>
            <w:r>
              <w:fldChar w:fldCharType="end"/>
            </w:r>
          </w:hyperlink>
        </w:p>
        <w:p w14:paraId="10BC7F32" w14:textId="77777777" w:rsidR="00346EB8" w:rsidRDefault="00000000">
          <w:pPr>
            <w:pStyle w:val="Verzeichnis1"/>
            <w:tabs>
              <w:tab w:val="right" w:leader="dot" w:pos="9435"/>
            </w:tabs>
          </w:pPr>
          <w:hyperlink w:anchor="_Toc31126">
            <w:r>
              <w:t>A-6.3</w:t>
            </w:r>
            <w:r>
              <w:rPr>
                <w:rFonts w:ascii="Calibri" w:eastAsia="Calibri" w:hAnsi="Calibri" w:cs="Calibri"/>
                <w:sz w:val="22"/>
              </w:rPr>
              <w:t xml:space="preserve">  </w:t>
            </w:r>
            <w:r>
              <w:t>Portrayal distinguishability - colour set-asides</w:t>
            </w:r>
            <w:r>
              <w:tab/>
            </w:r>
            <w:r>
              <w:fldChar w:fldCharType="begin"/>
            </w:r>
            <w:r>
              <w:instrText>PAGEREF _Toc31126 \h</w:instrText>
            </w:r>
            <w:r>
              <w:fldChar w:fldCharType="separate"/>
            </w:r>
            <w:r>
              <w:t xml:space="preserve">8 </w:t>
            </w:r>
            <w:r>
              <w:fldChar w:fldCharType="end"/>
            </w:r>
          </w:hyperlink>
        </w:p>
        <w:p w14:paraId="2A6852C5" w14:textId="77777777" w:rsidR="00346EB8" w:rsidRDefault="00000000">
          <w:pPr>
            <w:pStyle w:val="Verzeichnis1"/>
            <w:tabs>
              <w:tab w:val="right" w:leader="dot" w:pos="9435"/>
            </w:tabs>
          </w:pPr>
          <w:hyperlink w:anchor="_Toc31127">
            <w:r>
              <w:t>A-6.4</w:t>
            </w:r>
            <w:r>
              <w:rPr>
                <w:rFonts w:ascii="Calibri" w:eastAsia="Calibri" w:hAnsi="Calibri" w:cs="Calibri"/>
                <w:sz w:val="22"/>
              </w:rPr>
              <w:t xml:space="preserve">  </w:t>
            </w:r>
            <w:r>
              <w:t>Day/night/dusk modes</w:t>
            </w:r>
            <w:r>
              <w:tab/>
            </w:r>
            <w:r>
              <w:fldChar w:fldCharType="begin"/>
            </w:r>
            <w:r>
              <w:instrText>PAGEREF _Toc31127 \h</w:instrText>
            </w:r>
            <w:r>
              <w:fldChar w:fldCharType="separate"/>
            </w:r>
            <w:r>
              <w:t xml:space="preserve">8 </w:t>
            </w:r>
            <w:r>
              <w:fldChar w:fldCharType="end"/>
            </w:r>
          </w:hyperlink>
        </w:p>
        <w:p w14:paraId="7F3C0C7B" w14:textId="77777777" w:rsidR="00346EB8" w:rsidRDefault="00000000">
          <w:pPr>
            <w:pStyle w:val="Verzeichnis1"/>
            <w:tabs>
              <w:tab w:val="right" w:leader="dot" w:pos="9435"/>
            </w:tabs>
          </w:pPr>
          <w:hyperlink w:anchor="_Toc31128">
            <w:r>
              <w:t>A-6.5</w:t>
            </w:r>
            <w:r>
              <w:rPr>
                <w:rFonts w:ascii="Calibri" w:eastAsia="Calibri" w:hAnsi="Calibri" w:cs="Calibri"/>
                <w:sz w:val="22"/>
              </w:rPr>
              <w:t xml:space="preserve">  </w:t>
            </w:r>
            <w:r>
              <w:t>Impacts on viewing groups</w:t>
            </w:r>
            <w:r>
              <w:tab/>
            </w:r>
            <w:r>
              <w:fldChar w:fldCharType="begin"/>
            </w:r>
            <w:r>
              <w:instrText>PAGEREF _Toc31128 \h</w:instrText>
            </w:r>
            <w:r>
              <w:fldChar w:fldCharType="separate"/>
            </w:r>
            <w:r>
              <w:t xml:space="preserve">8 </w:t>
            </w:r>
            <w:r>
              <w:fldChar w:fldCharType="end"/>
            </w:r>
          </w:hyperlink>
        </w:p>
        <w:p w14:paraId="3DB7BE60" w14:textId="77777777" w:rsidR="00346EB8" w:rsidRDefault="00000000">
          <w:pPr>
            <w:pStyle w:val="Verzeichnis1"/>
            <w:tabs>
              <w:tab w:val="right" w:leader="dot" w:pos="9435"/>
            </w:tabs>
          </w:pPr>
          <w:hyperlink w:anchor="_Toc31129">
            <w:r>
              <w:t>A-6.6</w:t>
            </w:r>
            <w:r>
              <w:rPr>
                <w:rFonts w:ascii="Calibri" w:eastAsia="Calibri" w:hAnsi="Calibri" w:cs="Calibri"/>
                <w:sz w:val="22"/>
              </w:rPr>
              <w:t xml:space="preserve">  </w:t>
            </w:r>
            <w:r>
              <w:t>Impacts on Portrayal Catalogues</w:t>
            </w:r>
            <w:r>
              <w:tab/>
            </w:r>
            <w:r>
              <w:fldChar w:fldCharType="begin"/>
            </w:r>
            <w:r>
              <w:instrText>PAGEREF _Toc31129 \h</w:instrText>
            </w:r>
            <w:r>
              <w:fldChar w:fldCharType="separate"/>
            </w:r>
            <w:r>
              <w:t xml:space="preserve">8 </w:t>
            </w:r>
            <w:r>
              <w:fldChar w:fldCharType="end"/>
            </w:r>
          </w:hyperlink>
        </w:p>
        <w:p w14:paraId="4D0F2DBC" w14:textId="77777777" w:rsidR="00346EB8" w:rsidRDefault="00000000">
          <w:pPr>
            <w:pStyle w:val="Verzeichnis1"/>
            <w:tabs>
              <w:tab w:val="right" w:leader="dot" w:pos="9435"/>
            </w:tabs>
          </w:pPr>
          <w:hyperlink w:anchor="_Toc31130">
            <w:r>
              <w:t>A-6.7</w:t>
            </w:r>
            <w:r>
              <w:rPr>
                <w:rFonts w:ascii="Calibri" w:eastAsia="Calibri" w:hAnsi="Calibri" w:cs="Calibri"/>
                <w:sz w:val="22"/>
              </w:rPr>
              <w:t xml:space="preserve">  </w:t>
            </w:r>
            <w:r>
              <w:t>Meta-features</w:t>
            </w:r>
            <w:r>
              <w:tab/>
            </w:r>
            <w:r>
              <w:fldChar w:fldCharType="begin"/>
            </w:r>
            <w:r>
              <w:instrText>PAGEREF _Toc31130 \h</w:instrText>
            </w:r>
            <w:r>
              <w:fldChar w:fldCharType="separate"/>
            </w:r>
            <w:r>
              <w:t xml:space="preserve">8 </w:t>
            </w:r>
            <w:r>
              <w:fldChar w:fldCharType="end"/>
            </w:r>
          </w:hyperlink>
        </w:p>
        <w:p w14:paraId="5A5A5C5D" w14:textId="77777777" w:rsidR="00346EB8" w:rsidRDefault="00000000">
          <w:pPr>
            <w:pStyle w:val="Verzeichnis1"/>
            <w:tabs>
              <w:tab w:val="right" w:leader="dot" w:pos="9435"/>
            </w:tabs>
          </w:pPr>
          <w:hyperlink w:anchor="_Toc31131">
            <w:r>
              <w:t>A-6.8</w:t>
            </w:r>
            <w:r>
              <w:rPr>
                <w:rFonts w:ascii="Calibri" w:eastAsia="Calibri" w:hAnsi="Calibri" w:cs="Calibri"/>
                <w:sz w:val="22"/>
              </w:rPr>
              <w:t xml:space="preserve">  </w:t>
            </w:r>
            <w:r>
              <w:t>Display of text</w:t>
            </w:r>
            <w:r>
              <w:tab/>
            </w:r>
            <w:r>
              <w:fldChar w:fldCharType="begin"/>
            </w:r>
            <w:r>
              <w:instrText>PAGEREF _Toc31131 \h</w:instrText>
            </w:r>
            <w:r>
              <w:fldChar w:fldCharType="separate"/>
            </w:r>
            <w:r>
              <w:t xml:space="preserve">8 </w:t>
            </w:r>
            <w:r>
              <w:fldChar w:fldCharType="end"/>
            </w:r>
          </w:hyperlink>
        </w:p>
        <w:p w14:paraId="5796382C" w14:textId="77777777" w:rsidR="00346EB8" w:rsidRDefault="00000000">
          <w:pPr>
            <w:pStyle w:val="Verzeichnis1"/>
            <w:tabs>
              <w:tab w:val="right" w:leader="dot" w:pos="9435"/>
            </w:tabs>
          </w:pPr>
          <w:hyperlink w:anchor="_Toc31132">
            <w:r>
              <w:t>A-6.9</w:t>
            </w:r>
            <w:r>
              <w:rPr>
                <w:rFonts w:ascii="Calibri" w:eastAsia="Calibri" w:hAnsi="Calibri" w:cs="Calibri"/>
                <w:sz w:val="22"/>
              </w:rPr>
              <w:t xml:space="preserve">  </w:t>
            </w:r>
            <w:r>
              <w:t>Skin-of-the-earth operations and portrayal</w:t>
            </w:r>
            <w:r>
              <w:tab/>
            </w:r>
            <w:r>
              <w:fldChar w:fldCharType="begin"/>
            </w:r>
            <w:r>
              <w:instrText>PAGEREF _Toc31132 \h</w:instrText>
            </w:r>
            <w:r>
              <w:fldChar w:fldCharType="separate"/>
            </w:r>
            <w:r>
              <w:t xml:space="preserve">8 </w:t>
            </w:r>
            <w:r>
              <w:fldChar w:fldCharType="end"/>
            </w:r>
          </w:hyperlink>
        </w:p>
        <w:p w14:paraId="38F5C867" w14:textId="77777777" w:rsidR="00346EB8" w:rsidRDefault="00000000">
          <w:pPr>
            <w:pStyle w:val="Verzeichnis1"/>
            <w:tabs>
              <w:tab w:val="right" w:leader="dot" w:pos="9435"/>
            </w:tabs>
          </w:pPr>
          <w:hyperlink w:anchor="_Toc31133">
            <w:r>
              <w:t>A-6.9.1</w:t>
            </w:r>
            <w:r>
              <w:rPr>
                <w:rFonts w:ascii="Calibri" w:eastAsia="Calibri" w:hAnsi="Calibri" w:cs="Calibri"/>
                <w:sz w:val="22"/>
              </w:rPr>
              <w:t xml:space="preserve"> </w:t>
            </w:r>
            <w:r>
              <w:t>Skin-of-the-earth feature replacement and portrayal</w:t>
            </w:r>
            <w:r>
              <w:tab/>
            </w:r>
            <w:r>
              <w:fldChar w:fldCharType="begin"/>
            </w:r>
            <w:r>
              <w:instrText>PAGEREF _Toc31133 \h</w:instrText>
            </w:r>
            <w:r>
              <w:fldChar w:fldCharType="separate"/>
            </w:r>
            <w:r>
              <w:t xml:space="preserve">8 </w:t>
            </w:r>
            <w:r>
              <w:fldChar w:fldCharType="end"/>
            </w:r>
          </w:hyperlink>
        </w:p>
        <w:p w14:paraId="4815D7C8" w14:textId="77777777" w:rsidR="00346EB8" w:rsidRDefault="00000000">
          <w:pPr>
            <w:pStyle w:val="Verzeichnis1"/>
            <w:tabs>
              <w:tab w:val="right" w:leader="dot" w:pos="9435"/>
            </w:tabs>
          </w:pPr>
          <w:hyperlink w:anchor="_Toc31134">
            <w:r>
              <w:t>A-6.9.2</w:t>
            </w:r>
            <w:r>
              <w:rPr>
                <w:rFonts w:ascii="Calibri" w:eastAsia="Calibri" w:hAnsi="Calibri" w:cs="Calibri"/>
                <w:sz w:val="22"/>
              </w:rPr>
              <w:t xml:space="preserve"> </w:t>
            </w:r>
            <w:r>
              <w:t>Skin-of-the-earth feature adjusting and portrayal</w:t>
            </w:r>
            <w:r>
              <w:tab/>
            </w:r>
            <w:r>
              <w:fldChar w:fldCharType="begin"/>
            </w:r>
            <w:r>
              <w:instrText>PAGEREF _Toc31134 \h</w:instrText>
            </w:r>
            <w:r>
              <w:fldChar w:fldCharType="separate"/>
            </w:r>
            <w:r>
              <w:t xml:space="preserve">9 </w:t>
            </w:r>
            <w:r>
              <w:fldChar w:fldCharType="end"/>
            </w:r>
          </w:hyperlink>
        </w:p>
        <w:p w14:paraId="0903EE9F" w14:textId="77777777" w:rsidR="00346EB8" w:rsidRDefault="00000000">
          <w:pPr>
            <w:pStyle w:val="Verzeichnis1"/>
            <w:tabs>
              <w:tab w:val="right" w:leader="dot" w:pos="9435"/>
            </w:tabs>
          </w:pPr>
          <w:hyperlink w:anchor="_Toc31135">
            <w:r>
              <w:t>A-6.10</w:t>
            </w:r>
            <w:r>
              <w:rPr>
                <w:rFonts w:ascii="Calibri" w:eastAsia="Calibri" w:hAnsi="Calibri" w:cs="Calibri"/>
                <w:sz w:val="22"/>
              </w:rPr>
              <w:t xml:space="preserve"> </w:t>
            </w:r>
            <w:r>
              <w:t>Blended portrayals</w:t>
            </w:r>
            <w:r>
              <w:tab/>
            </w:r>
            <w:r>
              <w:fldChar w:fldCharType="begin"/>
            </w:r>
            <w:r>
              <w:instrText>PAGEREF _Toc31135 \h</w:instrText>
            </w:r>
            <w:r>
              <w:fldChar w:fldCharType="separate"/>
            </w:r>
            <w:r>
              <w:t xml:space="preserve">9 </w:t>
            </w:r>
            <w:r>
              <w:fldChar w:fldCharType="end"/>
            </w:r>
          </w:hyperlink>
        </w:p>
        <w:p w14:paraId="76E610DE" w14:textId="77777777" w:rsidR="00346EB8" w:rsidRDefault="00000000">
          <w:pPr>
            <w:pStyle w:val="Verzeichnis1"/>
            <w:tabs>
              <w:tab w:val="right" w:leader="dot" w:pos="9435"/>
            </w:tabs>
          </w:pPr>
          <w:hyperlink w:anchor="_Toc31136">
            <w:r>
              <w:t>A-6.11</w:t>
            </w:r>
            <w:r>
              <w:rPr>
                <w:rFonts w:ascii="Calibri" w:eastAsia="Calibri" w:hAnsi="Calibri" w:cs="Calibri"/>
                <w:sz w:val="22"/>
              </w:rPr>
              <w:t xml:space="preserve"> </w:t>
            </w:r>
            <w:r>
              <w:t>Hierarchy of data</w:t>
            </w:r>
            <w:r>
              <w:tab/>
            </w:r>
            <w:r>
              <w:fldChar w:fldCharType="begin"/>
            </w:r>
            <w:r>
              <w:instrText>PAGEREF _Toc31136 \h</w:instrText>
            </w:r>
            <w:r>
              <w:fldChar w:fldCharType="separate"/>
            </w:r>
            <w:r>
              <w:t xml:space="preserve">9 </w:t>
            </w:r>
            <w:r>
              <w:fldChar w:fldCharType="end"/>
            </w:r>
          </w:hyperlink>
        </w:p>
        <w:p w14:paraId="7321FCF2" w14:textId="77777777" w:rsidR="00346EB8" w:rsidRDefault="00000000">
          <w:pPr>
            <w:pStyle w:val="Verzeichnis1"/>
            <w:tabs>
              <w:tab w:val="right" w:leader="dot" w:pos="9435"/>
            </w:tabs>
          </w:pPr>
          <w:hyperlink w:anchor="_Toc31137">
            <w:r>
              <w:t>A-6.11.1</w:t>
            </w:r>
            <w:r>
              <w:rPr>
                <w:rFonts w:ascii="Calibri" w:eastAsia="Calibri" w:hAnsi="Calibri" w:cs="Calibri"/>
                <w:sz w:val="22"/>
              </w:rPr>
              <w:t xml:space="preserve"> </w:t>
            </w:r>
            <w:r>
              <w:t>Interacting gridded information</w:t>
            </w:r>
            <w:r>
              <w:tab/>
            </w:r>
            <w:r>
              <w:fldChar w:fldCharType="begin"/>
            </w:r>
            <w:r>
              <w:instrText>PAGEREF _Toc31137 \h</w:instrText>
            </w:r>
            <w:r>
              <w:fldChar w:fldCharType="separate"/>
            </w:r>
            <w:r>
              <w:t xml:space="preserve">9 </w:t>
            </w:r>
            <w:r>
              <w:fldChar w:fldCharType="end"/>
            </w:r>
          </w:hyperlink>
        </w:p>
        <w:p w14:paraId="79F1CA1E" w14:textId="77777777" w:rsidR="00346EB8" w:rsidRDefault="00000000">
          <w:pPr>
            <w:pStyle w:val="Verzeichnis1"/>
            <w:tabs>
              <w:tab w:val="right" w:leader="dot" w:pos="9435"/>
            </w:tabs>
          </w:pPr>
          <w:hyperlink w:anchor="_Toc31138">
            <w:r>
              <w:t>A-6.12</w:t>
            </w:r>
            <w:r>
              <w:rPr>
                <w:rFonts w:ascii="Calibri" w:eastAsia="Calibri" w:hAnsi="Calibri" w:cs="Calibri"/>
                <w:sz w:val="22"/>
              </w:rPr>
              <w:t xml:space="preserve"> </w:t>
            </w:r>
            <w:r>
              <w:t>Pick Reports</w:t>
            </w:r>
            <w:r>
              <w:tab/>
            </w:r>
            <w:r>
              <w:fldChar w:fldCharType="begin"/>
            </w:r>
            <w:r>
              <w:instrText>PAGEREF _Toc31138 \h</w:instrText>
            </w:r>
            <w:r>
              <w:fldChar w:fldCharType="separate"/>
            </w:r>
            <w:r>
              <w:t xml:space="preserve">9 </w:t>
            </w:r>
            <w:r>
              <w:fldChar w:fldCharType="end"/>
            </w:r>
          </w:hyperlink>
        </w:p>
        <w:p w14:paraId="4BE3EAFE" w14:textId="77777777" w:rsidR="00346EB8" w:rsidRDefault="00000000">
          <w:pPr>
            <w:pStyle w:val="Verzeichnis1"/>
            <w:tabs>
              <w:tab w:val="right" w:leader="dot" w:pos="9435"/>
            </w:tabs>
          </w:pPr>
          <w:hyperlink w:anchor="_Toc31139">
            <w:r>
              <w:t>A-7</w:t>
            </w:r>
            <w:r>
              <w:rPr>
                <w:rFonts w:ascii="Calibri" w:eastAsia="Calibri" w:hAnsi="Calibri" w:cs="Calibri"/>
                <w:sz w:val="22"/>
              </w:rPr>
              <w:t xml:space="preserve"> </w:t>
            </w:r>
            <w:r>
              <w:t>Processing Model</w:t>
            </w:r>
            <w:r>
              <w:tab/>
            </w:r>
            <w:r>
              <w:fldChar w:fldCharType="begin"/>
            </w:r>
            <w:r>
              <w:instrText>PAGEREF _Toc31139 \h</w:instrText>
            </w:r>
            <w:r>
              <w:fldChar w:fldCharType="separate"/>
            </w:r>
            <w:r>
              <w:t xml:space="preserve">9 </w:t>
            </w:r>
            <w:r>
              <w:fldChar w:fldCharType="end"/>
            </w:r>
          </w:hyperlink>
        </w:p>
        <w:p w14:paraId="01BAE320" w14:textId="77777777" w:rsidR="00346EB8" w:rsidRDefault="00000000">
          <w:pPr>
            <w:pStyle w:val="Verzeichnis1"/>
            <w:tabs>
              <w:tab w:val="right" w:leader="dot" w:pos="9435"/>
            </w:tabs>
          </w:pPr>
          <w:hyperlink w:anchor="_Toc31140">
            <w:r>
              <w:t>A-8</w:t>
            </w:r>
            <w:r>
              <w:rPr>
                <w:rFonts w:ascii="Calibri" w:eastAsia="Calibri" w:hAnsi="Calibri" w:cs="Calibri"/>
                <w:sz w:val="22"/>
              </w:rPr>
              <w:t xml:space="preserve"> </w:t>
            </w:r>
            <w:r>
              <w:t>Normative Implementation Guidance</w:t>
            </w:r>
            <w:r>
              <w:tab/>
            </w:r>
            <w:r>
              <w:fldChar w:fldCharType="begin"/>
            </w:r>
            <w:r>
              <w:instrText>PAGEREF _Toc31140 \h</w:instrText>
            </w:r>
            <w:r>
              <w:fldChar w:fldCharType="separate"/>
            </w:r>
            <w:r>
              <w:t xml:space="preserve">11 </w:t>
            </w:r>
            <w:r>
              <w:fldChar w:fldCharType="end"/>
            </w:r>
          </w:hyperlink>
        </w:p>
        <w:p w14:paraId="79A7F5B9" w14:textId="77777777" w:rsidR="00346EB8" w:rsidRDefault="00000000">
          <w:pPr>
            <w:pStyle w:val="Verzeichnis1"/>
            <w:tabs>
              <w:tab w:val="right" w:leader="dot" w:pos="9435"/>
            </w:tabs>
          </w:pPr>
          <w:hyperlink w:anchor="_Toc31141">
            <w:r>
              <w:t>A-9</w:t>
            </w:r>
            <w:r>
              <w:rPr>
                <w:rFonts w:ascii="Calibri" w:eastAsia="Calibri" w:hAnsi="Calibri" w:cs="Calibri"/>
                <w:sz w:val="22"/>
              </w:rPr>
              <w:t xml:space="preserve"> </w:t>
            </w:r>
            <w:r>
              <w:t>Feature Catalogue</w:t>
            </w:r>
            <w:r>
              <w:tab/>
            </w:r>
            <w:r>
              <w:fldChar w:fldCharType="begin"/>
            </w:r>
            <w:r>
              <w:instrText>PAGEREF _Toc31141 \h</w:instrText>
            </w:r>
            <w:r>
              <w:fldChar w:fldCharType="separate"/>
            </w:r>
            <w:r>
              <w:t xml:space="preserve">12 </w:t>
            </w:r>
            <w:r>
              <w:fldChar w:fldCharType="end"/>
            </w:r>
          </w:hyperlink>
        </w:p>
        <w:p w14:paraId="3B8AB5C4" w14:textId="77777777" w:rsidR="00346EB8" w:rsidRDefault="00000000">
          <w:pPr>
            <w:pStyle w:val="Verzeichnis1"/>
            <w:tabs>
              <w:tab w:val="right" w:leader="dot" w:pos="9435"/>
            </w:tabs>
          </w:pPr>
          <w:hyperlink w:anchor="_Toc31142">
            <w:r>
              <w:t>A-10</w:t>
            </w:r>
            <w:r>
              <w:rPr>
                <w:rFonts w:ascii="Calibri" w:eastAsia="Calibri" w:hAnsi="Calibri" w:cs="Calibri"/>
                <w:sz w:val="22"/>
              </w:rPr>
              <w:t xml:space="preserve"> </w:t>
            </w:r>
            <w:r>
              <w:t>Portrayal Catalogue</w:t>
            </w:r>
            <w:r>
              <w:tab/>
            </w:r>
            <w:r>
              <w:fldChar w:fldCharType="begin"/>
            </w:r>
            <w:r>
              <w:instrText>PAGEREF _Toc31142 \h</w:instrText>
            </w:r>
            <w:r>
              <w:fldChar w:fldCharType="separate"/>
            </w:r>
            <w:r>
              <w:t xml:space="preserve">12 </w:t>
            </w:r>
            <w:r>
              <w:fldChar w:fldCharType="end"/>
            </w:r>
          </w:hyperlink>
        </w:p>
        <w:p w14:paraId="536BFED6" w14:textId="77777777" w:rsidR="00346EB8" w:rsidRDefault="00000000">
          <w:r>
            <w:fldChar w:fldCharType="end"/>
          </w:r>
        </w:p>
      </w:sdtContent>
    </w:sdt>
    <w:p w14:paraId="711C4163" w14:textId="77777777" w:rsidR="00346EB8" w:rsidRPr="009B023E" w:rsidRDefault="00000000">
      <w:pPr>
        <w:spacing w:line="385" w:lineRule="auto"/>
        <w:ind w:left="-5" w:right="54"/>
        <w:rPr>
          <w:lang w:val="en-US"/>
          <w:rPrChange w:id="47" w:author="Birklhuber Bernd" w:date="2026-08-10T13:12:00Z">
            <w:rPr/>
          </w:rPrChange>
        </w:rPr>
      </w:pPr>
      <w:r w:rsidRPr="009B023E">
        <w:rPr>
          <w:lang w:val="en-US"/>
          <w:rPrChange w:id="48" w:author="Birklhuber Bernd" w:date="2026-08-10T13:12:00Z">
            <w:rPr/>
          </w:rPrChange>
        </w:rPr>
        <w:t xml:space="preserve"> </w:t>
      </w:r>
    </w:p>
    <w:p w14:paraId="64057783" w14:textId="77777777" w:rsidR="00346EB8" w:rsidRPr="009B023E" w:rsidRDefault="00000000">
      <w:pPr>
        <w:spacing w:after="0" w:line="259" w:lineRule="auto"/>
        <w:ind w:left="0" w:firstLine="0"/>
        <w:jc w:val="left"/>
        <w:rPr>
          <w:lang w:val="en-US"/>
          <w:rPrChange w:id="49" w:author="Birklhuber Bernd" w:date="2026-08-10T13:12:00Z">
            <w:rPr/>
          </w:rPrChange>
        </w:rPr>
      </w:pPr>
      <w:r w:rsidRPr="009B023E">
        <w:rPr>
          <w:lang w:val="en-US"/>
          <w:rPrChange w:id="50" w:author="Birklhuber Bernd" w:date="2026-08-10T13:12:00Z">
            <w:rPr/>
          </w:rPrChange>
        </w:rPr>
        <w:t xml:space="preserve"> </w:t>
      </w:r>
      <w:r w:rsidRPr="009B023E">
        <w:rPr>
          <w:lang w:val="en-US"/>
          <w:rPrChange w:id="51" w:author="Birklhuber Bernd" w:date="2026-08-10T13:12:00Z">
            <w:rPr/>
          </w:rPrChange>
        </w:rPr>
        <w:tab/>
        <w:t xml:space="preserve"> </w:t>
      </w:r>
      <w:r w:rsidRPr="009B023E">
        <w:rPr>
          <w:lang w:val="en-US"/>
          <w:rPrChange w:id="52" w:author="Birklhuber Bernd" w:date="2026-08-10T13:12:00Z">
            <w:rPr/>
          </w:rPrChange>
        </w:rPr>
        <w:br w:type="page"/>
      </w:r>
    </w:p>
    <w:p w14:paraId="40C6C2DE" w14:textId="77777777" w:rsidR="00346EB8" w:rsidRPr="00582BC3" w:rsidRDefault="00000000">
      <w:pPr>
        <w:spacing w:after="470" w:line="466" w:lineRule="auto"/>
        <w:ind w:right="345"/>
        <w:jc w:val="right"/>
        <w:rPr>
          <w:lang w:val="en-US"/>
        </w:rPr>
      </w:pPr>
      <w:r w:rsidRPr="00582BC3">
        <w:rPr>
          <w:sz w:val="16"/>
          <w:lang w:val="en-US"/>
        </w:rPr>
        <w:lastRenderedPageBreak/>
        <w:t>v</w:t>
      </w:r>
    </w:p>
    <w:p w14:paraId="242E962B" w14:textId="77777777" w:rsidR="00346EB8" w:rsidRPr="00582BC3" w:rsidRDefault="00000000">
      <w:pPr>
        <w:spacing w:after="60" w:line="259" w:lineRule="auto"/>
        <w:ind w:left="6" w:firstLine="0"/>
        <w:jc w:val="center"/>
        <w:rPr>
          <w:lang w:val="en-US"/>
        </w:rPr>
      </w:pPr>
      <w:r w:rsidRPr="00582BC3">
        <w:rPr>
          <w:b/>
          <w:sz w:val="24"/>
          <w:lang w:val="en-US"/>
        </w:rPr>
        <w:t>Document History</w:t>
      </w:r>
      <w:r w:rsidRPr="00582BC3">
        <w:rPr>
          <w:lang w:val="en-US"/>
        </w:rPr>
        <w:t xml:space="preserve"> </w:t>
      </w:r>
    </w:p>
    <w:p w14:paraId="2A43A918" w14:textId="46F210B9" w:rsidR="00346EB8" w:rsidRPr="00582BC3" w:rsidRDefault="00000000">
      <w:pPr>
        <w:spacing w:after="8"/>
        <w:ind w:left="-5" w:right="54"/>
        <w:rPr>
          <w:lang w:val="en-US"/>
        </w:rPr>
      </w:pPr>
      <w:r w:rsidRPr="00582BC3">
        <w:rPr>
          <w:lang w:val="en-US"/>
        </w:rPr>
        <w:t xml:space="preserve">Changes to this Specification are coordinated by </w:t>
      </w:r>
      <w:del w:id="53" w:author="Birklhuber Bernd" w:date="2026-08-07T13:45:00Z">
        <w:r w:rsidRPr="00582BC3" w:rsidDel="00E63A28">
          <w:rPr>
            <w:lang w:val="en-US"/>
          </w:rPr>
          <w:delText>the IHO S-100 Working Group</w:delText>
        </w:r>
      </w:del>
      <w:ins w:id="54" w:author="Birklhuber Bernd" w:date="2026-08-07T13:45:00Z">
        <w:r w:rsidR="00E63A28">
          <w:rPr>
            <w:lang w:val="en-US"/>
          </w:rPr>
          <w:t>IEHG</w:t>
        </w:r>
      </w:ins>
      <w:r w:rsidRPr="00582BC3">
        <w:rPr>
          <w:lang w:val="en-US"/>
        </w:rPr>
        <w:t xml:space="preserve">. New editions will be made available via the </w:t>
      </w:r>
      <w:del w:id="55" w:author="Birklhuber Bernd" w:date="2026-08-07T13:45:00Z">
        <w:r w:rsidRPr="00582BC3" w:rsidDel="00E63A28">
          <w:rPr>
            <w:lang w:val="en-US"/>
          </w:rPr>
          <w:delText xml:space="preserve">IHO </w:delText>
        </w:r>
      </w:del>
      <w:ins w:id="56" w:author="Birklhuber Bernd" w:date="2026-08-07T13:45:00Z">
        <w:r w:rsidR="00E63A28">
          <w:rPr>
            <w:lang w:val="en-US"/>
          </w:rPr>
          <w:t>IEHG</w:t>
        </w:r>
        <w:r w:rsidR="00E63A28" w:rsidRPr="00582BC3">
          <w:rPr>
            <w:lang w:val="en-US"/>
          </w:rPr>
          <w:t xml:space="preserve"> </w:t>
        </w:r>
      </w:ins>
      <w:r w:rsidRPr="00582BC3">
        <w:rPr>
          <w:lang w:val="en-US"/>
        </w:rPr>
        <w:t xml:space="preserve">web site. </w:t>
      </w:r>
      <w:del w:id="57" w:author="Birklhuber Bernd" w:date="2026-08-07T13:45:00Z">
        <w:r w:rsidRPr="00582BC3" w:rsidDel="00E63A28">
          <w:rPr>
            <w:lang w:val="en-US"/>
          </w:rPr>
          <w:delText>Maintenance of the Specification shall conform to IHO Resolution 2/2007 (as amended).</w:delText>
        </w:r>
      </w:del>
      <w:r w:rsidRPr="00582BC3">
        <w:rPr>
          <w:lang w:val="en-US"/>
        </w:rPr>
        <w:t xml:space="preserve"> </w:t>
      </w:r>
    </w:p>
    <w:tbl>
      <w:tblPr>
        <w:tblStyle w:val="TableGrid"/>
        <w:tblW w:w="9429" w:type="dxa"/>
        <w:tblInd w:w="7" w:type="dxa"/>
        <w:tblCellMar>
          <w:top w:w="105" w:type="dxa"/>
          <w:left w:w="106" w:type="dxa"/>
          <w:right w:w="66" w:type="dxa"/>
        </w:tblCellMar>
        <w:tblLook w:val="04A0" w:firstRow="1" w:lastRow="0" w:firstColumn="1" w:lastColumn="0" w:noHBand="0" w:noVBand="1"/>
      </w:tblPr>
      <w:tblGrid>
        <w:gridCol w:w="1295"/>
        <w:gridCol w:w="1418"/>
        <w:gridCol w:w="1366"/>
        <w:gridCol w:w="5350"/>
      </w:tblGrid>
      <w:tr w:rsidR="00346EB8" w14:paraId="7F6C73CF" w14:textId="77777777">
        <w:trPr>
          <w:trHeight w:val="587"/>
        </w:trPr>
        <w:tc>
          <w:tcPr>
            <w:tcW w:w="1295" w:type="dxa"/>
            <w:tcBorders>
              <w:top w:val="single" w:sz="4" w:space="0" w:color="000000"/>
              <w:left w:val="single" w:sz="4" w:space="0" w:color="000000"/>
              <w:bottom w:val="single" w:sz="4" w:space="0" w:color="000000"/>
              <w:right w:val="single" w:sz="4" w:space="0" w:color="000000"/>
            </w:tcBorders>
            <w:shd w:val="clear" w:color="auto" w:fill="D9D9D9"/>
          </w:tcPr>
          <w:p w14:paraId="00BABD69" w14:textId="77777777" w:rsidR="00346EB8" w:rsidRDefault="00000000">
            <w:pPr>
              <w:spacing w:after="0" w:line="259" w:lineRule="auto"/>
              <w:ind w:left="0" w:firstLine="0"/>
              <w:jc w:val="left"/>
            </w:pPr>
            <w:r>
              <w:rPr>
                <w:b/>
              </w:rPr>
              <w:t xml:space="preserve">Version </w:t>
            </w:r>
            <w:proofErr w:type="spellStart"/>
            <w:r>
              <w:rPr>
                <w:b/>
              </w:rPr>
              <w:t>Number</w:t>
            </w:r>
            <w:proofErr w:type="spellEnd"/>
            <w:r>
              <w:rPr>
                <w:b/>
              </w:rPr>
              <w:t xml:space="preserve"> </w:t>
            </w:r>
          </w:p>
        </w:tc>
        <w:tc>
          <w:tcPr>
            <w:tcW w:w="1418" w:type="dxa"/>
            <w:tcBorders>
              <w:top w:val="single" w:sz="4" w:space="0" w:color="000000"/>
              <w:left w:val="single" w:sz="4" w:space="0" w:color="000000"/>
              <w:bottom w:val="single" w:sz="4" w:space="0" w:color="000000"/>
              <w:right w:val="single" w:sz="4" w:space="0" w:color="000000"/>
            </w:tcBorders>
            <w:shd w:val="clear" w:color="auto" w:fill="D9D9D9"/>
          </w:tcPr>
          <w:p w14:paraId="170127C2" w14:textId="77777777" w:rsidR="00346EB8" w:rsidRDefault="00000000">
            <w:pPr>
              <w:spacing w:after="0" w:line="259" w:lineRule="auto"/>
              <w:ind w:left="1" w:firstLine="0"/>
              <w:jc w:val="left"/>
            </w:pPr>
            <w:r>
              <w:rPr>
                <w:b/>
              </w:rPr>
              <w:t xml:space="preserve">Date </w:t>
            </w:r>
          </w:p>
        </w:tc>
        <w:tc>
          <w:tcPr>
            <w:tcW w:w="1366" w:type="dxa"/>
            <w:tcBorders>
              <w:top w:val="single" w:sz="4" w:space="0" w:color="000000"/>
              <w:left w:val="single" w:sz="4" w:space="0" w:color="000000"/>
              <w:bottom w:val="single" w:sz="4" w:space="0" w:color="000000"/>
              <w:right w:val="single" w:sz="4" w:space="0" w:color="000000"/>
            </w:tcBorders>
            <w:shd w:val="clear" w:color="auto" w:fill="D9D9D9"/>
          </w:tcPr>
          <w:p w14:paraId="225F0350" w14:textId="77777777" w:rsidR="00346EB8" w:rsidRDefault="00000000">
            <w:pPr>
              <w:spacing w:after="0" w:line="259" w:lineRule="auto"/>
              <w:ind w:left="2" w:firstLine="22"/>
              <w:jc w:val="left"/>
            </w:pPr>
            <w:proofErr w:type="spellStart"/>
            <w:r>
              <w:rPr>
                <w:b/>
              </w:rPr>
              <w:t>Approved</w:t>
            </w:r>
            <w:proofErr w:type="spellEnd"/>
            <w:r>
              <w:rPr>
                <w:b/>
              </w:rPr>
              <w:t xml:space="preserve"> By </w:t>
            </w:r>
          </w:p>
        </w:tc>
        <w:tc>
          <w:tcPr>
            <w:tcW w:w="5351" w:type="dxa"/>
            <w:tcBorders>
              <w:top w:val="single" w:sz="4" w:space="0" w:color="000000"/>
              <w:left w:val="single" w:sz="4" w:space="0" w:color="000000"/>
              <w:bottom w:val="single" w:sz="4" w:space="0" w:color="000000"/>
              <w:right w:val="single" w:sz="4" w:space="0" w:color="000000"/>
            </w:tcBorders>
            <w:shd w:val="clear" w:color="auto" w:fill="D9D9D9"/>
          </w:tcPr>
          <w:p w14:paraId="320EDE21" w14:textId="77777777" w:rsidR="00346EB8" w:rsidRDefault="00000000">
            <w:pPr>
              <w:spacing w:after="0" w:line="259" w:lineRule="auto"/>
              <w:ind w:left="89" w:firstLine="0"/>
              <w:jc w:val="left"/>
            </w:pPr>
            <w:r>
              <w:rPr>
                <w:b/>
              </w:rPr>
              <w:t xml:space="preserve">Purpose </w:t>
            </w:r>
          </w:p>
        </w:tc>
      </w:tr>
      <w:tr w:rsidR="00346EB8" w14:paraId="5C42B55B" w14:textId="77777777">
        <w:trPr>
          <w:trHeight w:val="361"/>
        </w:trPr>
        <w:tc>
          <w:tcPr>
            <w:tcW w:w="1295" w:type="dxa"/>
            <w:tcBorders>
              <w:top w:val="single" w:sz="4" w:space="0" w:color="000000"/>
              <w:left w:val="single" w:sz="4" w:space="0" w:color="000000"/>
              <w:bottom w:val="single" w:sz="4" w:space="0" w:color="000000"/>
              <w:right w:val="single" w:sz="4" w:space="0" w:color="000000"/>
            </w:tcBorders>
          </w:tcPr>
          <w:p w14:paraId="7EA3D042" w14:textId="77777777" w:rsidR="00346EB8" w:rsidRDefault="00000000">
            <w:pPr>
              <w:spacing w:after="0" w:line="259" w:lineRule="auto"/>
              <w:ind w:left="0" w:firstLine="0"/>
              <w:jc w:val="left"/>
            </w:pPr>
            <w:r>
              <w:t xml:space="preserve">0.1 </w:t>
            </w:r>
          </w:p>
        </w:tc>
        <w:tc>
          <w:tcPr>
            <w:tcW w:w="1418" w:type="dxa"/>
            <w:tcBorders>
              <w:top w:val="single" w:sz="4" w:space="0" w:color="000000"/>
              <w:left w:val="single" w:sz="4" w:space="0" w:color="000000"/>
              <w:bottom w:val="single" w:sz="4" w:space="0" w:color="000000"/>
              <w:right w:val="single" w:sz="4" w:space="0" w:color="000000"/>
            </w:tcBorders>
          </w:tcPr>
          <w:p w14:paraId="6D79668A" w14:textId="50AD4707" w:rsidR="00346EB8" w:rsidRDefault="00000000">
            <w:pPr>
              <w:spacing w:after="0" w:line="259" w:lineRule="auto"/>
              <w:ind w:left="1" w:firstLine="0"/>
              <w:jc w:val="left"/>
            </w:pPr>
            <w:del w:id="58" w:author="Birklhuber Bernd" w:date="2026-08-07T13:45:00Z">
              <w:r w:rsidDel="00E63A28">
                <w:delText xml:space="preserve">31 Jul 2017 </w:delText>
              </w:r>
            </w:del>
          </w:p>
        </w:tc>
        <w:tc>
          <w:tcPr>
            <w:tcW w:w="1366" w:type="dxa"/>
            <w:tcBorders>
              <w:top w:val="single" w:sz="4" w:space="0" w:color="000000"/>
              <w:left w:val="single" w:sz="4" w:space="0" w:color="000000"/>
              <w:bottom w:val="single" w:sz="4" w:space="0" w:color="000000"/>
              <w:right w:val="single" w:sz="4" w:space="0" w:color="000000"/>
            </w:tcBorders>
          </w:tcPr>
          <w:p w14:paraId="655FB1FE" w14:textId="2BF427F2" w:rsidR="00346EB8" w:rsidRDefault="00000000">
            <w:pPr>
              <w:spacing w:after="0" w:line="259" w:lineRule="auto"/>
              <w:ind w:left="24" w:firstLine="0"/>
              <w:jc w:val="left"/>
            </w:pPr>
            <w:del w:id="59" w:author="Birklhuber Bernd" w:date="2026-08-07T13:45:00Z">
              <w:r w:rsidDel="00E63A28">
                <w:delText xml:space="preserve">EM, RM </w:delText>
              </w:r>
            </w:del>
          </w:p>
        </w:tc>
        <w:tc>
          <w:tcPr>
            <w:tcW w:w="5351" w:type="dxa"/>
            <w:tcBorders>
              <w:top w:val="single" w:sz="4" w:space="0" w:color="000000"/>
              <w:left w:val="single" w:sz="4" w:space="0" w:color="000000"/>
              <w:bottom w:val="single" w:sz="4" w:space="0" w:color="000000"/>
              <w:right w:val="single" w:sz="4" w:space="0" w:color="000000"/>
            </w:tcBorders>
          </w:tcPr>
          <w:p w14:paraId="233C52D7" w14:textId="129CFF20" w:rsidR="00346EB8" w:rsidRDefault="00000000">
            <w:pPr>
              <w:spacing w:after="0" w:line="259" w:lineRule="auto"/>
              <w:ind w:left="2" w:firstLine="0"/>
              <w:jc w:val="left"/>
            </w:pPr>
            <w:del w:id="60" w:author="Birklhuber Bernd" w:date="2026-08-07T13:45:00Z">
              <w:r w:rsidDel="00E63A28">
                <w:delText xml:space="preserve">First draft. </w:delText>
              </w:r>
            </w:del>
          </w:p>
        </w:tc>
      </w:tr>
      <w:tr w:rsidR="00346EB8" w:rsidRPr="00582BC3" w14:paraId="2B8AB33A" w14:textId="77777777">
        <w:trPr>
          <w:trHeight w:val="360"/>
        </w:trPr>
        <w:tc>
          <w:tcPr>
            <w:tcW w:w="1295" w:type="dxa"/>
            <w:tcBorders>
              <w:top w:val="single" w:sz="4" w:space="0" w:color="000000"/>
              <w:left w:val="single" w:sz="4" w:space="0" w:color="000000"/>
              <w:bottom w:val="single" w:sz="4" w:space="0" w:color="000000"/>
              <w:right w:val="single" w:sz="4" w:space="0" w:color="000000"/>
            </w:tcBorders>
          </w:tcPr>
          <w:p w14:paraId="06344731" w14:textId="7822E6B5" w:rsidR="00346EB8" w:rsidRDefault="00000000">
            <w:pPr>
              <w:spacing w:after="0" w:line="259" w:lineRule="auto"/>
              <w:ind w:left="0" w:firstLine="0"/>
              <w:jc w:val="left"/>
            </w:pPr>
            <w:del w:id="61" w:author="Birklhuber Bernd" w:date="2026-08-07T13:45:00Z">
              <w:r w:rsidDel="00E63A28">
                <w:delText xml:space="preserve">0.2 </w:delText>
              </w:r>
            </w:del>
          </w:p>
        </w:tc>
        <w:tc>
          <w:tcPr>
            <w:tcW w:w="1418" w:type="dxa"/>
            <w:tcBorders>
              <w:top w:val="single" w:sz="4" w:space="0" w:color="000000"/>
              <w:left w:val="single" w:sz="4" w:space="0" w:color="000000"/>
              <w:bottom w:val="single" w:sz="4" w:space="0" w:color="000000"/>
              <w:right w:val="single" w:sz="4" w:space="0" w:color="000000"/>
            </w:tcBorders>
          </w:tcPr>
          <w:p w14:paraId="1E9BE231" w14:textId="70012CDC" w:rsidR="00346EB8" w:rsidRDefault="00000000">
            <w:pPr>
              <w:spacing w:after="0" w:line="259" w:lineRule="auto"/>
              <w:ind w:left="1" w:firstLine="0"/>
              <w:jc w:val="left"/>
            </w:pPr>
            <w:del w:id="62" w:author="Birklhuber Bernd" w:date="2026-08-07T13:45:00Z">
              <w:r w:rsidDel="00E63A28">
                <w:delText xml:space="preserve">12 Dec 2017 </w:delText>
              </w:r>
            </w:del>
          </w:p>
        </w:tc>
        <w:tc>
          <w:tcPr>
            <w:tcW w:w="1366" w:type="dxa"/>
            <w:tcBorders>
              <w:top w:val="single" w:sz="4" w:space="0" w:color="000000"/>
              <w:left w:val="single" w:sz="4" w:space="0" w:color="000000"/>
              <w:bottom w:val="single" w:sz="4" w:space="0" w:color="000000"/>
              <w:right w:val="single" w:sz="4" w:space="0" w:color="000000"/>
            </w:tcBorders>
          </w:tcPr>
          <w:p w14:paraId="5D413EE7" w14:textId="064DC166" w:rsidR="00346EB8" w:rsidRDefault="00000000">
            <w:pPr>
              <w:spacing w:after="0" w:line="259" w:lineRule="auto"/>
              <w:ind w:left="24" w:firstLine="0"/>
              <w:jc w:val="left"/>
            </w:pPr>
            <w:del w:id="63" w:author="Birklhuber Bernd" w:date="2026-08-07T13:45:00Z">
              <w:r w:rsidDel="00E63A28">
                <w:delText xml:space="preserve">RM, EM </w:delText>
              </w:r>
            </w:del>
          </w:p>
        </w:tc>
        <w:tc>
          <w:tcPr>
            <w:tcW w:w="5351" w:type="dxa"/>
            <w:tcBorders>
              <w:top w:val="single" w:sz="4" w:space="0" w:color="000000"/>
              <w:left w:val="single" w:sz="4" w:space="0" w:color="000000"/>
              <w:bottom w:val="single" w:sz="4" w:space="0" w:color="000000"/>
              <w:right w:val="single" w:sz="4" w:space="0" w:color="000000"/>
            </w:tcBorders>
          </w:tcPr>
          <w:p w14:paraId="2B16FA3D" w14:textId="23F19780" w:rsidR="00346EB8" w:rsidRPr="00582BC3" w:rsidRDefault="00000000">
            <w:pPr>
              <w:spacing w:after="0" w:line="259" w:lineRule="auto"/>
              <w:ind w:left="2" w:firstLine="0"/>
              <w:jc w:val="left"/>
              <w:rPr>
                <w:lang w:val="en-US"/>
              </w:rPr>
            </w:pPr>
            <w:del w:id="64" w:author="Birklhuber Bernd" w:date="2026-08-07T13:45:00Z">
              <w:r w:rsidRPr="00582BC3" w:rsidDel="00E63A28">
                <w:rPr>
                  <w:lang w:val="en-US"/>
                </w:rPr>
                <w:delText xml:space="preserve">Changes from interoperability workshop and TSM5. </w:delText>
              </w:r>
            </w:del>
          </w:p>
        </w:tc>
      </w:tr>
      <w:tr w:rsidR="00346EB8" w:rsidRPr="00582BC3" w14:paraId="64B2195E" w14:textId="77777777">
        <w:trPr>
          <w:trHeight w:val="1112"/>
        </w:trPr>
        <w:tc>
          <w:tcPr>
            <w:tcW w:w="1295" w:type="dxa"/>
            <w:tcBorders>
              <w:top w:val="single" w:sz="4" w:space="0" w:color="000000"/>
              <w:left w:val="single" w:sz="4" w:space="0" w:color="000000"/>
              <w:bottom w:val="single" w:sz="4" w:space="0" w:color="000000"/>
              <w:right w:val="single" w:sz="4" w:space="0" w:color="000000"/>
            </w:tcBorders>
          </w:tcPr>
          <w:p w14:paraId="030A9356" w14:textId="1CA1AB4C" w:rsidR="00346EB8" w:rsidRDefault="00000000">
            <w:pPr>
              <w:spacing w:after="0" w:line="259" w:lineRule="auto"/>
              <w:ind w:left="0" w:firstLine="0"/>
              <w:jc w:val="left"/>
            </w:pPr>
            <w:del w:id="65" w:author="Birklhuber Bernd" w:date="2026-08-07T13:45:00Z">
              <w:r w:rsidDel="00E63A28">
                <w:delText xml:space="preserve">0.3 </w:delText>
              </w:r>
            </w:del>
          </w:p>
        </w:tc>
        <w:tc>
          <w:tcPr>
            <w:tcW w:w="1418" w:type="dxa"/>
            <w:tcBorders>
              <w:top w:val="single" w:sz="4" w:space="0" w:color="000000"/>
              <w:left w:val="single" w:sz="4" w:space="0" w:color="000000"/>
              <w:bottom w:val="single" w:sz="4" w:space="0" w:color="000000"/>
              <w:right w:val="single" w:sz="4" w:space="0" w:color="000000"/>
            </w:tcBorders>
          </w:tcPr>
          <w:p w14:paraId="47C306DC" w14:textId="20D16879" w:rsidR="00346EB8" w:rsidRDefault="00000000">
            <w:pPr>
              <w:spacing w:after="0" w:line="259" w:lineRule="auto"/>
              <w:ind w:left="1" w:firstLine="0"/>
              <w:jc w:val="left"/>
            </w:pPr>
            <w:del w:id="66" w:author="Birklhuber Bernd" w:date="2026-08-07T13:45:00Z">
              <w:r w:rsidDel="00E63A28">
                <w:delText xml:space="preserve">08 Jul 2018 </w:delText>
              </w:r>
            </w:del>
          </w:p>
        </w:tc>
        <w:tc>
          <w:tcPr>
            <w:tcW w:w="1366" w:type="dxa"/>
            <w:tcBorders>
              <w:top w:val="single" w:sz="4" w:space="0" w:color="000000"/>
              <w:left w:val="single" w:sz="4" w:space="0" w:color="000000"/>
              <w:bottom w:val="single" w:sz="4" w:space="0" w:color="000000"/>
              <w:right w:val="single" w:sz="4" w:space="0" w:color="000000"/>
            </w:tcBorders>
          </w:tcPr>
          <w:p w14:paraId="1FEAFDBE" w14:textId="24E92F89" w:rsidR="00346EB8" w:rsidRDefault="00000000">
            <w:pPr>
              <w:spacing w:after="0" w:line="259" w:lineRule="auto"/>
              <w:ind w:left="24" w:firstLine="0"/>
              <w:jc w:val="left"/>
            </w:pPr>
            <w:del w:id="67" w:author="Birklhuber Bernd" w:date="2026-08-07T13:45:00Z">
              <w:r w:rsidDel="00E63A28">
                <w:delText xml:space="preserve">EM, RM </w:delText>
              </w:r>
            </w:del>
          </w:p>
        </w:tc>
        <w:tc>
          <w:tcPr>
            <w:tcW w:w="5351" w:type="dxa"/>
            <w:tcBorders>
              <w:top w:val="single" w:sz="4" w:space="0" w:color="000000"/>
              <w:left w:val="single" w:sz="4" w:space="0" w:color="000000"/>
              <w:bottom w:val="single" w:sz="4" w:space="0" w:color="000000"/>
              <w:right w:val="single" w:sz="4" w:space="0" w:color="000000"/>
            </w:tcBorders>
          </w:tcPr>
          <w:p w14:paraId="15152802" w14:textId="2025CFA6" w:rsidR="00346EB8" w:rsidRPr="00582BC3" w:rsidDel="00E63A28" w:rsidRDefault="00000000">
            <w:pPr>
              <w:spacing w:after="43" w:line="259" w:lineRule="auto"/>
              <w:ind w:left="2" w:firstLine="0"/>
              <w:jc w:val="left"/>
              <w:rPr>
                <w:del w:id="68" w:author="Birklhuber Bernd" w:date="2026-08-07T13:45:00Z"/>
                <w:lang w:val="en-US"/>
              </w:rPr>
            </w:pPr>
            <w:del w:id="69" w:author="Birklhuber Bernd" w:date="2026-08-07T13:45:00Z">
              <w:r w:rsidRPr="00582BC3" w:rsidDel="00E63A28">
                <w:rPr>
                  <w:lang w:val="en-US"/>
                </w:rPr>
                <w:delText xml:space="preserve">Edits from March 2018 review comments </w:delText>
              </w:r>
            </w:del>
          </w:p>
          <w:p w14:paraId="67ACA13A" w14:textId="659BCBE0" w:rsidR="00346EB8" w:rsidRPr="00582BC3" w:rsidRDefault="00000000">
            <w:pPr>
              <w:spacing w:after="0" w:line="259" w:lineRule="auto"/>
              <w:ind w:left="2" w:right="1" w:firstLine="0"/>
              <w:jc w:val="left"/>
              <w:rPr>
                <w:lang w:val="en-US"/>
              </w:rPr>
            </w:pPr>
            <w:del w:id="70" w:author="Birklhuber Bernd" w:date="2026-08-07T13:45:00Z">
              <w:r w:rsidRPr="00582BC3" w:rsidDel="00E63A28">
                <w:rPr>
                  <w:lang w:val="en-US"/>
                </w:rPr>
                <w:delText xml:space="preserve">Updates for conformance to S-100 Edition 4.0.0, ISO 19115-1, and 19115-3. Removed metadata items not used by S-98 from the metadata documentation tables. </w:delText>
              </w:r>
            </w:del>
          </w:p>
        </w:tc>
      </w:tr>
      <w:tr w:rsidR="00346EB8" w:rsidRPr="00582BC3" w14:paraId="426D48EA" w14:textId="77777777">
        <w:trPr>
          <w:trHeight w:val="590"/>
        </w:trPr>
        <w:tc>
          <w:tcPr>
            <w:tcW w:w="1295" w:type="dxa"/>
            <w:tcBorders>
              <w:top w:val="single" w:sz="4" w:space="0" w:color="000000"/>
              <w:left w:val="single" w:sz="4" w:space="0" w:color="000000"/>
              <w:bottom w:val="single" w:sz="4" w:space="0" w:color="000000"/>
              <w:right w:val="single" w:sz="4" w:space="0" w:color="000000"/>
            </w:tcBorders>
          </w:tcPr>
          <w:p w14:paraId="1F840930" w14:textId="12AE1E6B" w:rsidR="00346EB8" w:rsidRDefault="00000000">
            <w:pPr>
              <w:spacing w:after="0" w:line="259" w:lineRule="auto"/>
              <w:ind w:left="0" w:firstLine="0"/>
              <w:jc w:val="left"/>
            </w:pPr>
            <w:del w:id="71" w:author="Birklhuber Bernd" w:date="2026-08-07T13:45:00Z">
              <w:r w:rsidDel="00E63A28">
                <w:delText xml:space="preserve">1.0.0 RC1 </w:delText>
              </w:r>
            </w:del>
          </w:p>
        </w:tc>
        <w:tc>
          <w:tcPr>
            <w:tcW w:w="1418" w:type="dxa"/>
            <w:tcBorders>
              <w:top w:val="single" w:sz="4" w:space="0" w:color="000000"/>
              <w:left w:val="single" w:sz="4" w:space="0" w:color="000000"/>
              <w:bottom w:val="single" w:sz="4" w:space="0" w:color="000000"/>
              <w:right w:val="single" w:sz="4" w:space="0" w:color="000000"/>
            </w:tcBorders>
          </w:tcPr>
          <w:p w14:paraId="27612857" w14:textId="1E392E33" w:rsidR="00346EB8" w:rsidRDefault="00000000">
            <w:pPr>
              <w:spacing w:after="0" w:line="259" w:lineRule="auto"/>
              <w:ind w:left="1" w:firstLine="0"/>
              <w:jc w:val="left"/>
            </w:pPr>
            <w:del w:id="72" w:author="Birklhuber Bernd" w:date="2026-08-07T13:45:00Z">
              <w:r w:rsidDel="00E63A28">
                <w:delText xml:space="preserve">13 Mar 2019 </w:delText>
              </w:r>
            </w:del>
          </w:p>
        </w:tc>
        <w:tc>
          <w:tcPr>
            <w:tcW w:w="1366" w:type="dxa"/>
            <w:tcBorders>
              <w:top w:val="single" w:sz="4" w:space="0" w:color="000000"/>
              <w:left w:val="single" w:sz="4" w:space="0" w:color="000000"/>
              <w:bottom w:val="single" w:sz="4" w:space="0" w:color="000000"/>
              <w:right w:val="single" w:sz="4" w:space="0" w:color="000000"/>
            </w:tcBorders>
          </w:tcPr>
          <w:p w14:paraId="55556A65" w14:textId="00F6FC49" w:rsidR="00346EB8" w:rsidRDefault="00000000">
            <w:pPr>
              <w:spacing w:after="0" w:line="259" w:lineRule="auto"/>
              <w:ind w:left="24" w:firstLine="0"/>
              <w:jc w:val="left"/>
            </w:pPr>
            <w:del w:id="73" w:author="Birklhuber Bernd" w:date="2026-08-07T13:45:00Z">
              <w:r w:rsidDel="00E63A28">
                <w:delText xml:space="preserve">RM </w:delText>
              </w:r>
            </w:del>
          </w:p>
        </w:tc>
        <w:tc>
          <w:tcPr>
            <w:tcW w:w="5351" w:type="dxa"/>
            <w:tcBorders>
              <w:top w:val="single" w:sz="4" w:space="0" w:color="000000"/>
              <w:left w:val="single" w:sz="4" w:space="0" w:color="000000"/>
              <w:bottom w:val="single" w:sz="4" w:space="0" w:color="000000"/>
              <w:right w:val="single" w:sz="4" w:space="0" w:color="000000"/>
            </w:tcBorders>
          </w:tcPr>
          <w:p w14:paraId="48DF87E5" w14:textId="73A7A1CC" w:rsidR="00346EB8" w:rsidRPr="00582BC3" w:rsidRDefault="00000000">
            <w:pPr>
              <w:spacing w:after="0" w:line="259" w:lineRule="auto"/>
              <w:ind w:left="2" w:firstLine="0"/>
              <w:jc w:val="left"/>
              <w:rPr>
                <w:lang w:val="en-US"/>
              </w:rPr>
            </w:pPr>
            <w:del w:id="74" w:author="Birklhuber Bernd" w:date="2026-08-07T13:45:00Z">
              <w:r w:rsidRPr="00582BC3" w:rsidDel="00E63A28">
                <w:rPr>
                  <w:lang w:val="en-US"/>
                </w:rPr>
                <w:delText xml:space="preserve">Applied S-100 WG4 decisions; updated metadata to conform to final version of S-100 Edition 4.0.0. </w:delText>
              </w:r>
            </w:del>
          </w:p>
        </w:tc>
      </w:tr>
      <w:tr w:rsidR="00346EB8" w14:paraId="048520BB" w14:textId="77777777">
        <w:trPr>
          <w:trHeight w:val="360"/>
        </w:trPr>
        <w:tc>
          <w:tcPr>
            <w:tcW w:w="1295" w:type="dxa"/>
            <w:tcBorders>
              <w:top w:val="single" w:sz="4" w:space="0" w:color="000000"/>
              <w:left w:val="single" w:sz="4" w:space="0" w:color="000000"/>
              <w:bottom w:val="single" w:sz="4" w:space="0" w:color="000000"/>
              <w:right w:val="single" w:sz="4" w:space="0" w:color="000000"/>
            </w:tcBorders>
          </w:tcPr>
          <w:p w14:paraId="759301FC" w14:textId="26890984" w:rsidR="00346EB8" w:rsidRDefault="00000000">
            <w:pPr>
              <w:spacing w:after="0" w:line="259" w:lineRule="auto"/>
              <w:ind w:left="0" w:firstLine="0"/>
              <w:jc w:val="left"/>
            </w:pPr>
            <w:del w:id="75" w:author="Birklhuber Bernd" w:date="2026-08-07T13:45:00Z">
              <w:r w:rsidDel="00E63A28">
                <w:delText xml:space="preserve">1.0.0 (Draft) </w:delText>
              </w:r>
            </w:del>
          </w:p>
        </w:tc>
        <w:tc>
          <w:tcPr>
            <w:tcW w:w="1418" w:type="dxa"/>
            <w:tcBorders>
              <w:top w:val="single" w:sz="4" w:space="0" w:color="000000"/>
              <w:left w:val="single" w:sz="4" w:space="0" w:color="000000"/>
              <w:bottom w:val="single" w:sz="4" w:space="0" w:color="000000"/>
              <w:right w:val="single" w:sz="4" w:space="0" w:color="000000"/>
            </w:tcBorders>
          </w:tcPr>
          <w:p w14:paraId="23C01D9B" w14:textId="36D86435" w:rsidR="00346EB8" w:rsidRDefault="00000000">
            <w:pPr>
              <w:spacing w:after="0" w:line="259" w:lineRule="auto"/>
              <w:ind w:left="1" w:firstLine="0"/>
              <w:jc w:val="left"/>
            </w:pPr>
            <w:del w:id="76" w:author="Birklhuber Bernd" w:date="2026-08-07T13:45:00Z">
              <w:r w:rsidDel="00E63A28">
                <w:delText xml:space="preserve">21 Mar 2019 </w:delText>
              </w:r>
            </w:del>
          </w:p>
        </w:tc>
        <w:tc>
          <w:tcPr>
            <w:tcW w:w="1366" w:type="dxa"/>
            <w:tcBorders>
              <w:top w:val="single" w:sz="4" w:space="0" w:color="000000"/>
              <w:left w:val="single" w:sz="4" w:space="0" w:color="000000"/>
              <w:bottom w:val="single" w:sz="4" w:space="0" w:color="000000"/>
              <w:right w:val="single" w:sz="4" w:space="0" w:color="000000"/>
            </w:tcBorders>
          </w:tcPr>
          <w:p w14:paraId="1C3C7CEE" w14:textId="50891ADD" w:rsidR="00346EB8" w:rsidRDefault="00000000">
            <w:pPr>
              <w:spacing w:after="0" w:line="259" w:lineRule="auto"/>
              <w:ind w:left="24" w:firstLine="0"/>
              <w:jc w:val="left"/>
            </w:pPr>
            <w:del w:id="77" w:author="Birklhuber Bernd" w:date="2026-08-07T13:45:00Z">
              <w:r w:rsidDel="00E63A28">
                <w:delText xml:space="preserve">JW </w:delText>
              </w:r>
            </w:del>
          </w:p>
        </w:tc>
        <w:tc>
          <w:tcPr>
            <w:tcW w:w="5351" w:type="dxa"/>
            <w:tcBorders>
              <w:top w:val="single" w:sz="4" w:space="0" w:color="000000"/>
              <w:left w:val="single" w:sz="4" w:space="0" w:color="000000"/>
              <w:bottom w:val="single" w:sz="4" w:space="0" w:color="000000"/>
              <w:right w:val="single" w:sz="4" w:space="0" w:color="000000"/>
            </w:tcBorders>
          </w:tcPr>
          <w:p w14:paraId="57918416" w14:textId="3CD19D37" w:rsidR="00346EB8" w:rsidRDefault="00000000">
            <w:pPr>
              <w:spacing w:after="0" w:line="259" w:lineRule="auto"/>
              <w:ind w:left="2" w:firstLine="0"/>
              <w:jc w:val="left"/>
            </w:pPr>
            <w:del w:id="78" w:author="Birklhuber Bernd" w:date="2026-08-07T13:45:00Z">
              <w:r w:rsidDel="00E63A28">
                <w:delText xml:space="preserve">Editorial updates for HSSC. </w:delText>
              </w:r>
            </w:del>
          </w:p>
        </w:tc>
      </w:tr>
      <w:tr w:rsidR="00346EB8" w:rsidRPr="00582BC3" w14:paraId="7785CEE2" w14:textId="77777777">
        <w:trPr>
          <w:trHeight w:val="818"/>
        </w:trPr>
        <w:tc>
          <w:tcPr>
            <w:tcW w:w="1295" w:type="dxa"/>
            <w:tcBorders>
              <w:top w:val="single" w:sz="4" w:space="0" w:color="000000"/>
              <w:left w:val="single" w:sz="4" w:space="0" w:color="000000"/>
              <w:bottom w:val="single" w:sz="4" w:space="0" w:color="000000"/>
              <w:right w:val="single" w:sz="4" w:space="0" w:color="000000"/>
            </w:tcBorders>
          </w:tcPr>
          <w:p w14:paraId="02454628" w14:textId="7BD9EEF7" w:rsidR="00346EB8" w:rsidRDefault="00000000">
            <w:pPr>
              <w:spacing w:after="0" w:line="259" w:lineRule="auto"/>
              <w:ind w:left="0" w:firstLine="0"/>
              <w:jc w:val="left"/>
            </w:pPr>
            <w:del w:id="79" w:author="Birklhuber Bernd" w:date="2026-08-07T13:45:00Z">
              <w:r w:rsidDel="00E63A28">
                <w:delText xml:space="preserve">0.4 </w:delText>
              </w:r>
            </w:del>
          </w:p>
        </w:tc>
        <w:tc>
          <w:tcPr>
            <w:tcW w:w="1418" w:type="dxa"/>
            <w:tcBorders>
              <w:top w:val="single" w:sz="4" w:space="0" w:color="000000"/>
              <w:left w:val="single" w:sz="4" w:space="0" w:color="000000"/>
              <w:bottom w:val="single" w:sz="4" w:space="0" w:color="000000"/>
              <w:right w:val="single" w:sz="4" w:space="0" w:color="000000"/>
            </w:tcBorders>
          </w:tcPr>
          <w:p w14:paraId="36A1240E" w14:textId="42135CBF" w:rsidR="00346EB8" w:rsidRDefault="00000000">
            <w:pPr>
              <w:spacing w:after="0" w:line="259" w:lineRule="auto"/>
              <w:ind w:left="1" w:firstLine="0"/>
              <w:jc w:val="left"/>
            </w:pPr>
            <w:del w:id="80" w:author="Birklhuber Bernd" w:date="2026-08-07T13:45:00Z">
              <w:r w:rsidDel="00E63A28">
                <w:delText xml:space="preserve">Jan 2020 </w:delText>
              </w:r>
            </w:del>
          </w:p>
        </w:tc>
        <w:tc>
          <w:tcPr>
            <w:tcW w:w="1366" w:type="dxa"/>
            <w:tcBorders>
              <w:top w:val="single" w:sz="4" w:space="0" w:color="000000"/>
              <w:left w:val="single" w:sz="4" w:space="0" w:color="000000"/>
              <w:bottom w:val="single" w:sz="4" w:space="0" w:color="000000"/>
              <w:right w:val="single" w:sz="4" w:space="0" w:color="000000"/>
            </w:tcBorders>
          </w:tcPr>
          <w:p w14:paraId="5EF0F76A" w14:textId="6F238E34" w:rsidR="00346EB8" w:rsidRDefault="00000000">
            <w:pPr>
              <w:spacing w:after="0" w:line="259" w:lineRule="auto"/>
              <w:ind w:left="24" w:firstLine="0"/>
              <w:jc w:val="left"/>
            </w:pPr>
            <w:del w:id="81" w:author="Birklhuber Bernd" w:date="2026-08-07T13:45:00Z">
              <w:r w:rsidDel="00E63A28">
                <w:delText xml:space="preserve">RM </w:delText>
              </w:r>
            </w:del>
          </w:p>
        </w:tc>
        <w:tc>
          <w:tcPr>
            <w:tcW w:w="5351" w:type="dxa"/>
            <w:tcBorders>
              <w:top w:val="single" w:sz="4" w:space="0" w:color="000000"/>
              <w:left w:val="single" w:sz="4" w:space="0" w:color="000000"/>
              <w:bottom w:val="single" w:sz="4" w:space="0" w:color="000000"/>
              <w:right w:val="single" w:sz="4" w:space="0" w:color="000000"/>
            </w:tcBorders>
          </w:tcPr>
          <w:p w14:paraId="5D50958B" w14:textId="723ED2A2" w:rsidR="00346EB8" w:rsidRPr="00582BC3" w:rsidRDefault="00000000">
            <w:pPr>
              <w:spacing w:after="0" w:line="259" w:lineRule="auto"/>
              <w:ind w:left="2" w:firstLine="0"/>
              <w:jc w:val="left"/>
              <w:rPr>
                <w:lang w:val="en-US"/>
              </w:rPr>
            </w:pPr>
            <w:del w:id="82" w:author="Birklhuber Bernd" w:date="2026-08-07T13:45:00Z">
              <w:r w:rsidRPr="00582BC3" w:rsidDel="00E63A28">
                <w:rPr>
                  <w:lang w:val="en-US"/>
                </w:rPr>
                <w:delText xml:space="preserve">Revised after TSM7 decision to separate interoperability into an abstract specification (new S-100 Part) and implementation specification (S-98). </w:delText>
              </w:r>
            </w:del>
          </w:p>
        </w:tc>
      </w:tr>
      <w:tr w:rsidR="00346EB8" w:rsidRPr="00582BC3" w14:paraId="588E7E2F" w14:textId="77777777">
        <w:trPr>
          <w:trHeight w:val="360"/>
        </w:trPr>
        <w:tc>
          <w:tcPr>
            <w:tcW w:w="1295" w:type="dxa"/>
            <w:tcBorders>
              <w:top w:val="single" w:sz="4" w:space="0" w:color="000000"/>
              <w:left w:val="single" w:sz="4" w:space="0" w:color="000000"/>
              <w:bottom w:val="single" w:sz="4" w:space="0" w:color="000000"/>
              <w:right w:val="single" w:sz="4" w:space="0" w:color="000000"/>
            </w:tcBorders>
          </w:tcPr>
          <w:p w14:paraId="635EA8B0" w14:textId="7A6306E3" w:rsidR="00346EB8" w:rsidRDefault="00000000">
            <w:pPr>
              <w:spacing w:after="0" w:line="259" w:lineRule="auto"/>
              <w:ind w:left="0" w:firstLine="0"/>
              <w:jc w:val="left"/>
            </w:pPr>
            <w:del w:id="83" w:author="Birklhuber Bernd" w:date="2026-08-07T13:45:00Z">
              <w:r w:rsidDel="00E63A28">
                <w:delText xml:space="preserve">1.0.0 </w:delText>
              </w:r>
            </w:del>
          </w:p>
        </w:tc>
        <w:tc>
          <w:tcPr>
            <w:tcW w:w="1418" w:type="dxa"/>
            <w:tcBorders>
              <w:top w:val="single" w:sz="4" w:space="0" w:color="000000"/>
              <w:left w:val="single" w:sz="4" w:space="0" w:color="000000"/>
              <w:bottom w:val="single" w:sz="4" w:space="0" w:color="000000"/>
              <w:right w:val="single" w:sz="4" w:space="0" w:color="000000"/>
            </w:tcBorders>
          </w:tcPr>
          <w:p w14:paraId="417A5A0E" w14:textId="5012C02B" w:rsidR="00346EB8" w:rsidRDefault="00000000">
            <w:pPr>
              <w:spacing w:after="0" w:line="259" w:lineRule="auto"/>
              <w:ind w:left="1" w:firstLine="0"/>
              <w:jc w:val="left"/>
            </w:pPr>
            <w:del w:id="84" w:author="Birklhuber Bernd" w:date="2026-08-07T13:45:00Z">
              <w:r w:rsidDel="00E63A28">
                <w:delText xml:space="preserve">May 2022 </w:delText>
              </w:r>
            </w:del>
          </w:p>
        </w:tc>
        <w:tc>
          <w:tcPr>
            <w:tcW w:w="1366" w:type="dxa"/>
            <w:tcBorders>
              <w:top w:val="single" w:sz="4" w:space="0" w:color="000000"/>
              <w:left w:val="single" w:sz="4" w:space="0" w:color="000000"/>
              <w:bottom w:val="single" w:sz="4" w:space="0" w:color="000000"/>
              <w:right w:val="single" w:sz="4" w:space="0" w:color="000000"/>
            </w:tcBorders>
          </w:tcPr>
          <w:p w14:paraId="0DDD9711" w14:textId="1A2D1F34" w:rsidR="00346EB8" w:rsidRDefault="00000000">
            <w:pPr>
              <w:spacing w:after="0" w:line="259" w:lineRule="auto"/>
              <w:ind w:left="24" w:firstLine="0"/>
              <w:jc w:val="left"/>
            </w:pPr>
            <w:del w:id="85" w:author="Birklhuber Bernd" w:date="2026-08-07T13:45:00Z">
              <w:r w:rsidDel="00E63A28">
                <w:delText xml:space="preserve">S-100WG </w:delText>
              </w:r>
            </w:del>
          </w:p>
        </w:tc>
        <w:tc>
          <w:tcPr>
            <w:tcW w:w="5351" w:type="dxa"/>
            <w:tcBorders>
              <w:top w:val="single" w:sz="4" w:space="0" w:color="000000"/>
              <w:left w:val="single" w:sz="4" w:space="0" w:color="000000"/>
              <w:bottom w:val="single" w:sz="4" w:space="0" w:color="000000"/>
              <w:right w:val="single" w:sz="4" w:space="0" w:color="000000"/>
            </w:tcBorders>
          </w:tcPr>
          <w:p w14:paraId="08F921B3" w14:textId="72B162ED" w:rsidR="00346EB8" w:rsidRPr="00582BC3" w:rsidRDefault="00000000">
            <w:pPr>
              <w:spacing w:after="0" w:line="259" w:lineRule="auto"/>
              <w:ind w:left="2" w:firstLine="0"/>
              <w:jc w:val="left"/>
              <w:rPr>
                <w:lang w:val="en-US"/>
              </w:rPr>
            </w:pPr>
            <w:del w:id="86" w:author="Birklhuber Bernd" w:date="2026-08-07T13:45:00Z">
              <w:r w:rsidRPr="00582BC3" w:rsidDel="00E63A28">
                <w:rPr>
                  <w:lang w:val="en-US"/>
                </w:rPr>
                <w:delText xml:space="preserve">Submission to HSSC14 for approval. </w:delText>
              </w:r>
            </w:del>
          </w:p>
        </w:tc>
      </w:tr>
      <w:tr w:rsidR="00346EB8" w:rsidRPr="00582BC3" w14:paraId="6CBCB500" w14:textId="77777777">
        <w:trPr>
          <w:trHeight w:val="360"/>
        </w:trPr>
        <w:tc>
          <w:tcPr>
            <w:tcW w:w="1295" w:type="dxa"/>
            <w:tcBorders>
              <w:top w:val="single" w:sz="4" w:space="0" w:color="000000"/>
              <w:left w:val="single" w:sz="4" w:space="0" w:color="000000"/>
              <w:bottom w:val="single" w:sz="4" w:space="0" w:color="000000"/>
              <w:right w:val="single" w:sz="4" w:space="0" w:color="000000"/>
            </w:tcBorders>
          </w:tcPr>
          <w:p w14:paraId="6D8BA6B7" w14:textId="78803C6A" w:rsidR="00346EB8" w:rsidRDefault="00000000">
            <w:pPr>
              <w:spacing w:after="0" w:line="259" w:lineRule="auto"/>
              <w:ind w:left="0" w:firstLine="0"/>
              <w:jc w:val="left"/>
            </w:pPr>
            <w:del w:id="87" w:author="Birklhuber Bernd" w:date="2026-08-07T13:45:00Z">
              <w:r w:rsidDel="00E63A28">
                <w:delText xml:space="preserve">1.0.0 </w:delText>
              </w:r>
            </w:del>
          </w:p>
        </w:tc>
        <w:tc>
          <w:tcPr>
            <w:tcW w:w="1418" w:type="dxa"/>
            <w:tcBorders>
              <w:top w:val="single" w:sz="4" w:space="0" w:color="000000"/>
              <w:left w:val="single" w:sz="4" w:space="0" w:color="000000"/>
              <w:bottom w:val="single" w:sz="4" w:space="0" w:color="000000"/>
              <w:right w:val="single" w:sz="4" w:space="0" w:color="000000"/>
            </w:tcBorders>
          </w:tcPr>
          <w:p w14:paraId="2187ABED" w14:textId="4C266868" w:rsidR="00346EB8" w:rsidRDefault="00000000">
            <w:pPr>
              <w:spacing w:after="0" w:line="259" w:lineRule="auto"/>
              <w:ind w:left="1" w:firstLine="0"/>
              <w:jc w:val="left"/>
            </w:pPr>
            <w:del w:id="88" w:author="Birklhuber Bernd" w:date="2026-08-07T13:45:00Z">
              <w:r w:rsidDel="00E63A28">
                <w:delText xml:space="preserve">May 2022 </w:delText>
              </w:r>
            </w:del>
          </w:p>
        </w:tc>
        <w:tc>
          <w:tcPr>
            <w:tcW w:w="1366" w:type="dxa"/>
            <w:tcBorders>
              <w:top w:val="single" w:sz="4" w:space="0" w:color="000000"/>
              <w:left w:val="single" w:sz="4" w:space="0" w:color="000000"/>
              <w:bottom w:val="single" w:sz="4" w:space="0" w:color="000000"/>
              <w:right w:val="single" w:sz="4" w:space="0" w:color="000000"/>
            </w:tcBorders>
          </w:tcPr>
          <w:p w14:paraId="6CDB56DF" w14:textId="21516F45" w:rsidR="00346EB8" w:rsidRDefault="00000000">
            <w:pPr>
              <w:spacing w:after="0" w:line="259" w:lineRule="auto"/>
              <w:ind w:left="24" w:firstLine="0"/>
              <w:jc w:val="left"/>
            </w:pPr>
            <w:del w:id="89" w:author="Birklhuber Bernd" w:date="2026-08-07T13:45:00Z">
              <w:r w:rsidDel="00E63A28">
                <w:delText xml:space="preserve">HSSC </w:delText>
              </w:r>
            </w:del>
          </w:p>
        </w:tc>
        <w:tc>
          <w:tcPr>
            <w:tcW w:w="5351" w:type="dxa"/>
            <w:tcBorders>
              <w:top w:val="single" w:sz="4" w:space="0" w:color="000000"/>
              <w:left w:val="single" w:sz="4" w:space="0" w:color="000000"/>
              <w:bottom w:val="single" w:sz="4" w:space="0" w:color="000000"/>
              <w:right w:val="single" w:sz="4" w:space="0" w:color="000000"/>
            </w:tcBorders>
          </w:tcPr>
          <w:p w14:paraId="35A0968F" w14:textId="440C276E" w:rsidR="00346EB8" w:rsidRPr="00582BC3" w:rsidRDefault="00000000">
            <w:pPr>
              <w:spacing w:after="0" w:line="259" w:lineRule="auto"/>
              <w:ind w:left="2" w:firstLine="0"/>
              <w:jc w:val="left"/>
              <w:rPr>
                <w:lang w:val="en-US"/>
              </w:rPr>
            </w:pPr>
            <w:del w:id="90" w:author="Birklhuber Bernd" w:date="2026-08-07T13:45:00Z">
              <w:r w:rsidRPr="00582BC3" w:rsidDel="00E63A28">
                <w:rPr>
                  <w:lang w:val="en-US"/>
                </w:rPr>
                <w:delText xml:space="preserve">Initial published version for evaluation and testing. </w:delText>
              </w:r>
            </w:del>
          </w:p>
        </w:tc>
      </w:tr>
      <w:tr w:rsidR="00346EB8" w:rsidRPr="00582BC3" w14:paraId="0FC97E61" w14:textId="77777777">
        <w:trPr>
          <w:trHeight w:val="591"/>
        </w:trPr>
        <w:tc>
          <w:tcPr>
            <w:tcW w:w="1295" w:type="dxa"/>
            <w:tcBorders>
              <w:top w:val="single" w:sz="4" w:space="0" w:color="000000"/>
              <w:left w:val="single" w:sz="4" w:space="0" w:color="000000"/>
              <w:bottom w:val="single" w:sz="4" w:space="0" w:color="000000"/>
              <w:right w:val="single" w:sz="4" w:space="0" w:color="000000"/>
            </w:tcBorders>
          </w:tcPr>
          <w:p w14:paraId="1E78C507" w14:textId="47855BE7" w:rsidR="00346EB8" w:rsidRDefault="00000000">
            <w:pPr>
              <w:spacing w:after="0" w:line="259" w:lineRule="auto"/>
              <w:ind w:left="0" w:firstLine="0"/>
              <w:jc w:val="left"/>
            </w:pPr>
            <w:del w:id="91" w:author="Birklhuber Bernd" w:date="2026-08-07T13:45:00Z">
              <w:r w:rsidDel="00E63A28">
                <w:delText xml:space="preserve">2.0.0 </w:delText>
              </w:r>
            </w:del>
          </w:p>
        </w:tc>
        <w:tc>
          <w:tcPr>
            <w:tcW w:w="1418" w:type="dxa"/>
            <w:tcBorders>
              <w:top w:val="single" w:sz="4" w:space="0" w:color="000000"/>
              <w:left w:val="single" w:sz="4" w:space="0" w:color="000000"/>
              <w:bottom w:val="single" w:sz="4" w:space="0" w:color="000000"/>
              <w:right w:val="single" w:sz="4" w:space="0" w:color="000000"/>
            </w:tcBorders>
          </w:tcPr>
          <w:p w14:paraId="1A2B531F" w14:textId="7B49566C" w:rsidR="00346EB8" w:rsidRDefault="00000000">
            <w:pPr>
              <w:spacing w:after="0" w:line="259" w:lineRule="auto"/>
              <w:ind w:left="1" w:firstLine="0"/>
              <w:jc w:val="left"/>
            </w:pPr>
            <w:del w:id="92" w:author="Birklhuber Bernd" w:date="2026-08-07T13:45:00Z">
              <w:r w:rsidDel="00E63A28">
                <w:delText xml:space="preserve">Oct 2025 </w:delText>
              </w:r>
            </w:del>
          </w:p>
        </w:tc>
        <w:tc>
          <w:tcPr>
            <w:tcW w:w="1366" w:type="dxa"/>
            <w:tcBorders>
              <w:top w:val="single" w:sz="4" w:space="0" w:color="000000"/>
              <w:left w:val="single" w:sz="4" w:space="0" w:color="000000"/>
              <w:bottom w:val="single" w:sz="4" w:space="0" w:color="000000"/>
              <w:right w:val="single" w:sz="4" w:space="0" w:color="000000"/>
            </w:tcBorders>
          </w:tcPr>
          <w:p w14:paraId="0B207ADF" w14:textId="47CC14DE" w:rsidR="00346EB8" w:rsidRDefault="00000000">
            <w:pPr>
              <w:spacing w:after="0" w:line="259" w:lineRule="auto"/>
              <w:ind w:left="2" w:firstLine="22"/>
              <w:jc w:val="left"/>
            </w:pPr>
            <w:del w:id="93" w:author="Birklhuber Bernd" w:date="2026-08-07T13:45:00Z">
              <w:r w:rsidDel="00E63A28">
                <w:delText xml:space="preserve">IHO CL 41/2025 </w:delText>
              </w:r>
            </w:del>
          </w:p>
        </w:tc>
        <w:tc>
          <w:tcPr>
            <w:tcW w:w="5351" w:type="dxa"/>
            <w:tcBorders>
              <w:top w:val="single" w:sz="4" w:space="0" w:color="000000"/>
              <w:left w:val="single" w:sz="4" w:space="0" w:color="000000"/>
              <w:bottom w:val="single" w:sz="4" w:space="0" w:color="000000"/>
              <w:right w:val="single" w:sz="4" w:space="0" w:color="000000"/>
            </w:tcBorders>
          </w:tcPr>
          <w:p w14:paraId="78166FBC" w14:textId="6A9A9828" w:rsidR="00346EB8" w:rsidRPr="00582BC3" w:rsidRDefault="00000000">
            <w:pPr>
              <w:spacing w:after="0" w:line="259" w:lineRule="auto"/>
              <w:ind w:left="2" w:firstLine="0"/>
              <w:jc w:val="left"/>
              <w:rPr>
                <w:lang w:val="en-US"/>
              </w:rPr>
            </w:pPr>
            <w:del w:id="94" w:author="Birklhuber Bernd" w:date="2026-08-07T13:45:00Z">
              <w:r w:rsidRPr="00582BC3" w:rsidDel="00E63A28">
                <w:rPr>
                  <w:lang w:val="en-US"/>
                </w:rPr>
                <w:delText xml:space="preserve">First operational Edition of S-98. </w:delText>
              </w:r>
            </w:del>
          </w:p>
        </w:tc>
      </w:tr>
    </w:tbl>
    <w:p w14:paraId="4002051D" w14:textId="77777777" w:rsidR="00346EB8" w:rsidRPr="00582BC3" w:rsidRDefault="00000000">
      <w:pPr>
        <w:spacing w:after="0" w:line="259" w:lineRule="auto"/>
        <w:ind w:left="0" w:firstLine="0"/>
        <w:jc w:val="left"/>
        <w:rPr>
          <w:lang w:val="en-US"/>
        </w:rPr>
      </w:pPr>
      <w:r w:rsidRPr="00582BC3">
        <w:rPr>
          <w:lang w:val="en-US"/>
        </w:rPr>
        <w:t xml:space="preserve"> </w:t>
      </w:r>
      <w:r w:rsidRPr="00582BC3">
        <w:rPr>
          <w:lang w:val="en-US"/>
        </w:rPr>
        <w:tab/>
        <w:t xml:space="preserve"> </w:t>
      </w:r>
    </w:p>
    <w:p w14:paraId="288AF404" w14:textId="77777777" w:rsidR="00346EB8" w:rsidRPr="00582BC3" w:rsidRDefault="00000000">
      <w:pPr>
        <w:spacing w:after="223" w:line="259" w:lineRule="auto"/>
        <w:ind w:left="0" w:firstLine="0"/>
        <w:jc w:val="left"/>
        <w:rPr>
          <w:lang w:val="en-US"/>
        </w:rPr>
      </w:pPr>
      <w:r w:rsidRPr="00582BC3">
        <w:rPr>
          <w:lang w:val="en-US"/>
        </w:rPr>
        <w:t xml:space="preserve"> </w:t>
      </w:r>
    </w:p>
    <w:p w14:paraId="75C0060E" w14:textId="77777777" w:rsidR="00346EB8" w:rsidRPr="00582BC3" w:rsidRDefault="00000000">
      <w:pPr>
        <w:spacing w:after="223" w:line="259" w:lineRule="auto"/>
        <w:ind w:left="0" w:firstLine="0"/>
        <w:jc w:val="left"/>
        <w:rPr>
          <w:lang w:val="en-US"/>
        </w:rPr>
      </w:pPr>
      <w:r w:rsidRPr="00582BC3">
        <w:rPr>
          <w:lang w:val="en-US"/>
        </w:rPr>
        <w:t xml:space="preserve"> </w:t>
      </w:r>
    </w:p>
    <w:p w14:paraId="62B547A9" w14:textId="77777777" w:rsidR="00346EB8" w:rsidRPr="00582BC3" w:rsidRDefault="00000000">
      <w:pPr>
        <w:spacing w:after="221" w:line="259" w:lineRule="auto"/>
        <w:ind w:left="0" w:firstLine="0"/>
        <w:jc w:val="left"/>
        <w:rPr>
          <w:lang w:val="en-US"/>
        </w:rPr>
      </w:pPr>
      <w:r w:rsidRPr="00582BC3">
        <w:rPr>
          <w:lang w:val="en-US"/>
        </w:rPr>
        <w:t xml:space="preserve"> </w:t>
      </w:r>
    </w:p>
    <w:p w14:paraId="5F8B12E8" w14:textId="77777777" w:rsidR="00346EB8" w:rsidRPr="00582BC3" w:rsidRDefault="00000000">
      <w:pPr>
        <w:spacing w:after="223" w:line="259" w:lineRule="auto"/>
        <w:ind w:left="0" w:firstLine="0"/>
        <w:jc w:val="left"/>
        <w:rPr>
          <w:lang w:val="en-US"/>
        </w:rPr>
      </w:pPr>
      <w:r w:rsidRPr="00582BC3">
        <w:rPr>
          <w:lang w:val="en-US"/>
        </w:rPr>
        <w:t xml:space="preserve"> </w:t>
      </w:r>
    </w:p>
    <w:p w14:paraId="7561396D" w14:textId="77777777" w:rsidR="00346EB8" w:rsidRPr="00582BC3" w:rsidRDefault="00000000">
      <w:pPr>
        <w:spacing w:after="223" w:line="259" w:lineRule="auto"/>
        <w:ind w:left="0" w:firstLine="0"/>
        <w:jc w:val="left"/>
        <w:rPr>
          <w:lang w:val="en-US"/>
        </w:rPr>
      </w:pPr>
      <w:r w:rsidRPr="00582BC3">
        <w:rPr>
          <w:lang w:val="en-US"/>
        </w:rPr>
        <w:t xml:space="preserve"> </w:t>
      </w:r>
    </w:p>
    <w:p w14:paraId="2DE50110" w14:textId="77777777" w:rsidR="00346EB8" w:rsidRPr="00582BC3" w:rsidRDefault="00000000">
      <w:pPr>
        <w:spacing w:after="223" w:line="259" w:lineRule="auto"/>
        <w:ind w:left="0" w:firstLine="0"/>
        <w:jc w:val="left"/>
        <w:rPr>
          <w:lang w:val="en-US"/>
        </w:rPr>
      </w:pPr>
      <w:r w:rsidRPr="00582BC3">
        <w:rPr>
          <w:lang w:val="en-US"/>
        </w:rPr>
        <w:t xml:space="preserve"> </w:t>
      </w:r>
    </w:p>
    <w:p w14:paraId="45667D08" w14:textId="77777777" w:rsidR="00346EB8" w:rsidRPr="00582BC3" w:rsidRDefault="00000000">
      <w:pPr>
        <w:spacing w:after="224" w:line="259" w:lineRule="auto"/>
        <w:ind w:left="0" w:firstLine="0"/>
        <w:jc w:val="left"/>
        <w:rPr>
          <w:lang w:val="en-US"/>
        </w:rPr>
      </w:pPr>
      <w:r w:rsidRPr="00582BC3">
        <w:rPr>
          <w:lang w:val="en-US"/>
        </w:rPr>
        <w:t xml:space="preserve"> </w:t>
      </w:r>
    </w:p>
    <w:p w14:paraId="07D77AEB" w14:textId="77777777" w:rsidR="00346EB8" w:rsidRPr="00582BC3" w:rsidRDefault="00000000">
      <w:pPr>
        <w:spacing w:after="223" w:line="259" w:lineRule="auto"/>
        <w:ind w:left="0" w:firstLine="0"/>
        <w:jc w:val="left"/>
        <w:rPr>
          <w:lang w:val="en-US"/>
        </w:rPr>
      </w:pPr>
      <w:r w:rsidRPr="00582BC3">
        <w:rPr>
          <w:lang w:val="en-US"/>
        </w:rPr>
        <w:t xml:space="preserve"> </w:t>
      </w:r>
    </w:p>
    <w:p w14:paraId="70934922" w14:textId="77777777" w:rsidR="00346EB8" w:rsidRPr="00582BC3" w:rsidRDefault="00000000">
      <w:pPr>
        <w:spacing w:after="221" w:line="259" w:lineRule="auto"/>
        <w:ind w:left="0" w:firstLine="0"/>
        <w:jc w:val="left"/>
        <w:rPr>
          <w:lang w:val="en-US"/>
        </w:rPr>
      </w:pPr>
      <w:r w:rsidRPr="00582BC3">
        <w:rPr>
          <w:lang w:val="en-US"/>
        </w:rPr>
        <w:t xml:space="preserve"> </w:t>
      </w:r>
    </w:p>
    <w:p w14:paraId="5D698D4B" w14:textId="77777777" w:rsidR="00346EB8" w:rsidRPr="00582BC3" w:rsidRDefault="00000000">
      <w:pPr>
        <w:spacing w:after="223" w:line="259" w:lineRule="auto"/>
        <w:ind w:left="0" w:firstLine="0"/>
        <w:jc w:val="left"/>
        <w:rPr>
          <w:lang w:val="en-US"/>
        </w:rPr>
      </w:pPr>
      <w:r w:rsidRPr="00582BC3">
        <w:rPr>
          <w:lang w:val="en-US"/>
        </w:rPr>
        <w:t xml:space="preserve"> </w:t>
      </w:r>
    </w:p>
    <w:p w14:paraId="355E5E79" w14:textId="77777777" w:rsidR="00346EB8" w:rsidRPr="00582BC3" w:rsidRDefault="00000000">
      <w:pPr>
        <w:spacing w:after="223" w:line="259" w:lineRule="auto"/>
        <w:ind w:left="0" w:firstLine="0"/>
        <w:jc w:val="left"/>
        <w:rPr>
          <w:lang w:val="en-US"/>
        </w:rPr>
      </w:pPr>
      <w:r w:rsidRPr="00582BC3">
        <w:rPr>
          <w:lang w:val="en-US"/>
        </w:rPr>
        <w:t xml:space="preserve"> </w:t>
      </w:r>
    </w:p>
    <w:p w14:paraId="005B14D6" w14:textId="77777777" w:rsidR="00346EB8" w:rsidRPr="00582BC3" w:rsidRDefault="00000000">
      <w:pPr>
        <w:spacing w:after="223" w:line="259" w:lineRule="auto"/>
        <w:ind w:left="0" w:firstLine="0"/>
        <w:jc w:val="left"/>
        <w:rPr>
          <w:lang w:val="en-US"/>
        </w:rPr>
      </w:pPr>
      <w:r w:rsidRPr="00582BC3">
        <w:rPr>
          <w:lang w:val="en-US"/>
        </w:rPr>
        <w:lastRenderedPageBreak/>
        <w:t xml:space="preserve"> </w:t>
      </w:r>
    </w:p>
    <w:p w14:paraId="413B1728" w14:textId="77777777" w:rsidR="00346EB8" w:rsidRPr="00582BC3" w:rsidRDefault="00000000">
      <w:pPr>
        <w:spacing w:after="264" w:line="259" w:lineRule="auto"/>
        <w:ind w:left="0" w:firstLine="0"/>
        <w:jc w:val="left"/>
        <w:rPr>
          <w:lang w:val="en-US"/>
        </w:rPr>
      </w:pPr>
      <w:r w:rsidRPr="00582BC3">
        <w:rPr>
          <w:lang w:val="en-US"/>
        </w:rPr>
        <w:t xml:space="preserve"> </w:t>
      </w:r>
    </w:p>
    <w:p w14:paraId="12F422F7" w14:textId="77777777" w:rsidR="00346EB8" w:rsidRPr="00582BC3" w:rsidRDefault="00000000">
      <w:pPr>
        <w:tabs>
          <w:tab w:val="center" w:pos="2342"/>
          <w:tab w:val="center" w:pos="4544"/>
        </w:tabs>
        <w:spacing w:after="245"/>
        <w:ind w:left="-15" w:firstLine="0"/>
        <w:jc w:val="left"/>
        <w:rPr>
          <w:lang w:val="en-US"/>
        </w:rPr>
      </w:pPr>
      <w:r w:rsidRPr="00582BC3">
        <w:rPr>
          <w:lang w:val="en-US"/>
        </w:rPr>
        <w:t xml:space="preserve"> </w:t>
      </w:r>
      <w:r w:rsidRPr="00582BC3">
        <w:rPr>
          <w:lang w:val="en-US"/>
        </w:rPr>
        <w:tab/>
        <w:t xml:space="preserve"> </w:t>
      </w:r>
      <w:r w:rsidRPr="00582BC3">
        <w:rPr>
          <w:lang w:val="en-US"/>
        </w:rPr>
        <w:tab/>
        <w:t xml:space="preserve">Page intentionally left blank </w:t>
      </w:r>
    </w:p>
    <w:p w14:paraId="3AEE1FE5" w14:textId="77777777" w:rsidR="00346EB8" w:rsidRPr="00582BC3" w:rsidRDefault="00000000">
      <w:pPr>
        <w:spacing w:after="0" w:line="259" w:lineRule="auto"/>
        <w:ind w:left="0" w:firstLine="0"/>
        <w:jc w:val="left"/>
        <w:rPr>
          <w:lang w:val="en-US"/>
        </w:rPr>
      </w:pPr>
      <w:r w:rsidRPr="00582BC3">
        <w:rPr>
          <w:lang w:val="en-US"/>
        </w:rPr>
        <w:t xml:space="preserve"> </w:t>
      </w:r>
      <w:r w:rsidRPr="00582BC3">
        <w:rPr>
          <w:lang w:val="en-US"/>
        </w:rPr>
        <w:tab/>
        <w:t xml:space="preserve"> </w:t>
      </w:r>
    </w:p>
    <w:p w14:paraId="5C4A5694" w14:textId="77777777" w:rsidR="00346EB8" w:rsidRPr="00582BC3" w:rsidRDefault="00346EB8">
      <w:pPr>
        <w:rPr>
          <w:lang w:val="en-US"/>
        </w:rPr>
        <w:sectPr w:rsidR="00346EB8" w:rsidRPr="00582BC3">
          <w:headerReference w:type="even" r:id="rId21"/>
          <w:headerReference w:type="default" r:id="rId22"/>
          <w:footerReference w:type="even" r:id="rId23"/>
          <w:footerReference w:type="default" r:id="rId24"/>
          <w:headerReference w:type="first" r:id="rId25"/>
          <w:footerReference w:type="first" r:id="rId26"/>
          <w:pgSz w:w="12240" w:h="15840"/>
          <w:pgMar w:top="524" w:right="1405" w:bottom="524" w:left="1400" w:header="720" w:footer="720" w:gutter="0"/>
          <w:pgNumType w:fmt="lowerRoman"/>
          <w:cols w:space="720"/>
          <w:titlePg/>
        </w:sectPr>
      </w:pPr>
    </w:p>
    <w:p w14:paraId="2AE8430F" w14:textId="77777777" w:rsidR="00346EB8" w:rsidRPr="00582BC3" w:rsidRDefault="00000000">
      <w:pPr>
        <w:pStyle w:val="berschrift1"/>
        <w:spacing w:after="139"/>
        <w:ind w:left="-5"/>
        <w:rPr>
          <w:lang w:val="en-US"/>
        </w:rPr>
      </w:pPr>
      <w:bookmarkStart w:id="99" w:name="_Toc31080"/>
      <w:r w:rsidRPr="00582BC3">
        <w:rPr>
          <w:sz w:val="24"/>
          <w:lang w:val="en-US"/>
        </w:rPr>
        <w:lastRenderedPageBreak/>
        <w:t xml:space="preserve">A-1 Introduction </w:t>
      </w:r>
      <w:bookmarkEnd w:id="99"/>
    </w:p>
    <w:p w14:paraId="2B616161" w14:textId="79CB3580" w:rsidR="00346EB8" w:rsidRPr="00582BC3" w:rsidRDefault="00000000">
      <w:pPr>
        <w:ind w:left="-5" w:right="54"/>
        <w:rPr>
          <w:lang w:val="en-US"/>
        </w:rPr>
      </w:pPr>
      <w:r w:rsidRPr="00582BC3">
        <w:rPr>
          <w:lang w:val="en-US"/>
        </w:rPr>
        <w:t>S-</w:t>
      </w:r>
      <w:del w:id="100" w:author="Birklhuber Bernd" w:date="2026-08-07T13:47:00Z">
        <w:r w:rsidRPr="00582BC3" w:rsidDel="00E63A28">
          <w:rPr>
            <w:lang w:val="en-US"/>
          </w:rPr>
          <w:delText xml:space="preserve">98 </w:delText>
        </w:r>
      </w:del>
      <w:ins w:id="101" w:author="Birklhuber Bernd" w:date="2026-08-07T13:47:00Z">
        <w:r w:rsidR="00E63A28">
          <w:rPr>
            <w:lang w:val="en-US"/>
          </w:rPr>
          <w:t>403</w:t>
        </w:r>
        <w:r w:rsidR="00E63A28" w:rsidRPr="00582BC3">
          <w:rPr>
            <w:lang w:val="en-US"/>
          </w:rPr>
          <w:t xml:space="preserve"> </w:t>
        </w:r>
      </w:ins>
      <w:r w:rsidRPr="00582BC3">
        <w:rPr>
          <w:lang w:val="en-US"/>
        </w:rPr>
        <w:t xml:space="preserve">Part A contains information that applies to Interoperability Catalogues which use interoperability rules and operations of at most Level 1 interoperability. </w:t>
      </w:r>
    </w:p>
    <w:p w14:paraId="51E1924A" w14:textId="5469C717" w:rsidR="00346EB8" w:rsidRPr="00582BC3" w:rsidRDefault="00000000">
      <w:pPr>
        <w:spacing w:after="51"/>
        <w:ind w:left="-5" w:right="54"/>
        <w:rPr>
          <w:lang w:val="en-US"/>
        </w:rPr>
      </w:pPr>
      <w:r w:rsidRPr="00582BC3">
        <w:rPr>
          <w:lang w:val="en-US"/>
        </w:rPr>
        <w:t>Interoperability Catalogues conforming to this Part must comply with both the following components of S</w:t>
      </w:r>
      <w:ins w:id="102" w:author="Birklhuber Bernd" w:date="2026-08-07T13:47:00Z">
        <w:r w:rsidR="00E63A28">
          <w:rPr>
            <w:lang w:val="en-US"/>
          </w:rPr>
          <w:t>-403</w:t>
        </w:r>
      </w:ins>
      <w:del w:id="103" w:author="Birklhuber Bernd" w:date="2026-08-07T13:47:00Z">
        <w:r w:rsidRPr="00582BC3" w:rsidDel="00E63A28">
          <w:rPr>
            <w:lang w:val="en-US"/>
          </w:rPr>
          <w:delText>98</w:delText>
        </w:r>
      </w:del>
      <w:r w:rsidRPr="00582BC3">
        <w:rPr>
          <w:lang w:val="en-US"/>
        </w:rPr>
        <w:t xml:space="preserve">: </w:t>
      </w:r>
    </w:p>
    <w:p w14:paraId="55B608BC" w14:textId="7217F00D" w:rsidR="00346EB8" w:rsidRPr="00582BC3" w:rsidRDefault="00000000">
      <w:pPr>
        <w:numPr>
          <w:ilvl w:val="0"/>
          <w:numId w:val="1"/>
        </w:numPr>
        <w:spacing w:after="53"/>
        <w:ind w:right="54" w:hanging="283"/>
        <w:rPr>
          <w:lang w:val="en-US"/>
        </w:rPr>
      </w:pPr>
      <w:r w:rsidRPr="00582BC3">
        <w:rPr>
          <w:lang w:val="en-US"/>
        </w:rPr>
        <w:t>S-</w:t>
      </w:r>
      <w:del w:id="104" w:author="Birklhuber Bernd" w:date="2026-08-07T13:47:00Z">
        <w:r w:rsidRPr="00582BC3" w:rsidDel="00E63A28">
          <w:rPr>
            <w:lang w:val="en-US"/>
          </w:rPr>
          <w:delText xml:space="preserve">98 </w:delText>
        </w:r>
      </w:del>
      <w:ins w:id="105" w:author="Birklhuber Bernd" w:date="2026-08-07T13:47:00Z">
        <w:r w:rsidR="00E63A28">
          <w:rPr>
            <w:lang w:val="en-US"/>
          </w:rPr>
          <w:t>403</w:t>
        </w:r>
        <w:r w:rsidR="00E63A28" w:rsidRPr="00582BC3">
          <w:rPr>
            <w:lang w:val="en-US"/>
          </w:rPr>
          <w:t xml:space="preserve"> </w:t>
        </w:r>
      </w:ins>
      <w:r w:rsidRPr="00582BC3">
        <w:rPr>
          <w:lang w:val="en-US"/>
        </w:rPr>
        <w:t>Main Specification, which describes requirements applying to all S-</w:t>
      </w:r>
      <w:del w:id="106" w:author="Birklhuber Bernd" w:date="2026-08-07T13:47:00Z">
        <w:r w:rsidRPr="00582BC3" w:rsidDel="00E63A28">
          <w:rPr>
            <w:lang w:val="en-US"/>
          </w:rPr>
          <w:delText xml:space="preserve">98 </w:delText>
        </w:r>
      </w:del>
      <w:ins w:id="107" w:author="Birklhuber Bernd" w:date="2026-08-07T13:47:00Z">
        <w:r w:rsidR="00E63A28">
          <w:rPr>
            <w:lang w:val="en-US"/>
          </w:rPr>
          <w:t>403</w:t>
        </w:r>
        <w:r w:rsidR="00E63A28" w:rsidRPr="00582BC3">
          <w:rPr>
            <w:lang w:val="en-US"/>
          </w:rPr>
          <w:t xml:space="preserve"> </w:t>
        </w:r>
      </w:ins>
      <w:r w:rsidRPr="00582BC3">
        <w:rPr>
          <w:lang w:val="en-US"/>
        </w:rPr>
        <w:t>Interoperability Catalogues and S-</w:t>
      </w:r>
      <w:del w:id="108" w:author="Birklhuber Bernd" w:date="2026-08-07T13:47:00Z">
        <w:r w:rsidRPr="00582BC3" w:rsidDel="00E63A28">
          <w:rPr>
            <w:lang w:val="en-US"/>
          </w:rPr>
          <w:delText xml:space="preserve">98 </w:delText>
        </w:r>
      </w:del>
      <w:ins w:id="109" w:author="Birklhuber Bernd" w:date="2026-08-07T13:47:00Z">
        <w:r w:rsidR="00E63A28">
          <w:rPr>
            <w:lang w:val="en-US"/>
          </w:rPr>
          <w:t>403</w:t>
        </w:r>
        <w:r w:rsidR="00E63A28" w:rsidRPr="00582BC3">
          <w:rPr>
            <w:lang w:val="en-US"/>
          </w:rPr>
          <w:t xml:space="preserve"> </w:t>
        </w:r>
      </w:ins>
      <w:r w:rsidRPr="00582BC3">
        <w:rPr>
          <w:lang w:val="en-US"/>
        </w:rPr>
        <w:t xml:space="preserve">Exchange Sets; </w:t>
      </w:r>
    </w:p>
    <w:p w14:paraId="4379E4B2" w14:textId="0BC02B2D" w:rsidR="00346EB8" w:rsidRPr="00582BC3" w:rsidRDefault="00000000">
      <w:pPr>
        <w:numPr>
          <w:ilvl w:val="0"/>
          <w:numId w:val="1"/>
        </w:numPr>
        <w:ind w:right="54" w:hanging="283"/>
        <w:rPr>
          <w:lang w:val="en-US"/>
        </w:rPr>
      </w:pPr>
      <w:r w:rsidRPr="00582BC3">
        <w:rPr>
          <w:lang w:val="en-US"/>
        </w:rPr>
        <w:t>S-</w:t>
      </w:r>
      <w:del w:id="110" w:author="Birklhuber Bernd" w:date="2026-08-07T13:47:00Z">
        <w:r w:rsidRPr="00582BC3" w:rsidDel="00E63A28">
          <w:rPr>
            <w:lang w:val="en-US"/>
          </w:rPr>
          <w:delText xml:space="preserve">98 </w:delText>
        </w:r>
      </w:del>
      <w:ins w:id="111" w:author="Birklhuber Bernd" w:date="2026-08-07T13:47:00Z">
        <w:r w:rsidR="00E63A28">
          <w:rPr>
            <w:lang w:val="en-US"/>
          </w:rPr>
          <w:t>403</w:t>
        </w:r>
        <w:r w:rsidR="00E63A28" w:rsidRPr="00582BC3">
          <w:rPr>
            <w:lang w:val="en-US"/>
          </w:rPr>
          <w:t xml:space="preserve"> </w:t>
        </w:r>
      </w:ins>
      <w:r w:rsidRPr="00582BC3">
        <w:rPr>
          <w:lang w:val="en-US"/>
        </w:rPr>
        <w:t xml:space="preserve">Part A (this Part), which defines the subset of the interoperability model and Catalogue encoding that are specific to Level 1 interoperability. </w:t>
      </w:r>
    </w:p>
    <w:p w14:paraId="364756AF" w14:textId="07744B0A" w:rsidR="00346EB8" w:rsidRPr="00582BC3" w:rsidRDefault="00000000">
      <w:pPr>
        <w:ind w:left="-5" w:right="54"/>
        <w:rPr>
          <w:lang w:val="en-US"/>
        </w:rPr>
      </w:pPr>
      <w:r w:rsidRPr="00582BC3">
        <w:rPr>
          <w:lang w:val="en-US"/>
        </w:rPr>
        <w:t>The hypothetical processing model for implementations is described in general terms in the “S-</w:t>
      </w:r>
      <w:del w:id="112" w:author="Birklhuber Bernd" w:date="2026-08-07T13:47:00Z">
        <w:r w:rsidRPr="00582BC3" w:rsidDel="00E63A28">
          <w:rPr>
            <w:lang w:val="en-US"/>
          </w:rPr>
          <w:delText xml:space="preserve">98 </w:delText>
        </w:r>
      </w:del>
      <w:ins w:id="113" w:author="Birklhuber Bernd" w:date="2026-08-07T13:47:00Z">
        <w:r w:rsidR="00E63A28">
          <w:rPr>
            <w:lang w:val="en-US"/>
          </w:rPr>
          <w:t>403</w:t>
        </w:r>
        <w:r w:rsidR="00E63A28" w:rsidRPr="00582BC3">
          <w:rPr>
            <w:lang w:val="en-US"/>
          </w:rPr>
          <w:t xml:space="preserve"> </w:t>
        </w:r>
      </w:ins>
      <w:r w:rsidRPr="00582BC3">
        <w:rPr>
          <w:lang w:val="en-US"/>
        </w:rPr>
        <w:t xml:space="preserve">– Main” document and elaborated in clause A-A-7 of this Part. </w:t>
      </w:r>
    </w:p>
    <w:p w14:paraId="69D53F21" w14:textId="58143680" w:rsidR="00346EB8" w:rsidRPr="00582BC3" w:rsidRDefault="00000000">
      <w:pPr>
        <w:ind w:left="-5" w:right="54"/>
        <w:rPr>
          <w:lang w:val="en-US"/>
        </w:rPr>
      </w:pPr>
      <w:r w:rsidRPr="00582BC3">
        <w:rPr>
          <w:lang w:val="en-US"/>
        </w:rPr>
        <w:t>In Level 1 processing, feature types from different products, including S-</w:t>
      </w:r>
      <w:ins w:id="114" w:author="Birklhuber Bernd" w:date="2026-08-07T13:46:00Z">
        <w:r w:rsidR="00E63A28">
          <w:rPr>
            <w:lang w:val="en-US"/>
          </w:rPr>
          <w:t>4</w:t>
        </w:r>
      </w:ins>
      <w:del w:id="115" w:author="Birklhuber Bernd" w:date="2026-08-07T13:46:00Z">
        <w:r w:rsidRPr="00582BC3" w:rsidDel="00E63A28">
          <w:rPr>
            <w:lang w:val="en-US"/>
          </w:rPr>
          <w:delText>1</w:delText>
        </w:r>
      </w:del>
      <w:r w:rsidRPr="00582BC3">
        <w:rPr>
          <w:lang w:val="en-US"/>
        </w:rPr>
        <w:t xml:space="preserve">01, are interleaved as specified by display plane and drawing priority information contained in the Interoperability Catalogue. The </w:t>
      </w:r>
      <w:ins w:id="116" w:author="Birklhuber Bernd" w:date="2026-08-07T13:46:00Z">
        <w:r w:rsidR="00E63A28">
          <w:rPr>
            <w:lang w:val="en-US"/>
          </w:rPr>
          <w:t>I</w:t>
        </w:r>
      </w:ins>
      <w:r w:rsidRPr="00582BC3">
        <w:rPr>
          <w:lang w:val="en-US"/>
        </w:rPr>
        <w:t xml:space="preserve">ENC is still treated as the main product, but feature layers from other products may be interleaved with </w:t>
      </w:r>
      <w:ins w:id="117" w:author="Birklhuber Bernd" w:date="2026-08-07T13:46:00Z">
        <w:r w:rsidR="00E63A28">
          <w:rPr>
            <w:lang w:val="en-US"/>
          </w:rPr>
          <w:t>I</w:t>
        </w:r>
      </w:ins>
      <w:r w:rsidRPr="00582BC3">
        <w:rPr>
          <w:lang w:val="en-US"/>
        </w:rPr>
        <w:t xml:space="preserve">ENC feature layers to prevent </w:t>
      </w:r>
      <w:ins w:id="118" w:author="Birklhuber Bernd" w:date="2026-08-07T13:46:00Z">
        <w:r w:rsidR="00E63A28">
          <w:rPr>
            <w:lang w:val="en-US"/>
          </w:rPr>
          <w:t>I</w:t>
        </w:r>
      </w:ins>
      <w:r w:rsidRPr="00582BC3">
        <w:rPr>
          <w:lang w:val="en-US"/>
        </w:rPr>
        <w:t xml:space="preserve">ENC data from being obscured. There is no other interoperability-related processing of feature data at this level. </w:t>
      </w:r>
    </w:p>
    <w:p w14:paraId="34E3C0BC" w14:textId="77777777" w:rsidR="00346EB8" w:rsidRPr="00582BC3" w:rsidRDefault="00000000">
      <w:pPr>
        <w:ind w:left="-5" w:right="54"/>
        <w:rPr>
          <w:lang w:val="en-US"/>
        </w:rPr>
      </w:pPr>
      <w:r w:rsidRPr="00582BC3">
        <w:rPr>
          <w:lang w:val="en-US"/>
        </w:rPr>
        <w:t xml:space="preserve">The output of interoperability processing is either the original feature data (processing option 1) or drawing instructions (processing option 2), accompanied by display plane and drawing priority information, which is passed through to the portrayal processor. Clause A-7 elaborates on these options. </w:t>
      </w:r>
    </w:p>
    <w:p w14:paraId="2065CDC8" w14:textId="77777777" w:rsidR="00346EB8" w:rsidRPr="00582BC3" w:rsidRDefault="00000000">
      <w:pPr>
        <w:spacing w:after="125" w:line="259" w:lineRule="auto"/>
        <w:ind w:left="0" w:firstLine="0"/>
        <w:jc w:val="left"/>
        <w:rPr>
          <w:lang w:val="en-US"/>
        </w:rPr>
      </w:pPr>
      <w:r w:rsidRPr="00582BC3">
        <w:rPr>
          <w:lang w:val="en-US"/>
        </w:rPr>
        <w:t xml:space="preserve"> </w:t>
      </w:r>
    </w:p>
    <w:p w14:paraId="7C943131" w14:textId="77777777" w:rsidR="00346EB8" w:rsidRPr="00582BC3" w:rsidRDefault="00000000">
      <w:pPr>
        <w:pStyle w:val="berschrift1"/>
        <w:ind w:left="-5"/>
        <w:rPr>
          <w:lang w:val="en-US"/>
        </w:rPr>
      </w:pPr>
      <w:bookmarkStart w:id="119" w:name="_Toc31081"/>
      <w:r w:rsidRPr="00582BC3">
        <w:rPr>
          <w:lang w:val="en-US"/>
        </w:rPr>
        <w:t xml:space="preserve">A-1.1 How to read this Part </w:t>
      </w:r>
      <w:bookmarkEnd w:id="119"/>
    </w:p>
    <w:p w14:paraId="5C302633" w14:textId="77777777" w:rsidR="00346EB8" w:rsidRPr="00582BC3" w:rsidRDefault="00000000">
      <w:pPr>
        <w:ind w:left="-5" w:right="54"/>
        <w:rPr>
          <w:lang w:val="en-US"/>
        </w:rPr>
      </w:pPr>
      <w:r w:rsidRPr="00582BC3">
        <w:rPr>
          <w:lang w:val="en-US"/>
        </w:rPr>
        <w:t xml:space="preserve">Clause A-2 of this Part contains scope identification information corresponding to the contents of this Part, which applies specifically to Interoperability Catalogues designated as Level 1. </w:t>
      </w:r>
    </w:p>
    <w:p w14:paraId="3E36670B" w14:textId="57447480" w:rsidR="00346EB8" w:rsidRPr="00582BC3" w:rsidRDefault="00000000">
      <w:pPr>
        <w:ind w:left="-5" w:right="54"/>
        <w:rPr>
          <w:lang w:val="en-US"/>
        </w:rPr>
      </w:pPr>
      <w:r w:rsidRPr="00582BC3">
        <w:rPr>
          <w:lang w:val="en-US"/>
        </w:rPr>
        <w:t>For clauses A-3–A-10, the content of the clause or sub-clause extends or elaborates on the content under the same or similar clause heading or sub-heading in the S-</w:t>
      </w:r>
      <w:del w:id="120" w:author="Birklhuber Bernd" w:date="2026-08-07T13:47:00Z">
        <w:r w:rsidRPr="00582BC3" w:rsidDel="00E63A28">
          <w:rPr>
            <w:lang w:val="en-US"/>
          </w:rPr>
          <w:delText xml:space="preserve">98 </w:delText>
        </w:r>
      </w:del>
      <w:ins w:id="121" w:author="Birklhuber Bernd" w:date="2026-08-07T13:47:00Z">
        <w:r w:rsidR="00E63A28">
          <w:rPr>
            <w:lang w:val="en-US"/>
          </w:rPr>
          <w:t>403</w:t>
        </w:r>
        <w:r w:rsidR="00E63A28" w:rsidRPr="00582BC3">
          <w:rPr>
            <w:lang w:val="en-US"/>
          </w:rPr>
          <w:t xml:space="preserve"> </w:t>
        </w:r>
      </w:ins>
      <w:r w:rsidRPr="00582BC3">
        <w:rPr>
          <w:lang w:val="en-US"/>
        </w:rPr>
        <w:t xml:space="preserve">– Main document.  </w:t>
      </w:r>
    </w:p>
    <w:p w14:paraId="481BD5C8" w14:textId="6BA3DA14" w:rsidR="00346EB8" w:rsidRPr="00582BC3" w:rsidRDefault="00000000">
      <w:pPr>
        <w:spacing w:after="120" w:line="241" w:lineRule="auto"/>
        <w:ind w:left="0" w:firstLine="0"/>
        <w:jc w:val="left"/>
        <w:rPr>
          <w:lang w:val="en-US"/>
        </w:rPr>
      </w:pPr>
      <w:r w:rsidRPr="00582BC3">
        <w:rPr>
          <w:lang w:val="en-US"/>
        </w:rPr>
        <w:t>The numbering of clauses A-3–A-10 may differ from that of corresponding clauses in S-</w:t>
      </w:r>
      <w:del w:id="122" w:author="Birklhuber Bernd" w:date="2026-08-07T13:48:00Z">
        <w:r w:rsidRPr="00582BC3" w:rsidDel="00E63A28">
          <w:rPr>
            <w:lang w:val="en-US"/>
          </w:rPr>
          <w:delText xml:space="preserve">98 </w:delText>
        </w:r>
      </w:del>
      <w:ins w:id="123" w:author="Birklhuber Bernd" w:date="2026-08-07T13:48:00Z">
        <w:r w:rsidR="00E63A28">
          <w:rPr>
            <w:lang w:val="en-US"/>
          </w:rPr>
          <w:t>403</w:t>
        </w:r>
        <w:r w:rsidR="00E63A28" w:rsidRPr="00582BC3">
          <w:rPr>
            <w:lang w:val="en-US"/>
          </w:rPr>
          <w:t xml:space="preserve"> </w:t>
        </w:r>
      </w:ins>
      <w:r w:rsidRPr="00582BC3">
        <w:rPr>
          <w:lang w:val="en-US"/>
        </w:rPr>
        <w:t>– Main, because for some there is no additional Level-specific information needed. If a clause or sub-clause in S-</w:t>
      </w:r>
      <w:del w:id="124" w:author="Birklhuber Bernd" w:date="2026-08-07T13:48:00Z">
        <w:r w:rsidRPr="00582BC3" w:rsidDel="00E63A28">
          <w:rPr>
            <w:lang w:val="en-US"/>
          </w:rPr>
          <w:delText xml:space="preserve">98 </w:delText>
        </w:r>
      </w:del>
      <w:ins w:id="125" w:author="Birklhuber Bernd" w:date="2026-08-07T13:48:00Z">
        <w:r w:rsidR="00E63A28">
          <w:rPr>
            <w:lang w:val="en-US"/>
          </w:rPr>
          <w:t>403</w:t>
        </w:r>
        <w:r w:rsidR="00E63A28" w:rsidRPr="00582BC3">
          <w:rPr>
            <w:lang w:val="en-US"/>
          </w:rPr>
          <w:t xml:space="preserve"> </w:t>
        </w:r>
      </w:ins>
      <w:r w:rsidRPr="00582BC3">
        <w:rPr>
          <w:lang w:val="en-US"/>
        </w:rPr>
        <w:t xml:space="preserve">– Main has no corresponding clause or sub-clause in this Part, there is no Level-specific information on that topic. </w:t>
      </w:r>
    </w:p>
    <w:p w14:paraId="6EE529C1" w14:textId="77777777" w:rsidR="00346EB8" w:rsidRPr="00582BC3" w:rsidRDefault="00000000">
      <w:pPr>
        <w:spacing w:after="139" w:line="259" w:lineRule="auto"/>
        <w:ind w:left="0" w:firstLine="0"/>
        <w:jc w:val="left"/>
        <w:rPr>
          <w:lang w:val="en-US"/>
        </w:rPr>
      </w:pPr>
      <w:r w:rsidRPr="00582BC3">
        <w:rPr>
          <w:lang w:val="en-US"/>
        </w:rPr>
        <w:t xml:space="preserve"> </w:t>
      </w:r>
    </w:p>
    <w:p w14:paraId="687FB19E" w14:textId="77777777" w:rsidR="00346EB8" w:rsidRPr="00582BC3" w:rsidRDefault="00000000">
      <w:pPr>
        <w:pStyle w:val="berschrift1"/>
        <w:spacing w:after="139"/>
        <w:ind w:left="-5"/>
        <w:rPr>
          <w:lang w:val="en-US"/>
        </w:rPr>
      </w:pPr>
      <w:bookmarkStart w:id="126" w:name="_Toc31082"/>
      <w:r w:rsidRPr="00582BC3">
        <w:rPr>
          <w:sz w:val="24"/>
          <w:lang w:val="en-US"/>
        </w:rPr>
        <w:t xml:space="preserve">A-2 Specification Scope for Part A </w:t>
      </w:r>
      <w:bookmarkEnd w:id="126"/>
    </w:p>
    <w:p w14:paraId="05CDF8CE" w14:textId="1894FAAC" w:rsidR="00346EB8" w:rsidRPr="00582BC3" w:rsidRDefault="00000000">
      <w:pPr>
        <w:ind w:left="-5" w:right="54"/>
        <w:rPr>
          <w:lang w:val="en-US"/>
        </w:rPr>
      </w:pPr>
      <w:r w:rsidRPr="00582BC3">
        <w:rPr>
          <w:lang w:val="en-US"/>
        </w:rPr>
        <w:t>S-</w:t>
      </w:r>
      <w:del w:id="127" w:author="Birklhuber Bernd" w:date="2026-08-07T13:48:00Z">
        <w:r w:rsidRPr="00582BC3" w:rsidDel="00E63A28">
          <w:rPr>
            <w:lang w:val="en-US"/>
          </w:rPr>
          <w:delText xml:space="preserve">98 </w:delText>
        </w:r>
      </w:del>
      <w:ins w:id="128" w:author="Birklhuber Bernd" w:date="2026-08-07T13:48:00Z">
        <w:r w:rsidR="00E63A28">
          <w:rPr>
            <w:lang w:val="en-US"/>
          </w:rPr>
          <w:t>403</w:t>
        </w:r>
        <w:r w:rsidR="00E63A28" w:rsidRPr="00582BC3">
          <w:rPr>
            <w:lang w:val="en-US"/>
          </w:rPr>
          <w:t xml:space="preserve"> </w:t>
        </w:r>
      </w:ins>
      <w:r w:rsidRPr="00582BC3">
        <w:rPr>
          <w:lang w:val="en-US"/>
        </w:rPr>
        <w:t>Part A describes the portions of S-</w:t>
      </w:r>
      <w:del w:id="129" w:author="Birklhuber Bernd" w:date="2026-08-07T13:48:00Z">
        <w:r w:rsidRPr="00582BC3" w:rsidDel="00E63A28">
          <w:rPr>
            <w:lang w:val="en-US"/>
          </w:rPr>
          <w:delText xml:space="preserve">98 </w:delText>
        </w:r>
      </w:del>
      <w:ins w:id="130" w:author="Birklhuber Bernd" w:date="2026-08-07T13:48:00Z">
        <w:r w:rsidR="00E63A28">
          <w:rPr>
            <w:lang w:val="en-US"/>
          </w:rPr>
          <w:t>403</w:t>
        </w:r>
        <w:r w:rsidR="00E63A28" w:rsidRPr="00582BC3">
          <w:rPr>
            <w:lang w:val="en-US"/>
          </w:rPr>
          <w:t xml:space="preserve"> </w:t>
        </w:r>
      </w:ins>
      <w:r w:rsidRPr="00582BC3">
        <w:rPr>
          <w:lang w:val="en-US"/>
        </w:rPr>
        <w:t>which correspond to the following scope defined in S-</w:t>
      </w:r>
      <w:del w:id="131" w:author="Birklhuber Bernd" w:date="2026-08-07T13:48:00Z">
        <w:r w:rsidRPr="00582BC3" w:rsidDel="00E63A28">
          <w:rPr>
            <w:lang w:val="en-US"/>
          </w:rPr>
          <w:delText xml:space="preserve">98 </w:delText>
        </w:r>
      </w:del>
      <w:ins w:id="132" w:author="Birklhuber Bernd" w:date="2026-08-07T13:48:00Z">
        <w:r w:rsidR="00E63A28">
          <w:rPr>
            <w:lang w:val="en-US"/>
          </w:rPr>
          <w:t>403</w:t>
        </w:r>
        <w:r w:rsidR="00E63A28" w:rsidRPr="00582BC3">
          <w:rPr>
            <w:lang w:val="en-US"/>
          </w:rPr>
          <w:t xml:space="preserve"> </w:t>
        </w:r>
      </w:ins>
      <w:r w:rsidRPr="00582BC3">
        <w:rPr>
          <w:lang w:val="en-US"/>
        </w:rPr>
        <w:t xml:space="preserve">– Main (clause 2): </w:t>
      </w:r>
    </w:p>
    <w:p w14:paraId="49CEBAB8" w14:textId="703124E2" w:rsidR="00346EB8" w:rsidRPr="00582BC3" w:rsidRDefault="00000000">
      <w:pPr>
        <w:pStyle w:val="berschrift2"/>
        <w:spacing w:after="104"/>
        <w:ind w:left="-5"/>
        <w:rPr>
          <w:lang w:val="en-US"/>
        </w:rPr>
      </w:pPr>
      <w:r w:rsidRPr="00582BC3">
        <w:rPr>
          <w:sz w:val="20"/>
          <w:lang w:val="en-US"/>
        </w:rPr>
        <w:t xml:space="preserve">Scope Identification: </w:t>
      </w:r>
      <w:r w:rsidRPr="00582BC3">
        <w:rPr>
          <w:b w:val="0"/>
          <w:sz w:val="20"/>
          <w:lang w:val="en-US"/>
        </w:rPr>
        <w:t>S</w:t>
      </w:r>
      <w:ins w:id="133" w:author="Birklhuber Bernd" w:date="2026-08-07T13:48:00Z">
        <w:r w:rsidR="00E63A28">
          <w:rPr>
            <w:b w:val="0"/>
            <w:sz w:val="20"/>
            <w:lang w:val="en-US"/>
          </w:rPr>
          <w:t>403</w:t>
        </w:r>
      </w:ins>
      <w:del w:id="134" w:author="Birklhuber Bernd" w:date="2026-08-07T13:48:00Z">
        <w:r w:rsidRPr="00582BC3" w:rsidDel="00E63A28">
          <w:rPr>
            <w:b w:val="0"/>
            <w:sz w:val="20"/>
            <w:lang w:val="en-US"/>
          </w:rPr>
          <w:delText>98</w:delText>
        </w:r>
      </w:del>
      <w:r w:rsidRPr="00582BC3">
        <w:rPr>
          <w:b w:val="0"/>
          <w:sz w:val="20"/>
          <w:lang w:val="en-US"/>
        </w:rPr>
        <w:t xml:space="preserve">L1 </w:t>
      </w:r>
    </w:p>
    <w:p w14:paraId="1ADE146A" w14:textId="77777777" w:rsidR="00346EB8" w:rsidRPr="00582BC3" w:rsidRDefault="00000000">
      <w:pPr>
        <w:ind w:left="-5" w:right="54"/>
        <w:rPr>
          <w:lang w:val="en-US"/>
        </w:rPr>
      </w:pPr>
      <w:r w:rsidRPr="00582BC3">
        <w:rPr>
          <w:b/>
          <w:lang w:val="en-US"/>
        </w:rPr>
        <w:t>Level</w:t>
      </w:r>
      <w:r w:rsidRPr="00582BC3">
        <w:rPr>
          <w:lang w:val="en-US"/>
        </w:rPr>
        <w:t xml:space="preserve">: </w:t>
      </w:r>
      <w:proofErr w:type="spellStart"/>
      <w:r w:rsidRPr="00582BC3">
        <w:rPr>
          <w:lang w:val="en-US"/>
        </w:rPr>
        <w:t>MD_ScopeCode</w:t>
      </w:r>
      <w:proofErr w:type="spellEnd"/>
      <w:r w:rsidRPr="00582BC3">
        <w:rPr>
          <w:lang w:val="en-US"/>
        </w:rPr>
        <w:t xml:space="preserve"> – 13 (software)</w:t>
      </w:r>
      <w:r w:rsidRPr="00582BC3">
        <w:rPr>
          <w:b/>
          <w:lang w:val="en-US"/>
        </w:rPr>
        <w:t xml:space="preserve"> </w:t>
      </w:r>
    </w:p>
    <w:p w14:paraId="54C1EBBE" w14:textId="77777777" w:rsidR="00346EB8" w:rsidRPr="00582BC3" w:rsidRDefault="00000000">
      <w:pPr>
        <w:ind w:left="-5" w:right="54"/>
        <w:rPr>
          <w:lang w:val="en-US"/>
        </w:rPr>
      </w:pPr>
      <w:r w:rsidRPr="00582BC3">
        <w:rPr>
          <w:b/>
          <w:lang w:val="en-US"/>
        </w:rPr>
        <w:t>Level Name</w:t>
      </w:r>
      <w:r w:rsidRPr="00582BC3">
        <w:rPr>
          <w:lang w:val="en-US"/>
        </w:rPr>
        <w:t>: Interoperability Level 1</w:t>
      </w:r>
      <w:r w:rsidRPr="00582BC3">
        <w:rPr>
          <w:b/>
          <w:lang w:val="en-US"/>
        </w:rPr>
        <w:t xml:space="preserve"> </w:t>
      </w:r>
    </w:p>
    <w:p w14:paraId="2E7DAB92" w14:textId="77777777" w:rsidR="00346EB8" w:rsidRPr="00582BC3" w:rsidRDefault="00000000">
      <w:pPr>
        <w:ind w:left="-5" w:right="54"/>
        <w:rPr>
          <w:lang w:val="en-US"/>
        </w:rPr>
      </w:pPr>
      <w:r w:rsidRPr="00582BC3">
        <w:rPr>
          <w:b/>
          <w:lang w:val="en-US"/>
        </w:rPr>
        <w:t>Description</w:t>
      </w:r>
      <w:r w:rsidRPr="00582BC3">
        <w:rPr>
          <w:lang w:val="en-US"/>
        </w:rPr>
        <w:t xml:space="preserve">: Interleaving of feature types </w:t>
      </w:r>
    </w:p>
    <w:p w14:paraId="262BC7D3" w14:textId="77777777" w:rsidR="00346EB8" w:rsidRPr="00582BC3" w:rsidRDefault="00000000">
      <w:pPr>
        <w:spacing w:after="0" w:line="259" w:lineRule="auto"/>
        <w:ind w:left="0" w:firstLine="0"/>
        <w:jc w:val="left"/>
        <w:rPr>
          <w:lang w:val="en-US"/>
        </w:rPr>
      </w:pPr>
      <w:r w:rsidRPr="00582BC3">
        <w:rPr>
          <w:b/>
          <w:lang w:val="en-US"/>
        </w:rPr>
        <w:t>Extent</w:t>
      </w:r>
      <w:r w:rsidRPr="00582BC3">
        <w:rPr>
          <w:lang w:val="en-US"/>
        </w:rPr>
        <w:t xml:space="preserve">: </w:t>
      </w:r>
      <w:proofErr w:type="spellStart"/>
      <w:r w:rsidRPr="00582BC3">
        <w:rPr>
          <w:lang w:val="en-US"/>
        </w:rPr>
        <w:t>EX_Extent.description</w:t>
      </w:r>
      <w:proofErr w:type="spellEnd"/>
      <w:r w:rsidRPr="00582BC3">
        <w:rPr>
          <w:lang w:val="en-US"/>
        </w:rPr>
        <w:t xml:space="preserve"> = “worldwide”; </w:t>
      </w:r>
      <w:proofErr w:type="spellStart"/>
      <w:r w:rsidRPr="00582BC3">
        <w:rPr>
          <w:lang w:val="en-US"/>
        </w:rPr>
        <w:t>EX_GeographicBoundingBox</w:t>
      </w:r>
      <w:proofErr w:type="spellEnd"/>
      <w:r w:rsidRPr="00582BC3">
        <w:rPr>
          <w:lang w:val="en-US"/>
        </w:rPr>
        <w:t xml:space="preserve"> = [-180, +180, -90, +90] </w:t>
      </w:r>
    </w:p>
    <w:p w14:paraId="789D9D93" w14:textId="77777777" w:rsidR="00346EB8" w:rsidRPr="00582BC3" w:rsidRDefault="00000000">
      <w:pPr>
        <w:pStyle w:val="berschrift1"/>
        <w:spacing w:after="139"/>
        <w:ind w:left="-5"/>
        <w:rPr>
          <w:lang w:val="en-US"/>
        </w:rPr>
      </w:pPr>
      <w:bookmarkStart w:id="135" w:name="_Toc31083"/>
      <w:r w:rsidRPr="00582BC3">
        <w:rPr>
          <w:sz w:val="24"/>
          <w:lang w:val="en-US"/>
        </w:rPr>
        <w:t xml:space="preserve">A-3 Data Content and Structure </w:t>
      </w:r>
      <w:bookmarkEnd w:id="135"/>
    </w:p>
    <w:p w14:paraId="51B30BE2" w14:textId="77777777" w:rsidR="00346EB8" w:rsidRPr="00582BC3" w:rsidRDefault="00000000">
      <w:pPr>
        <w:pStyle w:val="berschrift1"/>
        <w:ind w:left="-5"/>
        <w:rPr>
          <w:lang w:val="en-US"/>
        </w:rPr>
      </w:pPr>
      <w:bookmarkStart w:id="136" w:name="_Toc31084"/>
      <w:r w:rsidRPr="00582BC3">
        <w:rPr>
          <w:lang w:val="en-US"/>
        </w:rPr>
        <w:t xml:space="preserve">A-3.1 Application Schema </w:t>
      </w:r>
      <w:bookmarkEnd w:id="136"/>
    </w:p>
    <w:p w14:paraId="5CDBC420" w14:textId="77777777" w:rsidR="00346EB8" w:rsidRPr="00582BC3" w:rsidRDefault="00000000">
      <w:pPr>
        <w:pStyle w:val="berschrift1"/>
        <w:spacing w:after="104"/>
        <w:ind w:left="-5"/>
        <w:rPr>
          <w:lang w:val="en-US"/>
        </w:rPr>
      </w:pPr>
      <w:bookmarkStart w:id="137" w:name="_Toc31085"/>
      <w:r w:rsidRPr="00582BC3">
        <w:rPr>
          <w:sz w:val="20"/>
          <w:lang w:val="en-US"/>
        </w:rPr>
        <w:t xml:space="preserve">A-3.1.1 Overview of Application Schema </w:t>
      </w:r>
      <w:bookmarkEnd w:id="137"/>
    </w:p>
    <w:p w14:paraId="75FFF675" w14:textId="77777777" w:rsidR="00346EB8" w:rsidRDefault="00000000">
      <w:pPr>
        <w:spacing w:after="53"/>
        <w:ind w:left="-5" w:right="54"/>
      </w:pPr>
      <w:r w:rsidRPr="00582BC3">
        <w:rPr>
          <w:lang w:val="en-US"/>
        </w:rPr>
        <w:t xml:space="preserve">The Application Schema for Interoperability Level 1 is depicted in Figure A-3.1 below. This Application Schema is a subset of the full Application Schema in S-100 Part 16. </w:t>
      </w:r>
      <w:proofErr w:type="spellStart"/>
      <w:r>
        <w:t>It</w:t>
      </w:r>
      <w:proofErr w:type="spellEnd"/>
      <w:r>
        <w:t xml:space="preserve"> </w:t>
      </w:r>
      <w:proofErr w:type="spellStart"/>
      <w:r>
        <w:t>consists</w:t>
      </w:r>
      <w:proofErr w:type="spellEnd"/>
      <w:r>
        <w:t xml:space="preserve"> </w:t>
      </w:r>
      <w:proofErr w:type="spellStart"/>
      <w:r>
        <w:t>of</w:t>
      </w:r>
      <w:proofErr w:type="spellEnd"/>
      <w:r>
        <w:t xml:space="preserve"> </w:t>
      </w:r>
      <w:proofErr w:type="spellStart"/>
      <w:r>
        <w:t>the</w:t>
      </w:r>
      <w:proofErr w:type="spellEnd"/>
      <w:r>
        <w:t xml:space="preserve"> </w:t>
      </w:r>
      <w:proofErr w:type="spellStart"/>
      <w:r>
        <w:t>following</w:t>
      </w:r>
      <w:proofErr w:type="spellEnd"/>
      <w:r>
        <w:t xml:space="preserve"> </w:t>
      </w:r>
      <w:proofErr w:type="spellStart"/>
      <w:r>
        <w:t>components</w:t>
      </w:r>
      <w:proofErr w:type="spellEnd"/>
      <w:r>
        <w:t xml:space="preserve">: </w:t>
      </w:r>
    </w:p>
    <w:p w14:paraId="779EE9DA" w14:textId="77777777" w:rsidR="00346EB8" w:rsidRDefault="00000000">
      <w:pPr>
        <w:numPr>
          <w:ilvl w:val="0"/>
          <w:numId w:val="2"/>
        </w:numPr>
        <w:spacing w:after="49"/>
        <w:ind w:right="54" w:hanging="360"/>
      </w:pPr>
      <w:r>
        <w:lastRenderedPageBreak/>
        <w:t xml:space="preserve">Catalogue </w:t>
      </w:r>
      <w:proofErr w:type="spellStart"/>
      <w:r>
        <w:t>header</w:t>
      </w:r>
      <w:proofErr w:type="spellEnd"/>
      <w:r>
        <w:t xml:space="preserve"> </w:t>
      </w:r>
      <w:proofErr w:type="spellStart"/>
      <w:r>
        <w:t>information</w:t>
      </w:r>
      <w:proofErr w:type="spellEnd"/>
      <w:r>
        <w:t xml:space="preserve">. </w:t>
      </w:r>
    </w:p>
    <w:p w14:paraId="267E3A12" w14:textId="77777777" w:rsidR="00346EB8" w:rsidRDefault="00000000">
      <w:pPr>
        <w:numPr>
          <w:ilvl w:val="0"/>
          <w:numId w:val="2"/>
        </w:numPr>
        <w:spacing w:after="51"/>
        <w:ind w:right="54" w:hanging="360"/>
      </w:pPr>
      <w:r>
        <w:t xml:space="preserve">Display plane </w:t>
      </w:r>
      <w:proofErr w:type="spellStart"/>
      <w:r>
        <w:t>ordering</w:t>
      </w:r>
      <w:proofErr w:type="spellEnd"/>
      <w:r>
        <w:t xml:space="preserve"> </w:t>
      </w:r>
      <w:proofErr w:type="spellStart"/>
      <w:r>
        <w:t>information</w:t>
      </w:r>
      <w:proofErr w:type="spellEnd"/>
      <w:r>
        <w:t xml:space="preserve">. </w:t>
      </w:r>
    </w:p>
    <w:p w14:paraId="53869157" w14:textId="77777777" w:rsidR="00346EB8" w:rsidRPr="00582BC3" w:rsidRDefault="00000000">
      <w:pPr>
        <w:numPr>
          <w:ilvl w:val="0"/>
          <w:numId w:val="2"/>
        </w:numPr>
        <w:ind w:right="54" w:hanging="360"/>
        <w:rPr>
          <w:lang w:val="en-US"/>
        </w:rPr>
      </w:pPr>
      <w:r w:rsidRPr="00582BC3">
        <w:rPr>
          <w:lang w:val="en-US"/>
        </w:rPr>
        <w:t xml:space="preserve">Display plane content in the form of either features or drawing instructions. </w:t>
      </w:r>
    </w:p>
    <w:p w14:paraId="6C829769" w14:textId="77777777" w:rsidR="00346EB8" w:rsidRPr="00582BC3" w:rsidRDefault="00000000">
      <w:pPr>
        <w:spacing w:after="60" w:line="259" w:lineRule="auto"/>
        <w:ind w:left="0" w:firstLine="0"/>
        <w:jc w:val="left"/>
        <w:rPr>
          <w:lang w:val="en-US"/>
        </w:rPr>
      </w:pPr>
      <w:r w:rsidRPr="00582BC3">
        <w:rPr>
          <w:lang w:val="en-US"/>
        </w:rPr>
        <w:t xml:space="preserve"> </w:t>
      </w:r>
    </w:p>
    <w:p w14:paraId="68F78B0E" w14:textId="77777777" w:rsidR="00346EB8" w:rsidRPr="009B023E" w:rsidRDefault="00000000">
      <w:pPr>
        <w:spacing w:after="41" w:line="259" w:lineRule="auto"/>
        <w:ind w:left="0" w:right="82" w:firstLine="0"/>
        <w:jc w:val="right"/>
        <w:rPr>
          <w:lang w:val="en-US"/>
          <w:rPrChange w:id="138" w:author="Birklhuber Bernd" w:date="2026-08-10T13:12:00Z">
            <w:rPr/>
          </w:rPrChange>
        </w:rPr>
      </w:pPr>
      <w:r>
        <w:rPr>
          <w:noProof/>
        </w:rPr>
        <w:drawing>
          <wp:inline distT="0" distB="0" distL="0" distR="0" wp14:anchorId="44C66E94" wp14:editId="0B8D0494">
            <wp:extent cx="5942965" cy="3875786"/>
            <wp:effectExtent l="0" t="0" r="0" b="0"/>
            <wp:docPr id="2071" name="Picture 2071"/>
            <wp:cNvGraphicFramePr/>
            <a:graphic xmlns:a="http://schemas.openxmlformats.org/drawingml/2006/main">
              <a:graphicData uri="http://schemas.openxmlformats.org/drawingml/2006/picture">
                <pic:pic xmlns:pic="http://schemas.openxmlformats.org/drawingml/2006/picture">
                  <pic:nvPicPr>
                    <pic:cNvPr id="2071" name="Picture 2071"/>
                    <pic:cNvPicPr/>
                  </pic:nvPicPr>
                  <pic:blipFill>
                    <a:blip r:embed="rId27"/>
                    <a:stretch>
                      <a:fillRect/>
                    </a:stretch>
                  </pic:blipFill>
                  <pic:spPr>
                    <a:xfrm>
                      <a:off x="0" y="0"/>
                      <a:ext cx="5942965" cy="3875786"/>
                    </a:xfrm>
                    <a:prstGeom prst="rect">
                      <a:avLst/>
                    </a:prstGeom>
                  </pic:spPr>
                </pic:pic>
              </a:graphicData>
            </a:graphic>
          </wp:inline>
        </w:drawing>
      </w:r>
      <w:r w:rsidRPr="009B023E">
        <w:rPr>
          <w:lang w:val="en-US"/>
          <w:rPrChange w:id="139" w:author="Birklhuber Bernd" w:date="2026-08-10T13:12:00Z">
            <w:rPr/>
          </w:rPrChange>
        </w:rPr>
        <w:t xml:space="preserve"> </w:t>
      </w:r>
    </w:p>
    <w:p w14:paraId="7B9E9849" w14:textId="77777777" w:rsidR="00346EB8" w:rsidRPr="00582BC3" w:rsidRDefault="00000000">
      <w:pPr>
        <w:spacing w:after="122" w:line="259" w:lineRule="auto"/>
        <w:ind w:left="374" w:right="423"/>
        <w:jc w:val="center"/>
        <w:rPr>
          <w:lang w:val="en-US"/>
        </w:rPr>
      </w:pPr>
      <w:r w:rsidRPr="00582BC3">
        <w:rPr>
          <w:b/>
          <w:sz w:val="18"/>
          <w:lang w:val="en-US"/>
        </w:rPr>
        <w:t xml:space="preserve">Figure A-3.1 – Level 1 Interoperability Catalogue </w:t>
      </w:r>
    </w:p>
    <w:p w14:paraId="0E45208F" w14:textId="77777777" w:rsidR="00346EB8" w:rsidRPr="00582BC3" w:rsidRDefault="00000000">
      <w:pPr>
        <w:pStyle w:val="berschrift1"/>
        <w:spacing w:after="104"/>
        <w:ind w:left="-5"/>
        <w:rPr>
          <w:lang w:val="en-US"/>
        </w:rPr>
      </w:pPr>
      <w:bookmarkStart w:id="140" w:name="_Toc31086"/>
      <w:r w:rsidRPr="00582BC3">
        <w:rPr>
          <w:sz w:val="20"/>
          <w:lang w:val="en-US"/>
        </w:rPr>
        <w:t xml:space="preserve">A-3.1.2 Operations in pre-defined combinations </w:t>
      </w:r>
      <w:bookmarkEnd w:id="140"/>
    </w:p>
    <w:p w14:paraId="0CFEC121" w14:textId="77777777" w:rsidR="00346EB8" w:rsidRPr="00582BC3" w:rsidRDefault="00000000">
      <w:pPr>
        <w:ind w:left="-5" w:right="54"/>
        <w:rPr>
          <w:lang w:val="en-US"/>
        </w:rPr>
      </w:pPr>
      <w:r w:rsidRPr="00582BC3">
        <w:rPr>
          <w:lang w:val="en-US"/>
        </w:rPr>
        <w:t xml:space="preserve">Operations in predefined combinations are possible only in Levels 2, 3, and 4 (Parts B, C, D). </w:t>
      </w:r>
    </w:p>
    <w:p w14:paraId="2443C4CA" w14:textId="77777777" w:rsidR="00346EB8" w:rsidRPr="00582BC3" w:rsidRDefault="00000000">
      <w:pPr>
        <w:pStyle w:val="berschrift1"/>
        <w:spacing w:after="104"/>
        <w:ind w:left="-5"/>
        <w:rPr>
          <w:lang w:val="en-US"/>
        </w:rPr>
      </w:pPr>
      <w:bookmarkStart w:id="141" w:name="_Toc31087"/>
      <w:r w:rsidRPr="00582BC3">
        <w:rPr>
          <w:sz w:val="20"/>
          <w:lang w:val="en-US"/>
        </w:rPr>
        <w:t xml:space="preserve">A-3.1.3 Enhanced selection of feature instances </w:t>
      </w:r>
      <w:bookmarkEnd w:id="141"/>
    </w:p>
    <w:p w14:paraId="56E13CE4" w14:textId="77777777" w:rsidR="00346EB8" w:rsidRPr="00582BC3" w:rsidRDefault="00000000">
      <w:pPr>
        <w:ind w:left="-5" w:right="54"/>
        <w:rPr>
          <w:lang w:val="en-US"/>
        </w:rPr>
      </w:pPr>
      <w:r w:rsidRPr="00582BC3">
        <w:rPr>
          <w:lang w:val="en-US"/>
        </w:rPr>
        <w:t xml:space="preserve">Enhanced selection of feature instances is possible only in Levels 3 and 4 (Parts C and D). </w:t>
      </w:r>
    </w:p>
    <w:p w14:paraId="19E9E9EC" w14:textId="77777777" w:rsidR="00346EB8" w:rsidRPr="00582BC3" w:rsidRDefault="00000000">
      <w:pPr>
        <w:pStyle w:val="berschrift1"/>
        <w:spacing w:after="104"/>
        <w:ind w:left="-5"/>
        <w:rPr>
          <w:lang w:val="en-US"/>
        </w:rPr>
      </w:pPr>
      <w:bookmarkStart w:id="142" w:name="_Toc31088"/>
      <w:r w:rsidRPr="00582BC3">
        <w:rPr>
          <w:sz w:val="20"/>
          <w:lang w:val="en-US"/>
        </w:rPr>
        <w:t xml:space="preserve">A-3.1.4 Interoperability Levels </w:t>
      </w:r>
      <w:bookmarkEnd w:id="142"/>
    </w:p>
    <w:p w14:paraId="3DBFB636" w14:textId="77777777" w:rsidR="00346EB8" w:rsidRPr="00582BC3" w:rsidRDefault="00000000">
      <w:pPr>
        <w:ind w:left="-5" w:right="54"/>
        <w:rPr>
          <w:lang w:val="en-US"/>
        </w:rPr>
      </w:pPr>
      <w:r w:rsidRPr="00582BC3">
        <w:rPr>
          <w:lang w:val="en-US"/>
        </w:rPr>
        <w:t xml:space="preserve">The </w:t>
      </w:r>
      <w:proofErr w:type="spellStart"/>
      <w:r w:rsidRPr="00582BC3">
        <w:rPr>
          <w:i/>
          <w:lang w:val="en-US"/>
        </w:rPr>
        <w:t>interoperabilityLevel</w:t>
      </w:r>
      <w:proofErr w:type="spellEnd"/>
      <w:r w:rsidRPr="00582BC3">
        <w:rPr>
          <w:lang w:val="en-US"/>
        </w:rPr>
        <w:t xml:space="preserve"> attribute in </w:t>
      </w:r>
      <w:r w:rsidRPr="00582BC3">
        <w:rPr>
          <w:b/>
          <w:lang w:val="en-US"/>
        </w:rPr>
        <w:t>S100_IC_InteroperabilityCatalogue</w:t>
      </w:r>
      <w:r w:rsidRPr="00582BC3">
        <w:rPr>
          <w:lang w:val="en-US"/>
        </w:rPr>
        <w:t xml:space="preserve"> specifies the highest level of interoperability implemented in that XML Interoperability Catalogue file. The </w:t>
      </w:r>
      <w:proofErr w:type="spellStart"/>
      <w:r w:rsidRPr="00582BC3">
        <w:rPr>
          <w:i/>
          <w:lang w:val="en-US"/>
        </w:rPr>
        <w:t>interoperabilityLevel</w:t>
      </w:r>
      <w:proofErr w:type="spellEnd"/>
      <w:r w:rsidRPr="00582BC3">
        <w:rPr>
          <w:lang w:val="en-US"/>
        </w:rPr>
        <w:t xml:space="preserve"> attribute in </w:t>
      </w:r>
      <w:r w:rsidRPr="00582BC3">
        <w:rPr>
          <w:b/>
          <w:lang w:val="en-US"/>
        </w:rPr>
        <w:t>S100_IC_DisplayPlane</w:t>
      </w:r>
      <w:r w:rsidRPr="00582BC3">
        <w:rPr>
          <w:lang w:val="en-US"/>
        </w:rPr>
        <w:t xml:space="preserve"> specifies the level to which that display plane pertains. </w:t>
      </w:r>
    </w:p>
    <w:p w14:paraId="7EBE0749" w14:textId="77777777" w:rsidR="00346EB8" w:rsidRPr="00582BC3" w:rsidRDefault="00000000">
      <w:pPr>
        <w:pStyle w:val="berschrift1"/>
        <w:spacing w:after="104"/>
        <w:ind w:left="-5"/>
        <w:rPr>
          <w:lang w:val="en-US"/>
        </w:rPr>
      </w:pPr>
      <w:bookmarkStart w:id="143" w:name="_Toc31089"/>
      <w:r w:rsidRPr="00582BC3">
        <w:rPr>
          <w:sz w:val="20"/>
          <w:lang w:val="en-US"/>
        </w:rPr>
        <w:t xml:space="preserve">A-3.1.5 Hybridization rules </w:t>
      </w:r>
      <w:bookmarkEnd w:id="143"/>
    </w:p>
    <w:p w14:paraId="5B2A7B45" w14:textId="77777777" w:rsidR="00346EB8" w:rsidRPr="00582BC3" w:rsidRDefault="00000000">
      <w:pPr>
        <w:ind w:left="-5" w:right="54"/>
        <w:rPr>
          <w:lang w:val="en-US"/>
        </w:rPr>
      </w:pPr>
      <w:r w:rsidRPr="00582BC3">
        <w:rPr>
          <w:lang w:val="en-US"/>
        </w:rPr>
        <w:t xml:space="preserve">Hybridization rules are allowed only in Levels 3 and 4 (Parts C and D). </w:t>
      </w:r>
    </w:p>
    <w:p w14:paraId="07C7FABC" w14:textId="77777777" w:rsidR="00346EB8" w:rsidRPr="00582BC3" w:rsidRDefault="00000000">
      <w:pPr>
        <w:pStyle w:val="berschrift1"/>
        <w:spacing w:after="104"/>
        <w:ind w:left="-5"/>
        <w:rPr>
          <w:lang w:val="en-US"/>
        </w:rPr>
      </w:pPr>
      <w:bookmarkStart w:id="144" w:name="_Toc31090"/>
      <w:r w:rsidRPr="00582BC3">
        <w:rPr>
          <w:sz w:val="20"/>
          <w:lang w:val="en-US"/>
        </w:rPr>
        <w:t xml:space="preserve">A-3.1.6 Hybrid Feature and Portrayal Catalogues </w:t>
      </w:r>
      <w:bookmarkEnd w:id="144"/>
    </w:p>
    <w:p w14:paraId="1DEAAAA8" w14:textId="77777777" w:rsidR="00346EB8" w:rsidRPr="00582BC3" w:rsidRDefault="00000000">
      <w:pPr>
        <w:ind w:left="-5" w:right="54"/>
        <w:rPr>
          <w:lang w:val="en-US"/>
        </w:rPr>
      </w:pPr>
      <w:r w:rsidRPr="00582BC3">
        <w:rPr>
          <w:lang w:val="en-US"/>
        </w:rPr>
        <w:t xml:space="preserve">Hybrid Feature and Portrayal Catalogues are allowed only in Levels 3 and 4 (Parts C and D). </w:t>
      </w:r>
    </w:p>
    <w:p w14:paraId="4EA1B6E3" w14:textId="77777777" w:rsidR="00346EB8" w:rsidRPr="00582BC3" w:rsidRDefault="00000000">
      <w:pPr>
        <w:pStyle w:val="berschrift1"/>
        <w:spacing w:after="104"/>
        <w:ind w:left="-5"/>
        <w:rPr>
          <w:lang w:val="en-US"/>
        </w:rPr>
      </w:pPr>
      <w:bookmarkStart w:id="145" w:name="_Toc31091"/>
      <w:r w:rsidRPr="00582BC3">
        <w:rPr>
          <w:sz w:val="20"/>
          <w:lang w:val="en-US"/>
        </w:rPr>
        <w:t xml:space="preserve">A-3.1.7 Progression of Interoperability Levels </w:t>
      </w:r>
      <w:bookmarkEnd w:id="145"/>
    </w:p>
    <w:p w14:paraId="2CF203B9" w14:textId="77777777" w:rsidR="00346EB8" w:rsidRPr="00582BC3" w:rsidRDefault="00000000">
      <w:pPr>
        <w:spacing w:after="132"/>
        <w:ind w:left="-5" w:right="54"/>
        <w:rPr>
          <w:lang w:val="en-US"/>
        </w:rPr>
      </w:pPr>
      <w:r w:rsidRPr="00582BC3">
        <w:rPr>
          <w:lang w:val="en-US"/>
        </w:rPr>
        <w:t xml:space="preserve">The only progression of Interoperability Levels is from no interoperability (in which case Interoperability Catalogues are not involved and there is no interoperability Schema) to Level 1 interoperability. </w:t>
      </w:r>
    </w:p>
    <w:p w14:paraId="5B85A134" w14:textId="77777777" w:rsidR="00346EB8" w:rsidRPr="00582BC3" w:rsidRDefault="00000000">
      <w:pPr>
        <w:spacing w:after="103" w:line="259" w:lineRule="auto"/>
        <w:ind w:left="0" w:firstLine="0"/>
        <w:jc w:val="left"/>
        <w:rPr>
          <w:lang w:val="en-US"/>
        </w:rPr>
      </w:pPr>
      <w:r w:rsidRPr="00582BC3">
        <w:rPr>
          <w:b/>
          <w:sz w:val="22"/>
          <w:lang w:val="en-US"/>
        </w:rPr>
        <w:t xml:space="preserve"> </w:t>
      </w:r>
    </w:p>
    <w:p w14:paraId="30862F4B" w14:textId="77777777" w:rsidR="00346EB8" w:rsidRPr="00582BC3" w:rsidRDefault="00000000">
      <w:pPr>
        <w:pStyle w:val="berschrift1"/>
        <w:ind w:left="-5"/>
        <w:rPr>
          <w:lang w:val="en-US"/>
        </w:rPr>
      </w:pPr>
      <w:bookmarkStart w:id="146" w:name="_Toc31092"/>
      <w:r w:rsidRPr="00582BC3">
        <w:rPr>
          <w:lang w:val="en-US"/>
        </w:rPr>
        <w:lastRenderedPageBreak/>
        <w:t xml:space="preserve">A-3.2 Interoperability Catalogue </w:t>
      </w:r>
      <w:bookmarkEnd w:id="146"/>
    </w:p>
    <w:p w14:paraId="26D11D33" w14:textId="77777777" w:rsidR="00346EB8" w:rsidRPr="00582BC3" w:rsidRDefault="00000000">
      <w:pPr>
        <w:pStyle w:val="berschrift1"/>
        <w:spacing w:after="104"/>
        <w:ind w:left="-5"/>
        <w:rPr>
          <w:lang w:val="en-US"/>
        </w:rPr>
      </w:pPr>
      <w:bookmarkStart w:id="147" w:name="_Toc31093"/>
      <w:r w:rsidRPr="00582BC3">
        <w:rPr>
          <w:sz w:val="20"/>
          <w:lang w:val="en-US"/>
        </w:rPr>
        <w:t xml:space="preserve">A-3.2.1 Conceptual types for Level 1 interoperability  </w:t>
      </w:r>
      <w:bookmarkEnd w:id="147"/>
    </w:p>
    <w:p w14:paraId="3F59F5E9" w14:textId="77777777" w:rsidR="00346EB8" w:rsidRPr="00582BC3" w:rsidRDefault="00000000">
      <w:pPr>
        <w:ind w:left="-5" w:right="54"/>
        <w:rPr>
          <w:lang w:val="en-US"/>
        </w:rPr>
      </w:pPr>
      <w:r w:rsidRPr="00582BC3">
        <w:rPr>
          <w:lang w:val="en-US"/>
        </w:rPr>
        <w:t xml:space="preserve">The following clauses summarize the conceptual elements used in Level 1 Interoperability Catalogues. Details about these conceptual types are provided in S-100 Part 16. </w:t>
      </w:r>
    </w:p>
    <w:p w14:paraId="793BB0F3" w14:textId="77777777" w:rsidR="00346EB8" w:rsidRPr="00582BC3" w:rsidRDefault="00000000">
      <w:pPr>
        <w:pStyle w:val="berschrift3"/>
        <w:ind w:left="-5"/>
        <w:rPr>
          <w:lang w:val="en-US"/>
        </w:rPr>
      </w:pPr>
      <w:r w:rsidRPr="00582BC3">
        <w:rPr>
          <w:lang w:val="en-US"/>
        </w:rPr>
        <w:t xml:space="preserve">A-3.2.1.1 Display plane (S100_IC_DisplayPlane) </w:t>
      </w:r>
    </w:p>
    <w:p w14:paraId="02005B28" w14:textId="77777777" w:rsidR="00346EB8" w:rsidRPr="00582BC3" w:rsidRDefault="00000000">
      <w:pPr>
        <w:ind w:left="-5" w:right="54"/>
        <w:rPr>
          <w:lang w:val="en-US"/>
        </w:rPr>
      </w:pPr>
      <w:r w:rsidRPr="00582BC3">
        <w:rPr>
          <w:lang w:val="en-US"/>
        </w:rPr>
        <w:t xml:space="preserve">A display plane element in the Interoperability Catalogue acts as a container for display information for specified feature classes, which enables the interleaving of feature layers during portrayal by indicating the display plane, priority, and drawing order of the features assigned to a display plane. </w:t>
      </w:r>
    </w:p>
    <w:p w14:paraId="62B5D131" w14:textId="77777777" w:rsidR="00346EB8" w:rsidRPr="00582BC3" w:rsidRDefault="00000000">
      <w:pPr>
        <w:ind w:left="-5" w:right="54"/>
        <w:rPr>
          <w:lang w:val="en-US"/>
        </w:rPr>
      </w:pPr>
      <w:r w:rsidRPr="00582BC3">
        <w:rPr>
          <w:lang w:val="en-US"/>
        </w:rPr>
        <w:t xml:space="preserve">A feature type may be referenced in more than one </w:t>
      </w:r>
      <w:r w:rsidRPr="00582BC3">
        <w:rPr>
          <w:b/>
          <w:lang w:val="en-US"/>
        </w:rPr>
        <w:t>S100_IC_DisplayPlane</w:t>
      </w:r>
      <w:r w:rsidRPr="00582BC3">
        <w:rPr>
          <w:lang w:val="en-US"/>
        </w:rPr>
        <w:t xml:space="preserve">, but the entries in different display planes must be distinguished by different attribute-value combinations or spatial primitives so that the actual instances of features are partitioned unambiguously between different display planes. </w:t>
      </w:r>
    </w:p>
    <w:p w14:paraId="74271F77" w14:textId="77777777" w:rsidR="00346EB8" w:rsidRPr="00582BC3" w:rsidRDefault="00000000">
      <w:pPr>
        <w:ind w:left="-5" w:right="54"/>
        <w:rPr>
          <w:lang w:val="en-US"/>
        </w:rPr>
      </w:pPr>
      <w:r w:rsidRPr="00582BC3">
        <w:rPr>
          <w:lang w:val="en-US"/>
        </w:rPr>
        <w:t xml:space="preserve">The portrayal of feature types not mentioned in any </w:t>
      </w:r>
      <w:r w:rsidRPr="00582BC3">
        <w:rPr>
          <w:b/>
          <w:lang w:val="en-US"/>
        </w:rPr>
        <w:t>S100_IC_DisplayPlane</w:t>
      </w:r>
      <w:r w:rsidRPr="00582BC3">
        <w:rPr>
          <w:lang w:val="en-US"/>
        </w:rPr>
        <w:t xml:space="preserve"> component is undefined until ordinary portrayal processing takes place.  </w:t>
      </w:r>
    </w:p>
    <w:p w14:paraId="1BEF00D5" w14:textId="77777777" w:rsidR="00346EB8" w:rsidRPr="00582BC3" w:rsidRDefault="00000000">
      <w:pPr>
        <w:pStyle w:val="berschrift3"/>
        <w:ind w:left="-5"/>
        <w:rPr>
          <w:lang w:val="en-US"/>
        </w:rPr>
      </w:pPr>
      <w:r w:rsidRPr="00582BC3">
        <w:rPr>
          <w:lang w:val="en-US"/>
        </w:rPr>
        <w:t xml:space="preserve">A-3.2.1.2 Feature type display information (S100_IC_Feature) </w:t>
      </w:r>
    </w:p>
    <w:p w14:paraId="3AFFB4BC" w14:textId="77777777" w:rsidR="00346EB8" w:rsidRPr="00582BC3" w:rsidRDefault="00000000">
      <w:pPr>
        <w:ind w:left="-5" w:right="54"/>
        <w:rPr>
          <w:lang w:val="en-US"/>
        </w:rPr>
      </w:pPr>
      <w:r w:rsidRPr="00582BC3">
        <w:rPr>
          <w:lang w:val="en-US"/>
        </w:rPr>
        <w:t xml:space="preserve">The </w:t>
      </w:r>
      <w:r w:rsidRPr="00582BC3">
        <w:rPr>
          <w:b/>
          <w:lang w:val="en-US"/>
        </w:rPr>
        <w:t>S100_IC_Feature</w:t>
      </w:r>
      <w:r w:rsidRPr="00582BC3">
        <w:rPr>
          <w:lang w:val="en-US"/>
        </w:rPr>
        <w:t xml:space="preserve"> element describes the display parameters for all features of a specific feature type in a specific product and thereby determines the order of drawing the feature type relative to other feature types in the same display plane. It also specifies the viewing group to which the feature is assigned. Its applicability can be optionally restricted to a subset of instances of the feature type by additional attributes that specify the type of spatial primitive and indicate specific values of thematic attributes. </w:t>
      </w:r>
    </w:p>
    <w:p w14:paraId="7EC56377" w14:textId="77777777" w:rsidR="00346EB8" w:rsidRPr="00582BC3" w:rsidRDefault="00000000">
      <w:pPr>
        <w:pStyle w:val="berschrift3"/>
        <w:ind w:left="-5"/>
        <w:rPr>
          <w:lang w:val="en-US"/>
        </w:rPr>
      </w:pPr>
      <w:r w:rsidRPr="00582BC3">
        <w:rPr>
          <w:lang w:val="en-US"/>
        </w:rPr>
        <w:t xml:space="preserve">A-3.2.1.3 Drawing instruction (S100_IC_DrawingInstruction) </w:t>
      </w:r>
    </w:p>
    <w:p w14:paraId="7585BDE5" w14:textId="77777777" w:rsidR="00346EB8" w:rsidRPr="00582BC3" w:rsidRDefault="00000000">
      <w:pPr>
        <w:spacing w:after="8"/>
        <w:ind w:left="-5" w:right="54"/>
        <w:rPr>
          <w:lang w:val="en-US"/>
        </w:rPr>
      </w:pPr>
      <w:r w:rsidRPr="00582BC3">
        <w:rPr>
          <w:lang w:val="en-US"/>
        </w:rPr>
        <w:t xml:space="preserve">Drawing instructions in the Interoperability Catalogue play a similar role to feature type display information </w:t>
      </w:r>
    </w:p>
    <w:p w14:paraId="26D2E929" w14:textId="77777777" w:rsidR="00346EB8" w:rsidRPr="00582BC3" w:rsidRDefault="00000000">
      <w:pPr>
        <w:tabs>
          <w:tab w:val="center" w:pos="2620"/>
          <w:tab w:val="center" w:pos="3204"/>
          <w:tab w:val="center" w:pos="4000"/>
          <w:tab w:val="center" w:pos="5124"/>
          <w:tab w:val="center" w:pos="6219"/>
          <w:tab w:val="center" w:pos="6894"/>
          <w:tab w:val="center" w:pos="7557"/>
          <w:tab w:val="center" w:pos="8483"/>
          <w:tab w:val="right" w:pos="9498"/>
        </w:tabs>
        <w:spacing w:after="8"/>
        <w:ind w:left="-15" w:firstLine="0"/>
        <w:jc w:val="left"/>
        <w:rPr>
          <w:lang w:val="en-US"/>
        </w:rPr>
      </w:pPr>
      <w:r w:rsidRPr="00582BC3">
        <w:rPr>
          <w:lang w:val="en-US"/>
        </w:rPr>
        <w:t>(</w:t>
      </w:r>
      <w:r w:rsidRPr="00582BC3">
        <w:rPr>
          <w:b/>
          <w:lang w:val="en-US"/>
        </w:rPr>
        <w:t>S100_IC_FeatureType</w:t>
      </w:r>
      <w:r w:rsidRPr="00582BC3">
        <w:rPr>
          <w:lang w:val="en-US"/>
        </w:rPr>
        <w:t xml:space="preserve">) </w:t>
      </w:r>
      <w:r w:rsidRPr="00582BC3">
        <w:rPr>
          <w:lang w:val="en-US"/>
        </w:rPr>
        <w:tab/>
        <w:t xml:space="preserve">but </w:t>
      </w:r>
      <w:r w:rsidRPr="00582BC3">
        <w:rPr>
          <w:lang w:val="en-US"/>
        </w:rPr>
        <w:tab/>
        <w:t xml:space="preserve">with </w:t>
      </w:r>
      <w:r w:rsidRPr="00582BC3">
        <w:rPr>
          <w:lang w:val="en-US"/>
        </w:rPr>
        <w:tab/>
        <w:t xml:space="preserve">drawing </w:t>
      </w:r>
      <w:r w:rsidRPr="00582BC3">
        <w:rPr>
          <w:lang w:val="en-US"/>
        </w:rPr>
        <w:tab/>
        <w:t xml:space="preserve">instructions </w:t>
      </w:r>
      <w:r w:rsidRPr="00582BC3">
        <w:rPr>
          <w:lang w:val="en-US"/>
        </w:rPr>
        <w:tab/>
        <w:t xml:space="preserve">instead </w:t>
      </w:r>
      <w:r w:rsidRPr="00582BC3">
        <w:rPr>
          <w:lang w:val="en-US"/>
        </w:rPr>
        <w:tab/>
        <w:t xml:space="preserve">of </w:t>
      </w:r>
      <w:r w:rsidRPr="00582BC3">
        <w:rPr>
          <w:lang w:val="en-US"/>
        </w:rPr>
        <w:tab/>
        <w:t xml:space="preserve">feature </w:t>
      </w:r>
      <w:r w:rsidRPr="00582BC3">
        <w:rPr>
          <w:lang w:val="en-US"/>
        </w:rPr>
        <w:tab/>
        <w:t xml:space="preserve">objects. </w:t>
      </w:r>
      <w:r w:rsidRPr="00582BC3">
        <w:rPr>
          <w:lang w:val="en-US"/>
        </w:rPr>
        <w:tab/>
        <w:t xml:space="preserve">The </w:t>
      </w:r>
    </w:p>
    <w:p w14:paraId="0447A430" w14:textId="77777777" w:rsidR="00346EB8" w:rsidRPr="00582BC3" w:rsidRDefault="00000000">
      <w:pPr>
        <w:ind w:left="-5" w:right="54"/>
        <w:rPr>
          <w:lang w:val="en-US"/>
        </w:rPr>
      </w:pPr>
      <w:r w:rsidRPr="00582BC3">
        <w:rPr>
          <w:b/>
          <w:lang w:val="en-US"/>
        </w:rPr>
        <w:t>S100_IC_DrawingInstruction</w:t>
      </w:r>
      <w:r w:rsidRPr="00582BC3">
        <w:rPr>
          <w:lang w:val="en-US"/>
        </w:rPr>
        <w:t xml:space="preserve"> element in Interoperability Catalogues is similar in operation to the layering and priority aspects of the </w:t>
      </w:r>
      <w:proofErr w:type="spellStart"/>
      <w:r w:rsidRPr="00582BC3">
        <w:rPr>
          <w:b/>
          <w:lang w:val="en-US"/>
        </w:rPr>
        <w:t>DrawingInstruction</w:t>
      </w:r>
      <w:proofErr w:type="spellEnd"/>
      <w:r w:rsidRPr="00582BC3">
        <w:rPr>
          <w:lang w:val="en-US"/>
        </w:rPr>
        <w:t xml:space="preserve"> element in Portrayal Catalogues (see S-100 Part 9 - Portrayal). Where there is a conflict with a Portrayal Catalogue drawing instruction, the drawing instruction in the Interoperability Catalogue supersedes the drawing instruction in the Portrayal Catalogue. </w:t>
      </w:r>
    </w:p>
    <w:p w14:paraId="4B727431" w14:textId="77777777" w:rsidR="00346EB8" w:rsidRPr="00582BC3" w:rsidRDefault="00000000">
      <w:pPr>
        <w:ind w:left="-5" w:right="54"/>
        <w:rPr>
          <w:lang w:val="en-US"/>
        </w:rPr>
      </w:pPr>
      <w:r w:rsidRPr="00582BC3">
        <w:rPr>
          <w:lang w:val="en-US"/>
        </w:rPr>
        <w:t xml:space="preserve">The </w:t>
      </w:r>
      <w:r w:rsidRPr="00582BC3">
        <w:rPr>
          <w:b/>
          <w:lang w:val="en-US"/>
        </w:rPr>
        <w:t>S100_IC_DrawingInstruction</w:t>
      </w:r>
      <w:r w:rsidRPr="00582BC3">
        <w:rPr>
          <w:lang w:val="en-US"/>
        </w:rPr>
        <w:t xml:space="preserve"> element contains an additional attribute that allows substitution of symbolization instructions generated by portrayal processing. </w:t>
      </w:r>
    </w:p>
    <w:p w14:paraId="00E062D5" w14:textId="77777777" w:rsidR="00346EB8" w:rsidRPr="00582BC3" w:rsidRDefault="00000000">
      <w:pPr>
        <w:pStyle w:val="berschrift3"/>
        <w:ind w:left="-5"/>
        <w:rPr>
          <w:lang w:val="en-US"/>
        </w:rPr>
      </w:pPr>
      <w:r w:rsidRPr="00582BC3">
        <w:rPr>
          <w:lang w:val="en-US"/>
        </w:rPr>
        <w:t xml:space="preserve">A-3.2.1.3.1 Comparison and use of S100_IC_Feature and S100_IC_DrawingInstruction </w:t>
      </w:r>
    </w:p>
    <w:p w14:paraId="3B3C2F7D" w14:textId="77777777" w:rsidR="00346EB8" w:rsidRPr="00582BC3" w:rsidRDefault="00000000">
      <w:pPr>
        <w:ind w:left="-5" w:right="54"/>
        <w:rPr>
          <w:lang w:val="en-US"/>
        </w:rPr>
      </w:pPr>
      <w:r w:rsidRPr="00582BC3">
        <w:rPr>
          <w:b/>
          <w:lang w:val="en-US"/>
        </w:rPr>
        <w:t>S100_IC_Feature</w:t>
      </w:r>
      <w:r w:rsidRPr="00582BC3">
        <w:rPr>
          <w:lang w:val="en-US"/>
        </w:rPr>
        <w:t xml:space="preserve"> and </w:t>
      </w:r>
      <w:r w:rsidRPr="00582BC3">
        <w:rPr>
          <w:b/>
          <w:lang w:val="en-US"/>
        </w:rPr>
        <w:t>S100_IC_DrawingInstruction</w:t>
      </w:r>
      <w:r w:rsidRPr="00582BC3">
        <w:rPr>
          <w:lang w:val="en-US"/>
        </w:rPr>
        <w:t xml:space="preserve"> elements in Interoperability Catalogues operate in essentially the same way as far as assignment of drawing order, priority, and display planes is concerned. They differ in that </w:t>
      </w:r>
      <w:r w:rsidRPr="00582BC3">
        <w:rPr>
          <w:b/>
          <w:lang w:val="en-US"/>
        </w:rPr>
        <w:t>S100_IC_DrawingInstruction</w:t>
      </w:r>
      <w:r w:rsidRPr="00582BC3">
        <w:rPr>
          <w:lang w:val="en-US"/>
        </w:rPr>
        <w:t xml:space="preserve"> provides an optional attribute to substitute the symbolization elements of the drawing instruction. </w:t>
      </w:r>
    </w:p>
    <w:p w14:paraId="0EF6AB67" w14:textId="77777777" w:rsidR="00346EB8" w:rsidRPr="00582BC3" w:rsidRDefault="00000000">
      <w:pPr>
        <w:ind w:left="-5" w:right="54"/>
        <w:rPr>
          <w:lang w:val="en-US"/>
        </w:rPr>
      </w:pPr>
      <w:r w:rsidRPr="00582BC3">
        <w:rPr>
          <w:b/>
          <w:lang w:val="en-US"/>
        </w:rPr>
        <w:t>S100_IC_Feature</w:t>
      </w:r>
      <w:r w:rsidRPr="00582BC3">
        <w:rPr>
          <w:lang w:val="en-US"/>
        </w:rPr>
        <w:t xml:space="preserve"> should be used for Interoperability Catalogues that are designed for systems where interoperability processing precedes the generation of drawing instructions. </w:t>
      </w:r>
    </w:p>
    <w:p w14:paraId="281A36F5" w14:textId="77777777" w:rsidR="00346EB8" w:rsidRPr="00582BC3" w:rsidRDefault="00000000">
      <w:pPr>
        <w:ind w:left="-5" w:right="54"/>
        <w:rPr>
          <w:lang w:val="en-US"/>
        </w:rPr>
      </w:pPr>
      <w:r w:rsidRPr="00582BC3">
        <w:rPr>
          <w:b/>
          <w:lang w:val="en-US"/>
        </w:rPr>
        <w:t>S100_IC_DrawingInstruction</w:t>
      </w:r>
      <w:r w:rsidRPr="00582BC3">
        <w:rPr>
          <w:lang w:val="en-US"/>
        </w:rPr>
        <w:t xml:space="preserve"> should be used for Interoperability Catalogues that are designed for systems where interoperability processing precedes the generation of drawing instructions. It should also be used in all Catalogues where substitution of symbolization is necessary. </w:t>
      </w:r>
    </w:p>
    <w:p w14:paraId="10BB12BF" w14:textId="77777777" w:rsidR="00346EB8" w:rsidRPr="00582BC3" w:rsidRDefault="00000000">
      <w:pPr>
        <w:pStyle w:val="berschrift1"/>
        <w:spacing w:after="104"/>
        <w:ind w:left="-5"/>
        <w:rPr>
          <w:lang w:val="en-US"/>
        </w:rPr>
      </w:pPr>
      <w:bookmarkStart w:id="148" w:name="_Toc31094"/>
      <w:r w:rsidRPr="00582BC3">
        <w:rPr>
          <w:sz w:val="20"/>
          <w:lang w:val="en-US"/>
        </w:rPr>
        <w:t xml:space="preserve">A-3.2.2 Use of S-100 types </w:t>
      </w:r>
      <w:bookmarkEnd w:id="148"/>
    </w:p>
    <w:p w14:paraId="73CAF6A3" w14:textId="5C433343" w:rsidR="00346EB8" w:rsidRPr="00582BC3" w:rsidRDefault="00000000">
      <w:pPr>
        <w:spacing w:after="65"/>
        <w:ind w:left="-5" w:right="54"/>
        <w:rPr>
          <w:lang w:val="en-US"/>
        </w:rPr>
      </w:pPr>
      <w:r w:rsidRPr="00582BC3">
        <w:rPr>
          <w:lang w:val="en-US"/>
        </w:rPr>
        <w:t>The S-100 types used by S-98 Level 1 Interoperability Catalogues are described in the S-</w:t>
      </w:r>
      <w:del w:id="149" w:author="Birklhuber Bernd" w:date="2026-08-07T13:49:00Z">
        <w:r w:rsidRPr="00582BC3" w:rsidDel="00E63A28">
          <w:rPr>
            <w:lang w:val="en-US"/>
          </w:rPr>
          <w:delText xml:space="preserve">98 </w:delText>
        </w:r>
      </w:del>
      <w:ins w:id="150" w:author="Birklhuber Bernd" w:date="2026-08-07T13:49:00Z">
        <w:r w:rsidR="00E63A28">
          <w:rPr>
            <w:lang w:val="en-US"/>
          </w:rPr>
          <w:t>403</w:t>
        </w:r>
        <w:r w:rsidR="00E63A28" w:rsidRPr="00582BC3">
          <w:rPr>
            <w:lang w:val="en-US"/>
          </w:rPr>
          <w:t xml:space="preserve"> </w:t>
        </w:r>
      </w:ins>
      <w:r w:rsidRPr="00582BC3">
        <w:rPr>
          <w:lang w:val="en-US"/>
        </w:rPr>
        <w:t xml:space="preserve">– Main document. For Level 1 Interoperability Catalogues, the following additional information applies. </w:t>
      </w:r>
    </w:p>
    <w:p w14:paraId="4C64AF78" w14:textId="77777777" w:rsidR="00346EB8" w:rsidRPr="00582BC3" w:rsidRDefault="00000000">
      <w:pPr>
        <w:spacing w:after="66" w:line="259" w:lineRule="auto"/>
        <w:ind w:left="0" w:right="64" w:firstLine="0"/>
        <w:jc w:val="right"/>
        <w:rPr>
          <w:lang w:val="en-US"/>
        </w:rPr>
      </w:pPr>
      <w:r w:rsidRPr="00582BC3">
        <w:rPr>
          <w:rFonts w:ascii="Segoe UI Symbol" w:eastAsia="Segoe UI Symbol" w:hAnsi="Segoe UI Symbol" w:cs="Segoe UI Symbol"/>
          <w:lang w:val="en-US"/>
        </w:rPr>
        <w:t>•</w:t>
      </w:r>
      <w:r w:rsidRPr="00582BC3">
        <w:rPr>
          <w:lang w:val="en-US"/>
        </w:rPr>
        <w:t xml:space="preserve"> Interoperability Catalogues of Level 1 do not use feature and information associations in feature filters. </w:t>
      </w:r>
    </w:p>
    <w:p w14:paraId="4DAC69EE" w14:textId="77777777" w:rsidR="00346EB8" w:rsidRPr="00582BC3" w:rsidRDefault="00000000">
      <w:pPr>
        <w:spacing w:after="125" w:line="259" w:lineRule="auto"/>
        <w:ind w:left="0" w:firstLine="0"/>
        <w:jc w:val="left"/>
        <w:rPr>
          <w:lang w:val="en-US"/>
        </w:rPr>
      </w:pPr>
      <w:r w:rsidRPr="00582BC3">
        <w:rPr>
          <w:lang w:val="en-US"/>
        </w:rPr>
        <w:t xml:space="preserve"> </w:t>
      </w:r>
    </w:p>
    <w:p w14:paraId="6A68B968" w14:textId="77777777" w:rsidR="00346EB8" w:rsidRPr="00582BC3" w:rsidRDefault="00000000">
      <w:pPr>
        <w:pStyle w:val="berschrift1"/>
        <w:ind w:left="-5"/>
        <w:rPr>
          <w:lang w:val="en-US"/>
        </w:rPr>
      </w:pPr>
      <w:bookmarkStart w:id="151" w:name="_Toc31095"/>
      <w:r w:rsidRPr="00582BC3">
        <w:rPr>
          <w:lang w:val="en-US"/>
        </w:rPr>
        <w:lastRenderedPageBreak/>
        <w:t xml:space="preserve">A-3.3 UML model documentation </w:t>
      </w:r>
      <w:bookmarkEnd w:id="151"/>
    </w:p>
    <w:p w14:paraId="4E9DC4D7" w14:textId="287B05FD" w:rsidR="00346EB8" w:rsidRPr="00582BC3" w:rsidRDefault="00000000">
      <w:pPr>
        <w:ind w:left="-5" w:right="54"/>
        <w:rPr>
          <w:lang w:val="en-US"/>
        </w:rPr>
      </w:pPr>
      <w:r w:rsidRPr="00582BC3">
        <w:rPr>
          <w:lang w:val="en-US"/>
        </w:rPr>
        <w:t>The UML model documentation is provided in S-100 Part 16. This clause documents details specific to the use of the UML model for the interoperability Level described in this Part of S-</w:t>
      </w:r>
      <w:del w:id="152" w:author="Birklhuber Bernd" w:date="2026-08-07T13:49:00Z">
        <w:r w:rsidRPr="00582BC3" w:rsidDel="00E63A28">
          <w:rPr>
            <w:lang w:val="en-US"/>
          </w:rPr>
          <w:delText>98</w:delText>
        </w:r>
      </w:del>
      <w:ins w:id="153" w:author="Birklhuber Bernd" w:date="2026-08-07T13:49:00Z">
        <w:r w:rsidR="00E63A28">
          <w:rPr>
            <w:lang w:val="en-US"/>
          </w:rPr>
          <w:t>403</w:t>
        </w:r>
      </w:ins>
      <w:r w:rsidRPr="00582BC3">
        <w:rPr>
          <w:lang w:val="en-US"/>
        </w:rPr>
        <w:t xml:space="preserve">. </w:t>
      </w:r>
    </w:p>
    <w:p w14:paraId="159541D4" w14:textId="357F7280" w:rsidR="00346EB8" w:rsidRPr="00582BC3" w:rsidRDefault="00000000">
      <w:pPr>
        <w:spacing w:after="54"/>
        <w:ind w:left="-5" w:right="54"/>
        <w:rPr>
          <w:lang w:val="en-US"/>
        </w:rPr>
      </w:pPr>
      <w:r w:rsidRPr="00582BC3">
        <w:rPr>
          <w:lang w:val="en-US"/>
        </w:rPr>
        <w:t>Only the model elements used in this Level (and included in the Level’s Application Schema) are listed. The constraints and considerations listed in the UML documentation tables in S-100 Part 16 apply. Any S-</w:t>
      </w:r>
      <w:del w:id="154" w:author="Birklhuber Bernd" w:date="2026-08-07T13:49:00Z">
        <w:r w:rsidRPr="00582BC3" w:rsidDel="00E63A28">
          <w:rPr>
            <w:lang w:val="en-US"/>
          </w:rPr>
          <w:delText xml:space="preserve">98 </w:delText>
        </w:r>
      </w:del>
      <w:ins w:id="155" w:author="Birklhuber Bernd" w:date="2026-08-07T13:49:00Z">
        <w:r w:rsidR="00E63A28">
          <w:rPr>
            <w:lang w:val="en-US"/>
          </w:rPr>
          <w:t>403</w:t>
        </w:r>
        <w:r w:rsidR="00E63A28" w:rsidRPr="00582BC3">
          <w:rPr>
            <w:lang w:val="en-US"/>
          </w:rPr>
          <w:t xml:space="preserve"> </w:t>
        </w:r>
      </w:ins>
      <w:r w:rsidRPr="00582BC3">
        <w:rPr>
          <w:lang w:val="en-US"/>
        </w:rPr>
        <w:t xml:space="preserve">general or Level-specific considerations are described under the element name in the list below. </w:t>
      </w:r>
    </w:p>
    <w:p w14:paraId="1A0B0DB4" w14:textId="77777777" w:rsidR="00346EB8" w:rsidRPr="00582BC3" w:rsidRDefault="00000000">
      <w:pPr>
        <w:numPr>
          <w:ilvl w:val="0"/>
          <w:numId w:val="3"/>
        </w:numPr>
        <w:spacing w:after="49"/>
        <w:ind w:right="54" w:hanging="360"/>
        <w:rPr>
          <w:lang w:val="en-US"/>
        </w:rPr>
      </w:pPr>
      <w:r w:rsidRPr="00582BC3">
        <w:rPr>
          <w:b/>
          <w:lang w:val="en-US"/>
        </w:rPr>
        <w:t>S100_IC_DisplayPlane</w:t>
      </w:r>
      <w:r w:rsidRPr="00582BC3">
        <w:rPr>
          <w:lang w:val="en-US"/>
        </w:rPr>
        <w:t xml:space="preserve">: No Level-specific constraints or notes. </w:t>
      </w:r>
    </w:p>
    <w:p w14:paraId="351961E5" w14:textId="689B9C1A" w:rsidR="00346EB8" w:rsidRPr="00E63A28" w:rsidRDefault="00000000">
      <w:pPr>
        <w:spacing w:after="53"/>
        <w:ind w:left="730" w:right="54"/>
        <w:rPr>
          <w:lang w:val="en-US"/>
          <w:rPrChange w:id="156" w:author="Birklhuber Bernd" w:date="2026-08-07T13:50:00Z">
            <w:rPr/>
          </w:rPrChange>
        </w:rPr>
      </w:pPr>
      <w:r w:rsidRPr="00582BC3">
        <w:rPr>
          <w:b/>
          <w:lang w:val="en-US"/>
        </w:rPr>
        <w:t xml:space="preserve">Attribute </w:t>
      </w:r>
      <w:proofErr w:type="spellStart"/>
      <w:r w:rsidRPr="00582BC3">
        <w:rPr>
          <w:i/>
          <w:lang w:val="en-US"/>
        </w:rPr>
        <w:t>interoperabilityLevel</w:t>
      </w:r>
      <w:proofErr w:type="spellEnd"/>
      <w:r w:rsidRPr="00582BC3">
        <w:rPr>
          <w:lang w:val="en-US"/>
        </w:rPr>
        <w:t>: Mandatory in S-</w:t>
      </w:r>
      <w:del w:id="157" w:author="Birklhuber Bernd" w:date="2026-08-07T13:50:00Z">
        <w:r w:rsidRPr="00582BC3" w:rsidDel="00E63A28">
          <w:rPr>
            <w:lang w:val="en-US"/>
          </w:rPr>
          <w:delText xml:space="preserve">98 </w:delText>
        </w:r>
      </w:del>
      <w:ins w:id="158" w:author="Birklhuber Bernd" w:date="2026-08-07T13:50:00Z">
        <w:r w:rsidR="00E63A28">
          <w:rPr>
            <w:lang w:val="en-US"/>
          </w:rPr>
          <w:t>403</w:t>
        </w:r>
        <w:r w:rsidR="00E63A28" w:rsidRPr="00582BC3">
          <w:rPr>
            <w:lang w:val="en-US"/>
          </w:rPr>
          <w:t xml:space="preserve"> </w:t>
        </w:r>
      </w:ins>
      <w:r w:rsidRPr="00582BC3">
        <w:rPr>
          <w:lang w:val="en-US"/>
        </w:rPr>
        <w:t xml:space="preserve">Catalogues at all levels. </w:t>
      </w:r>
      <w:r w:rsidRPr="00E63A28">
        <w:rPr>
          <w:lang w:val="en-US"/>
          <w:rPrChange w:id="159" w:author="Birklhuber Bernd" w:date="2026-08-07T13:50:00Z">
            <w:rPr/>
          </w:rPrChange>
        </w:rPr>
        <w:t xml:space="preserve">The only value allowed for Level 1 Interoperability Catalogues is 1. </w:t>
      </w:r>
    </w:p>
    <w:p w14:paraId="29CD6E2D" w14:textId="77777777" w:rsidR="00346EB8" w:rsidRDefault="00000000">
      <w:pPr>
        <w:numPr>
          <w:ilvl w:val="0"/>
          <w:numId w:val="3"/>
        </w:numPr>
        <w:spacing w:after="43" w:line="259" w:lineRule="auto"/>
        <w:ind w:right="54" w:hanging="360"/>
      </w:pPr>
      <w:r>
        <w:rPr>
          <w:b/>
        </w:rPr>
        <w:t>S100_IC_DrawingInstruction</w:t>
      </w:r>
      <w:r>
        <w:t xml:space="preserve">: </w:t>
      </w:r>
    </w:p>
    <w:p w14:paraId="490881F9" w14:textId="77777777" w:rsidR="00346EB8" w:rsidRPr="00582BC3" w:rsidRDefault="00000000">
      <w:pPr>
        <w:spacing w:after="52"/>
        <w:ind w:left="730" w:right="54"/>
        <w:rPr>
          <w:lang w:val="en-US"/>
        </w:rPr>
      </w:pPr>
      <w:r w:rsidRPr="00582BC3">
        <w:rPr>
          <w:lang w:val="en-US"/>
        </w:rPr>
        <w:t xml:space="preserve">NOTE for implementers: Even if the Presentation Schema in S-100 Part 9 is used, implementers may need to provide specific code to validate the content of the </w:t>
      </w:r>
      <w:proofErr w:type="spellStart"/>
      <w:r w:rsidRPr="00582BC3">
        <w:rPr>
          <w:i/>
          <w:lang w:val="en-US"/>
        </w:rPr>
        <w:t>substituteSymbolization</w:t>
      </w:r>
      <w:proofErr w:type="spellEnd"/>
      <w:r w:rsidRPr="00582BC3">
        <w:rPr>
          <w:lang w:val="en-US"/>
        </w:rPr>
        <w:t xml:space="preserve"> attribute instead of depending on normal XML Schema validation. The content of this attribute is not prescribed by this Specification and may be a fragment of XML, or interpretable code or rules, </w:t>
      </w:r>
      <w:proofErr w:type="spellStart"/>
      <w:r w:rsidRPr="00582BC3">
        <w:rPr>
          <w:lang w:val="en-US"/>
        </w:rPr>
        <w:t>etc</w:t>
      </w:r>
      <w:proofErr w:type="spellEnd"/>
      <w:r w:rsidRPr="00582BC3">
        <w:rPr>
          <w:lang w:val="en-US"/>
        </w:rPr>
        <w:t xml:space="preserve">, in a non-XML syntax. It may be enclosed in a </w:t>
      </w:r>
      <w:proofErr w:type="gramStart"/>
      <w:r w:rsidRPr="00582BC3">
        <w:rPr>
          <w:rFonts w:ascii="Courier New" w:eastAsia="Courier New" w:hAnsi="Courier New" w:cs="Courier New"/>
          <w:lang w:val="en-US"/>
        </w:rPr>
        <w:t>&lt;![</w:t>
      </w:r>
      <w:proofErr w:type="gramEnd"/>
      <w:r w:rsidRPr="00582BC3">
        <w:rPr>
          <w:rFonts w:ascii="Courier New" w:eastAsia="Courier New" w:hAnsi="Courier New" w:cs="Courier New"/>
          <w:lang w:val="en-US"/>
        </w:rPr>
        <w:t>CDATA[ … ]]&gt;</w:t>
      </w:r>
      <w:r w:rsidRPr="00582BC3">
        <w:rPr>
          <w:lang w:val="en-US"/>
        </w:rPr>
        <w:t xml:space="preserve"> section so that XML validators treat it as character data instead of XML. </w:t>
      </w:r>
    </w:p>
    <w:p w14:paraId="666F0E30" w14:textId="77777777" w:rsidR="00346EB8" w:rsidRPr="00582BC3" w:rsidRDefault="00000000">
      <w:pPr>
        <w:numPr>
          <w:ilvl w:val="0"/>
          <w:numId w:val="3"/>
        </w:numPr>
        <w:spacing w:after="51"/>
        <w:ind w:right="54" w:hanging="360"/>
        <w:rPr>
          <w:lang w:val="en-US"/>
        </w:rPr>
      </w:pPr>
      <w:r w:rsidRPr="00582BC3">
        <w:rPr>
          <w:b/>
          <w:lang w:val="en-US"/>
        </w:rPr>
        <w:t>S100_IC_Feature</w:t>
      </w:r>
      <w:r w:rsidRPr="00582BC3">
        <w:rPr>
          <w:lang w:val="en-US"/>
        </w:rPr>
        <w:t xml:space="preserve">: No Level-specific constraints or notes. </w:t>
      </w:r>
    </w:p>
    <w:p w14:paraId="4D803462" w14:textId="77777777" w:rsidR="00346EB8" w:rsidRDefault="00000000">
      <w:pPr>
        <w:numPr>
          <w:ilvl w:val="0"/>
          <w:numId w:val="3"/>
        </w:numPr>
        <w:spacing w:after="43" w:line="259" w:lineRule="auto"/>
        <w:ind w:right="54" w:hanging="360"/>
      </w:pPr>
      <w:r>
        <w:rPr>
          <w:b/>
        </w:rPr>
        <w:t>S100_IC_InteroperabilityCatalogue</w:t>
      </w:r>
      <w:r>
        <w:t>:</w:t>
      </w:r>
      <w:r>
        <w:rPr>
          <w:b/>
        </w:rPr>
        <w:t xml:space="preserve"> </w:t>
      </w:r>
    </w:p>
    <w:p w14:paraId="4A66717D" w14:textId="53D3E09D" w:rsidR="00346EB8" w:rsidRPr="00582BC3" w:rsidRDefault="00000000">
      <w:pPr>
        <w:spacing w:after="51"/>
        <w:ind w:left="730" w:right="54"/>
        <w:rPr>
          <w:lang w:val="en-US"/>
        </w:rPr>
      </w:pPr>
      <w:commentRangeStart w:id="160"/>
      <w:r w:rsidRPr="00582BC3">
        <w:rPr>
          <w:b/>
          <w:lang w:val="en-US"/>
        </w:rPr>
        <w:t xml:space="preserve">Attribute </w:t>
      </w:r>
      <w:proofErr w:type="spellStart"/>
      <w:r w:rsidRPr="00582BC3">
        <w:rPr>
          <w:i/>
          <w:lang w:val="en-US"/>
        </w:rPr>
        <w:t>productCovered</w:t>
      </w:r>
      <w:proofErr w:type="spellEnd"/>
      <w:r w:rsidRPr="00582BC3">
        <w:rPr>
          <w:lang w:val="en-US"/>
        </w:rPr>
        <w:t xml:space="preserve">: Must use values defined in the dictionary identified by MRN: </w:t>
      </w:r>
      <w:proofErr w:type="gramStart"/>
      <w:r w:rsidRPr="00582BC3">
        <w:rPr>
          <w:lang w:val="en-US"/>
        </w:rPr>
        <w:t>urn:mrn</w:t>
      </w:r>
      <w:proofErr w:type="gramEnd"/>
      <w:r w:rsidRPr="00582BC3">
        <w:rPr>
          <w:lang w:val="en-US"/>
        </w:rPr>
        <w:t>:iho:prod:s</w:t>
      </w:r>
      <w:ins w:id="161" w:author="Birklhuber Bernd" w:date="2026-08-07T13:50:00Z">
        <w:r w:rsidR="00E63A28">
          <w:rPr>
            <w:lang w:val="en-US"/>
          </w:rPr>
          <w:t>403</w:t>
        </w:r>
      </w:ins>
      <w:del w:id="162" w:author="Birklhuber Bernd" w:date="2026-08-07T13:50:00Z">
        <w:r w:rsidRPr="00582BC3" w:rsidDel="00D876DB">
          <w:rPr>
            <w:lang w:val="en-US"/>
          </w:rPr>
          <w:delText>98</w:delText>
        </w:r>
      </w:del>
      <w:r w:rsidRPr="00582BC3">
        <w:rPr>
          <w:lang w:val="en-US"/>
        </w:rPr>
        <w:t xml:space="preserve">:1:0:0:products. </w:t>
      </w:r>
      <w:commentRangeEnd w:id="160"/>
      <w:r w:rsidR="00E63A28">
        <w:rPr>
          <w:rStyle w:val="Kommentarzeichen"/>
        </w:rPr>
        <w:commentReference w:id="160"/>
      </w:r>
    </w:p>
    <w:p w14:paraId="571C92BD" w14:textId="77777777" w:rsidR="00346EB8" w:rsidRPr="00582BC3" w:rsidRDefault="00000000">
      <w:pPr>
        <w:spacing w:after="53"/>
        <w:ind w:left="730" w:right="54"/>
        <w:rPr>
          <w:lang w:val="en-US"/>
        </w:rPr>
      </w:pPr>
      <w:r w:rsidRPr="00582BC3">
        <w:rPr>
          <w:b/>
          <w:lang w:val="en-US"/>
        </w:rPr>
        <w:t xml:space="preserve">Attribute </w:t>
      </w:r>
      <w:proofErr w:type="spellStart"/>
      <w:r w:rsidRPr="00582BC3">
        <w:rPr>
          <w:i/>
          <w:lang w:val="en-US"/>
        </w:rPr>
        <w:t>interoperabilityLevel</w:t>
      </w:r>
      <w:proofErr w:type="spellEnd"/>
      <w:r w:rsidRPr="00582BC3">
        <w:rPr>
          <w:lang w:val="en-US"/>
        </w:rPr>
        <w:t xml:space="preserve">: Mandatory. The only value allowed for level 1 Interoperability Catalogues is 1. </w:t>
      </w:r>
    </w:p>
    <w:p w14:paraId="7E363DB0" w14:textId="77777777" w:rsidR="00346EB8" w:rsidRPr="00582BC3" w:rsidRDefault="00000000">
      <w:pPr>
        <w:numPr>
          <w:ilvl w:val="0"/>
          <w:numId w:val="3"/>
        </w:numPr>
        <w:spacing w:after="53"/>
        <w:ind w:right="54" w:hanging="360"/>
        <w:rPr>
          <w:lang w:val="en-US"/>
        </w:rPr>
      </w:pPr>
      <w:proofErr w:type="spellStart"/>
      <w:r w:rsidRPr="00582BC3">
        <w:rPr>
          <w:b/>
          <w:lang w:val="en-US"/>
        </w:rPr>
        <w:t>Codelist</w:t>
      </w:r>
      <w:proofErr w:type="spellEnd"/>
      <w:r w:rsidRPr="00582BC3">
        <w:rPr>
          <w:b/>
          <w:lang w:val="en-US"/>
        </w:rPr>
        <w:t xml:space="preserve"> </w:t>
      </w:r>
      <w:proofErr w:type="spellStart"/>
      <w:r w:rsidRPr="00582BC3">
        <w:rPr>
          <w:b/>
          <w:lang w:val="en-US"/>
        </w:rPr>
        <w:t>dataProduct</w:t>
      </w:r>
      <w:proofErr w:type="spellEnd"/>
      <w:r w:rsidRPr="00582BC3">
        <w:rPr>
          <w:lang w:val="en-US"/>
        </w:rPr>
        <w:t xml:space="preserve">: No Level-specific constraints or notes. The data type for all Levels is described below. </w:t>
      </w:r>
    </w:p>
    <w:p w14:paraId="01E991C3" w14:textId="77777777" w:rsidR="00346EB8" w:rsidRPr="00582BC3" w:rsidRDefault="00000000">
      <w:pPr>
        <w:spacing w:after="51"/>
        <w:ind w:left="1450" w:right="54"/>
        <w:rPr>
          <w:lang w:val="en-US"/>
        </w:rPr>
      </w:pPr>
      <w:proofErr w:type="spellStart"/>
      <w:r w:rsidRPr="00582BC3">
        <w:rPr>
          <w:lang w:val="en-US"/>
        </w:rPr>
        <w:t>Codelist</w:t>
      </w:r>
      <w:proofErr w:type="spellEnd"/>
      <w:r w:rsidRPr="00582BC3">
        <w:rPr>
          <w:lang w:val="en-US"/>
        </w:rPr>
        <w:t xml:space="preserve"> Type: closed dictionary </w:t>
      </w:r>
    </w:p>
    <w:p w14:paraId="78898D06" w14:textId="7CCA2F41" w:rsidR="00346EB8" w:rsidRPr="00582BC3" w:rsidRDefault="00000000">
      <w:pPr>
        <w:spacing w:after="49"/>
        <w:ind w:left="1450" w:right="54"/>
        <w:rPr>
          <w:lang w:val="en-US"/>
        </w:rPr>
      </w:pPr>
      <w:commentRangeStart w:id="163"/>
      <w:r w:rsidRPr="00582BC3">
        <w:rPr>
          <w:lang w:val="en-US"/>
        </w:rPr>
        <w:t xml:space="preserve">MRN: </w:t>
      </w:r>
      <w:proofErr w:type="gramStart"/>
      <w:r w:rsidRPr="00582BC3">
        <w:rPr>
          <w:lang w:val="en-US"/>
        </w:rPr>
        <w:t>urn:mrn</w:t>
      </w:r>
      <w:proofErr w:type="gramEnd"/>
      <w:r w:rsidRPr="00582BC3">
        <w:rPr>
          <w:lang w:val="en-US"/>
        </w:rPr>
        <w:t>:iho:prod:s</w:t>
      </w:r>
      <w:ins w:id="164" w:author="Birklhuber Bernd" w:date="2026-08-07T13:50:00Z">
        <w:r w:rsidR="00D876DB">
          <w:rPr>
            <w:lang w:val="en-US"/>
          </w:rPr>
          <w:t>403</w:t>
        </w:r>
      </w:ins>
      <w:del w:id="165" w:author="Birklhuber Bernd" w:date="2026-08-07T13:50:00Z">
        <w:r w:rsidRPr="00582BC3" w:rsidDel="00D876DB">
          <w:rPr>
            <w:lang w:val="en-US"/>
          </w:rPr>
          <w:delText>98</w:delText>
        </w:r>
      </w:del>
      <w:r w:rsidRPr="00582BC3">
        <w:rPr>
          <w:lang w:val="en-US"/>
        </w:rPr>
        <w:t>:1:0:0:products.</w:t>
      </w:r>
      <w:r w:rsidRPr="00582BC3">
        <w:rPr>
          <w:b/>
          <w:lang w:val="en-US"/>
        </w:rPr>
        <w:t xml:space="preserve"> </w:t>
      </w:r>
      <w:commentRangeEnd w:id="163"/>
      <w:r w:rsidR="00D876DB">
        <w:rPr>
          <w:rStyle w:val="Kommentarzeichen"/>
        </w:rPr>
        <w:commentReference w:id="163"/>
      </w:r>
    </w:p>
    <w:p w14:paraId="4FF41F4F" w14:textId="77777777" w:rsidR="00346EB8" w:rsidRPr="00582BC3" w:rsidRDefault="00000000">
      <w:pPr>
        <w:numPr>
          <w:ilvl w:val="0"/>
          <w:numId w:val="3"/>
        </w:numPr>
        <w:ind w:right="54" w:hanging="360"/>
        <w:rPr>
          <w:lang w:val="en-US"/>
        </w:rPr>
      </w:pPr>
      <w:proofErr w:type="spellStart"/>
      <w:r w:rsidRPr="00582BC3">
        <w:rPr>
          <w:b/>
          <w:lang w:val="en-US"/>
        </w:rPr>
        <w:t>Codelist</w:t>
      </w:r>
      <w:proofErr w:type="spellEnd"/>
      <w:r w:rsidRPr="00582BC3">
        <w:rPr>
          <w:b/>
          <w:lang w:val="en-US"/>
        </w:rPr>
        <w:t xml:space="preserve"> </w:t>
      </w:r>
      <w:proofErr w:type="spellStart"/>
      <w:r w:rsidRPr="00582BC3">
        <w:rPr>
          <w:b/>
          <w:lang w:val="en-US"/>
        </w:rPr>
        <w:t>requirementType</w:t>
      </w:r>
      <w:proofErr w:type="spellEnd"/>
      <w:r w:rsidRPr="00582BC3">
        <w:rPr>
          <w:lang w:val="en-US"/>
        </w:rPr>
        <w:t xml:space="preserve">: No Level-specific constraints or notes. </w:t>
      </w:r>
    </w:p>
    <w:p w14:paraId="6361FB7B" w14:textId="7BC74623" w:rsidR="00346EB8" w:rsidRPr="00582BC3" w:rsidRDefault="00000000">
      <w:pPr>
        <w:ind w:left="730" w:right="54"/>
        <w:rPr>
          <w:lang w:val="en-US"/>
        </w:rPr>
      </w:pPr>
      <w:r w:rsidRPr="00582BC3">
        <w:rPr>
          <w:lang w:val="en-US"/>
        </w:rPr>
        <w:t>For all interoperability Levels, the following subset of the standard values listed in S-100 Part 16 are permitted to be used in S-</w:t>
      </w:r>
      <w:del w:id="166" w:author="Birklhuber Bernd" w:date="2026-08-07T13:51:00Z">
        <w:r w:rsidRPr="00582BC3" w:rsidDel="00D876DB">
          <w:rPr>
            <w:lang w:val="en-US"/>
          </w:rPr>
          <w:delText xml:space="preserve">98 </w:delText>
        </w:r>
      </w:del>
      <w:ins w:id="167" w:author="Birklhuber Bernd" w:date="2026-08-07T13:51:00Z">
        <w:r w:rsidR="00D876DB">
          <w:rPr>
            <w:lang w:val="en-US"/>
          </w:rPr>
          <w:t>403</w:t>
        </w:r>
        <w:r w:rsidR="00D876DB" w:rsidRPr="00582BC3">
          <w:rPr>
            <w:lang w:val="en-US"/>
          </w:rPr>
          <w:t xml:space="preserve"> </w:t>
        </w:r>
      </w:ins>
      <w:r w:rsidRPr="00582BC3">
        <w:rPr>
          <w:lang w:val="en-US"/>
        </w:rPr>
        <w:t xml:space="preserve">Interoperability Catalogues: </w:t>
      </w:r>
    </w:p>
    <w:p w14:paraId="40F97919" w14:textId="77777777" w:rsidR="00346EB8" w:rsidRPr="00582BC3" w:rsidRDefault="00000000">
      <w:pPr>
        <w:spacing w:after="0" w:line="259" w:lineRule="auto"/>
        <w:ind w:left="374"/>
        <w:jc w:val="center"/>
        <w:rPr>
          <w:lang w:val="en-US"/>
        </w:rPr>
      </w:pPr>
      <w:r w:rsidRPr="00582BC3">
        <w:rPr>
          <w:b/>
          <w:sz w:val="18"/>
          <w:lang w:val="en-US"/>
        </w:rPr>
        <w:t xml:space="preserve">Table A-3.1 - Allowed values for </w:t>
      </w:r>
      <w:proofErr w:type="spellStart"/>
      <w:r w:rsidRPr="00582BC3">
        <w:rPr>
          <w:b/>
          <w:sz w:val="18"/>
          <w:lang w:val="en-US"/>
        </w:rPr>
        <w:t>requirementType</w:t>
      </w:r>
      <w:proofErr w:type="spellEnd"/>
      <w:r w:rsidRPr="00582BC3">
        <w:rPr>
          <w:b/>
          <w:sz w:val="18"/>
          <w:lang w:val="en-US"/>
        </w:rPr>
        <w:t xml:space="preserve"> </w:t>
      </w:r>
    </w:p>
    <w:tbl>
      <w:tblPr>
        <w:tblStyle w:val="TableGrid"/>
        <w:tblW w:w="8639" w:type="dxa"/>
        <w:tblInd w:w="721" w:type="dxa"/>
        <w:tblCellMar>
          <w:top w:w="106" w:type="dxa"/>
          <w:left w:w="114" w:type="dxa"/>
          <w:right w:w="60" w:type="dxa"/>
        </w:tblCellMar>
        <w:tblLook w:val="04A0" w:firstRow="1" w:lastRow="0" w:firstColumn="1" w:lastColumn="0" w:noHBand="0" w:noVBand="1"/>
      </w:tblPr>
      <w:tblGrid>
        <w:gridCol w:w="1042"/>
        <w:gridCol w:w="6698"/>
        <w:gridCol w:w="899"/>
      </w:tblGrid>
      <w:tr w:rsidR="00346EB8" w14:paraId="5A0777D8" w14:textId="77777777">
        <w:trPr>
          <w:trHeight w:val="358"/>
        </w:trPr>
        <w:tc>
          <w:tcPr>
            <w:tcW w:w="1042" w:type="dxa"/>
            <w:tcBorders>
              <w:top w:val="single" w:sz="4" w:space="0" w:color="000000"/>
              <w:left w:val="single" w:sz="4" w:space="0" w:color="000000"/>
              <w:bottom w:val="single" w:sz="4" w:space="0" w:color="000000"/>
              <w:right w:val="single" w:sz="4" w:space="0" w:color="000000"/>
            </w:tcBorders>
            <w:shd w:val="clear" w:color="auto" w:fill="D9D9D9"/>
          </w:tcPr>
          <w:p w14:paraId="3DA77EA3" w14:textId="77777777" w:rsidR="00346EB8" w:rsidRDefault="00000000">
            <w:pPr>
              <w:spacing w:after="0" w:line="259" w:lineRule="auto"/>
              <w:ind w:left="0" w:firstLine="0"/>
              <w:jc w:val="left"/>
            </w:pPr>
            <w:r>
              <w:rPr>
                <w:b/>
              </w:rPr>
              <w:t xml:space="preserve">Value </w:t>
            </w:r>
          </w:p>
        </w:tc>
        <w:tc>
          <w:tcPr>
            <w:tcW w:w="6699" w:type="dxa"/>
            <w:tcBorders>
              <w:top w:val="single" w:sz="4" w:space="0" w:color="000000"/>
              <w:left w:val="single" w:sz="4" w:space="0" w:color="000000"/>
              <w:bottom w:val="single" w:sz="4" w:space="0" w:color="000000"/>
              <w:right w:val="single" w:sz="4" w:space="0" w:color="000000"/>
            </w:tcBorders>
            <w:shd w:val="clear" w:color="auto" w:fill="D9D9D9"/>
          </w:tcPr>
          <w:p w14:paraId="5DB202CA" w14:textId="77777777" w:rsidR="00346EB8" w:rsidRDefault="00000000">
            <w:pPr>
              <w:spacing w:after="0" w:line="259" w:lineRule="auto"/>
              <w:ind w:left="0" w:firstLine="0"/>
              <w:jc w:val="left"/>
            </w:pPr>
            <w:r>
              <w:rPr>
                <w:b/>
              </w:rPr>
              <w:t xml:space="preserve">Description </w:t>
            </w:r>
          </w:p>
        </w:tc>
        <w:tc>
          <w:tcPr>
            <w:tcW w:w="899" w:type="dxa"/>
            <w:tcBorders>
              <w:top w:val="single" w:sz="4" w:space="0" w:color="000000"/>
              <w:left w:val="single" w:sz="4" w:space="0" w:color="000000"/>
              <w:bottom w:val="single" w:sz="4" w:space="0" w:color="000000"/>
              <w:right w:val="single" w:sz="4" w:space="0" w:color="000000"/>
            </w:tcBorders>
            <w:shd w:val="clear" w:color="auto" w:fill="D9D9D9"/>
          </w:tcPr>
          <w:p w14:paraId="1121D57B" w14:textId="77777777" w:rsidR="00346EB8" w:rsidRDefault="00000000">
            <w:pPr>
              <w:spacing w:after="0" w:line="259" w:lineRule="auto"/>
              <w:ind w:left="85" w:firstLine="0"/>
              <w:jc w:val="left"/>
            </w:pPr>
            <w:r>
              <w:rPr>
                <w:b/>
              </w:rPr>
              <w:t xml:space="preserve">Code </w:t>
            </w:r>
          </w:p>
        </w:tc>
      </w:tr>
      <w:tr w:rsidR="00346EB8" w14:paraId="0F029932" w14:textId="77777777">
        <w:trPr>
          <w:trHeight w:val="361"/>
        </w:trPr>
        <w:tc>
          <w:tcPr>
            <w:tcW w:w="1042" w:type="dxa"/>
            <w:tcBorders>
              <w:top w:val="single" w:sz="4" w:space="0" w:color="000000"/>
              <w:left w:val="single" w:sz="4" w:space="0" w:color="000000"/>
              <w:bottom w:val="single" w:sz="4" w:space="0" w:color="000000"/>
              <w:right w:val="single" w:sz="4" w:space="0" w:color="000000"/>
            </w:tcBorders>
          </w:tcPr>
          <w:p w14:paraId="6B8D8118" w14:textId="57608FFB" w:rsidR="00346EB8" w:rsidRDefault="00000000">
            <w:pPr>
              <w:spacing w:after="0" w:line="259" w:lineRule="auto"/>
              <w:ind w:left="0" w:firstLine="0"/>
              <w:jc w:val="left"/>
            </w:pPr>
            <w:commentRangeStart w:id="168"/>
            <w:del w:id="169" w:author="Birklhuber Bernd" w:date="2026-08-07T13:51:00Z">
              <w:r w:rsidDel="00D876DB">
                <w:delText xml:space="preserve">IHO </w:delText>
              </w:r>
            </w:del>
            <w:ins w:id="170" w:author="Birklhuber Bernd" w:date="2026-08-07T13:51:00Z">
              <w:r w:rsidR="00D876DB">
                <w:t xml:space="preserve">IEHG </w:t>
              </w:r>
            </w:ins>
          </w:p>
        </w:tc>
        <w:tc>
          <w:tcPr>
            <w:tcW w:w="6699" w:type="dxa"/>
            <w:tcBorders>
              <w:top w:val="single" w:sz="4" w:space="0" w:color="000000"/>
              <w:left w:val="single" w:sz="4" w:space="0" w:color="000000"/>
              <w:bottom w:val="single" w:sz="4" w:space="0" w:color="000000"/>
              <w:right w:val="single" w:sz="4" w:space="0" w:color="000000"/>
            </w:tcBorders>
          </w:tcPr>
          <w:p w14:paraId="2E9E5794" w14:textId="5914E084" w:rsidR="00346EB8" w:rsidRDefault="00000000">
            <w:pPr>
              <w:spacing w:after="0" w:line="259" w:lineRule="auto"/>
              <w:ind w:left="0" w:firstLine="0"/>
              <w:jc w:val="left"/>
            </w:pPr>
            <w:r>
              <w:t xml:space="preserve">Original </w:t>
            </w:r>
            <w:del w:id="171" w:author="Birklhuber Bernd" w:date="2026-08-07T13:51:00Z">
              <w:r w:rsidDel="00D876DB">
                <w:delText xml:space="preserve">IHO </w:delText>
              </w:r>
            </w:del>
            <w:ins w:id="172" w:author="Birklhuber Bernd" w:date="2026-08-07T13:51:00Z">
              <w:r w:rsidR="00D876DB">
                <w:t xml:space="preserve">IEHG </w:t>
              </w:r>
            </w:ins>
            <w:proofErr w:type="spellStart"/>
            <w:r>
              <w:t>Interoperability</w:t>
            </w:r>
            <w:proofErr w:type="spellEnd"/>
            <w:r>
              <w:t xml:space="preserve"> Catalogue </w:t>
            </w:r>
            <w:commentRangeEnd w:id="168"/>
            <w:r w:rsidR="00D876DB">
              <w:rPr>
                <w:rStyle w:val="Kommentarzeichen"/>
              </w:rPr>
              <w:commentReference w:id="168"/>
            </w:r>
          </w:p>
        </w:tc>
        <w:tc>
          <w:tcPr>
            <w:tcW w:w="899" w:type="dxa"/>
            <w:tcBorders>
              <w:top w:val="single" w:sz="4" w:space="0" w:color="000000"/>
              <w:left w:val="single" w:sz="4" w:space="0" w:color="000000"/>
              <w:bottom w:val="single" w:sz="4" w:space="0" w:color="000000"/>
              <w:right w:val="single" w:sz="4" w:space="0" w:color="000000"/>
            </w:tcBorders>
          </w:tcPr>
          <w:p w14:paraId="0B9284F0" w14:textId="77777777" w:rsidR="00346EB8" w:rsidRDefault="00000000">
            <w:pPr>
              <w:spacing w:after="0" w:line="259" w:lineRule="auto"/>
              <w:ind w:left="0" w:right="22" w:firstLine="0"/>
              <w:jc w:val="center"/>
            </w:pPr>
            <w:r>
              <w:t xml:space="preserve">1 </w:t>
            </w:r>
          </w:p>
        </w:tc>
      </w:tr>
      <w:tr w:rsidR="00346EB8" w14:paraId="25B0D38D" w14:textId="77777777">
        <w:trPr>
          <w:trHeight w:val="590"/>
        </w:trPr>
        <w:tc>
          <w:tcPr>
            <w:tcW w:w="1042" w:type="dxa"/>
            <w:tcBorders>
              <w:top w:val="single" w:sz="4" w:space="0" w:color="000000"/>
              <w:left w:val="single" w:sz="4" w:space="0" w:color="000000"/>
              <w:bottom w:val="single" w:sz="4" w:space="0" w:color="000000"/>
              <w:right w:val="single" w:sz="4" w:space="0" w:color="000000"/>
            </w:tcBorders>
          </w:tcPr>
          <w:p w14:paraId="71BBDADE" w14:textId="77777777" w:rsidR="00346EB8" w:rsidRDefault="00000000">
            <w:pPr>
              <w:spacing w:after="0" w:line="259" w:lineRule="auto"/>
              <w:ind w:left="0" w:firstLine="0"/>
              <w:jc w:val="left"/>
            </w:pPr>
            <w:r>
              <w:t xml:space="preserve">OEM </w:t>
            </w:r>
          </w:p>
        </w:tc>
        <w:tc>
          <w:tcPr>
            <w:tcW w:w="6699" w:type="dxa"/>
            <w:tcBorders>
              <w:top w:val="single" w:sz="4" w:space="0" w:color="000000"/>
              <w:left w:val="single" w:sz="4" w:space="0" w:color="000000"/>
              <w:bottom w:val="single" w:sz="4" w:space="0" w:color="000000"/>
              <w:right w:val="single" w:sz="4" w:space="0" w:color="000000"/>
            </w:tcBorders>
          </w:tcPr>
          <w:p w14:paraId="4EC87055" w14:textId="77777777" w:rsidR="00346EB8" w:rsidRPr="00582BC3" w:rsidRDefault="00000000">
            <w:pPr>
              <w:spacing w:after="0" w:line="259" w:lineRule="auto"/>
              <w:ind w:left="0" w:firstLine="0"/>
              <w:jc w:val="left"/>
              <w:rPr>
                <w:lang w:val="en-US"/>
              </w:rPr>
            </w:pPr>
            <w:r w:rsidRPr="00582BC3">
              <w:rPr>
                <w:lang w:val="en-US"/>
              </w:rPr>
              <w:t xml:space="preserve">Prepared according to requirements specified by OEM or systems integrator </w:t>
            </w:r>
          </w:p>
        </w:tc>
        <w:tc>
          <w:tcPr>
            <w:tcW w:w="899" w:type="dxa"/>
            <w:tcBorders>
              <w:top w:val="single" w:sz="4" w:space="0" w:color="000000"/>
              <w:left w:val="single" w:sz="4" w:space="0" w:color="000000"/>
              <w:bottom w:val="single" w:sz="4" w:space="0" w:color="000000"/>
              <w:right w:val="single" w:sz="4" w:space="0" w:color="000000"/>
            </w:tcBorders>
          </w:tcPr>
          <w:p w14:paraId="7A8A461E" w14:textId="77777777" w:rsidR="00346EB8" w:rsidRDefault="00000000">
            <w:pPr>
              <w:spacing w:after="0" w:line="259" w:lineRule="auto"/>
              <w:ind w:left="0" w:right="22" w:firstLine="0"/>
              <w:jc w:val="center"/>
            </w:pPr>
            <w:r>
              <w:t xml:space="preserve">2 </w:t>
            </w:r>
          </w:p>
        </w:tc>
      </w:tr>
      <w:tr w:rsidR="00346EB8" w14:paraId="67C51680" w14:textId="77777777">
        <w:trPr>
          <w:trHeight w:val="1049"/>
        </w:trPr>
        <w:tc>
          <w:tcPr>
            <w:tcW w:w="1042" w:type="dxa"/>
            <w:tcBorders>
              <w:top w:val="single" w:sz="4" w:space="0" w:color="000000"/>
              <w:left w:val="single" w:sz="4" w:space="0" w:color="000000"/>
              <w:bottom w:val="single" w:sz="4" w:space="0" w:color="000000"/>
              <w:right w:val="single" w:sz="4" w:space="0" w:color="000000"/>
            </w:tcBorders>
          </w:tcPr>
          <w:p w14:paraId="0BB09C5F" w14:textId="77777777" w:rsidR="00346EB8" w:rsidRDefault="00000000">
            <w:pPr>
              <w:spacing w:after="0" w:line="259" w:lineRule="auto"/>
              <w:ind w:left="0" w:firstLine="0"/>
              <w:jc w:val="left"/>
            </w:pPr>
            <w:r>
              <w:t xml:space="preserve">national </w:t>
            </w:r>
          </w:p>
        </w:tc>
        <w:tc>
          <w:tcPr>
            <w:tcW w:w="6699" w:type="dxa"/>
            <w:tcBorders>
              <w:top w:val="single" w:sz="4" w:space="0" w:color="000000"/>
              <w:left w:val="single" w:sz="4" w:space="0" w:color="000000"/>
              <w:bottom w:val="single" w:sz="4" w:space="0" w:color="000000"/>
              <w:right w:val="single" w:sz="4" w:space="0" w:color="000000"/>
            </w:tcBorders>
          </w:tcPr>
          <w:p w14:paraId="116B9B51" w14:textId="77777777" w:rsidR="00346EB8" w:rsidRPr="00582BC3" w:rsidRDefault="00000000">
            <w:pPr>
              <w:spacing w:after="0" w:line="259" w:lineRule="auto"/>
              <w:ind w:left="0" w:firstLine="0"/>
              <w:jc w:val="left"/>
              <w:rPr>
                <w:lang w:val="en-US"/>
              </w:rPr>
            </w:pPr>
            <w:r w:rsidRPr="00582BC3">
              <w:rPr>
                <w:lang w:val="en-US"/>
              </w:rPr>
              <w:t xml:space="preserve">Prepared according to requirements specified by a national Government, group of national Governments (for example the European Union), or governmental agency such as a national shipping authority or the Coast Guard </w:t>
            </w:r>
          </w:p>
        </w:tc>
        <w:tc>
          <w:tcPr>
            <w:tcW w:w="899" w:type="dxa"/>
            <w:tcBorders>
              <w:top w:val="single" w:sz="4" w:space="0" w:color="000000"/>
              <w:left w:val="single" w:sz="4" w:space="0" w:color="000000"/>
              <w:bottom w:val="single" w:sz="4" w:space="0" w:color="000000"/>
              <w:right w:val="single" w:sz="4" w:space="0" w:color="000000"/>
            </w:tcBorders>
          </w:tcPr>
          <w:p w14:paraId="68322BBE" w14:textId="77777777" w:rsidR="00346EB8" w:rsidRDefault="00000000">
            <w:pPr>
              <w:spacing w:after="0" w:line="259" w:lineRule="auto"/>
              <w:ind w:left="0" w:right="22" w:firstLine="0"/>
              <w:jc w:val="center"/>
            </w:pPr>
            <w:r>
              <w:t xml:space="preserve">3 </w:t>
            </w:r>
          </w:p>
        </w:tc>
      </w:tr>
      <w:tr w:rsidR="00346EB8" w14:paraId="20C91291" w14:textId="77777777">
        <w:trPr>
          <w:trHeight w:val="590"/>
        </w:trPr>
        <w:tc>
          <w:tcPr>
            <w:tcW w:w="1042" w:type="dxa"/>
            <w:tcBorders>
              <w:top w:val="single" w:sz="4" w:space="0" w:color="000000"/>
              <w:left w:val="single" w:sz="4" w:space="0" w:color="000000"/>
              <w:bottom w:val="single" w:sz="4" w:space="0" w:color="000000"/>
              <w:right w:val="single" w:sz="4" w:space="0" w:color="000000"/>
            </w:tcBorders>
          </w:tcPr>
          <w:p w14:paraId="0EFD1DB8" w14:textId="77777777" w:rsidR="00346EB8" w:rsidRDefault="00000000">
            <w:pPr>
              <w:spacing w:after="0" w:line="259" w:lineRule="auto"/>
              <w:ind w:left="0" w:firstLine="0"/>
              <w:jc w:val="left"/>
            </w:pPr>
            <w:proofErr w:type="spellStart"/>
            <w:r>
              <w:t>local</w:t>
            </w:r>
            <w:proofErr w:type="spellEnd"/>
            <w:r>
              <w:t xml:space="preserve"> </w:t>
            </w:r>
          </w:p>
        </w:tc>
        <w:tc>
          <w:tcPr>
            <w:tcW w:w="6699" w:type="dxa"/>
            <w:tcBorders>
              <w:top w:val="single" w:sz="4" w:space="0" w:color="000000"/>
              <w:left w:val="single" w:sz="4" w:space="0" w:color="000000"/>
              <w:bottom w:val="single" w:sz="4" w:space="0" w:color="000000"/>
              <w:right w:val="single" w:sz="4" w:space="0" w:color="000000"/>
            </w:tcBorders>
          </w:tcPr>
          <w:p w14:paraId="1F69E0EE" w14:textId="77777777" w:rsidR="00346EB8" w:rsidRPr="00582BC3" w:rsidRDefault="00000000">
            <w:pPr>
              <w:spacing w:after="0" w:line="259" w:lineRule="auto"/>
              <w:ind w:left="0" w:firstLine="0"/>
              <w:jc w:val="left"/>
              <w:rPr>
                <w:lang w:val="en-US"/>
              </w:rPr>
            </w:pPr>
            <w:r w:rsidRPr="00582BC3">
              <w:rPr>
                <w:lang w:val="en-US"/>
              </w:rPr>
              <w:t xml:space="preserve">Prepared according to requirements specified by a sub-national governmental authority such as a state, province, or county </w:t>
            </w:r>
          </w:p>
        </w:tc>
        <w:tc>
          <w:tcPr>
            <w:tcW w:w="899" w:type="dxa"/>
            <w:tcBorders>
              <w:top w:val="single" w:sz="4" w:space="0" w:color="000000"/>
              <w:left w:val="single" w:sz="4" w:space="0" w:color="000000"/>
              <w:bottom w:val="single" w:sz="4" w:space="0" w:color="000000"/>
              <w:right w:val="single" w:sz="4" w:space="0" w:color="000000"/>
            </w:tcBorders>
          </w:tcPr>
          <w:p w14:paraId="3BE6D012" w14:textId="77777777" w:rsidR="00346EB8" w:rsidRDefault="00000000">
            <w:pPr>
              <w:spacing w:after="0" w:line="259" w:lineRule="auto"/>
              <w:ind w:left="0" w:right="22" w:firstLine="0"/>
              <w:jc w:val="center"/>
            </w:pPr>
            <w:r>
              <w:t xml:space="preserve">4 </w:t>
            </w:r>
          </w:p>
        </w:tc>
      </w:tr>
      <w:tr w:rsidR="00346EB8" w14:paraId="3F414B8D" w14:textId="77777777">
        <w:trPr>
          <w:trHeight w:val="591"/>
        </w:trPr>
        <w:tc>
          <w:tcPr>
            <w:tcW w:w="1042" w:type="dxa"/>
            <w:tcBorders>
              <w:top w:val="single" w:sz="4" w:space="0" w:color="000000"/>
              <w:left w:val="single" w:sz="4" w:space="0" w:color="000000"/>
              <w:bottom w:val="single" w:sz="4" w:space="0" w:color="000000"/>
              <w:right w:val="single" w:sz="4" w:space="0" w:color="000000"/>
            </w:tcBorders>
          </w:tcPr>
          <w:p w14:paraId="5CD9F7DA" w14:textId="77777777" w:rsidR="00346EB8" w:rsidRDefault="00000000">
            <w:pPr>
              <w:spacing w:after="0" w:line="259" w:lineRule="auto"/>
              <w:ind w:left="0" w:firstLine="0"/>
              <w:jc w:val="left"/>
            </w:pPr>
            <w:proofErr w:type="spellStart"/>
            <w:r>
              <w:t>port</w:t>
            </w:r>
            <w:proofErr w:type="spellEnd"/>
            <w:r>
              <w:t xml:space="preserve"> </w:t>
            </w:r>
          </w:p>
        </w:tc>
        <w:tc>
          <w:tcPr>
            <w:tcW w:w="6699" w:type="dxa"/>
            <w:tcBorders>
              <w:top w:val="single" w:sz="4" w:space="0" w:color="000000"/>
              <w:left w:val="single" w:sz="4" w:space="0" w:color="000000"/>
              <w:bottom w:val="single" w:sz="4" w:space="0" w:color="000000"/>
              <w:right w:val="single" w:sz="4" w:space="0" w:color="000000"/>
            </w:tcBorders>
          </w:tcPr>
          <w:p w14:paraId="3106425C" w14:textId="77777777" w:rsidR="00346EB8" w:rsidRPr="00582BC3" w:rsidRDefault="00000000">
            <w:pPr>
              <w:spacing w:after="0" w:line="259" w:lineRule="auto"/>
              <w:ind w:left="0" w:firstLine="0"/>
              <w:jc w:val="left"/>
              <w:rPr>
                <w:lang w:val="en-US"/>
              </w:rPr>
            </w:pPr>
            <w:r w:rsidRPr="00582BC3">
              <w:rPr>
                <w:lang w:val="en-US"/>
              </w:rPr>
              <w:t xml:space="preserve">Prepared according to requirements specified by a harbormaster's office or port authority </w:t>
            </w:r>
          </w:p>
        </w:tc>
        <w:tc>
          <w:tcPr>
            <w:tcW w:w="899" w:type="dxa"/>
            <w:tcBorders>
              <w:top w:val="single" w:sz="4" w:space="0" w:color="000000"/>
              <w:left w:val="single" w:sz="4" w:space="0" w:color="000000"/>
              <w:bottom w:val="single" w:sz="4" w:space="0" w:color="000000"/>
              <w:right w:val="single" w:sz="4" w:space="0" w:color="000000"/>
            </w:tcBorders>
          </w:tcPr>
          <w:p w14:paraId="582C86EE" w14:textId="77777777" w:rsidR="00346EB8" w:rsidRDefault="00000000">
            <w:pPr>
              <w:spacing w:after="0" w:line="259" w:lineRule="auto"/>
              <w:ind w:left="0" w:right="57" w:firstLine="0"/>
              <w:jc w:val="center"/>
            </w:pPr>
            <w:r>
              <w:t xml:space="preserve">5 </w:t>
            </w:r>
          </w:p>
        </w:tc>
      </w:tr>
      <w:tr w:rsidR="00346EB8" w14:paraId="61A6DDE9" w14:textId="77777777">
        <w:trPr>
          <w:trHeight w:val="590"/>
        </w:trPr>
        <w:tc>
          <w:tcPr>
            <w:tcW w:w="1042" w:type="dxa"/>
            <w:tcBorders>
              <w:top w:val="single" w:sz="4" w:space="0" w:color="000000"/>
              <w:left w:val="single" w:sz="4" w:space="0" w:color="000000"/>
              <w:bottom w:val="single" w:sz="4" w:space="0" w:color="000000"/>
              <w:right w:val="single" w:sz="4" w:space="0" w:color="000000"/>
            </w:tcBorders>
          </w:tcPr>
          <w:p w14:paraId="46FC3A10" w14:textId="77777777" w:rsidR="00346EB8" w:rsidRDefault="00000000">
            <w:pPr>
              <w:spacing w:after="0" w:line="259" w:lineRule="auto"/>
              <w:ind w:left="0" w:firstLine="0"/>
              <w:jc w:val="left"/>
            </w:pPr>
            <w:proofErr w:type="spellStart"/>
            <w:r>
              <w:lastRenderedPageBreak/>
              <w:t>company</w:t>
            </w:r>
            <w:proofErr w:type="spellEnd"/>
            <w:r>
              <w:t xml:space="preserve"> </w:t>
            </w:r>
          </w:p>
        </w:tc>
        <w:tc>
          <w:tcPr>
            <w:tcW w:w="6699" w:type="dxa"/>
            <w:tcBorders>
              <w:top w:val="single" w:sz="4" w:space="0" w:color="000000"/>
              <w:left w:val="single" w:sz="4" w:space="0" w:color="000000"/>
              <w:bottom w:val="single" w:sz="4" w:space="0" w:color="000000"/>
              <w:right w:val="single" w:sz="4" w:space="0" w:color="000000"/>
            </w:tcBorders>
          </w:tcPr>
          <w:p w14:paraId="554C497C" w14:textId="77777777" w:rsidR="00346EB8" w:rsidRPr="00582BC3" w:rsidRDefault="00000000">
            <w:pPr>
              <w:spacing w:after="0" w:line="259" w:lineRule="auto"/>
              <w:ind w:left="0" w:firstLine="0"/>
              <w:jc w:val="left"/>
              <w:rPr>
                <w:lang w:val="en-US"/>
              </w:rPr>
            </w:pPr>
            <w:r w:rsidRPr="00582BC3">
              <w:rPr>
                <w:lang w:val="en-US"/>
              </w:rPr>
              <w:t xml:space="preserve">Prepared according to requirements specified by the owner, charterer, or operator </w:t>
            </w:r>
          </w:p>
        </w:tc>
        <w:tc>
          <w:tcPr>
            <w:tcW w:w="899" w:type="dxa"/>
            <w:tcBorders>
              <w:top w:val="single" w:sz="4" w:space="0" w:color="000000"/>
              <w:left w:val="single" w:sz="4" w:space="0" w:color="000000"/>
              <w:bottom w:val="single" w:sz="4" w:space="0" w:color="000000"/>
              <w:right w:val="single" w:sz="4" w:space="0" w:color="000000"/>
            </w:tcBorders>
          </w:tcPr>
          <w:p w14:paraId="6AABF36F" w14:textId="77777777" w:rsidR="00346EB8" w:rsidRDefault="00000000">
            <w:pPr>
              <w:spacing w:after="0" w:line="259" w:lineRule="auto"/>
              <w:ind w:left="0" w:right="57" w:firstLine="0"/>
              <w:jc w:val="center"/>
            </w:pPr>
            <w:r>
              <w:t xml:space="preserve">6 </w:t>
            </w:r>
          </w:p>
        </w:tc>
      </w:tr>
      <w:tr w:rsidR="00346EB8" w14:paraId="1A8BE0B9" w14:textId="77777777">
        <w:trPr>
          <w:trHeight w:val="360"/>
        </w:trPr>
        <w:tc>
          <w:tcPr>
            <w:tcW w:w="1042" w:type="dxa"/>
            <w:tcBorders>
              <w:top w:val="single" w:sz="4" w:space="0" w:color="000000"/>
              <w:left w:val="single" w:sz="4" w:space="0" w:color="000000"/>
              <w:bottom w:val="single" w:sz="4" w:space="0" w:color="000000"/>
              <w:right w:val="single" w:sz="4" w:space="0" w:color="000000"/>
            </w:tcBorders>
          </w:tcPr>
          <w:p w14:paraId="599C25C2" w14:textId="77777777" w:rsidR="00346EB8" w:rsidRDefault="00000000">
            <w:pPr>
              <w:spacing w:after="0" w:line="259" w:lineRule="auto"/>
              <w:ind w:left="0" w:firstLine="0"/>
              <w:jc w:val="left"/>
            </w:pPr>
            <w:proofErr w:type="spellStart"/>
            <w:r>
              <w:t>pilot</w:t>
            </w:r>
            <w:proofErr w:type="spellEnd"/>
            <w:r>
              <w:t xml:space="preserve"> </w:t>
            </w:r>
          </w:p>
        </w:tc>
        <w:tc>
          <w:tcPr>
            <w:tcW w:w="6699" w:type="dxa"/>
            <w:tcBorders>
              <w:top w:val="single" w:sz="4" w:space="0" w:color="000000"/>
              <w:left w:val="single" w:sz="4" w:space="0" w:color="000000"/>
              <w:bottom w:val="single" w:sz="4" w:space="0" w:color="000000"/>
              <w:right w:val="single" w:sz="4" w:space="0" w:color="000000"/>
            </w:tcBorders>
          </w:tcPr>
          <w:p w14:paraId="566175D1" w14:textId="77777777" w:rsidR="00346EB8" w:rsidRPr="00582BC3" w:rsidRDefault="00000000">
            <w:pPr>
              <w:spacing w:after="0" w:line="259" w:lineRule="auto"/>
              <w:ind w:left="0" w:firstLine="0"/>
              <w:jc w:val="left"/>
              <w:rPr>
                <w:lang w:val="en-US"/>
              </w:rPr>
            </w:pPr>
            <w:r w:rsidRPr="00582BC3">
              <w:rPr>
                <w:lang w:val="en-US"/>
              </w:rPr>
              <w:t xml:space="preserve">Prepared according to requirements specified by a pilot  </w:t>
            </w:r>
          </w:p>
        </w:tc>
        <w:tc>
          <w:tcPr>
            <w:tcW w:w="899" w:type="dxa"/>
            <w:tcBorders>
              <w:top w:val="single" w:sz="4" w:space="0" w:color="000000"/>
              <w:left w:val="single" w:sz="4" w:space="0" w:color="000000"/>
              <w:bottom w:val="single" w:sz="4" w:space="0" w:color="000000"/>
              <w:right w:val="single" w:sz="4" w:space="0" w:color="000000"/>
            </w:tcBorders>
          </w:tcPr>
          <w:p w14:paraId="73F1B3CE" w14:textId="77777777" w:rsidR="00346EB8" w:rsidRDefault="00000000">
            <w:pPr>
              <w:spacing w:after="0" w:line="259" w:lineRule="auto"/>
              <w:ind w:left="0" w:right="57" w:firstLine="0"/>
              <w:jc w:val="center"/>
            </w:pPr>
            <w:r>
              <w:t xml:space="preserve">7 </w:t>
            </w:r>
          </w:p>
        </w:tc>
      </w:tr>
      <w:tr w:rsidR="00346EB8" w14:paraId="75BD7EAA" w14:textId="77777777">
        <w:trPr>
          <w:trHeight w:val="360"/>
        </w:trPr>
        <w:tc>
          <w:tcPr>
            <w:tcW w:w="1042" w:type="dxa"/>
            <w:tcBorders>
              <w:top w:val="single" w:sz="4" w:space="0" w:color="000000"/>
              <w:left w:val="single" w:sz="4" w:space="0" w:color="000000"/>
              <w:bottom w:val="single" w:sz="4" w:space="0" w:color="000000"/>
              <w:right w:val="single" w:sz="4" w:space="0" w:color="000000"/>
            </w:tcBorders>
          </w:tcPr>
          <w:p w14:paraId="0338C87E" w14:textId="77777777" w:rsidR="00346EB8" w:rsidRDefault="00000000">
            <w:pPr>
              <w:spacing w:after="0" w:line="259" w:lineRule="auto"/>
              <w:ind w:left="0" w:firstLine="0"/>
              <w:jc w:val="left"/>
            </w:pPr>
            <w:proofErr w:type="spellStart"/>
            <w:r>
              <w:t>master</w:t>
            </w:r>
            <w:proofErr w:type="spellEnd"/>
            <w:r>
              <w:t xml:space="preserve"> </w:t>
            </w:r>
          </w:p>
        </w:tc>
        <w:tc>
          <w:tcPr>
            <w:tcW w:w="6699" w:type="dxa"/>
            <w:tcBorders>
              <w:top w:val="single" w:sz="4" w:space="0" w:color="000000"/>
              <w:left w:val="single" w:sz="4" w:space="0" w:color="000000"/>
              <w:bottom w:val="single" w:sz="4" w:space="0" w:color="000000"/>
              <w:right w:val="single" w:sz="4" w:space="0" w:color="000000"/>
            </w:tcBorders>
          </w:tcPr>
          <w:p w14:paraId="34702E7D" w14:textId="77777777" w:rsidR="00346EB8" w:rsidRPr="00582BC3" w:rsidRDefault="00000000">
            <w:pPr>
              <w:spacing w:after="0" w:line="259" w:lineRule="auto"/>
              <w:ind w:left="0" w:firstLine="0"/>
              <w:jc w:val="left"/>
              <w:rPr>
                <w:lang w:val="en-US"/>
              </w:rPr>
            </w:pPr>
            <w:r w:rsidRPr="00582BC3">
              <w:rPr>
                <w:lang w:val="en-US"/>
              </w:rPr>
              <w:t xml:space="preserve">Prepared according to requirements specified by the vessel’s master </w:t>
            </w:r>
          </w:p>
        </w:tc>
        <w:tc>
          <w:tcPr>
            <w:tcW w:w="899" w:type="dxa"/>
            <w:tcBorders>
              <w:top w:val="single" w:sz="4" w:space="0" w:color="000000"/>
              <w:left w:val="single" w:sz="4" w:space="0" w:color="000000"/>
              <w:bottom w:val="single" w:sz="4" w:space="0" w:color="000000"/>
              <w:right w:val="single" w:sz="4" w:space="0" w:color="000000"/>
            </w:tcBorders>
          </w:tcPr>
          <w:p w14:paraId="4EB44B67" w14:textId="77777777" w:rsidR="00346EB8" w:rsidRDefault="00000000">
            <w:pPr>
              <w:spacing w:after="0" w:line="259" w:lineRule="auto"/>
              <w:ind w:left="0" w:right="57" w:firstLine="0"/>
              <w:jc w:val="center"/>
            </w:pPr>
            <w:r>
              <w:t xml:space="preserve">8 </w:t>
            </w:r>
          </w:p>
        </w:tc>
      </w:tr>
    </w:tbl>
    <w:p w14:paraId="01B12E35" w14:textId="77777777" w:rsidR="00346EB8" w:rsidRDefault="00000000">
      <w:pPr>
        <w:spacing w:after="0" w:line="259" w:lineRule="auto"/>
        <w:ind w:left="0" w:firstLine="0"/>
        <w:jc w:val="left"/>
      </w:pPr>
      <w:r>
        <w:t xml:space="preserve"> </w:t>
      </w:r>
    </w:p>
    <w:p w14:paraId="054650D8" w14:textId="77777777" w:rsidR="00346EB8" w:rsidRPr="00582BC3" w:rsidRDefault="00000000">
      <w:pPr>
        <w:ind w:left="730" w:right="54"/>
        <w:rPr>
          <w:lang w:val="en-US"/>
        </w:rPr>
      </w:pPr>
      <w:r w:rsidRPr="00582BC3">
        <w:rPr>
          <w:lang w:val="en-US"/>
        </w:rPr>
        <w:t xml:space="preserve">Extra values (“other: ...”) as defined in S-100 Part 3, clause 3-6.7 are also permitted. </w:t>
      </w:r>
    </w:p>
    <w:p w14:paraId="75981AAD" w14:textId="77777777" w:rsidR="00346EB8" w:rsidRPr="00582BC3" w:rsidRDefault="00000000">
      <w:pPr>
        <w:spacing w:after="141" w:line="259" w:lineRule="auto"/>
        <w:ind w:left="0" w:firstLine="0"/>
        <w:jc w:val="left"/>
        <w:rPr>
          <w:lang w:val="en-US"/>
        </w:rPr>
      </w:pPr>
      <w:r w:rsidRPr="00582BC3">
        <w:rPr>
          <w:lang w:val="en-US"/>
        </w:rPr>
        <w:t xml:space="preserve"> </w:t>
      </w:r>
    </w:p>
    <w:p w14:paraId="6744561F" w14:textId="77777777" w:rsidR="00346EB8" w:rsidRPr="00582BC3" w:rsidRDefault="00000000">
      <w:pPr>
        <w:pStyle w:val="berschrift1"/>
        <w:spacing w:after="139"/>
        <w:ind w:left="-5"/>
        <w:rPr>
          <w:lang w:val="en-US"/>
        </w:rPr>
      </w:pPr>
      <w:bookmarkStart w:id="173" w:name="_Toc31096"/>
      <w:r w:rsidRPr="00582BC3">
        <w:rPr>
          <w:sz w:val="24"/>
          <w:lang w:val="en-US"/>
        </w:rPr>
        <w:t xml:space="preserve">A-4 Level-Specific Data Quality Considerations </w:t>
      </w:r>
      <w:bookmarkEnd w:id="173"/>
    </w:p>
    <w:p w14:paraId="43A8DAEC" w14:textId="77777777" w:rsidR="00346EB8" w:rsidRPr="00582BC3" w:rsidRDefault="00000000">
      <w:pPr>
        <w:pStyle w:val="berschrift1"/>
        <w:ind w:left="-5"/>
        <w:rPr>
          <w:lang w:val="en-US"/>
        </w:rPr>
      </w:pPr>
      <w:bookmarkStart w:id="174" w:name="_Toc31097"/>
      <w:r w:rsidRPr="00582BC3">
        <w:rPr>
          <w:lang w:val="en-US"/>
        </w:rPr>
        <w:t xml:space="preserve">A-4.1 Quality of displayed data </w:t>
      </w:r>
      <w:bookmarkEnd w:id="174"/>
    </w:p>
    <w:p w14:paraId="3FE36CA5" w14:textId="120ECB32" w:rsidR="00346EB8" w:rsidRPr="00582BC3" w:rsidRDefault="00000000">
      <w:pPr>
        <w:ind w:left="-5" w:right="54"/>
        <w:rPr>
          <w:lang w:val="en-US"/>
        </w:rPr>
      </w:pPr>
      <w:r w:rsidRPr="00582BC3">
        <w:rPr>
          <w:lang w:val="en-US"/>
        </w:rPr>
        <w:t>There are no Level-specific extensions to clause 6.1 of the “S</w:t>
      </w:r>
      <w:ins w:id="175" w:author="Birklhuber Bernd" w:date="2026-08-07T13:52:00Z">
        <w:r w:rsidR="00D876DB">
          <w:rPr>
            <w:lang w:val="en-US"/>
          </w:rPr>
          <w:t>-403</w:t>
        </w:r>
      </w:ins>
      <w:del w:id="176" w:author="Birklhuber Bernd" w:date="2026-08-07T13:52:00Z">
        <w:r w:rsidRPr="00582BC3" w:rsidDel="00D876DB">
          <w:rPr>
            <w:lang w:val="en-US"/>
          </w:rPr>
          <w:delText>98</w:delText>
        </w:r>
      </w:del>
      <w:r w:rsidRPr="00582BC3">
        <w:rPr>
          <w:lang w:val="en-US"/>
        </w:rPr>
        <w:t xml:space="preserve"> – Main” document. </w:t>
      </w:r>
    </w:p>
    <w:p w14:paraId="12CBD8C6" w14:textId="77777777" w:rsidR="00346EB8" w:rsidRPr="00582BC3" w:rsidRDefault="00000000">
      <w:pPr>
        <w:ind w:left="-5" w:right="54"/>
        <w:rPr>
          <w:lang w:val="en-US"/>
        </w:rPr>
      </w:pPr>
      <w:r w:rsidRPr="00582BC3">
        <w:rPr>
          <w:lang w:val="en-US"/>
        </w:rPr>
        <w:t xml:space="preserve">Clause A-A-5.111 provides guidance for maintaining data quality for Level-specific rules and operations. </w:t>
      </w:r>
    </w:p>
    <w:p w14:paraId="3147EDCF" w14:textId="77777777" w:rsidR="00346EB8" w:rsidRPr="00582BC3" w:rsidRDefault="00000000">
      <w:pPr>
        <w:spacing w:after="125" w:line="259" w:lineRule="auto"/>
        <w:ind w:left="0" w:firstLine="0"/>
        <w:jc w:val="left"/>
        <w:rPr>
          <w:lang w:val="en-US"/>
        </w:rPr>
      </w:pPr>
      <w:r w:rsidRPr="00582BC3">
        <w:rPr>
          <w:lang w:val="en-US"/>
        </w:rPr>
        <w:t xml:space="preserve"> </w:t>
      </w:r>
    </w:p>
    <w:p w14:paraId="2F7AFBC9" w14:textId="77777777" w:rsidR="00346EB8" w:rsidRPr="00582BC3" w:rsidRDefault="00000000">
      <w:pPr>
        <w:pStyle w:val="berschrift1"/>
        <w:ind w:left="-5"/>
        <w:rPr>
          <w:lang w:val="en-US"/>
        </w:rPr>
      </w:pPr>
      <w:bookmarkStart w:id="177" w:name="_Toc31098"/>
      <w:r w:rsidRPr="00582BC3">
        <w:rPr>
          <w:lang w:val="en-US"/>
        </w:rPr>
        <w:t xml:space="preserve">A-4.2 Quality of interoperability catalogues </w:t>
      </w:r>
      <w:bookmarkEnd w:id="177"/>
    </w:p>
    <w:p w14:paraId="1C1A22D7" w14:textId="6DFB05E1" w:rsidR="00346EB8" w:rsidRPr="00582BC3" w:rsidRDefault="00000000">
      <w:pPr>
        <w:ind w:left="-5" w:right="54"/>
        <w:rPr>
          <w:lang w:val="en-US"/>
        </w:rPr>
      </w:pPr>
      <w:r w:rsidRPr="00582BC3">
        <w:rPr>
          <w:lang w:val="en-US"/>
        </w:rPr>
        <w:t>The quality measures recommended in S-97 (Part C) which are applicable to Level 1 S-</w:t>
      </w:r>
      <w:ins w:id="178" w:author="Birklhuber Bernd" w:date="2026-08-07T13:52:00Z">
        <w:r w:rsidR="00D876DB">
          <w:rPr>
            <w:lang w:val="en-US"/>
          </w:rPr>
          <w:t>403</w:t>
        </w:r>
      </w:ins>
      <w:del w:id="179" w:author="Birklhuber Bernd" w:date="2026-08-07T13:52:00Z">
        <w:r w:rsidRPr="00582BC3" w:rsidDel="00D876DB">
          <w:rPr>
            <w:lang w:val="en-US"/>
          </w:rPr>
          <w:delText>98</w:delText>
        </w:r>
      </w:del>
      <w:r w:rsidRPr="00582BC3">
        <w:rPr>
          <w:lang w:val="en-US"/>
        </w:rPr>
        <w:t xml:space="preserve"> Interoperability Catalogues are those listed in Table 6-1 of the “S-</w:t>
      </w:r>
      <w:ins w:id="180" w:author="Birklhuber Bernd" w:date="2026-08-07T13:52:00Z">
        <w:r w:rsidR="00D876DB">
          <w:rPr>
            <w:lang w:val="en-US"/>
          </w:rPr>
          <w:t>403</w:t>
        </w:r>
      </w:ins>
      <w:del w:id="181" w:author="Birklhuber Bernd" w:date="2026-08-07T13:52:00Z">
        <w:r w:rsidRPr="00582BC3" w:rsidDel="00D876DB">
          <w:rPr>
            <w:lang w:val="en-US"/>
          </w:rPr>
          <w:delText>98</w:delText>
        </w:r>
      </w:del>
      <w:r w:rsidRPr="00582BC3">
        <w:rPr>
          <w:lang w:val="en-US"/>
        </w:rPr>
        <w:t xml:space="preserve"> – Main” document. There are no additional </w:t>
      </w:r>
      <w:proofErr w:type="spellStart"/>
      <w:r w:rsidRPr="00582BC3">
        <w:rPr>
          <w:lang w:val="en-US"/>
        </w:rPr>
        <w:t>Levelspecific</w:t>
      </w:r>
      <w:proofErr w:type="spellEnd"/>
      <w:r w:rsidRPr="00582BC3">
        <w:rPr>
          <w:lang w:val="en-US"/>
        </w:rPr>
        <w:t xml:space="preserve"> measures for Level 1. </w:t>
      </w:r>
    </w:p>
    <w:p w14:paraId="31B75D42" w14:textId="77777777" w:rsidR="00346EB8" w:rsidRPr="00582BC3" w:rsidRDefault="00000000">
      <w:pPr>
        <w:pStyle w:val="berschrift1"/>
        <w:spacing w:after="104"/>
        <w:ind w:left="-5"/>
        <w:rPr>
          <w:lang w:val="en-US"/>
        </w:rPr>
      </w:pPr>
      <w:bookmarkStart w:id="182" w:name="_Toc31099"/>
      <w:r w:rsidRPr="00582BC3">
        <w:rPr>
          <w:sz w:val="20"/>
          <w:lang w:val="en-US"/>
        </w:rPr>
        <w:t xml:space="preserve">A-4.2.1 Test methods </w:t>
      </w:r>
      <w:bookmarkEnd w:id="182"/>
    </w:p>
    <w:p w14:paraId="62818DEF" w14:textId="5E64A02B" w:rsidR="00346EB8" w:rsidRPr="00582BC3" w:rsidRDefault="00000000">
      <w:pPr>
        <w:ind w:left="-5" w:right="54"/>
        <w:rPr>
          <w:lang w:val="en-US"/>
        </w:rPr>
      </w:pPr>
      <w:r w:rsidRPr="00582BC3">
        <w:rPr>
          <w:lang w:val="en-US"/>
        </w:rPr>
        <w:t>There are no Level-specific extensions to clause 6.2.1 of the “S-</w:t>
      </w:r>
      <w:del w:id="183" w:author="Birklhuber Bernd" w:date="2026-08-07T13:52:00Z">
        <w:r w:rsidRPr="00582BC3" w:rsidDel="00D876DB">
          <w:rPr>
            <w:lang w:val="en-US"/>
          </w:rPr>
          <w:delText xml:space="preserve">98 </w:delText>
        </w:r>
      </w:del>
      <w:ins w:id="184" w:author="Birklhuber Bernd" w:date="2026-08-07T13:52:00Z">
        <w:r w:rsidR="00D876DB">
          <w:rPr>
            <w:lang w:val="en-US"/>
          </w:rPr>
          <w:t>403</w:t>
        </w:r>
        <w:r w:rsidR="00D876DB" w:rsidRPr="00582BC3">
          <w:rPr>
            <w:lang w:val="en-US"/>
          </w:rPr>
          <w:t xml:space="preserve"> </w:t>
        </w:r>
      </w:ins>
      <w:r w:rsidRPr="00582BC3">
        <w:rPr>
          <w:lang w:val="en-US"/>
        </w:rPr>
        <w:t xml:space="preserve">– Main” document. </w:t>
      </w:r>
    </w:p>
    <w:p w14:paraId="1F2EE550" w14:textId="77777777" w:rsidR="00346EB8" w:rsidRPr="00582BC3" w:rsidRDefault="00000000">
      <w:pPr>
        <w:pStyle w:val="berschrift1"/>
        <w:spacing w:after="104"/>
        <w:ind w:left="-5"/>
        <w:rPr>
          <w:lang w:val="en-US"/>
        </w:rPr>
      </w:pPr>
      <w:bookmarkStart w:id="185" w:name="_Toc31100"/>
      <w:r w:rsidRPr="00582BC3">
        <w:rPr>
          <w:sz w:val="20"/>
          <w:lang w:val="en-US"/>
        </w:rPr>
        <w:t xml:space="preserve">A-4.2.2 Data quality testing </w:t>
      </w:r>
      <w:bookmarkEnd w:id="185"/>
    </w:p>
    <w:p w14:paraId="651FFF95" w14:textId="28EB6C01" w:rsidR="00346EB8" w:rsidRPr="00582BC3" w:rsidRDefault="00000000">
      <w:pPr>
        <w:ind w:left="-5" w:right="54"/>
        <w:rPr>
          <w:lang w:val="en-US"/>
        </w:rPr>
      </w:pPr>
      <w:r w:rsidRPr="00582BC3">
        <w:rPr>
          <w:lang w:val="en-US"/>
        </w:rPr>
        <w:t>There are no Level-specific extensions to clause 6.2.2 of the “S-</w:t>
      </w:r>
      <w:del w:id="186" w:author="Birklhuber Bernd" w:date="2026-08-07T13:52:00Z">
        <w:r w:rsidRPr="00582BC3" w:rsidDel="00D876DB">
          <w:rPr>
            <w:lang w:val="en-US"/>
          </w:rPr>
          <w:delText xml:space="preserve">98 </w:delText>
        </w:r>
      </w:del>
      <w:ins w:id="187" w:author="Birklhuber Bernd" w:date="2026-08-07T13:52:00Z">
        <w:r w:rsidR="00D876DB">
          <w:rPr>
            <w:lang w:val="en-US"/>
          </w:rPr>
          <w:t>403</w:t>
        </w:r>
        <w:r w:rsidR="00D876DB" w:rsidRPr="00582BC3">
          <w:rPr>
            <w:lang w:val="en-US"/>
          </w:rPr>
          <w:t xml:space="preserve"> </w:t>
        </w:r>
      </w:ins>
      <w:r w:rsidRPr="00582BC3">
        <w:rPr>
          <w:lang w:val="en-US"/>
        </w:rPr>
        <w:t xml:space="preserve">– Main” document. </w:t>
      </w:r>
    </w:p>
    <w:p w14:paraId="179CE8F3" w14:textId="77777777" w:rsidR="00346EB8" w:rsidRPr="00582BC3" w:rsidRDefault="00000000">
      <w:pPr>
        <w:spacing w:after="141" w:line="259" w:lineRule="auto"/>
        <w:ind w:left="0" w:firstLine="0"/>
        <w:jc w:val="left"/>
        <w:rPr>
          <w:lang w:val="en-US"/>
        </w:rPr>
      </w:pPr>
      <w:r w:rsidRPr="00582BC3">
        <w:rPr>
          <w:lang w:val="en-US"/>
        </w:rPr>
        <w:t xml:space="preserve"> </w:t>
      </w:r>
    </w:p>
    <w:p w14:paraId="79A16261" w14:textId="77777777" w:rsidR="00346EB8" w:rsidRPr="00582BC3" w:rsidRDefault="00000000">
      <w:pPr>
        <w:pStyle w:val="berschrift1"/>
        <w:spacing w:after="139"/>
        <w:ind w:left="-5"/>
        <w:rPr>
          <w:lang w:val="en-US"/>
        </w:rPr>
      </w:pPr>
      <w:bookmarkStart w:id="188" w:name="_Toc31101"/>
      <w:r w:rsidRPr="00582BC3">
        <w:rPr>
          <w:sz w:val="24"/>
          <w:lang w:val="en-US"/>
        </w:rPr>
        <w:t xml:space="preserve">A-5 Level-Specific Guidance on Making Product Specifications Interoperable </w:t>
      </w:r>
      <w:bookmarkEnd w:id="188"/>
    </w:p>
    <w:p w14:paraId="3F48149B" w14:textId="6C5261A6" w:rsidR="00346EB8" w:rsidRPr="00582BC3" w:rsidRDefault="00000000">
      <w:pPr>
        <w:ind w:left="-5" w:right="54"/>
        <w:rPr>
          <w:lang w:val="en-US"/>
        </w:rPr>
      </w:pPr>
      <w:r w:rsidRPr="00582BC3">
        <w:rPr>
          <w:lang w:val="en-US"/>
        </w:rPr>
        <w:t>The guidelines in this clause supplement and extend guidance common to all Levels on making Product Specifications interoperable, which is given in clause 8 of the “S-</w:t>
      </w:r>
      <w:del w:id="189" w:author="Birklhuber Bernd" w:date="2026-08-07T13:52:00Z">
        <w:r w:rsidRPr="00582BC3" w:rsidDel="00D876DB">
          <w:rPr>
            <w:lang w:val="en-US"/>
          </w:rPr>
          <w:delText xml:space="preserve">98 </w:delText>
        </w:r>
      </w:del>
      <w:ins w:id="190" w:author="Birklhuber Bernd" w:date="2026-08-07T13:52:00Z">
        <w:r w:rsidR="00D876DB">
          <w:rPr>
            <w:lang w:val="en-US"/>
          </w:rPr>
          <w:t>403</w:t>
        </w:r>
        <w:r w:rsidR="00D876DB" w:rsidRPr="00582BC3">
          <w:rPr>
            <w:lang w:val="en-US"/>
          </w:rPr>
          <w:t xml:space="preserve"> </w:t>
        </w:r>
      </w:ins>
      <w:r w:rsidRPr="00582BC3">
        <w:rPr>
          <w:lang w:val="en-US"/>
        </w:rPr>
        <w:t xml:space="preserve">– Main” document. </w:t>
      </w:r>
    </w:p>
    <w:p w14:paraId="4B4B5167" w14:textId="77777777" w:rsidR="00346EB8" w:rsidRPr="00582BC3" w:rsidRDefault="00000000">
      <w:pPr>
        <w:spacing w:after="125" w:line="259" w:lineRule="auto"/>
        <w:ind w:left="0" w:firstLine="0"/>
        <w:jc w:val="left"/>
        <w:rPr>
          <w:lang w:val="en-US"/>
        </w:rPr>
      </w:pPr>
      <w:r w:rsidRPr="00582BC3">
        <w:rPr>
          <w:lang w:val="en-US"/>
        </w:rPr>
        <w:t xml:space="preserve"> </w:t>
      </w:r>
    </w:p>
    <w:p w14:paraId="237EC71E" w14:textId="77777777" w:rsidR="00346EB8" w:rsidRPr="00582BC3" w:rsidRDefault="00000000">
      <w:pPr>
        <w:pStyle w:val="berschrift1"/>
        <w:ind w:left="-5"/>
        <w:rPr>
          <w:lang w:val="en-US"/>
        </w:rPr>
      </w:pPr>
      <w:bookmarkStart w:id="191" w:name="_Toc31102"/>
      <w:r w:rsidRPr="00582BC3">
        <w:rPr>
          <w:lang w:val="en-US"/>
        </w:rPr>
        <w:t xml:space="preserve">A-5.1 Duplicated features </w:t>
      </w:r>
      <w:bookmarkEnd w:id="191"/>
    </w:p>
    <w:p w14:paraId="51A9968D" w14:textId="77777777" w:rsidR="00346EB8" w:rsidRPr="00582BC3" w:rsidRDefault="00000000">
      <w:pPr>
        <w:spacing w:after="68"/>
        <w:ind w:left="-5" w:right="54"/>
        <w:rPr>
          <w:lang w:val="en-US"/>
        </w:rPr>
      </w:pPr>
      <w:r w:rsidRPr="00582BC3">
        <w:rPr>
          <w:lang w:val="en-US"/>
        </w:rPr>
        <w:t xml:space="preserve">There is no Level-specific guidance for determining duplicated features. However, when Interoperability Catalogues are developed to resolve duplicated features, keep in mind the following Level-dependent considerations: </w:t>
      </w:r>
    </w:p>
    <w:p w14:paraId="72017217" w14:textId="77777777" w:rsidR="00346EB8" w:rsidRPr="00582BC3" w:rsidRDefault="00000000">
      <w:pPr>
        <w:ind w:left="566" w:right="54" w:hanging="283"/>
        <w:rPr>
          <w:lang w:val="en-US"/>
        </w:rPr>
      </w:pPr>
      <w:r w:rsidRPr="00582BC3">
        <w:rPr>
          <w:rFonts w:ascii="Segoe UI Symbol" w:eastAsia="Segoe UI Symbol" w:hAnsi="Segoe UI Symbol" w:cs="Segoe UI Symbol"/>
          <w:lang w:val="en-US"/>
        </w:rPr>
        <w:t>•</w:t>
      </w:r>
      <w:r w:rsidRPr="00582BC3">
        <w:rPr>
          <w:lang w:val="en-US"/>
        </w:rPr>
        <w:t xml:space="preserve"> Level 1 Interoperability Catalogues can allow only changes to the display planes and display orders specified in the products’ Portrayal Catalogues, as determined by display plane and drawing priority information. This means that features which are not covered by features with higher drawing priority or in an upper display plane will still be visible. </w:t>
      </w:r>
    </w:p>
    <w:p w14:paraId="3C82D883" w14:textId="77777777" w:rsidR="00346EB8" w:rsidRPr="00582BC3" w:rsidRDefault="00000000">
      <w:pPr>
        <w:pStyle w:val="berschrift1"/>
        <w:spacing w:after="104"/>
        <w:ind w:left="-5"/>
        <w:rPr>
          <w:lang w:val="en-US"/>
        </w:rPr>
      </w:pPr>
      <w:bookmarkStart w:id="192" w:name="_Toc31103"/>
      <w:r w:rsidRPr="00582BC3">
        <w:rPr>
          <w:sz w:val="20"/>
          <w:lang w:val="en-US"/>
        </w:rPr>
        <w:t xml:space="preserve">A-5.1.1 Duplicated features same model </w:t>
      </w:r>
      <w:bookmarkEnd w:id="192"/>
    </w:p>
    <w:p w14:paraId="02B8F2AF" w14:textId="075428AD" w:rsidR="00346EB8" w:rsidRPr="00582BC3" w:rsidRDefault="00000000">
      <w:pPr>
        <w:spacing w:after="231"/>
        <w:ind w:left="-5" w:right="54"/>
        <w:rPr>
          <w:lang w:val="en-US"/>
        </w:rPr>
      </w:pPr>
      <w:r w:rsidRPr="00582BC3">
        <w:rPr>
          <w:lang w:val="en-US"/>
        </w:rPr>
        <w:t>See the guidance in clause 8.1.1 of the “S-</w:t>
      </w:r>
      <w:del w:id="193" w:author="Birklhuber Bernd" w:date="2026-08-07T13:52:00Z">
        <w:r w:rsidRPr="00582BC3" w:rsidDel="00D876DB">
          <w:rPr>
            <w:lang w:val="en-US"/>
          </w:rPr>
          <w:delText xml:space="preserve">98 </w:delText>
        </w:r>
      </w:del>
      <w:ins w:id="194" w:author="Birklhuber Bernd" w:date="2026-08-07T13:52:00Z">
        <w:r w:rsidR="00D876DB">
          <w:rPr>
            <w:lang w:val="en-US"/>
          </w:rPr>
          <w:t>403</w:t>
        </w:r>
        <w:r w:rsidR="00D876DB" w:rsidRPr="00582BC3">
          <w:rPr>
            <w:lang w:val="en-US"/>
          </w:rPr>
          <w:t xml:space="preserve"> </w:t>
        </w:r>
      </w:ins>
      <w:r w:rsidRPr="00582BC3">
        <w:rPr>
          <w:lang w:val="en-US"/>
        </w:rPr>
        <w:t xml:space="preserve">– Main” document. </w:t>
      </w:r>
    </w:p>
    <w:p w14:paraId="0C42D5EE" w14:textId="77777777" w:rsidR="00346EB8" w:rsidRPr="00582BC3" w:rsidRDefault="00000000">
      <w:pPr>
        <w:pStyle w:val="berschrift1"/>
        <w:spacing w:after="104"/>
        <w:ind w:left="-5"/>
        <w:rPr>
          <w:lang w:val="en-US"/>
        </w:rPr>
      </w:pPr>
      <w:bookmarkStart w:id="195" w:name="_Toc31104"/>
      <w:r w:rsidRPr="00582BC3">
        <w:rPr>
          <w:sz w:val="20"/>
          <w:lang w:val="en-US"/>
        </w:rPr>
        <w:t xml:space="preserve">A-5.1.2 Duplicated features, different models </w:t>
      </w:r>
      <w:bookmarkEnd w:id="195"/>
    </w:p>
    <w:p w14:paraId="7B15C155" w14:textId="734A2F9B" w:rsidR="00346EB8" w:rsidRPr="00582BC3" w:rsidRDefault="00000000">
      <w:pPr>
        <w:ind w:left="-5" w:right="54"/>
        <w:rPr>
          <w:lang w:val="en-US"/>
        </w:rPr>
      </w:pPr>
      <w:r w:rsidRPr="00582BC3">
        <w:rPr>
          <w:lang w:val="en-US"/>
        </w:rPr>
        <w:t>See the guidance in clause 8.1.2 of the “S-</w:t>
      </w:r>
      <w:del w:id="196" w:author="Birklhuber Bernd" w:date="2026-08-07T13:52:00Z">
        <w:r w:rsidRPr="00582BC3" w:rsidDel="00D876DB">
          <w:rPr>
            <w:lang w:val="en-US"/>
          </w:rPr>
          <w:delText xml:space="preserve">98 </w:delText>
        </w:r>
      </w:del>
      <w:ins w:id="197" w:author="Birklhuber Bernd" w:date="2026-08-07T13:52:00Z">
        <w:r w:rsidR="00D876DB">
          <w:rPr>
            <w:lang w:val="en-US"/>
          </w:rPr>
          <w:t>40</w:t>
        </w:r>
      </w:ins>
      <w:ins w:id="198" w:author="Birklhuber Bernd" w:date="2026-08-07T13:53:00Z">
        <w:r w:rsidR="00D876DB">
          <w:rPr>
            <w:lang w:val="en-US"/>
          </w:rPr>
          <w:t>3</w:t>
        </w:r>
      </w:ins>
      <w:ins w:id="199" w:author="Birklhuber Bernd" w:date="2026-08-07T13:52:00Z">
        <w:r w:rsidR="00D876DB" w:rsidRPr="00582BC3">
          <w:rPr>
            <w:lang w:val="en-US"/>
          </w:rPr>
          <w:t xml:space="preserve"> </w:t>
        </w:r>
      </w:ins>
      <w:r w:rsidRPr="00582BC3">
        <w:rPr>
          <w:lang w:val="en-US"/>
        </w:rPr>
        <w:t xml:space="preserve">– Main” document. </w:t>
      </w:r>
    </w:p>
    <w:p w14:paraId="0CA6E1B8" w14:textId="77777777" w:rsidR="00346EB8" w:rsidRPr="00582BC3" w:rsidRDefault="00000000">
      <w:pPr>
        <w:pStyle w:val="berschrift1"/>
        <w:spacing w:after="104"/>
        <w:ind w:left="-5"/>
        <w:rPr>
          <w:lang w:val="en-US"/>
        </w:rPr>
      </w:pPr>
      <w:bookmarkStart w:id="200" w:name="_Toc31105"/>
      <w:r w:rsidRPr="00582BC3">
        <w:rPr>
          <w:sz w:val="20"/>
          <w:lang w:val="en-US"/>
        </w:rPr>
        <w:lastRenderedPageBreak/>
        <w:t xml:space="preserve">A-5.1.3 Duplicate feature domains </w:t>
      </w:r>
      <w:bookmarkEnd w:id="200"/>
    </w:p>
    <w:p w14:paraId="792E002B" w14:textId="7080AD4C" w:rsidR="00346EB8" w:rsidRPr="00582BC3" w:rsidRDefault="00000000">
      <w:pPr>
        <w:ind w:left="-5" w:right="54"/>
        <w:rPr>
          <w:lang w:val="en-US"/>
        </w:rPr>
      </w:pPr>
      <w:r w:rsidRPr="00582BC3">
        <w:rPr>
          <w:lang w:val="en-US"/>
        </w:rPr>
        <w:t>See the guidance in clause 8.1.3 of the “S-</w:t>
      </w:r>
      <w:del w:id="201" w:author="Birklhuber Bernd" w:date="2026-08-07T13:53:00Z">
        <w:r w:rsidRPr="00582BC3" w:rsidDel="00D876DB">
          <w:rPr>
            <w:lang w:val="en-US"/>
          </w:rPr>
          <w:delText xml:space="preserve">98 </w:delText>
        </w:r>
      </w:del>
      <w:ins w:id="202" w:author="Birklhuber Bernd" w:date="2026-08-07T13:53:00Z">
        <w:r w:rsidR="00D876DB">
          <w:rPr>
            <w:lang w:val="en-US"/>
          </w:rPr>
          <w:t>403</w:t>
        </w:r>
        <w:r w:rsidR="00D876DB" w:rsidRPr="00582BC3">
          <w:rPr>
            <w:lang w:val="en-US"/>
          </w:rPr>
          <w:t xml:space="preserve"> </w:t>
        </w:r>
      </w:ins>
      <w:r w:rsidRPr="00582BC3">
        <w:rPr>
          <w:lang w:val="en-US"/>
        </w:rPr>
        <w:t xml:space="preserve">– Main” document. </w:t>
      </w:r>
    </w:p>
    <w:p w14:paraId="74C977E4" w14:textId="77777777" w:rsidR="00346EB8" w:rsidRPr="00582BC3" w:rsidRDefault="00000000">
      <w:pPr>
        <w:spacing w:after="122" w:line="259" w:lineRule="auto"/>
        <w:ind w:left="0" w:firstLine="0"/>
        <w:jc w:val="left"/>
        <w:rPr>
          <w:lang w:val="en-US"/>
        </w:rPr>
      </w:pPr>
      <w:r w:rsidRPr="00582BC3">
        <w:rPr>
          <w:lang w:val="en-US"/>
        </w:rPr>
        <w:t xml:space="preserve"> </w:t>
      </w:r>
    </w:p>
    <w:p w14:paraId="700952D9" w14:textId="77777777" w:rsidR="00346EB8" w:rsidRPr="00582BC3" w:rsidRDefault="00000000">
      <w:pPr>
        <w:pStyle w:val="berschrift1"/>
        <w:ind w:left="-5"/>
        <w:rPr>
          <w:lang w:val="en-US"/>
        </w:rPr>
      </w:pPr>
      <w:bookmarkStart w:id="203" w:name="_Toc31106"/>
      <w:r w:rsidRPr="00582BC3">
        <w:rPr>
          <w:lang w:val="en-US"/>
        </w:rPr>
        <w:t xml:space="preserve">A-5.2 Geometry </w:t>
      </w:r>
      <w:bookmarkEnd w:id="203"/>
    </w:p>
    <w:p w14:paraId="30BC33C3" w14:textId="77777777" w:rsidR="00346EB8" w:rsidRPr="00582BC3" w:rsidRDefault="00000000">
      <w:pPr>
        <w:pStyle w:val="berschrift1"/>
        <w:spacing w:after="104"/>
        <w:ind w:left="-5"/>
        <w:rPr>
          <w:lang w:val="en-US"/>
        </w:rPr>
      </w:pPr>
      <w:bookmarkStart w:id="204" w:name="_Toc31107"/>
      <w:r w:rsidRPr="00582BC3">
        <w:rPr>
          <w:sz w:val="20"/>
          <w:lang w:val="en-US"/>
        </w:rPr>
        <w:t xml:space="preserve">A-5.2.1 Combined geometry </w:t>
      </w:r>
      <w:bookmarkEnd w:id="204"/>
    </w:p>
    <w:p w14:paraId="3F1A8D17" w14:textId="77777777" w:rsidR="00346EB8" w:rsidRPr="00582BC3" w:rsidRDefault="00000000">
      <w:pPr>
        <w:spacing w:after="0" w:line="367" w:lineRule="auto"/>
        <w:ind w:left="-5" w:right="54"/>
        <w:rPr>
          <w:lang w:val="en-US"/>
        </w:rPr>
      </w:pPr>
      <w:r w:rsidRPr="00582BC3">
        <w:rPr>
          <w:lang w:val="en-US"/>
        </w:rPr>
        <w:t xml:space="preserve">Combined geometry is possible only in Interoperability Levels 3 and 4 (Parts C and D of this Specification). </w:t>
      </w:r>
    </w:p>
    <w:p w14:paraId="78A38F9B" w14:textId="77777777" w:rsidR="00346EB8" w:rsidRPr="00582BC3" w:rsidRDefault="00000000">
      <w:pPr>
        <w:pStyle w:val="berschrift1"/>
        <w:spacing w:after="0" w:line="367" w:lineRule="auto"/>
        <w:ind w:left="-5" w:right="54"/>
        <w:jc w:val="both"/>
        <w:rPr>
          <w:lang w:val="en-US"/>
        </w:rPr>
      </w:pPr>
      <w:bookmarkStart w:id="205" w:name="_Toc31108"/>
      <w:r w:rsidRPr="00582BC3">
        <w:rPr>
          <w:sz w:val="20"/>
          <w:lang w:val="en-US"/>
        </w:rPr>
        <w:t xml:space="preserve">A-5.2.2 Spatial discrepancy, unrelated to scaled or cartographic smoothing </w:t>
      </w:r>
      <w:bookmarkEnd w:id="205"/>
    </w:p>
    <w:p w14:paraId="35C92EDC" w14:textId="77777777" w:rsidR="00346EB8" w:rsidRPr="00582BC3" w:rsidRDefault="00000000">
      <w:pPr>
        <w:ind w:left="-5" w:right="54"/>
        <w:rPr>
          <w:lang w:val="en-US"/>
        </w:rPr>
      </w:pPr>
      <w:r w:rsidRPr="00582BC3">
        <w:rPr>
          <w:lang w:val="en-US"/>
        </w:rPr>
        <w:t xml:space="preserve">Resolution of this type of spatial discrepancy is possible only in Levels, 2, 3, and 4 (Parts B, C, and D of this Specification). </w:t>
      </w:r>
    </w:p>
    <w:p w14:paraId="02178A03" w14:textId="732A8C9F" w:rsidR="00346EB8" w:rsidRPr="00582BC3" w:rsidRDefault="00000000">
      <w:pPr>
        <w:ind w:left="-5" w:right="54"/>
        <w:rPr>
          <w:lang w:val="en-US"/>
        </w:rPr>
      </w:pPr>
      <w:r w:rsidRPr="00582BC3">
        <w:rPr>
          <w:lang w:val="en-US"/>
        </w:rPr>
        <w:t>There is no Level-specific guidance for this issue. Common guidance is provided in clause 8.2.2 of the “S</w:t>
      </w:r>
      <w:ins w:id="206" w:author="Birklhuber Bernd" w:date="2026-08-07T13:53:00Z">
        <w:r w:rsidR="00D876DB">
          <w:rPr>
            <w:lang w:val="en-US"/>
          </w:rPr>
          <w:t>-403</w:t>
        </w:r>
      </w:ins>
      <w:del w:id="207" w:author="Birklhuber Bernd" w:date="2026-08-07T13:53:00Z">
        <w:r w:rsidRPr="00582BC3" w:rsidDel="00D876DB">
          <w:rPr>
            <w:lang w:val="en-US"/>
          </w:rPr>
          <w:delText>98</w:delText>
        </w:r>
      </w:del>
      <w:r w:rsidRPr="00582BC3">
        <w:rPr>
          <w:lang w:val="en-US"/>
        </w:rPr>
        <w:t xml:space="preserve"> – Main” document.</w:t>
      </w:r>
      <w:r w:rsidRPr="00582BC3">
        <w:rPr>
          <w:rFonts w:ascii="Calibri" w:eastAsia="Calibri" w:hAnsi="Calibri" w:cs="Calibri"/>
          <w:lang w:val="en-US"/>
        </w:rPr>
        <w:t xml:space="preserve"> </w:t>
      </w:r>
    </w:p>
    <w:p w14:paraId="5C1651A1" w14:textId="77777777" w:rsidR="00346EB8" w:rsidRPr="00582BC3" w:rsidRDefault="00000000">
      <w:pPr>
        <w:pStyle w:val="berschrift1"/>
        <w:spacing w:after="104"/>
        <w:ind w:left="-5"/>
        <w:rPr>
          <w:lang w:val="en-US"/>
        </w:rPr>
      </w:pPr>
      <w:bookmarkStart w:id="208" w:name="_Toc31109"/>
      <w:r w:rsidRPr="00582BC3">
        <w:rPr>
          <w:sz w:val="20"/>
          <w:lang w:val="en-US"/>
        </w:rPr>
        <w:t xml:space="preserve">A-5.2.3 Spatial discrepancies, related to scale or cartographic smoothing </w:t>
      </w:r>
      <w:bookmarkEnd w:id="208"/>
    </w:p>
    <w:p w14:paraId="5F4684B3" w14:textId="77777777" w:rsidR="00346EB8" w:rsidRPr="00582BC3" w:rsidRDefault="00000000">
      <w:pPr>
        <w:ind w:left="-5" w:right="54"/>
        <w:rPr>
          <w:lang w:val="en-US"/>
        </w:rPr>
      </w:pPr>
      <w:r w:rsidRPr="00582BC3">
        <w:rPr>
          <w:lang w:val="en-US"/>
        </w:rPr>
        <w:t xml:space="preserve">Resolution of this type of spatial discrepancy is possible only in Levels, 2, 3, and 4 (Parts B, C, and D of this specification). </w:t>
      </w:r>
    </w:p>
    <w:p w14:paraId="2F5DB77F" w14:textId="6B382BBC" w:rsidR="00346EB8" w:rsidRPr="00582BC3" w:rsidRDefault="00000000">
      <w:pPr>
        <w:ind w:left="-5" w:right="54"/>
        <w:rPr>
          <w:lang w:val="en-US"/>
        </w:rPr>
      </w:pPr>
      <w:r w:rsidRPr="00582BC3">
        <w:rPr>
          <w:lang w:val="en-US"/>
        </w:rPr>
        <w:t>There is no level-specific guidance for this issue. Common guidance is provided in clause 8.2.3 of the “S-</w:t>
      </w:r>
      <w:del w:id="209" w:author="Birklhuber Bernd" w:date="2026-08-07T13:53:00Z">
        <w:r w:rsidRPr="00582BC3" w:rsidDel="00D876DB">
          <w:rPr>
            <w:lang w:val="en-US"/>
          </w:rPr>
          <w:delText xml:space="preserve">98 </w:delText>
        </w:r>
      </w:del>
      <w:ins w:id="210" w:author="Birklhuber Bernd" w:date="2026-08-07T13:53:00Z">
        <w:r w:rsidR="00D876DB">
          <w:rPr>
            <w:lang w:val="en-US"/>
          </w:rPr>
          <w:t>403</w:t>
        </w:r>
        <w:r w:rsidR="00D876DB" w:rsidRPr="00582BC3">
          <w:rPr>
            <w:lang w:val="en-US"/>
          </w:rPr>
          <w:t xml:space="preserve"> </w:t>
        </w:r>
      </w:ins>
      <w:r w:rsidRPr="00582BC3">
        <w:rPr>
          <w:lang w:val="en-US"/>
        </w:rPr>
        <w:t xml:space="preserve">– Main” document. </w:t>
      </w:r>
    </w:p>
    <w:p w14:paraId="39554F44" w14:textId="77777777" w:rsidR="00346EB8" w:rsidRPr="00582BC3" w:rsidRDefault="00000000">
      <w:pPr>
        <w:spacing w:after="125" w:line="259" w:lineRule="auto"/>
        <w:ind w:left="0" w:firstLine="0"/>
        <w:jc w:val="left"/>
        <w:rPr>
          <w:lang w:val="en-US"/>
        </w:rPr>
      </w:pPr>
      <w:r w:rsidRPr="00582BC3">
        <w:rPr>
          <w:lang w:val="en-US"/>
        </w:rPr>
        <w:t xml:space="preserve"> </w:t>
      </w:r>
    </w:p>
    <w:p w14:paraId="18CEAC29" w14:textId="77777777" w:rsidR="00346EB8" w:rsidRPr="00582BC3" w:rsidRDefault="00000000">
      <w:pPr>
        <w:pStyle w:val="berschrift1"/>
        <w:ind w:left="-5"/>
        <w:rPr>
          <w:lang w:val="en-US"/>
        </w:rPr>
      </w:pPr>
      <w:bookmarkStart w:id="211" w:name="_Toc31110"/>
      <w:r w:rsidRPr="00582BC3">
        <w:rPr>
          <w:lang w:val="en-US"/>
        </w:rPr>
        <w:t xml:space="preserve">A-5.3 Display of text </w:t>
      </w:r>
      <w:bookmarkEnd w:id="211"/>
    </w:p>
    <w:p w14:paraId="4BAF6D2C" w14:textId="7D446132" w:rsidR="00346EB8" w:rsidRPr="00582BC3" w:rsidRDefault="00000000">
      <w:pPr>
        <w:ind w:left="-5" w:right="54"/>
        <w:rPr>
          <w:lang w:val="en-US"/>
        </w:rPr>
      </w:pPr>
      <w:r w:rsidRPr="00582BC3">
        <w:rPr>
          <w:lang w:val="en-US"/>
        </w:rPr>
        <w:t>There is no Level-specific guidance for this issue. Common guidance is provided in clause 10.8 of the “S</w:t>
      </w:r>
      <w:ins w:id="212" w:author="Birklhuber Bernd" w:date="2026-08-07T13:53:00Z">
        <w:r w:rsidR="00D876DB">
          <w:rPr>
            <w:lang w:val="en-US"/>
          </w:rPr>
          <w:t>-403</w:t>
        </w:r>
      </w:ins>
      <w:del w:id="213" w:author="Birklhuber Bernd" w:date="2026-08-07T13:53:00Z">
        <w:r w:rsidRPr="00582BC3" w:rsidDel="00D876DB">
          <w:rPr>
            <w:lang w:val="en-US"/>
          </w:rPr>
          <w:delText>98</w:delText>
        </w:r>
      </w:del>
      <w:r w:rsidRPr="00582BC3">
        <w:rPr>
          <w:lang w:val="en-US"/>
        </w:rPr>
        <w:t xml:space="preserve"> – Main” document. </w:t>
      </w:r>
    </w:p>
    <w:p w14:paraId="23FC0761" w14:textId="77777777" w:rsidR="00346EB8" w:rsidRPr="00582BC3" w:rsidRDefault="00000000">
      <w:pPr>
        <w:spacing w:after="125" w:line="259" w:lineRule="auto"/>
        <w:ind w:left="0" w:firstLine="0"/>
        <w:jc w:val="left"/>
        <w:rPr>
          <w:lang w:val="en-US"/>
        </w:rPr>
      </w:pPr>
      <w:r w:rsidRPr="00582BC3">
        <w:rPr>
          <w:lang w:val="en-US"/>
        </w:rPr>
        <w:t xml:space="preserve"> </w:t>
      </w:r>
    </w:p>
    <w:p w14:paraId="16B3D847" w14:textId="77777777" w:rsidR="00346EB8" w:rsidRPr="00582BC3" w:rsidRDefault="00000000">
      <w:pPr>
        <w:pStyle w:val="berschrift1"/>
        <w:ind w:left="-5"/>
        <w:rPr>
          <w:lang w:val="en-US"/>
        </w:rPr>
      </w:pPr>
      <w:bookmarkStart w:id="214" w:name="_Toc31111"/>
      <w:r w:rsidRPr="00582BC3">
        <w:rPr>
          <w:lang w:val="en-US"/>
        </w:rPr>
        <w:t xml:space="preserve">A-5.4 Skin-of-the-earth feature operations </w:t>
      </w:r>
      <w:bookmarkEnd w:id="214"/>
    </w:p>
    <w:p w14:paraId="0C7CCC93" w14:textId="77777777" w:rsidR="00346EB8" w:rsidRPr="00582BC3" w:rsidRDefault="00000000">
      <w:pPr>
        <w:pStyle w:val="berschrift1"/>
        <w:spacing w:after="104"/>
        <w:ind w:left="-5"/>
        <w:rPr>
          <w:lang w:val="en-US"/>
        </w:rPr>
      </w:pPr>
      <w:bookmarkStart w:id="215" w:name="_Toc31112"/>
      <w:r w:rsidRPr="00582BC3">
        <w:rPr>
          <w:sz w:val="20"/>
          <w:lang w:val="en-US"/>
        </w:rPr>
        <w:t xml:space="preserve">A-5.4.1 Skin-of-the earth feature replacement </w:t>
      </w:r>
      <w:bookmarkEnd w:id="215"/>
    </w:p>
    <w:p w14:paraId="2AC0E065" w14:textId="77777777" w:rsidR="00346EB8" w:rsidRPr="00582BC3" w:rsidRDefault="00000000">
      <w:pPr>
        <w:spacing w:after="65"/>
        <w:ind w:left="-5" w:right="54"/>
        <w:rPr>
          <w:lang w:val="en-US"/>
        </w:rPr>
      </w:pPr>
      <w:r w:rsidRPr="00582BC3">
        <w:rPr>
          <w:lang w:val="en-US"/>
        </w:rPr>
        <w:t xml:space="preserve">Level 1 Interoperability Catalogues permit the following: </w:t>
      </w:r>
    </w:p>
    <w:p w14:paraId="446D56FC" w14:textId="77777777" w:rsidR="00346EB8" w:rsidRPr="00582BC3" w:rsidRDefault="00000000">
      <w:pPr>
        <w:ind w:left="566" w:right="54" w:hanging="283"/>
        <w:rPr>
          <w:lang w:val="en-US"/>
        </w:rPr>
      </w:pPr>
      <w:r w:rsidRPr="00582BC3">
        <w:rPr>
          <w:rFonts w:ascii="Segoe UI Symbol" w:eastAsia="Segoe UI Symbol" w:hAnsi="Segoe UI Symbol" w:cs="Segoe UI Symbol"/>
          <w:lang w:val="en-US"/>
        </w:rPr>
        <w:t>•</w:t>
      </w:r>
      <w:r w:rsidRPr="00582BC3">
        <w:rPr>
          <w:lang w:val="en-US"/>
        </w:rPr>
        <w:t xml:space="preserve"> Interleaving of display planes so that upper planes overwrite lower planes (Level 1 functionality). This can be used to shift feature layers to lower or higher planes to overwrite layers whose replacement is desired. </w:t>
      </w:r>
    </w:p>
    <w:p w14:paraId="31AEE8A6" w14:textId="77777777" w:rsidR="00346EB8" w:rsidRPr="00582BC3" w:rsidRDefault="00000000">
      <w:pPr>
        <w:ind w:left="-5" w:right="54"/>
        <w:rPr>
          <w:lang w:val="en-US"/>
        </w:rPr>
      </w:pPr>
      <w:r w:rsidRPr="00582BC3">
        <w:rPr>
          <w:lang w:val="en-US"/>
        </w:rPr>
        <w:t xml:space="preserve">See clause A-6.9 for portrayal considerations. </w:t>
      </w:r>
    </w:p>
    <w:p w14:paraId="1E1FFFC0" w14:textId="77777777" w:rsidR="00346EB8" w:rsidRPr="00582BC3" w:rsidRDefault="00000000">
      <w:pPr>
        <w:pStyle w:val="berschrift1"/>
        <w:spacing w:after="104"/>
        <w:ind w:left="-5"/>
        <w:rPr>
          <w:lang w:val="en-US"/>
        </w:rPr>
      </w:pPr>
      <w:bookmarkStart w:id="216" w:name="_Toc31113"/>
      <w:r w:rsidRPr="00582BC3">
        <w:rPr>
          <w:sz w:val="20"/>
          <w:lang w:val="en-US"/>
        </w:rPr>
        <w:t xml:space="preserve">A-5.4.2 Skin-of-the earth feature adjusting </w:t>
      </w:r>
      <w:bookmarkEnd w:id="216"/>
    </w:p>
    <w:p w14:paraId="4CA31B40" w14:textId="77777777" w:rsidR="00346EB8" w:rsidRPr="00582BC3" w:rsidRDefault="00000000">
      <w:pPr>
        <w:ind w:left="-5" w:right="54"/>
        <w:rPr>
          <w:lang w:val="en-US"/>
        </w:rPr>
      </w:pPr>
      <w:r w:rsidRPr="00582BC3">
        <w:rPr>
          <w:lang w:val="en-US"/>
        </w:rPr>
        <w:t xml:space="preserve">Adjustment of the geometry of skin-of-the-earth features is possible only in Level 4 (Part D). </w:t>
      </w:r>
    </w:p>
    <w:p w14:paraId="2859506D" w14:textId="77777777" w:rsidR="00346EB8" w:rsidRPr="00582BC3" w:rsidRDefault="00000000">
      <w:pPr>
        <w:spacing w:after="125" w:line="259" w:lineRule="auto"/>
        <w:ind w:left="0" w:firstLine="0"/>
        <w:jc w:val="left"/>
        <w:rPr>
          <w:lang w:val="en-US"/>
        </w:rPr>
      </w:pPr>
      <w:r w:rsidRPr="00582BC3">
        <w:rPr>
          <w:lang w:val="en-US"/>
        </w:rPr>
        <w:t xml:space="preserve"> </w:t>
      </w:r>
    </w:p>
    <w:p w14:paraId="056F27D7" w14:textId="77777777" w:rsidR="00346EB8" w:rsidRPr="00582BC3" w:rsidRDefault="00000000">
      <w:pPr>
        <w:pStyle w:val="berschrift1"/>
        <w:ind w:left="-5"/>
        <w:rPr>
          <w:lang w:val="en-US"/>
        </w:rPr>
      </w:pPr>
      <w:bookmarkStart w:id="217" w:name="_Toc31114"/>
      <w:r w:rsidRPr="00582BC3">
        <w:rPr>
          <w:lang w:val="en-US"/>
        </w:rPr>
        <w:t xml:space="preserve">A-5.5 Blended feature concepts </w:t>
      </w:r>
      <w:bookmarkEnd w:id="217"/>
    </w:p>
    <w:p w14:paraId="1458061A" w14:textId="77777777" w:rsidR="00346EB8" w:rsidRPr="00582BC3" w:rsidRDefault="00000000">
      <w:pPr>
        <w:ind w:left="-5" w:right="54"/>
        <w:rPr>
          <w:lang w:val="en-US"/>
        </w:rPr>
      </w:pPr>
      <w:r w:rsidRPr="00582BC3">
        <w:rPr>
          <w:lang w:val="en-US"/>
        </w:rPr>
        <w:t xml:space="preserve">Blended features or blended portrayal are only possible in interoperability Levels 3 and 4 (Parts C and D). </w:t>
      </w:r>
    </w:p>
    <w:p w14:paraId="0FEEC041" w14:textId="77777777" w:rsidR="00346EB8" w:rsidRPr="00582BC3" w:rsidRDefault="00000000">
      <w:pPr>
        <w:spacing w:after="122" w:line="259" w:lineRule="auto"/>
        <w:ind w:left="0" w:firstLine="0"/>
        <w:jc w:val="left"/>
        <w:rPr>
          <w:lang w:val="en-US"/>
        </w:rPr>
      </w:pPr>
      <w:r w:rsidRPr="00582BC3">
        <w:rPr>
          <w:lang w:val="en-US"/>
        </w:rPr>
        <w:t xml:space="preserve"> </w:t>
      </w:r>
    </w:p>
    <w:p w14:paraId="555248EA" w14:textId="77777777" w:rsidR="00346EB8" w:rsidRPr="00582BC3" w:rsidRDefault="00000000">
      <w:pPr>
        <w:pStyle w:val="berschrift1"/>
        <w:ind w:left="-5"/>
        <w:rPr>
          <w:lang w:val="en-US"/>
        </w:rPr>
      </w:pPr>
      <w:bookmarkStart w:id="218" w:name="_Toc31115"/>
      <w:r w:rsidRPr="00582BC3">
        <w:rPr>
          <w:lang w:val="en-US"/>
        </w:rPr>
        <w:t xml:space="preserve">A-5.6 Hierarchy of data </w:t>
      </w:r>
      <w:bookmarkEnd w:id="218"/>
    </w:p>
    <w:p w14:paraId="50C427E7" w14:textId="77777777" w:rsidR="00346EB8" w:rsidRPr="00582BC3" w:rsidRDefault="00000000">
      <w:pPr>
        <w:pStyle w:val="berschrift1"/>
        <w:spacing w:after="104"/>
        <w:ind w:left="-5"/>
        <w:rPr>
          <w:lang w:val="en-US"/>
        </w:rPr>
      </w:pPr>
      <w:bookmarkStart w:id="219" w:name="_Toc31116"/>
      <w:r w:rsidRPr="00582BC3">
        <w:rPr>
          <w:sz w:val="20"/>
          <w:lang w:val="en-US"/>
        </w:rPr>
        <w:t xml:space="preserve">A-5.6.1 Hierarchy by stacking of display planes </w:t>
      </w:r>
      <w:bookmarkEnd w:id="219"/>
    </w:p>
    <w:p w14:paraId="103B9C2B" w14:textId="77777777" w:rsidR="00346EB8" w:rsidRPr="00582BC3" w:rsidRDefault="00000000">
      <w:pPr>
        <w:ind w:left="-5" w:right="54"/>
        <w:rPr>
          <w:lang w:val="en-US"/>
        </w:rPr>
      </w:pPr>
      <w:r w:rsidRPr="00582BC3">
        <w:rPr>
          <w:lang w:val="en-US"/>
        </w:rPr>
        <w:t xml:space="preserve">In Level 1 Interoperability Catalogues, hierarchy can be set only to the extent that display planes can be interleaved by the interoperability rules. </w:t>
      </w:r>
    </w:p>
    <w:p w14:paraId="59E2C987" w14:textId="77777777" w:rsidR="00346EB8" w:rsidRPr="00582BC3" w:rsidRDefault="00000000">
      <w:pPr>
        <w:pStyle w:val="berschrift1"/>
        <w:spacing w:after="104"/>
        <w:ind w:left="-5"/>
        <w:rPr>
          <w:lang w:val="en-US"/>
        </w:rPr>
      </w:pPr>
      <w:bookmarkStart w:id="220" w:name="_Toc31117"/>
      <w:r w:rsidRPr="00582BC3">
        <w:rPr>
          <w:sz w:val="20"/>
          <w:lang w:val="en-US"/>
        </w:rPr>
        <w:lastRenderedPageBreak/>
        <w:t xml:space="preserve">A-5.6.2 Predefined combinations </w:t>
      </w:r>
      <w:bookmarkEnd w:id="220"/>
    </w:p>
    <w:p w14:paraId="6C5A2AD0" w14:textId="77777777" w:rsidR="00346EB8" w:rsidRPr="00582BC3" w:rsidRDefault="00000000">
      <w:pPr>
        <w:ind w:left="-5" w:right="54"/>
        <w:rPr>
          <w:lang w:val="en-US"/>
        </w:rPr>
      </w:pPr>
      <w:r w:rsidRPr="00582BC3">
        <w:rPr>
          <w:lang w:val="en-US"/>
        </w:rPr>
        <w:t xml:space="preserve">Predefined combinations can be defined only in Level 2, 3, or 4 Interoperability Catalogues (Parts B, C, and D). </w:t>
      </w:r>
    </w:p>
    <w:p w14:paraId="5A29678B" w14:textId="77777777" w:rsidR="00346EB8" w:rsidRPr="00582BC3" w:rsidRDefault="00000000">
      <w:pPr>
        <w:spacing w:after="125" w:line="259" w:lineRule="auto"/>
        <w:ind w:left="0" w:firstLine="0"/>
        <w:jc w:val="left"/>
        <w:rPr>
          <w:lang w:val="en-US"/>
        </w:rPr>
      </w:pPr>
      <w:r w:rsidRPr="00582BC3">
        <w:rPr>
          <w:lang w:val="en-US"/>
        </w:rPr>
        <w:t xml:space="preserve"> </w:t>
      </w:r>
    </w:p>
    <w:p w14:paraId="0176349D" w14:textId="77777777" w:rsidR="00346EB8" w:rsidRPr="00582BC3" w:rsidRDefault="00000000">
      <w:pPr>
        <w:pStyle w:val="berschrift1"/>
        <w:ind w:left="-5"/>
        <w:rPr>
          <w:lang w:val="en-US"/>
        </w:rPr>
      </w:pPr>
      <w:bookmarkStart w:id="221" w:name="_Toc31118"/>
      <w:r w:rsidRPr="00582BC3">
        <w:rPr>
          <w:lang w:val="en-US"/>
        </w:rPr>
        <w:t xml:space="preserve">A-5.7 New datasets </w:t>
      </w:r>
      <w:bookmarkEnd w:id="221"/>
    </w:p>
    <w:p w14:paraId="2ECD1AD7" w14:textId="438DD463" w:rsidR="00346EB8" w:rsidRPr="00582BC3" w:rsidRDefault="00000000">
      <w:pPr>
        <w:ind w:left="-5" w:right="54"/>
        <w:rPr>
          <w:lang w:val="en-US"/>
        </w:rPr>
      </w:pPr>
      <w:r w:rsidRPr="00582BC3">
        <w:rPr>
          <w:lang w:val="en-US"/>
        </w:rPr>
        <w:t>There is no Level-specific guidance for this issue. Common guidance is provided in clause 8.7 of the “S-</w:t>
      </w:r>
      <w:del w:id="222" w:author="Birklhuber Bernd" w:date="2026-08-07T13:53:00Z">
        <w:r w:rsidRPr="00582BC3" w:rsidDel="00D876DB">
          <w:rPr>
            <w:lang w:val="en-US"/>
          </w:rPr>
          <w:delText xml:space="preserve">98 </w:delText>
        </w:r>
      </w:del>
      <w:ins w:id="223" w:author="Birklhuber Bernd" w:date="2026-08-07T13:53:00Z">
        <w:r w:rsidR="00D876DB">
          <w:rPr>
            <w:lang w:val="en-US"/>
          </w:rPr>
          <w:t>403</w:t>
        </w:r>
        <w:r w:rsidR="00D876DB" w:rsidRPr="00582BC3">
          <w:rPr>
            <w:lang w:val="en-US"/>
          </w:rPr>
          <w:t xml:space="preserve"> </w:t>
        </w:r>
      </w:ins>
      <w:r w:rsidRPr="00582BC3">
        <w:rPr>
          <w:lang w:val="en-US"/>
        </w:rPr>
        <w:t xml:space="preserve">– Main” document. </w:t>
      </w:r>
    </w:p>
    <w:p w14:paraId="0D8B7F9A" w14:textId="77777777" w:rsidR="00346EB8" w:rsidRPr="00582BC3" w:rsidRDefault="00000000">
      <w:pPr>
        <w:spacing w:after="125" w:line="259" w:lineRule="auto"/>
        <w:ind w:left="0" w:firstLine="0"/>
        <w:jc w:val="left"/>
        <w:rPr>
          <w:lang w:val="en-US"/>
        </w:rPr>
      </w:pPr>
      <w:r w:rsidRPr="00582BC3">
        <w:rPr>
          <w:lang w:val="en-US"/>
        </w:rPr>
        <w:t xml:space="preserve"> </w:t>
      </w:r>
    </w:p>
    <w:p w14:paraId="3BAAFF97" w14:textId="77777777" w:rsidR="00346EB8" w:rsidRPr="00582BC3" w:rsidRDefault="00000000">
      <w:pPr>
        <w:pStyle w:val="berschrift1"/>
        <w:ind w:left="-5"/>
        <w:rPr>
          <w:lang w:val="en-US"/>
        </w:rPr>
      </w:pPr>
      <w:bookmarkStart w:id="224" w:name="_Toc31119"/>
      <w:r w:rsidRPr="00582BC3">
        <w:rPr>
          <w:lang w:val="en-US"/>
        </w:rPr>
        <w:t xml:space="preserve">A-5.8 Dataset scales, loading, and unloading </w:t>
      </w:r>
      <w:bookmarkEnd w:id="224"/>
    </w:p>
    <w:p w14:paraId="2A1C0E60" w14:textId="430447EB" w:rsidR="00346EB8" w:rsidRPr="00582BC3" w:rsidRDefault="00000000">
      <w:pPr>
        <w:ind w:left="-5" w:right="54"/>
        <w:rPr>
          <w:lang w:val="en-US"/>
        </w:rPr>
      </w:pPr>
      <w:r w:rsidRPr="00582BC3">
        <w:rPr>
          <w:lang w:val="en-US"/>
        </w:rPr>
        <w:t>There is no Level-specific guidance for this issue. Common guidance is provided in clause 8.8 of the “S-</w:t>
      </w:r>
      <w:del w:id="225" w:author="Birklhuber Bernd" w:date="2026-08-07T13:53:00Z">
        <w:r w:rsidRPr="00582BC3" w:rsidDel="00D876DB">
          <w:rPr>
            <w:lang w:val="en-US"/>
          </w:rPr>
          <w:delText xml:space="preserve">98 </w:delText>
        </w:r>
      </w:del>
      <w:ins w:id="226" w:author="Birklhuber Bernd" w:date="2026-08-07T13:53:00Z">
        <w:r w:rsidR="00D876DB">
          <w:rPr>
            <w:lang w:val="en-US"/>
          </w:rPr>
          <w:t>403</w:t>
        </w:r>
        <w:r w:rsidR="00D876DB" w:rsidRPr="00582BC3">
          <w:rPr>
            <w:lang w:val="en-US"/>
          </w:rPr>
          <w:t xml:space="preserve"> </w:t>
        </w:r>
      </w:ins>
      <w:r w:rsidRPr="00582BC3">
        <w:rPr>
          <w:lang w:val="en-US"/>
        </w:rPr>
        <w:t xml:space="preserve">– Main” document. </w:t>
      </w:r>
    </w:p>
    <w:p w14:paraId="116031D3" w14:textId="77777777" w:rsidR="00346EB8" w:rsidRPr="00582BC3" w:rsidRDefault="00000000">
      <w:pPr>
        <w:spacing w:after="122" w:line="259" w:lineRule="auto"/>
        <w:ind w:left="0" w:firstLine="0"/>
        <w:jc w:val="left"/>
        <w:rPr>
          <w:lang w:val="en-US"/>
        </w:rPr>
      </w:pPr>
      <w:r w:rsidRPr="00582BC3">
        <w:rPr>
          <w:lang w:val="en-US"/>
        </w:rPr>
        <w:t xml:space="preserve"> </w:t>
      </w:r>
    </w:p>
    <w:p w14:paraId="326420ED" w14:textId="77777777" w:rsidR="00346EB8" w:rsidRPr="00582BC3" w:rsidRDefault="00000000">
      <w:pPr>
        <w:pStyle w:val="berschrift1"/>
        <w:spacing w:after="199"/>
        <w:ind w:left="-5"/>
        <w:rPr>
          <w:lang w:val="en-US"/>
        </w:rPr>
      </w:pPr>
      <w:bookmarkStart w:id="227" w:name="_Toc31120"/>
      <w:r w:rsidRPr="00582BC3">
        <w:rPr>
          <w:lang w:val="en-US"/>
        </w:rPr>
        <w:t xml:space="preserve">A-5.9 Metadata </w:t>
      </w:r>
      <w:bookmarkEnd w:id="227"/>
    </w:p>
    <w:p w14:paraId="4650038E" w14:textId="34C31C14" w:rsidR="00346EB8" w:rsidRPr="00582BC3" w:rsidRDefault="00000000">
      <w:pPr>
        <w:ind w:left="-5" w:right="54"/>
        <w:rPr>
          <w:lang w:val="en-US"/>
        </w:rPr>
      </w:pPr>
      <w:r w:rsidRPr="00582BC3">
        <w:rPr>
          <w:lang w:val="en-US"/>
        </w:rPr>
        <w:t>There is no Level-specific guidance for this issue. Common guidance is provided in clause 8.9 of the “S-</w:t>
      </w:r>
      <w:del w:id="228" w:author="Birklhuber Bernd" w:date="2026-08-07T13:53:00Z">
        <w:r w:rsidRPr="00582BC3" w:rsidDel="00D876DB">
          <w:rPr>
            <w:lang w:val="en-US"/>
          </w:rPr>
          <w:delText xml:space="preserve">98 </w:delText>
        </w:r>
      </w:del>
      <w:ins w:id="229" w:author="Birklhuber Bernd" w:date="2026-08-07T13:53:00Z">
        <w:r w:rsidR="00D876DB">
          <w:rPr>
            <w:lang w:val="en-US"/>
          </w:rPr>
          <w:t>403</w:t>
        </w:r>
        <w:r w:rsidR="00D876DB" w:rsidRPr="00582BC3">
          <w:rPr>
            <w:lang w:val="en-US"/>
          </w:rPr>
          <w:t xml:space="preserve"> </w:t>
        </w:r>
      </w:ins>
      <w:r w:rsidRPr="00582BC3">
        <w:rPr>
          <w:lang w:val="en-US"/>
        </w:rPr>
        <w:t xml:space="preserve">– Main” document. </w:t>
      </w:r>
    </w:p>
    <w:p w14:paraId="06A5482A" w14:textId="77777777" w:rsidR="00346EB8" w:rsidRPr="00582BC3" w:rsidRDefault="00000000">
      <w:pPr>
        <w:spacing w:after="125" w:line="259" w:lineRule="auto"/>
        <w:ind w:left="0" w:firstLine="0"/>
        <w:jc w:val="left"/>
        <w:rPr>
          <w:lang w:val="en-US"/>
        </w:rPr>
      </w:pPr>
      <w:r w:rsidRPr="00582BC3">
        <w:rPr>
          <w:lang w:val="en-US"/>
        </w:rPr>
        <w:t xml:space="preserve"> </w:t>
      </w:r>
    </w:p>
    <w:p w14:paraId="0DCE241D" w14:textId="77777777" w:rsidR="00346EB8" w:rsidRPr="00582BC3" w:rsidRDefault="00000000">
      <w:pPr>
        <w:pStyle w:val="berschrift1"/>
        <w:ind w:left="-5"/>
        <w:rPr>
          <w:lang w:val="en-US"/>
        </w:rPr>
      </w:pPr>
      <w:bookmarkStart w:id="230" w:name="_Toc31121"/>
      <w:r w:rsidRPr="00582BC3">
        <w:rPr>
          <w:lang w:val="en-US"/>
        </w:rPr>
        <w:t xml:space="preserve">A-5.10 Meta-features </w:t>
      </w:r>
      <w:bookmarkEnd w:id="230"/>
    </w:p>
    <w:p w14:paraId="384C307F" w14:textId="77777777" w:rsidR="00346EB8" w:rsidRPr="00582BC3" w:rsidRDefault="00000000">
      <w:pPr>
        <w:ind w:left="-5" w:right="54"/>
        <w:rPr>
          <w:lang w:val="en-US"/>
        </w:rPr>
      </w:pPr>
      <w:r w:rsidRPr="00582BC3">
        <w:rPr>
          <w:lang w:val="en-US"/>
        </w:rPr>
        <w:t xml:space="preserve">Any spatial operations on meta-features require an Interoperability Catalogue to implement at least Level 4. </w:t>
      </w:r>
    </w:p>
    <w:p w14:paraId="5DED484F" w14:textId="1EAE666B" w:rsidR="00346EB8" w:rsidRPr="00582BC3" w:rsidRDefault="00000000">
      <w:pPr>
        <w:ind w:left="-5" w:right="54"/>
        <w:rPr>
          <w:lang w:val="en-US"/>
        </w:rPr>
      </w:pPr>
      <w:r w:rsidRPr="00582BC3">
        <w:rPr>
          <w:lang w:val="en-US"/>
        </w:rPr>
        <w:t>There is no other Level-specific guidance for meta-features. Common guidance is provided in clause 8.10 of the “S-</w:t>
      </w:r>
      <w:del w:id="231" w:author="Birklhuber Bernd" w:date="2026-08-07T13:53:00Z">
        <w:r w:rsidRPr="00582BC3" w:rsidDel="00D876DB">
          <w:rPr>
            <w:lang w:val="en-US"/>
          </w:rPr>
          <w:delText xml:space="preserve">98 </w:delText>
        </w:r>
      </w:del>
      <w:ins w:id="232" w:author="Birklhuber Bernd" w:date="2026-08-07T13:53:00Z">
        <w:r w:rsidR="00D876DB">
          <w:rPr>
            <w:lang w:val="en-US"/>
          </w:rPr>
          <w:t>403</w:t>
        </w:r>
        <w:r w:rsidR="00D876DB" w:rsidRPr="00582BC3">
          <w:rPr>
            <w:lang w:val="en-US"/>
          </w:rPr>
          <w:t xml:space="preserve"> </w:t>
        </w:r>
      </w:ins>
      <w:r w:rsidRPr="00582BC3">
        <w:rPr>
          <w:lang w:val="en-US"/>
        </w:rPr>
        <w:t xml:space="preserve">– Main” document. </w:t>
      </w:r>
    </w:p>
    <w:p w14:paraId="72FBE62C" w14:textId="77777777" w:rsidR="00346EB8" w:rsidRPr="00582BC3" w:rsidRDefault="00000000">
      <w:pPr>
        <w:spacing w:after="125" w:line="259" w:lineRule="auto"/>
        <w:ind w:left="0" w:firstLine="0"/>
        <w:jc w:val="left"/>
        <w:rPr>
          <w:lang w:val="en-US"/>
        </w:rPr>
      </w:pPr>
      <w:r w:rsidRPr="00582BC3">
        <w:rPr>
          <w:lang w:val="en-US"/>
        </w:rPr>
        <w:t xml:space="preserve"> </w:t>
      </w:r>
    </w:p>
    <w:p w14:paraId="44BA2044" w14:textId="77777777" w:rsidR="00346EB8" w:rsidRPr="00582BC3" w:rsidRDefault="00000000">
      <w:pPr>
        <w:pStyle w:val="berschrift1"/>
        <w:ind w:left="-5"/>
        <w:rPr>
          <w:lang w:val="en-US"/>
        </w:rPr>
      </w:pPr>
      <w:bookmarkStart w:id="233" w:name="_Toc31122"/>
      <w:r w:rsidRPr="00582BC3">
        <w:rPr>
          <w:lang w:val="en-US"/>
        </w:rPr>
        <w:t xml:space="preserve">A-5.11 Quality considerations </w:t>
      </w:r>
      <w:bookmarkEnd w:id="233"/>
    </w:p>
    <w:p w14:paraId="3374BB54" w14:textId="2A1DB975" w:rsidR="00346EB8" w:rsidRPr="00582BC3" w:rsidRDefault="00000000">
      <w:pPr>
        <w:ind w:left="-5" w:right="54"/>
        <w:rPr>
          <w:lang w:val="en-US"/>
        </w:rPr>
      </w:pPr>
      <w:r w:rsidRPr="00582BC3">
        <w:rPr>
          <w:lang w:val="en-US"/>
        </w:rPr>
        <w:t>There is no Level-specific guidance for this issue. Common guidance is provided in clause 8.11 of the “S</w:t>
      </w:r>
      <w:ins w:id="234" w:author="Birklhuber Bernd" w:date="2026-08-07T13:54:00Z">
        <w:r w:rsidR="00D876DB">
          <w:rPr>
            <w:lang w:val="en-US"/>
          </w:rPr>
          <w:t>-403</w:t>
        </w:r>
      </w:ins>
      <w:del w:id="235" w:author="Birklhuber Bernd" w:date="2026-08-07T13:54:00Z">
        <w:r w:rsidRPr="00582BC3" w:rsidDel="00D876DB">
          <w:rPr>
            <w:lang w:val="en-US"/>
          </w:rPr>
          <w:delText>98</w:delText>
        </w:r>
      </w:del>
      <w:r w:rsidRPr="00582BC3">
        <w:rPr>
          <w:lang w:val="en-US"/>
        </w:rPr>
        <w:t xml:space="preserve"> – Main” document. </w:t>
      </w:r>
    </w:p>
    <w:p w14:paraId="20434B34" w14:textId="77777777" w:rsidR="00346EB8" w:rsidRPr="00582BC3" w:rsidRDefault="00000000">
      <w:pPr>
        <w:spacing w:after="141" w:line="259" w:lineRule="auto"/>
        <w:ind w:left="0" w:firstLine="0"/>
        <w:jc w:val="left"/>
        <w:rPr>
          <w:lang w:val="en-US"/>
        </w:rPr>
      </w:pPr>
      <w:r w:rsidRPr="00582BC3">
        <w:rPr>
          <w:lang w:val="en-US"/>
        </w:rPr>
        <w:t xml:space="preserve"> </w:t>
      </w:r>
    </w:p>
    <w:p w14:paraId="50A8BA85" w14:textId="77777777" w:rsidR="00346EB8" w:rsidRPr="00582BC3" w:rsidRDefault="00000000">
      <w:pPr>
        <w:pStyle w:val="berschrift1"/>
        <w:spacing w:after="139"/>
        <w:ind w:left="-5"/>
        <w:rPr>
          <w:lang w:val="en-US"/>
        </w:rPr>
      </w:pPr>
      <w:bookmarkStart w:id="236" w:name="_Toc31123"/>
      <w:r w:rsidRPr="00582BC3">
        <w:rPr>
          <w:sz w:val="24"/>
          <w:lang w:val="en-US"/>
        </w:rPr>
        <w:t xml:space="preserve">A-6 Portrayal </w:t>
      </w:r>
      <w:bookmarkEnd w:id="236"/>
    </w:p>
    <w:p w14:paraId="740855BB" w14:textId="77777777" w:rsidR="00346EB8" w:rsidRPr="00582BC3" w:rsidRDefault="00000000">
      <w:pPr>
        <w:spacing w:after="8"/>
        <w:ind w:left="-5" w:right="54"/>
        <w:rPr>
          <w:lang w:val="en-US"/>
        </w:rPr>
      </w:pPr>
      <w:r w:rsidRPr="00582BC3">
        <w:rPr>
          <w:lang w:val="en-US"/>
        </w:rPr>
        <w:t xml:space="preserve">This clause provides guidelines and instruction to portrayal considerations related to the use of the </w:t>
      </w:r>
    </w:p>
    <w:p w14:paraId="7ECDE9D4" w14:textId="77777777" w:rsidR="00346EB8" w:rsidRPr="00582BC3" w:rsidRDefault="00000000">
      <w:pPr>
        <w:ind w:left="-5" w:right="54"/>
        <w:rPr>
          <w:lang w:val="en-US"/>
        </w:rPr>
      </w:pPr>
      <w:r w:rsidRPr="00582BC3">
        <w:rPr>
          <w:lang w:val="en-US"/>
        </w:rPr>
        <w:t xml:space="preserve">Interoperability Catalogue in an ECDIS. The Interoperability Catalogue must apply to the specific Product Specifications listed in the Interoperability Catalogue metadata, </w:t>
      </w:r>
      <w:proofErr w:type="spellStart"/>
      <w:r w:rsidRPr="00582BC3">
        <w:rPr>
          <w:i/>
          <w:lang w:val="en-US"/>
        </w:rPr>
        <w:t>interoperabilityCatalogueProducts</w:t>
      </w:r>
      <w:proofErr w:type="spellEnd"/>
      <w:r w:rsidRPr="00582BC3">
        <w:rPr>
          <w:lang w:val="en-US"/>
        </w:rPr>
        <w:t xml:space="preserve"> attribute under </w:t>
      </w:r>
      <w:r w:rsidRPr="00582BC3">
        <w:rPr>
          <w:b/>
          <w:lang w:val="en-US"/>
        </w:rPr>
        <w:t>S100_IC_CatalogueMetadata</w:t>
      </w:r>
      <w:r w:rsidRPr="00582BC3">
        <w:rPr>
          <w:lang w:val="en-US"/>
        </w:rPr>
        <w:t xml:space="preserve">. </w:t>
      </w:r>
    </w:p>
    <w:p w14:paraId="3C9076CE" w14:textId="454EC0AC" w:rsidR="00346EB8" w:rsidRPr="00582BC3" w:rsidRDefault="00000000">
      <w:pPr>
        <w:ind w:left="-5" w:right="54"/>
        <w:rPr>
          <w:lang w:val="en-US"/>
        </w:rPr>
      </w:pPr>
      <w:r w:rsidRPr="00582BC3">
        <w:rPr>
          <w:lang w:val="en-US"/>
        </w:rPr>
        <w:t xml:space="preserve">There may be additional data products present in the S-100 </w:t>
      </w:r>
      <w:ins w:id="237" w:author="Birklhuber Bernd" w:date="2026-08-07T13:54:00Z">
        <w:r w:rsidR="00D876DB">
          <w:rPr>
            <w:lang w:val="en-US"/>
          </w:rPr>
          <w:t xml:space="preserve">Inland </w:t>
        </w:r>
      </w:ins>
      <w:r w:rsidRPr="00582BC3">
        <w:rPr>
          <w:lang w:val="en-US"/>
        </w:rPr>
        <w:t xml:space="preserve">ECDIS </w:t>
      </w:r>
      <w:ins w:id="238" w:author="Birklhuber Bernd" w:date="2026-08-07T13:54:00Z">
        <w:r w:rsidR="00D876DB">
          <w:rPr>
            <w:lang w:val="en-US"/>
          </w:rPr>
          <w:t xml:space="preserve">and ECS </w:t>
        </w:r>
      </w:ins>
      <w:r w:rsidRPr="00582BC3">
        <w:rPr>
          <w:lang w:val="en-US"/>
        </w:rPr>
        <w:t>that are external to the Interoperability Catalogue; in such cases the Interoperability Catalogue should continue to function in the presence of products not defined in the Catalogue. Data products that are outside of the interoperability scope must be treated in Interoperability Level 0 (see clause 9.6 of the “S-</w:t>
      </w:r>
      <w:del w:id="239" w:author="Birklhuber Bernd" w:date="2026-08-07T13:54:00Z">
        <w:r w:rsidRPr="00582BC3" w:rsidDel="00D876DB">
          <w:rPr>
            <w:lang w:val="en-US"/>
          </w:rPr>
          <w:delText xml:space="preserve">98 </w:delText>
        </w:r>
      </w:del>
      <w:ins w:id="240" w:author="Birklhuber Bernd" w:date="2026-08-07T13:54:00Z">
        <w:r w:rsidR="00D876DB">
          <w:rPr>
            <w:lang w:val="en-US"/>
          </w:rPr>
          <w:t>403</w:t>
        </w:r>
        <w:r w:rsidR="00D876DB" w:rsidRPr="00582BC3">
          <w:rPr>
            <w:lang w:val="en-US"/>
          </w:rPr>
          <w:t xml:space="preserve"> </w:t>
        </w:r>
      </w:ins>
      <w:r w:rsidRPr="00582BC3">
        <w:rPr>
          <w:lang w:val="en-US"/>
        </w:rPr>
        <w:t xml:space="preserve">– Main” document). </w:t>
      </w:r>
    </w:p>
    <w:p w14:paraId="0D2AA25E" w14:textId="77777777" w:rsidR="00346EB8" w:rsidRPr="00582BC3" w:rsidRDefault="00000000">
      <w:pPr>
        <w:spacing w:after="125" w:line="259" w:lineRule="auto"/>
        <w:ind w:left="0" w:firstLine="0"/>
        <w:jc w:val="left"/>
        <w:rPr>
          <w:lang w:val="en-US"/>
        </w:rPr>
      </w:pPr>
      <w:r w:rsidRPr="00582BC3">
        <w:rPr>
          <w:lang w:val="en-US"/>
        </w:rPr>
        <w:t xml:space="preserve"> </w:t>
      </w:r>
    </w:p>
    <w:p w14:paraId="37A3A858" w14:textId="77777777" w:rsidR="00346EB8" w:rsidRPr="00582BC3" w:rsidRDefault="00000000">
      <w:pPr>
        <w:pStyle w:val="berschrift1"/>
        <w:ind w:left="-5"/>
        <w:rPr>
          <w:lang w:val="en-US"/>
        </w:rPr>
      </w:pPr>
      <w:bookmarkStart w:id="241" w:name="_Toc31124"/>
      <w:r w:rsidRPr="00582BC3">
        <w:rPr>
          <w:lang w:val="en-US"/>
        </w:rPr>
        <w:t xml:space="preserve">A-6.1 Display of significant features </w:t>
      </w:r>
      <w:bookmarkEnd w:id="241"/>
    </w:p>
    <w:p w14:paraId="1C7E1AA7" w14:textId="1A8B4876" w:rsidR="00346EB8" w:rsidRPr="00582BC3" w:rsidRDefault="00000000">
      <w:pPr>
        <w:ind w:left="-5" w:right="54"/>
        <w:rPr>
          <w:lang w:val="en-US"/>
        </w:rPr>
      </w:pPr>
      <w:r w:rsidRPr="00582BC3">
        <w:rPr>
          <w:lang w:val="en-US"/>
        </w:rPr>
        <w:t>There is no Level-specific guidance for this issue. Common guidance is provided in clause 10.1 of the “S</w:t>
      </w:r>
      <w:ins w:id="242" w:author="Birklhuber Bernd" w:date="2026-08-07T13:54:00Z">
        <w:r w:rsidR="00D876DB">
          <w:rPr>
            <w:lang w:val="en-US"/>
          </w:rPr>
          <w:t>-403</w:t>
        </w:r>
      </w:ins>
      <w:del w:id="243" w:author="Birklhuber Bernd" w:date="2026-08-07T13:54:00Z">
        <w:r w:rsidRPr="00582BC3" w:rsidDel="00D876DB">
          <w:rPr>
            <w:lang w:val="en-US"/>
          </w:rPr>
          <w:delText>98</w:delText>
        </w:r>
      </w:del>
      <w:r w:rsidRPr="00582BC3">
        <w:rPr>
          <w:lang w:val="en-US"/>
        </w:rPr>
        <w:t xml:space="preserve"> – Main” document. </w:t>
      </w:r>
    </w:p>
    <w:p w14:paraId="2CD1349D" w14:textId="77777777" w:rsidR="00346EB8" w:rsidRPr="00582BC3" w:rsidRDefault="00000000">
      <w:pPr>
        <w:spacing w:after="0" w:line="259" w:lineRule="auto"/>
        <w:ind w:left="0" w:firstLine="0"/>
        <w:jc w:val="left"/>
        <w:rPr>
          <w:lang w:val="en-US"/>
        </w:rPr>
      </w:pPr>
      <w:r w:rsidRPr="00582BC3">
        <w:rPr>
          <w:lang w:val="en-US"/>
        </w:rPr>
        <w:t xml:space="preserve"> </w:t>
      </w:r>
    </w:p>
    <w:p w14:paraId="70DC2A7F" w14:textId="77777777" w:rsidR="00346EB8" w:rsidRPr="00582BC3" w:rsidRDefault="00000000">
      <w:pPr>
        <w:pStyle w:val="berschrift1"/>
        <w:ind w:left="-5"/>
        <w:rPr>
          <w:lang w:val="en-US"/>
        </w:rPr>
      </w:pPr>
      <w:bookmarkStart w:id="244" w:name="_Toc31125"/>
      <w:r w:rsidRPr="00582BC3">
        <w:rPr>
          <w:lang w:val="en-US"/>
        </w:rPr>
        <w:lastRenderedPageBreak/>
        <w:t xml:space="preserve">A-6.2 Display of significant features - switching to original </w:t>
      </w:r>
      <w:bookmarkEnd w:id="244"/>
    </w:p>
    <w:p w14:paraId="49574492" w14:textId="1F787814" w:rsidR="00346EB8" w:rsidRPr="00582BC3" w:rsidRDefault="00000000">
      <w:pPr>
        <w:ind w:left="-5" w:right="54"/>
        <w:rPr>
          <w:lang w:val="en-US"/>
        </w:rPr>
      </w:pPr>
      <w:r w:rsidRPr="00582BC3">
        <w:rPr>
          <w:lang w:val="en-US"/>
        </w:rPr>
        <w:t>There is no Level-specific guidance for this issue. Common guidance is provided in clause 10.2 of the “S</w:t>
      </w:r>
      <w:ins w:id="245" w:author="Birklhuber Bernd" w:date="2026-08-07T13:54:00Z">
        <w:r w:rsidR="00D876DB">
          <w:rPr>
            <w:lang w:val="en-US"/>
          </w:rPr>
          <w:t>-403</w:t>
        </w:r>
      </w:ins>
      <w:del w:id="246" w:author="Birklhuber Bernd" w:date="2026-08-07T13:54:00Z">
        <w:r w:rsidRPr="00582BC3" w:rsidDel="00D876DB">
          <w:rPr>
            <w:lang w:val="en-US"/>
          </w:rPr>
          <w:delText>98</w:delText>
        </w:r>
      </w:del>
      <w:r w:rsidRPr="00582BC3">
        <w:rPr>
          <w:lang w:val="en-US"/>
        </w:rPr>
        <w:t xml:space="preserve"> – Main” document. </w:t>
      </w:r>
    </w:p>
    <w:p w14:paraId="33EE6763" w14:textId="77777777" w:rsidR="00346EB8" w:rsidRPr="00582BC3" w:rsidRDefault="00000000">
      <w:pPr>
        <w:spacing w:after="125" w:line="259" w:lineRule="auto"/>
        <w:ind w:left="0" w:firstLine="0"/>
        <w:jc w:val="left"/>
        <w:rPr>
          <w:lang w:val="en-US"/>
        </w:rPr>
      </w:pPr>
      <w:r w:rsidRPr="00582BC3">
        <w:rPr>
          <w:lang w:val="en-US"/>
        </w:rPr>
        <w:t xml:space="preserve"> </w:t>
      </w:r>
    </w:p>
    <w:p w14:paraId="5C010C57" w14:textId="77777777" w:rsidR="00346EB8" w:rsidRPr="00582BC3" w:rsidRDefault="00000000">
      <w:pPr>
        <w:pStyle w:val="berschrift1"/>
        <w:ind w:left="-5"/>
        <w:rPr>
          <w:lang w:val="en-US"/>
        </w:rPr>
      </w:pPr>
      <w:bookmarkStart w:id="247" w:name="_Toc31126"/>
      <w:r w:rsidRPr="00582BC3">
        <w:rPr>
          <w:lang w:val="en-US"/>
        </w:rPr>
        <w:t xml:space="preserve">A-6.3 Portrayal distinguishability - </w:t>
      </w:r>
      <w:proofErr w:type="spellStart"/>
      <w:r w:rsidRPr="00582BC3">
        <w:rPr>
          <w:lang w:val="en-US"/>
        </w:rPr>
        <w:t>colour</w:t>
      </w:r>
      <w:proofErr w:type="spellEnd"/>
      <w:r w:rsidRPr="00582BC3">
        <w:rPr>
          <w:lang w:val="en-US"/>
        </w:rPr>
        <w:t xml:space="preserve"> set-asides </w:t>
      </w:r>
      <w:bookmarkEnd w:id="247"/>
    </w:p>
    <w:p w14:paraId="2F435B78" w14:textId="7E3C878F" w:rsidR="00346EB8" w:rsidRPr="00582BC3" w:rsidRDefault="00000000">
      <w:pPr>
        <w:ind w:left="-5" w:right="54"/>
        <w:rPr>
          <w:lang w:val="en-US"/>
        </w:rPr>
      </w:pPr>
      <w:r w:rsidRPr="00582BC3">
        <w:rPr>
          <w:lang w:val="en-US"/>
        </w:rPr>
        <w:t>There is no Level-specific guidance for this issue. Common guidance is provided in clause 10.3 of the “S</w:t>
      </w:r>
      <w:ins w:id="248" w:author="Birklhuber Bernd" w:date="2026-08-07T13:54:00Z">
        <w:r w:rsidR="00D876DB">
          <w:rPr>
            <w:lang w:val="en-US"/>
          </w:rPr>
          <w:t>-403</w:t>
        </w:r>
      </w:ins>
      <w:del w:id="249" w:author="Birklhuber Bernd" w:date="2026-08-07T13:54:00Z">
        <w:r w:rsidRPr="00582BC3" w:rsidDel="00D876DB">
          <w:rPr>
            <w:lang w:val="en-US"/>
          </w:rPr>
          <w:delText>98</w:delText>
        </w:r>
      </w:del>
      <w:r w:rsidRPr="00582BC3">
        <w:rPr>
          <w:lang w:val="en-US"/>
        </w:rPr>
        <w:t xml:space="preserve"> – Main” document. See also S-100 Part 16 for specific guidance on </w:t>
      </w:r>
      <w:proofErr w:type="spellStart"/>
      <w:r w:rsidRPr="00582BC3">
        <w:rPr>
          <w:lang w:val="en-US"/>
        </w:rPr>
        <w:t>colour</w:t>
      </w:r>
      <w:proofErr w:type="spellEnd"/>
      <w:r w:rsidRPr="00582BC3">
        <w:rPr>
          <w:lang w:val="en-US"/>
        </w:rPr>
        <w:t xml:space="preserve"> set-asides. </w:t>
      </w:r>
    </w:p>
    <w:p w14:paraId="4618D9B8" w14:textId="77777777" w:rsidR="00346EB8" w:rsidRPr="00582BC3" w:rsidRDefault="00000000">
      <w:pPr>
        <w:spacing w:after="122" w:line="259" w:lineRule="auto"/>
        <w:ind w:left="0" w:firstLine="0"/>
        <w:jc w:val="left"/>
        <w:rPr>
          <w:lang w:val="en-US"/>
        </w:rPr>
      </w:pPr>
      <w:r w:rsidRPr="00582BC3">
        <w:rPr>
          <w:lang w:val="en-US"/>
        </w:rPr>
        <w:t xml:space="preserve"> </w:t>
      </w:r>
    </w:p>
    <w:p w14:paraId="42653A7D" w14:textId="77777777" w:rsidR="00346EB8" w:rsidRPr="00582BC3" w:rsidRDefault="00000000">
      <w:pPr>
        <w:pStyle w:val="berschrift1"/>
        <w:ind w:left="-5"/>
        <w:rPr>
          <w:lang w:val="en-US"/>
        </w:rPr>
      </w:pPr>
      <w:bookmarkStart w:id="250" w:name="_Toc31127"/>
      <w:r w:rsidRPr="00582BC3">
        <w:rPr>
          <w:lang w:val="en-US"/>
        </w:rPr>
        <w:t xml:space="preserve">A-6.4 Day/night/dusk modes </w:t>
      </w:r>
      <w:bookmarkEnd w:id="250"/>
    </w:p>
    <w:p w14:paraId="4081B4A9" w14:textId="02C6D95C" w:rsidR="00346EB8" w:rsidRPr="00582BC3" w:rsidRDefault="00000000">
      <w:pPr>
        <w:ind w:left="-5" w:right="54"/>
        <w:rPr>
          <w:lang w:val="en-US"/>
        </w:rPr>
      </w:pPr>
      <w:r w:rsidRPr="00582BC3">
        <w:rPr>
          <w:lang w:val="en-US"/>
        </w:rPr>
        <w:t>There is no Level-specific guidance for this issue. Common guidance is provided in clause 10.4 of the “S</w:t>
      </w:r>
      <w:ins w:id="251" w:author="Birklhuber Bernd" w:date="2026-08-07T13:54:00Z">
        <w:r w:rsidR="00D876DB">
          <w:rPr>
            <w:lang w:val="en-US"/>
          </w:rPr>
          <w:t>-403</w:t>
        </w:r>
      </w:ins>
      <w:del w:id="252" w:author="Birklhuber Bernd" w:date="2026-08-07T13:54:00Z">
        <w:r w:rsidRPr="00582BC3" w:rsidDel="00D876DB">
          <w:rPr>
            <w:lang w:val="en-US"/>
          </w:rPr>
          <w:delText>98</w:delText>
        </w:r>
      </w:del>
      <w:r w:rsidRPr="00582BC3">
        <w:rPr>
          <w:lang w:val="en-US"/>
        </w:rPr>
        <w:t xml:space="preserve"> – Main” document. </w:t>
      </w:r>
    </w:p>
    <w:p w14:paraId="4AFC9CC6" w14:textId="77777777" w:rsidR="00346EB8" w:rsidRPr="00582BC3" w:rsidRDefault="00000000">
      <w:pPr>
        <w:spacing w:after="125" w:line="259" w:lineRule="auto"/>
        <w:ind w:left="0" w:firstLine="0"/>
        <w:jc w:val="left"/>
        <w:rPr>
          <w:lang w:val="en-US"/>
        </w:rPr>
      </w:pPr>
      <w:r w:rsidRPr="00582BC3">
        <w:rPr>
          <w:lang w:val="en-US"/>
        </w:rPr>
        <w:t xml:space="preserve"> </w:t>
      </w:r>
    </w:p>
    <w:p w14:paraId="5817288D" w14:textId="77777777" w:rsidR="00346EB8" w:rsidRPr="00582BC3" w:rsidRDefault="00000000">
      <w:pPr>
        <w:pStyle w:val="berschrift1"/>
        <w:ind w:left="-5"/>
        <w:rPr>
          <w:lang w:val="en-US"/>
        </w:rPr>
      </w:pPr>
      <w:bookmarkStart w:id="253" w:name="_Toc31128"/>
      <w:r w:rsidRPr="00582BC3">
        <w:rPr>
          <w:lang w:val="en-US"/>
        </w:rPr>
        <w:t xml:space="preserve">A-6.5 Impacts on viewing groups </w:t>
      </w:r>
      <w:bookmarkEnd w:id="253"/>
    </w:p>
    <w:p w14:paraId="0B7B9426" w14:textId="70BE9282" w:rsidR="00346EB8" w:rsidRPr="00582BC3" w:rsidRDefault="00000000">
      <w:pPr>
        <w:ind w:left="-5" w:right="54"/>
        <w:rPr>
          <w:lang w:val="en-US"/>
        </w:rPr>
      </w:pPr>
      <w:r w:rsidRPr="00582BC3">
        <w:rPr>
          <w:lang w:val="en-US"/>
        </w:rPr>
        <w:t>There is no level-specific guidance for this issue. Common guidance is provided in clause 10.5 of the “S-</w:t>
      </w:r>
      <w:del w:id="254" w:author="Birklhuber Bernd" w:date="2026-08-07T13:54:00Z">
        <w:r w:rsidRPr="00582BC3" w:rsidDel="00D876DB">
          <w:rPr>
            <w:lang w:val="en-US"/>
          </w:rPr>
          <w:delText xml:space="preserve">98 </w:delText>
        </w:r>
      </w:del>
      <w:ins w:id="255" w:author="Birklhuber Bernd" w:date="2026-08-07T13:54:00Z">
        <w:r w:rsidR="00D876DB">
          <w:rPr>
            <w:lang w:val="en-US"/>
          </w:rPr>
          <w:t>403</w:t>
        </w:r>
        <w:r w:rsidR="00D876DB" w:rsidRPr="00582BC3">
          <w:rPr>
            <w:lang w:val="en-US"/>
          </w:rPr>
          <w:t xml:space="preserve"> </w:t>
        </w:r>
      </w:ins>
      <w:r w:rsidRPr="00582BC3">
        <w:rPr>
          <w:lang w:val="en-US"/>
        </w:rPr>
        <w:t xml:space="preserve">– Main” document. </w:t>
      </w:r>
    </w:p>
    <w:p w14:paraId="1EEF3100" w14:textId="77777777" w:rsidR="00346EB8" w:rsidRPr="00582BC3" w:rsidRDefault="00000000">
      <w:pPr>
        <w:spacing w:after="125" w:line="259" w:lineRule="auto"/>
        <w:ind w:left="0" w:firstLine="0"/>
        <w:jc w:val="left"/>
        <w:rPr>
          <w:lang w:val="en-US"/>
        </w:rPr>
      </w:pPr>
      <w:r w:rsidRPr="00582BC3">
        <w:rPr>
          <w:lang w:val="en-US"/>
        </w:rPr>
        <w:t xml:space="preserve"> </w:t>
      </w:r>
    </w:p>
    <w:p w14:paraId="59379382" w14:textId="77777777" w:rsidR="00346EB8" w:rsidRPr="00582BC3" w:rsidRDefault="00000000">
      <w:pPr>
        <w:pStyle w:val="berschrift1"/>
        <w:ind w:left="-5"/>
        <w:rPr>
          <w:lang w:val="en-US"/>
        </w:rPr>
      </w:pPr>
      <w:bookmarkStart w:id="256" w:name="_Toc31129"/>
      <w:r w:rsidRPr="00582BC3">
        <w:rPr>
          <w:lang w:val="en-US"/>
        </w:rPr>
        <w:t xml:space="preserve">A-6.6 Impacts on Portrayal Catalogues </w:t>
      </w:r>
      <w:bookmarkEnd w:id="256"/>
    </w:p>
    <w:p w14:paraId="4422B925" w14:textId="32DADA6F" w:rsidR="00346EB8" w:rsidRPr="00582BC3" w:rsidRDefault="00000000">
      <w:pPr>
        <w:ind w:left="-5" w:right="54"/>
        <w:rPr>
          <w:lang w:val="en-US"/>
        </w:rPr>
      </w:pPr>
      <w:r w:rsidRPr="00582BC3">
        <w:rPr>
          <w:lang w:val="en-US"/>
        </w:rPr>
        <w:t>There is no level-specific guidance for this issue. Common guidance is provided in clause 10.6 of the “S-</w:t>
      </w:r>
      <w:del w:id="257" w:author="Birklhuber Bernd" w:date="2026-08-07T13:55:00Z">
        <w:r w:rsidRPr="00582BC3" w:rsidDel="00D876DB">
          <w:rPr>
            <w:lang w:val="en-US"/>
          </w:rPr>
          <w:delText xml:space="preserve">98 </w:delText>
        </w:r>
      </w:del>
      <w:ins w:id="258" w:author="Birklhuber Bernd" w:date="2026-08-07T13:55:00Z">
        <w:r w:rsidR="00D876DB">
          <w:rPr>
            <w:lang w:val="en-US"/>
          </w:rPr>
          <w:t>403</w:t>
        </w:r>
        <w:r w:rsidR="00D876DB" w:rsidRPr="00582BC3">
          <w:rPr>
            <w:lang w:val="en-US"/>
          </w:rPr>
          <w:t xml:space="preserve"> </w:t>
        </w:r>
      </w:ins>
      <w:r w:rsidRPr="00582BC3">
        <w:rPr>
          <w:lang w:val="en-US"/>
        </w:rPr>
        <w:t xml:space="preserve">– Main” document. </w:t>
      </w:r>
    </w:p>
    <w:p w14:paraId="03258EE5" w14:textId="77777777" w:rsidR="00346EB8" w:rsidRPr="00582BC3" w:rsidRDefault="00000000">
      <w:pPr>
        <w:spacing w:after="125" w:line="259" w:lineRule="auto"/>
        <w:ind w:left="0" w:firstLine="0"/>
        <w:jc w:val="left"/>
        <w:rPr>
          <w:lang w:val="en-US"/>
        </w:rPr>
      </w:pPr>
      <w:r w:rsidRPr="00582BC3">
        <w:rPr>
          <w:lang w:val="en-US"/>
        </w:rPr>
        <w:t xml:space="preserve"> </w:t>
      </w:r>
    </w:p>
    <w:p w14:paraId="52E7A17C" w14:textId="77777777" w:rsidR="00346EB8" w:rsidRPr="00582BC3" w:rsidRDefault="00000000">
      <w:pPr>
        <w:pStyle w:val="berschrift1"/>
        <w:ind w:left="-5"/>
        <w:rPr>
          <w:lang w:val="en-US"/>
        </w:rPr>
      </w:pPr>
      <w:bookmarkStart w:id="259" w:name="_Toc31130"/>
      <w:r w:rsidRPr="00582BC3">
        <w:rPr>
          <w:lang w:val="en-US"/>
        </w:rPr>
        <w:t xml:space="preserve">A-6.7 Meta-features </w:t>
      </w:r>
      <w:bookmarkEnd w:id="259"/>
    </w:p>
    <w:p w14:paraId="1B2AF807" w14:textId="6619203C" w:rsidR="00346EB8" w:rsidRPr="00582BC3" w:rsidRDefault="00000000">
      <w:pPr>
        <w:ind w:left="-5" w:right="54"/>
        <w:rPr>
          <w:lang w:val="en-US"/>
        </w:rPr>
      </w:pPr>
      <w:r w:rsidRPr="00582BC3">
        <w:rPr>
          <w:lang w:val="en-US"/>
        </w:rPr>
        <w:t>There is no level-specific guidance for this issue. Common guidance is provided in clause 10.7 of the “S-</w:t>
      </w:r>
      <w:del w:id="260" w:author="Birklhuber Bernd" w:date="2026-08-07T13:55:00Z">
        <w:r w:rsidRPr="00582BC3" w:rsidDel="00D876DB">
          <w:rPr>
            <w:lang w:val="en-US"/>
          </w:rPr>
          <w:delText xml:space="preserve">98 </w:delText>
        </w:r>
      </w:del>
      <w:ins w:id="261" w:author="Birklhuber Bernd" w:date="2026-08-07T13:55:00Z">
        <w:r w:rsidR="00D876DB">
          <w:rPr>
            <w:lang w:val="en-US"/>
          </w:rPr>
          <w:t>403</w:t>
        </w:r>
        <w:r w:rsidR="00D876DB" w:rsidRPr="00582BC3">
          <w:rPr>
            <w:lang w:val="en-US"/>
          </w:rPr>
          <w:t xml:space="preserve"> </w:t>
        </w:r>
      </w:ins>
      <w:r w:rsidRPr="00582BC3">
        <w:rPr>
          <w:lang w:val="en-US"/>
        </w:rPr>
        <w:t xml:space="preserve">– Main” document. </w:t>
      </w:r>
    </w:p>
    <w:p w14:paraId="5A79F730" w14:textId="77777777" w:rsidR="00346EB8" w:rsidRPr="00582BC3" w:rsidRDefault="00000000">
      <w:pPr>
        <w:spacing w:after="125" w:line="259" w:lineRule="auto"/>
        <w:ind w:left="0" w:firstLine="0"/>
        <w:jc w:val="left"/>
        <w:rPr>
          <w:lang w:val="en-US"/>
        </w:rPr>
      </w:pPr>
      <w:r w:rsidRPr="00582BC3">
        <w:rPr>
          <w:lang w:val="en-US"/>
        </w:rPr>
        <w:t xml:space="preserve"> </w:t>
      </w:r>
    </w:p>
    <w:p w14:paraId="140CD3B1" w14:textId="77777777" w:rsidR="00346EB8" w:rsidRPr="00582BC3" w:rsidRDefault="00000000">
      <w:pPr>
        <w:pStyle w:val="berschrift1"/>
        <w:ind w:left="-5"/>
        <w:rPr>
          <w:lang w:val="en-US"/>
        </w:rPr>
      </w:pPr>
      <w:bookmarkStart w:id="262" w:name="_Toc31131"/>
      <w:r w:rsidRPr="00582BC3">
        <w:rPr>
          <w:lang w:val="en-US"/>
        </w:rPr>
        <w:t xml:space="preserve">A-6.8 Display of text </w:t>
      </w:r>
      <w:bookmarkEnd w:id="262"/>
    </w:p>
    <w:p w14:paraId="4B21EC51" w14:textId="79F85658" w:rsidR="00346EB8" w:rsidRPr="00582BC3" w:rsidRDefault="00000000">
      <w:pPr>
        <w:ind w:left="-5" w:right="54"/>
        <w:rPr>
          <w:lang w:val="en-US"/>
        </w:rPr>
      </w:pPr>
      <w:r w:rsidRPr="00582BC3">
        <w:rPr>
          <w:lang w:val="en-US"/>
        </w:rPr>
        <w:t>There is no level-specific guidance for this issue. Common guidance is provided in clause 10.8 of the “S-</w:t>
      </w:r>
      <w:del w:id="263" w:author="Birklhuber Bernd" w:date="2026-08-07T13:55:00Z">
        <w:r w:rsidRPr="00582BC3" w:rsidDel="00D876DB">
          <w:rPr>
            <w:lang w:val="en-US"/>
          </w:rPr>
          <w:delText xml:space="preserve">98 </w:delText>
        </w:r>
      </w:del>
      <w:ins w:id="264" w:author="Birklhuber Bernd" w:date="2026-08-07T13:55:00Z">
        <w:r w:rsidR="00D876DB">
          <w:rPr>
            <w:lang w:val="en-US"/>
          </w:rPr>
          <w:t>403</w:t>
        </w:r>
        <w:r w:rsidR="00D876DB" w:rsidRPr="00582BC3">
          <w:rPr>
            <w:lang w:val="en-US"/>
          </w:rPr>
          <w:t xml:space="preserve"> </w:t>
        </w:r>
      </w:ins>
      <w:r w:rsidRPr="00582BC3">
        <w:rPr>
          <w:lang w:val="en-US"/>
        </w:rPr>
        <w:t xml:space="preserve">– Main” document. </w:t>
      </w:r>
    </w:p>
    <w:p w14:paraId="6F73B00C" w14:textId="77777777" w:rsidR="00346EB8" w:rsidRPr="00582BC3" w:rsidRDefault="00000000">
      <w:pPr>
        <w:spacing w:after="125" w:line="259" w:lineRule="auto"/>
        <w:ind w:left="0" w:firstLine="0"/>
        <w:jc w:val="left"/>
        <w:rPr>
          <w:lang w:val="en-US"/>
        </w:rPr>
      </w:pPr>
      <w:r w:rsidRPr="00582BC3">
        <w:rPr>
          <w:lang w:val="en-US"/>
        </w:rPr>
        <w:t xml:space="preserve"> </w:t>
      </w:r>
    </w:p>
    <w:p w14:paraId="4435A748" w14:textId="77777777" w:rsidR="00346EB8" w:rsidRPr="00582BC3" w:rsidRDefault="00000000">
      <w:pPr>
        <w:pStyle w:val="berschrift1"/>
        <w:ind w:left="-5"/>
        <w:rPr>
          <w:lang w:val="en-US"/>
        </w:rPr>
      </w:pPr>
      <w:bookmarkStart w:id="265" w:name="_Toc31132"/>
      <w:r w:rsidRPr="00582BC3">
        <w:rPr>
          <w:lang w:val="en-US"/>
        </w:rPr>
        <w:t xml:space="preserve">A-6.9 Skin-of-the-earth operations and portrayal </w:t>
      </w:r>
      <w:bookmarkEnd w:id="265"/>
    </w:p>
    <w:p w14:paraId="595F56C9" w14:textId="77777777" w:rsidR="00346EB8" w:rsidRPr="00582BC3" w:rsidRDefault="00000000">
      <w:pPr>
        <w:pStyle w:val="berschrift1"/>
        <w:spacing w:after="104"/>
        <w:ind w:left="-5"/>
        <w:rPr>
          <w:lang w:val="en-US"/>
        </w:rPr>
      </w:pPr>
      <w:bookmarkStart w:id="266" w:name="_Toc31133"/>
      <w:r w:rsidRPr="00582BC3">
        <w:rPr>
          <w:sz w:val="20"/>
          <w:lang w:val="en-US"/>
        </w:rPr>
        <w:t xml:space="preserve">A-6.9.1 Skin-of-the-earth feature replacement and portrayal </w:t>
      </w:r>
      <w:bookmarkEnd w:id="266"/>
    </w:p>
    <w:p w14:paraId="399150DC" w14:textId="777CFC4D" w:rsidR="00346EB8" w:rsidRPr="00582BC3" w:rsidRDefault="00000000">
      <w:pPr>
        <w:ind w:left="-5" w:right="54"/>
        <w:rPr>
          <w:lang w:val="en-US"/>
        </w:rPr>
      </w:pPr>
      <w:r w:rsidRPr="00582BC3">
        <w:rPr>
          <w:lang w:val="en-US"/>
        </w:rPr>
        <w:t>For all Levels, anything that replaces S-</w:t>
      </w:r>
      <w:ins w:id="267" w:author="Birklhuber Bernd" w:date="2026-08-07T13:55:00Z">
        <w:r w:rsidR="00D876DB">
          <w:rPr>
            <w:lang w:val="en-US"/>
          </w:rPr>
          <w:t>4</w:t>
        </w:r>
      </w:ins>
      <w:del w:id="268" w:author="Birklhuber Bernd" w:date="2026-08-07T13:55:00Z">
        <w:r w:rsidRPr="00582BC3" w:rsidDel="00D876DB">
          <w:rPr>
            <w:lang w:val="en-US"/>
          </w:rPr>
          <w:delText>1</w:delText>
        </w:r>
      </w:del>
      <w:r w:rsidRPr="00582BC3">
        <w:rPr>
          <w:lang w:val="en-US"/>
        </w:rPr>
        <w:t xml:space="preserve">01 skin-of-the-earth features will overwrite it by having a higher priority; that is, be drawn later. The major difference between the Levels is in the overwriting. </w:t>
      </w:r>
    </w:p>
    <w:p w14:paraId="16D7DAB8" w14:textId="77777777" w:rsidR="00346EB8" w:rsidRPr="00582BC3" w:rsidRDefault="00000000">
      <w:pPr>
        <w:ind w:left="-5" w:right="54"/>
        <w:rPr>
          <w:lang w:val="en-US"/>
        </w:rPr>
      </w:pPr>
      <w:r w:rsidRPr="00582BC3">
        <w:rPr>
          <w:lang w:val="en-US"/>
        </w:rPr>
        <w:t xml:space="preserve">Interoperability operations in Level 1 overwrite skin-of-the-earth features and everything else (by interleaving display planes so that upper planes overwrite lower planes). </w:t>
      </w:r>
    </w:p>
    <w:p w14:paraId="71EE93AA" w14:textId="53F4D8EF" w:rsidR="00346EB8" w:rsidRPr="00582BC3" w:rsidRDefault="00000000">
      <w:pPr>
        <w:ind w:left="-5" w:right="54"/>
        <w:rPr>
          <w:lang w:val="en-US"/>
        </w:rPr>
      </w:pPr>
      <w:r w:rsidRPr="00582BC3">
        <w:rPr>
          <w:lang w:val="en-US"/>
        </w:rPr>
        <w:t xml:space="preserve">Gridded data will generally go over </w:t>
      </w:r>
      <w:ins w:id="269" w:author="Birklhuber Bernd" w:date="2026-08-07T13:55:00Z">
        <w:r w:rsidR="00D876DB">
          <w:rPr>
            <w:lang w:val="en-US"/>
          </w:rPr>
          <w:t>I</w:t>
        </w:r>
      </w:ins>
      <w:r w:rsidRPr="00582BC3">
        <w:rPr>
          <w:lang w:val="en-US"/>
        </w:rPr>
        <w:t xml:space="preserve">ENC and obscure </w:t>
      </w:r>
      <w:ins w:id="270" w:author="Birklhuber Bernd" w:date="2026-08-07T13:55:00Z">
        <w:r w:rsidR="00D876DB">
          <w:rPr>
            <w:lang w:val="en-US"/>
          </w:rPr>
          <w:t>I</w:t>
        </w:r>
      </w:ins>
      <w:r w:rsidRPr="00582BC3">
        <w:rPr>
          <w:lang w:val="en-US"/>
        </w:rPr>
        <w:t xml:space="preserve">ENC features, either all (interoperability Level 0) or specific features (interoperability Level 1) depending on interoperability Level chosen, the predefined combinations or display plane of the features that are interacting. </w:t>
      </w:r>
    </w:p>
    <w:p w14:paraId="68A3E441" w14:textId="77777777" w:rsidR="00346EB8" w:rsidRPr="00582BC3" w:rsidRDefault="00000000">
      <w:pPr>
        <w:ind w:left="-5" w:right="54"/>
        <w:rPr>
          <w:lang w:val="en-US"/>
        </w:rPr>
      </w:pPr>
      <w:r w:rsidRPr="00582BC3">
        <w:rPr>
          <w:lang w:val="en-US"/>
        </w:rPr>
        <w:t xml:space="preserve">EXAMPLE: </w:t>
      </w:r>
      <w:proofErr w:type="gramStart"/>
      <w:r w:rsidRPr="00582BC3">
        <w:rPr>
          <w:lang w:val="en-US"/>
        </w:rPr>
        <w:t>High definition</w:t>
      </w:r>
      <w:proofErr w:type="gramEnd"/>
      <w:r w:rsidRPr="00582BC3">
        <w:rPr>
          <w:lang w:val="en-US"/>
        </w:rPr>
        <w:t xml:space="preserve"> gridded bathymetry replaces (overwrites) depth area and depth contours, but soundings, aids to navigation, and obstructions are over the high definition bathymetry (interoperability Level 1). </w:t>
      </w:r>
    </w:p>
    <w:p w14:paraId="7278896C" w14:textId="3616FE24" w:rsidR="00346EB8" w:rsidRPr="00582BC3" w:rsidRDefault="00000000">
      <w:pPr>
        <w:ind w:left="-5" w:right="54"/>
        <w:rPr>
          <w:lang w:val="en-US"/>
        </w:rPr>
      </w:pPr>
      <w:r w:rsidRPr="00582BC3">
        <w:rPr>
          <w:lang w:val="en-US"/>
        </w:rPr>
        <w:lastRenderedPageBreak/>
        <w:t xml:space="preserve">NOTE: The safety contour comes from the </w:t>
      </w:r>
      <w:ins w:id="271" w:author="Birklhuber Bernd" w:date="2026-08-07T13:55:00Z">
        <w:r w:rsidR="00D876DB">
          <w:rPr>
            <w:lang w:val="en-US"/>
          </w:rPr>
          <w:t>I</w:t>
        </w:r>
      </w:ins>
      <w:r w:rsidRPr="00582BC3">
        <w:rPr>
          <w:lang w:val="en-US"/>
        </w:rPr>
        <w:t xml:space="preserve">ENC and is generated by the viewer system. This safety contour </w:t>
      </w:r>
      <w:del w:id="272" w:author="Birklhuber Bernd" w:date="2026-08-07T13:56:00Z">
        <w:r w:rsidRPr="00582BC3" w:rsidDel="00D876DB">
          <w:rPr>
            <w:lang w:val="en-US"/>
          </w:rPr>
          <w:delText xml:space="preserve">is an IMO requirement (IMO Performance Standard 5.8 (MSC.232(82))) for ECDIS and </w:delText>
        </w:r>
      </w:del>
      <w:r w:rsidRPr="00582BC3">
        <w:rPr>
          <w:lang w:val="en-US"/>
        </w:rPr>
        <w:t xml:space="preserve">should be presented with highest priority when turned on by the user. OEMs are permitted to add additional safety contour functions; for example, generated from combining </w:t>
      </w:r>
      <w:proofErr w:type="gramStart"/>
      <w:r w:rsidRPr="00582BC3">
        <w:rPr>
          <w:lang w:val="en-US"/>
        </w:rPr>
        <w:t>high definition</w:t>
      </w:r>
      <w:proofErr w:type="gramEnd"/>
      <w:r w:rsidRPr="00582BC3">
        <w:rPr>
          <w:lang w:val="en-US"/>
        </w:rPr>
        <w:t xml:space="preserve"> gridded bathymetry </w:t>
      </w:r>
      <w:commentRangeStart w:id="273"/>
      <w:r w:rsidRPr="00582BC3">
        <w:rPr>
          <w:lang w:val="en-US"/>
        </w:rPr>
        <w:t xml:space="preserve">(S-102) and S-104 </w:t>
      </w:r>
      <w:commentRangeEnd w:id="273"/>
      <w:r w:rsidR="00D876DB">
        <w:rPr>
          <w:rStyle w:val="Kommentarzeichen"/>
        </w:rPr>
        <w:commentReference w:id="273"/>
      </w:r>
      <w:r w:rsidRPr="00582BC3">
        <w:rPr>
          <w:lang w:val="en-US"/>
        </w:rPr>
        <w:t xml:space="preserve">input. </w:t>
      </w:r>
    </w:p>
    <w:p w14:paraId="153CDF16" w14:textId="77777777" w:rsidR="00346EB8" w:rsidRPr="00582BC3" w:rsidRDefault="00000000">
      <w:pPr>
        <w:pStyle w:val="berschrift1"/>
        <w:spacing w:after="104"/>
        <w:ind w:left="-5"/>
        <w:rPr>
          <w:lang w:val="en-US"/>
        </w:rPr>
      </w:pPr>
      <w:bookmarkStart w:id="274" w:name="_Toc31134"/>
      <w:r w:rsidRPr="00582BC3">
        <w:rPr>
          <w:sz w:val="20"/>
          <w:lang w:val="en-US"/>
        </w:rPr>
        <w:t xml:space="preserve">A-6.9.2 Skin-of-the-earth feature adjusting and portrayal </w:t>
      </w:r>
      <w:bookmarkEnd w:id="274"/>
    </w:p>
    <w:p w14:paraId="5B47035E" w14:textId="77777777" w:rsidR="00346EB8" w:rsidRPr="00582BC3" w:rsidRDefault="00000000">
      <w:pPr>
        <w:ind w:left="-5" w:right="54"/>
        <w:rPr>
          <w:lang w:val="en-US"/>
        </w:rPr>
      </w:pPr>
      <w:r w:rsidRPr="00582BC3">
        <w:rPr>
          <w:lang w:val="en-US"/>
        </w:rPr>
        <w:t xml:space="preserve">This clause covers the possibility of the skin-of-the-earth feature geometry and/or attribute values being dynamically adjusted based on the corresponding features in other data layers. </w:t>
      </w:r>
    </w:p>
    <w:p w14:paraId="4E5905B7" w14:textId="77777777" w:rsidR="00346EB8" w:rsidRPr="00582BC3" w:rsidRDefault="00000000">
      <w:pPr>
        <w:ind w:left="-5" w:right="54"/>
        <w:rPr>
          <w:lang w:val="en-US"/>
        </w:rPr>
      </w:pPr>
      <w:r w:rsidRPr="00582BC3">
        <w:rPr>
          <w:lang w:val="en-US"/>
        </w:rPr>
        <w:t xml:space="preserve">Changes to the location or extent of symbols displayed on the screen due to a feature in another dataset are only possible in interoperability Levels 3 and 4 (Parts C and D). </w:t>
      </w:r>
    </w:p>
    <w:p w14:paraId="483D0BC8" w14:textId="77777777" w:rsidR="00346EB8" w:rsidRPr="00582BC3" w:rsidRDefault="00000000">
      <w:pPr>
        <w:spacing w:after="125" w:line="259" w:lineRule="auto"/>
        <w:ind w:left="0" w:firstLine="0"/>
        <w:jc w:val="left"/>
        <w:rPr>
          <w:lang w:val="en-US"/>
        </w:rPr>
      </w:pPr>
      <w:r w:rsidRPr="00582BC3">
        <w:rPr>
          <w:lang w:val="en-US"/>
        </w:rPr>
        <w:t xml:space="preserve"> </w:t>
      </w:r>
    </w:p>
    <w:p w14:paraId="68F9CA60" w14:textId="77777777" w:rsidR="00346EB8" w:rsidRPr="00582BC3" w:rsidRDefault="00000000">
      <w:pPr>
        <w:pStyle w:val="berschrift1"/>
        <w:ind w:left="-5"/>
        <w:rPr>
          <w:lang w:val="en-US"/>
        </w:rPr>
      </w:pPr>
      <w:bookmarkStart w:id="275" w:name="_Toc31135"/>
      <w:r w:rsidRPr="00582BC3">
        <w:rPr>
          <w:lang w:val="en-US"/>
        </w:rPr>
        <w:t xml:space="preserve">A-6.10 Blended portrayals </w:t>
      </w:r>
      <w:bookmarkEnd w:id="275"/>
    </w:p>
    <w:p w14:paraId="51D5B318" w14:textId="3DCF2475" w:rsidR="00346EB8" w:rsidRPr="00582BC3" w:rsidRDefault="00000000">
      <w:pPr>
        <w:ind w:left="-5" w:right="54"/>
        <w:rPr>
          <w:lang w:val="en-US"/>
        </w:rPr>
      </w:pPr>
      <w:r w:rsidRPr="00582BC3">
        <w:rPr>
          <w:lang w:val="en-US"/>
        </w:rPr>
        <w:t>There is no Level-specific guidance for this issue. Common guidance is provided in clause 10.10 of the “S</w:t>
      </w:r>
      <w:ins w:id="276" w:author="Birklhuber Bernd" w:date="2026-08-07T13:56:00Z">
        <w:r w:rsidR="00D876DB">
          <w:rPr>
            <w:lang w:val="en-US"/>
          </w:rPr>
          <w:t>-403</w:t>
        </w:r>
      </w:ins>
      <w:del w:id="277" w:author="Birklhuber Bernd" w:date="2026-08-07T13:56:00Z">
        <w:r w:rsidRPr="00582BC3" w:rsidDel="00D876DB">
          <w:rPr>
            <w:lang w:val="en-US"/>
          </w:rPr>
          <w:delText>98</w:delText>
        </w:r>
      </w:del>
      <w:r w:rsidRPr="00582BC3">
        <w:rPr>
          <w:lang w:val="en-US"/>
        </w:rPr>
        <w:t xml:space="preserve"> – Main” document. </w:t>
      </w:r>
    </w:p>
    <w:p w14:paraId="0E4480FB" w14:textId="77777777" w:rsidR="00346EB8" w:rsidRPr="00582BC3" w:rsidRDefault="00000000">
      <w:pPr>
        <w:spacing w:after="125" w:line="259" w:lineRule="auto"/>
        <w:ind w:left="0" w:firstLine="0"/>
        <w:jc w:val="left"/>
        <w:rPr>
          <w:lang w:val="en-US"/>
        </w:rPr>
      </w:pPr>
      <w:r w:rsidRPr="00582BC3">
        <w:rPr>
          <w:lang w:val="en-US"/>
        </w:rPr>
        <w:t xml:space="preserve"> </w:t>
      </w:r>
    </w:p>
    <w:p w14:paraId="7514C7D1" w14:textId="77777777" w:rsidR="00346EB8" w:rsidRPr="00582BC3" w:rsidRDefault="00000000">
      <w:pPr>
        <w:pStyle w:val="berschrift1"/>
        <w:ind w:left="-5"/>
        <w:rPr>
          <w:lang w:val="en-US"/>
        </w:rPr>
      </w:pPr>
      <w:bookmarkStart w:id="278" w:name="_Toc31136"/>
      <w:r w:rsidRPr="00582BC3">
        <w:rPr>
          <w:lang w:val="en-US"/>
        </w:rPr>
        <w:t xml:space="preserve">A-6.11 Hierarchy of data </w:t>
      </w:r>
      <w:bookmarkEnd w:id="278"/>
    </w:p>
    <w:p w14:paraId="39428454" w14:textId="1C8F0F62" w:rsidR="00346EB8" w:rsidRPr="00582BC3" w:rsidRDefault="00000000">
      <w:pPr>
        <w:spacing w:after="131"/>
        <w:ind w:left="-5" w:right="54"/>
        <w:rPr>
          <w:lang w:val="en-US"/>
        </w:rPr>
      </w:pPr>
      <w:r w:rsidRPr="00582BC3">
        <w:rPr>
          <w:lang w:val="en-US"/>
        </w:rPr>
        <w:t>As noted in clause 11.11 of the “S-</w:t>
      </w:r>
      <w:del w:id="279" w:author="Birklhuber Bernd" w:date="2026-08-07T13:56:00Z">
        <w:r w:rsidRPr="00582BC3" w:rsidDel="00D876DB">
          <w:rPr>
            <w:lang w:val="en-US"/>
          </w:rPr>
          <w:delText xml:space="preserve">98 </w:delText>
        </w:r>
      </w:del>
      <w:ins w:id="280" w:author="Birklhuber Bernd" w:date="2026-08-07T13:56:00Z">
        <w:r w:rsidR="00D876DB">
          <w:rPr>
            <w:lang w:val="en-US"/>
          </w:rPr>
          <w:t>403</w:t>
        </w:r>
        <w:r w:rsidR="00D876DB" w:rsidRPr="00582BC3">
          <w:rPr>
            <w:lang w:val="en-US"/>
          </w:rPr>
          <w:t xml:space="preserve"> </w:t>
        </w:r>
      </w:ins>
      <w:r w:rsidRPr="00582BC3">
        <w:rPr>
          <w:lang w:val="en-US"/>
        </w:rPr>
        <w:t xml:space="preserve">– Main” document, hierarchy of data can be controlled by predefined combinations (Level 2 and higher). Level 1 Catalogues offer only a very limited means of controlling hierarchy by means of display plane ordering. There is no Level-specific guidance for portrayal in connection with this issue.  </w:t>
      </w:r>
    </w:p>
    <w:p w14:paraId="47DB5778" w14:textId="77777777" w:rsidR="00346EB8" w:rsidRPr="00582BC3" w:rsidRDefault="00000000">
      <w:pPr>
        <w:pStyle w:val="berschrift1"/>
        <w:tabs>
          <w:tab w:val="center" w:pos="2475"/>
        </w:tabs>
        <w:spacing w:after="104"/>
        <w:ind w:left="-15" w:firstLine="0"/>
        <w:rPr>
          <w:lang w:val="en-US"/>
        </w:rPr>
      </w:pPr>
      <w:bookmarkStart w:id="281" w:name="_Toc31137"/>
      <w:r w:rsidRPr="00582BC3">
        <w:rPr>
          <w:sz w:val="20"/>
          <w:lang w:val="en-US"/>
        </w:rPr>
        <w:t xml:space="preserve">A-6.11.1 </w:t>
      </w:r>
      <w:r w:rsidRPr="00582BC3">
        <w:rPr>
          <w:sz w:val="20"/>
          <w:lang w:val="en-US"/>
        </w:rPr>
        <w:tab/>
        <w:t xml:space="preserve">Interacting gridded information </w:t>
      </w:r>
      <w:bookmarkEnd w:id="281"/>
    </w:p>
    <w:p w14:paraId="44B75EF9" w14:textId="06202C4A" w:rsidR="00346EB8" w:rsidRPr="00582BC3" w:rsidRDefault="00000000">
      <w:pPr>
        <w:ind w:left="-5" w:right="54"/>
        <w:rPr>
          <w:lang w:val="en-US"/>
        </w:rPr>
      </w:pPr>
      <w:r w:rsidRPr="00582BC3">
        <w:rPr>
          <w:lang w:val="en-US"/>
        </w:rPr>
        <w:t>There is no Level-specific guidance for portrayal in connection with this issue. Common guidance is provided in clause 10.11.1 of the “S-</w:t>
      </w:r>
      <w:del w:id="282" w:author="Birklhuber Bernd" w:date="2026-08-07T13:56:00Z">
        <w:r w:rsidRPr="00582BC3" w:rsidDel="00D876DB">
          <w:rPr>
            <w:lang w:val="en-US"/>
          </w:rPr>
          <w:delText xml:space="preserve">98 </w:delText>
        </w:r>
      </w:del>
      <w:ins w:id="283" w:author="Birklhuber Bernd" w:date="2026-08-07T13:56:00Z">
        <w:r w:rsidR="00D876DB">
          <w:rPr>
            <w:lang w:val="en-US"/>
          </w:rPr>
          <w:t>403</w:t>
        </w:r>
        <w:r w:rsidR="00D876DB" w:rsidRPr="00582BC3">
          <w:rPr>
            <w:lang w:val="en-US"/>
          </w:rPr>
          <w:t xml:space="preserve"> </w:t>
        </w:r>
      </w:ins>
      <w:r w:rsidRPr="00582BC3">
        <w:rPr>
          <w:lang w:val="en-US"/>
        </w:rPr>
        <w:t xml:space="preserve">– Main” document. </w:t>
      </w:r>
    </w:p>
    <w:p w14:paraId="49C36221" w14:textId="77777777" w:rsidR="00346EB8" w:rsidRPr="00582BC3" w:rsidRDefault="00000000">
      <w:pPr>
        <w:spacing w:after="125" w:line="259" w:lineRule="auto"/>
        <w:ind w:left="0" w:firstLine="0"/>
        <w:jc w:val="left"/>
        <w:rPr>
          <w:lang w:val="en-US"/>
        </w:rPr>
      </w:pPr>
      <w:r w:rsidRPr="00582BC3">
        <w:rPr>
          <w:lang w:val="en-US"/>
        </w:rPr>
        <w:t xml:space="preserve"> </w:t>
      </w:r>
    </w:p>
    <w:p w14:paraId="67986680" w14:textId="77777777" w:rsidR="00346EB8" w:rsidRPr="00582BC3" w:rsidRDefault="00000000">
      <w:pPr>
        <w:pStyle w:val="berschrift1"/>
        <w:ind w:left="-5"/>
        <w:rPr>
          <w:lang w:val="en-US"/>
        </w:rPr>
      </w:pPr>
      <w:bookmarkStart w:id="284" w:name="_Toc31138"/>
      <w:r w:rsidRPr="00582BC3">
        <w:rPr>
          <w:lang w:val="en-US"/>
        </w:rPr>
        <w:t xml:space="preserve">A-6.12 Pick Reports </w:t>
      </w:r>
      <w:bookmarkEnd w:id="284"/>
    </w:p>
    <w:p w14:paraId="5CA12686" w14:textId="26D7CB3C" w:rsidR="00346EB8" w:rsidRPr="00582BC3" w:rsidDel="00D876DB" w:rsidRDefault="00000000">
      <w:pPr>
        <w:spacing w:after="118" w:line="241" w:lineRule="auto"/>
        <w:ind w:left="0" w:firstLine="0"/>
        <w:jc w:val="left"/>
        <w:rPr>
          <w:del w:id="285" w:author="Birklhuber Bernd" w:date="2026-08-07T13:56:00Z"/>
          <w:lang w:val="en-US"/>
        </w:rPr>
      </w:pPr>
      <w:del w:id="286" w:author="Birklhuber Bernd" w:date="2026-08-07T13:56:00Z">
        <w:r w:rsidRPr="00582BC3" w:rsidDel="00D876DB">
          <w:rPr>
            <w:i/>
            <w:lang w:val="en-US"/>
          </w:rPr>
          <w:delText xml:space="preserve">[NOTE: The Pick Report functionality specification in S-98 is still under development, and the content of this section will change as this functionality is defined.] </w:delText>
        </w:r>
      </w:del>
    </w:p>
    <w:p w14:paraId="2D4FBD58" w14:textId="6B9FE382" w:rsidR="00346EB8" w:rsidRPr="00582BC3" w:rsidRDefault="00000000">
      <w:pPr>
        <w:ind w:left="-5" w:right="54"/>
        <w:rPr>
          <w:lang w:val="en-US"/>
        </w:rPr>
      </w:pPr>
      <w:r w:rsidRPr="00582BC3">
        <w:rPr>
          <w:lang w:val="en-US"/>
        </w:rPr>
        <w:t>Clause 10.12 of the “S-</w:t>
      </w:r>
      <w:del w:id="287" w:author="Birklhuber Bernd" w:date="2026-08-07T13:57:00Z">
        <w:r w:rsidRPr="00582BC3" w:rsidDel="00D876DB">
          <w:rPr>
            <w:lang w:val="en-US"/>
          </w:rPr>
          <w:delText xml:space="preserve">98 </w:delText>
        </w:r>
      </w:del>
      <w:ins w:id="288" w:author="Birklhuber Bernd" w:date="2026-08-07T13:57:00Z">
        <w:r w:rsidR="00D876DB">
          <w:rPr>
            <w:lang w:val="en-US"/>
          </w:rPr>
          <w:t>403</w:t>
        </w:r>
        <w:r w:rsidR="00D876DB" w:rsidRPr="00582BC3">
          <w:rPr>
            <w:lang w:val="en-US"/>
          </w:rPr>
          <w:t xml:space="preserve"> </w:t>
        </w:r>
      </w:ins>
      <w:r w:rsidRPr="00582BC3">
        <w:rPr>
          <w:lang w:val="en-US"/>
        </w:rPr>
        <w:t xml:space="preserve">– Main” document applies. There is no additional Level-specific guidance for Level 1. </w:t>
      </w:r>
    </w:p>
    <w:p w14:paraId="671FAA90" w14:textId="77777777" w:rsidR="00346EB8" w:rsidRPr="00582BC3" w:rsidRDefault="00000000">
      <w:pPr>
        <w:spacing w:after="142" w:line="259" w:lineRule="auto"/>
        <w:ind w:left="0" w:firstLine="0"/>
        <w:jc w:val="left"/>
        <w:rPr>
          <w:lang w:val="en-US"/>
        </w:rPr>
      </w:pPr>
      <w:r w:rsidRPr="00582BC3">
        <w:rPr>
          <w:lang w:val="en-US"/>
        </w:rPr>
        <w:t xml:space="preserve"> </w:t>
      </w:r>
    </w:p>
    <w:p w14:paraId="44DF4F19" w14:textId="77777777" w:rsidR="00346EB8" w:rsidRPr="00582BC3" w:rsidRDefault="00000000">
      <w:pPr>
        <w:pStyle w:val="berschrift1"/>
        <w:spacing w:after="139"/>
        <w:ind w:left="-5"/>
        <w:rPr>
          <w:lang w:val="en-US"/>
        </w:rPr>
      </w:pPr>
      <w:bookmarkStart w:id="289" w:name="_Toc31139"/>
      <w:r w:rsidRPr="00582BC3">
        <w:rPr>
          <w:sz w:val="24"/>
          <w:lang w:val="en-US"/>
        </w:rPr>
        <w:t xml:space="preserve">A-7 Processing Model </w:t>
      </w:r>
      <w:bookmarkEnd w:id="289"/>
    </w:p>
    <w:p w14:paraId="45EA446E" w14:textId="77777777" w:rsidR="00346EB8" w:rsidRPr="00582BC3" w:rsidRDefault="00000000">
      <w:pPr>
        <w:ind w:left="-5" w:right="54"/>
        <w:rPr>
          <w:lang w:val="en-US"/>
        </w:rPr>
      </w:pPr>
      <w:r w:rsidRPr="00582BC3">
        <w:rPr>
          <w:lang w:val="en-US"/>
        </w:rPr>
        <w:t xml:space="preserve">Figures A-7.1 below shows the processing steps and input to each step from parts of the Interoperability Catalogue, for the “Interoperability before portrayal” processing option. Figure A-7.2 shows the steps and inputs for the “Interoperability after portrayal” processing option. In both cases, the flow depends on the interoperability Level selected by the mariner. </w:t>
      </w:r>
    </w:p>
    <w:p w14:paraId="474FFB57" w14:textId="53B190D3" w:rsidR="00346EB8" w:rsidRPr="00582BC3" w:rsidRDefault="00000000">
      <w:pPr>
        <w:ind w:left="-5" w:right="54"/>
        <w:rPr>
          <w:lang w:val="en-US"/>
        </w:rPr>
      </w:pPr>
      <w:r w:rsidRPr="00582BC3">
        <w:rPr>
          <w:lang w:val="en-US"/>
        </w:rPr>
        <w:t xml:space="preserve">In Level 0 processing, interoperability is turned off and all data products loaded are passed through to S100 Portrayal Processing to be portrayed as overlays to </w:t>
      </w:r>
      <w:ins w:id="290" w:author="Birklhuber Bernd" w:date="2026-08-07T13:57:00Z">
        <w:r w:rsidR="00D876DB">
          <w:rPr>
            <w:lang w:val="en-US"/>
          </w:rPr>
          <w:t>I</w:t>
        </w:r>
      </w:ins>
      <w:r w:rsidRPr="00582BC3">
        <w:rPr>
          <w:lang w:val="en-US"/>
        </w:rPr>
        <w:t xml:space="preserve">ENC data according to their individual Portrayal Catalogues. </w:t>
      </w:r>
    </w:p>
    <w:p w14:paraId="626A081A" w14:textId="77777777" w:rsidR="00346EB8" w:rsidRPr="00582BC3" w:rsidRDefault="00000000">
      <w:pPr>
        <w:ind w:left="-5" w:right="54"/>
        <w:rPr>
          <w:lang w:val="en-US"/>
        </w:rPr>
      </w:pPr>
      <w:r w:rsidRPr="00582BC3">
        <w:rPr>
          <w:lang w:val="en-US"/>
        </w:rPr>
        <w:t xml:space="preserve">In Level 1 processing, the only interoperability processing is interleaving of feature layers by means of display plane information, and Interleave Feature Layers is the only interoperability processing before feature data is passed to S-100 Portrayal Processing. The only input from the Interoperability Catalogue is display plane and drawing order information from </w:t>
      </w:r>
      <w:r w:rsidRPr="00582BC3">
        <w:rPr>
          <w:b/>
          <w:lang w:val="en-US"/>
        </w:rPr>
        <w:t>S100_IC_DisplayPlane</w:t>
      </w:r>
      <w:r w:rsidRPr="00582BC3">
        <w:rPr>
          <w:lang w:val="en-US"/>
        </w:rPr>
        <w:t xml:space="preserve"> elements in the Catalogue. </w:t>
      </w:r>
    </w:p>
    <w:p w14:paraId="18C5C2F0" w14:textId="77777777" w:rsidR="00346EB8" w:rsidRPr="00582BC3" w:rsidRDefault="00000000">
      <w:pPr>
        <w:spacing w:after="71"/>
        <w:ind w:left="-5" w:right="54"/>
        <w:rPr>
          <w:lang w:val="en-US"/>
        </w:rPr>
      </w:pPr>
      <w:r w:rsidRPr="00582BC3">
        <w:rPr>
          <w:lang w:val="en-US"/>
        </w:rPr>
        <w:lastRenderedPageBreak/>
        <w:t xml:space="preserve">Figures A-7.1 and Figure A-7.2 depict two possible implementations, with the input to interoperability processing being either feature data or drawing instructions generated from feature data by (part of) portrayal processing. </w:t>
      </w:r>
    </w:p>
    <w:p w14:paraId="75D41D78" w14:textId="77777777" w:rsidR="00346EB8" w:rsidRPr="009B023E" w:rsidRDefault="00000000">
      <w:pPr>
        <w:spacing w:after="41" w:line="259" w:lineRule="auto"/>
        <w:ind w:left="0" w:right="218" w:firstLine="0"/>
        <w:jc w:val="right"/>
        <w:rPr>
          <w:lang w:val="en-US"/>
          <w:rPrChange w:id="291" w:author="Birklhuber Bernd" w:date="2026-08-10T13:12:00Z">
            <w:rPr/>
          </w:rPrChange>
        </w:rPr>
      </w:pPr>
      <w:r>
        <w:rPr>
          <w:noProof/>
        </w:rPr>
        <w:drawing>
          <wp:inline distT="0" distB="0" distL="0" distR="0" wp14:anchorId="3BF548F4" wp14:editId="4BFC9268">
            <wp:extent cx="5721985" cy="4299332"/>
            <wp:effectExtent l="0" t="0" r="0" b="0"/>
            <wp:docPr id="4406" name="Picture 4406"/>
            <wp:cNvGraphicFramePr/>
            <a:graphic xmlns:a="http://schemas.openxmlformats.org/drawingml/2006/main">
              <a:graphicData uri="http://schemas.openxmlformats.org/drawingml/2006/picture">
                <pic:pic xmlns:pic="http://schemas.openxmlformats.org/drawingml/2006/picture">
                  <pic:nvPicPr>
                    <pic:cNvPr id="4406" name="Picture 4406"/>
                    <pic:cNvPicPr/>
                  </pic:nvPicPr>
                  <pic:blipFill>
                    <a:blip r:embed="rId32"/>
                    <a:stretch>
                      <a:fillRect/>
                    </a:stretch>
                  </pic:blipFill>
                  <pic:spPr>
                    <a:xfrm>
                      <a:off x="0" y="0"/>
                      <a:ext cx="5721985" cy="4299332"/>
                    </a:xfrm>
                    <a:prstGeom prst="rect">
                      <a:avLst/>
                    </a:prstGeom>
                  </pic:spPr>
                </pic:pic>
              </a:graphicData>
            </a:graphic>
          </wp:inline>
        </w:drawing>
      </w:r>
      <w:r w:rsidRPr="009B023E">
        <w:rPr>
          <w:b/>
          <w:lang w:val="en-US"/>
          <w:rPrChange w:id="292" w:author="Birklhuber Bernd" w:date="2026-08-10T13:12:00Z">
            <w:rPr>
              <w:b/>
            </w:rPr>
          </w:rPrChange>
        </w:rPr>
        <w:t xml:space="preserve"> </w:t>
      </w:r>
    </w:p>
    <w:p w14:paraId="657B6BD8" w14:textId="77777777" w:rsidR="00346EB8" w:rsidRPr="00582BC3" w:rsidRDefault="00000000">
      <w:pPr>
        <w:spacing w:after="122" w:line="259" w:lineRule="auto"/>
        <w:ind w:left="374" w:right="425"/>
        <w:jc w:val="center"/>
        <w:rPr>
          <w:lang w:val="en-US"/>
        </w:rPr>
      </w:pPr>
      <w:r w:rsidRPr="00582BC3">
        <w:rPr>
          <w:b/>
          <w:sz w:val="18"/>
          <w:lang w:val="en-US"/>
        </w:rPr>
        <w:t xml:space="preserve">Figure A-7.1 - Interoperability processing flow (portrayal processing after interoperability) </w:t>
      </w:r>
    </w:p>
    <w:p w14:paraId="4AE522FF" w14:textId="77777777" w:rsidR="00346EB8" w:rsidRPr="00582BC3" w:rsidRDefault="00000000">
      <w:pPr>
        <w:ind w:left="-5" w:right="54"/>
        <w:rPr>
          <w:lang w:val="en-US"/>
        </w:rPr>
      </w:pPr>
      <w:r w:rsidRPr="00582BC3">
        <w:rPr>
          <w:lang w:val="en-US"/>
        </w:rPr>
        <w:t xml:space="preserve">For implementations that pass drawing instructions instead of features to interoperability processing, the flow is similar except that portrayal processing takes place before interoperability processing. </w:t>
      </w:r>
    </w:p>
    <w:p w14:paraId="537C6F32" w14:textId="77777777" w:rsidR="00346EB8" w:rsidRPr="00582BC3" w:rsidRDefault="00000000">
      <w:pPr>
        <w:spacing w:after="526" w:line="259" w:lineRule="auto"/>
        <w:ind w:left="0" w:firstLine="0"/>
        <w:jc w:val="left"/>
        <w:rPr>
          <w:lang w:val="en-US"/>
        </w:rPr>
      </w:pPr>
      <w:r w:rsidRPr="00582BC3">
        <w:rPr>
          <w:sz w:val="16"/>
          <w:lang w:val="en-US"/>
        </w:rPr>
        <w:t xml:space="preserve"> </w:t>
      </w:r>
    </w:p>
    <w:p w14:paraId="67C2B3D8" w14:textId="77777777" w:rsidR="00346EB8" w:rsidRPr="009B023E" w:rsidRDefault="00000000">
      <w:pPr>
        <w:spacing w:after="161" w:line="259" w:lineRule="auto"/>
        <w:ind w:left="0" w:right="187" w:firstLine="0"/>
        <w:jc w:val="right"/>
        <w:rPr>
          <w:lang w:val="en-US"/>
          <w:rPrChange w:id="293" w:author="Birklhuber Bernd" w:date="2026-08-10T13:12:00Z">
            <w:rPr/>
          </w:rPrChange>
        </w:rPr>
      </w:pPr>
      <w:r>
        <w:rPr>
          <w:noProof/>
        </w:rPr>
        <w:lastRenderedPageBreak/>
        <w:drawing>
          <wp:inline distT="0" distB="0" distL="0" distR="0" wp14:anchorId="33896A7C" wp14:editId="39C6F48F">
            <wp:extent cx="5760085" cy="3557524"/>
            <wp:effectExtent l="0" t="0" r="0" b="0"/>
            <wp:docPr id="4688" name="Picture 4688"/>
            <wp:cNvGraphicFramePr/>
            <a:graphic xmlns:a="http://schemas.openxmlformats.org/drawingml/2006/main">
              <a:graphicData uri="http://schemas.openxmlformats.org/drawingml/2006/picture">
                <pic:pic xmlns:pic="http://schemas.openxmlformats.org/drawingml/2006/picture">
                  <pic:nvPicPr>
                    <pic:cNvPr id="4688" name="Picture 4688"/>
                    <pic:cNvPicPr/>
                  </pic:nvPicPr>
                  <pic:blipFill>
                    <a:blip r:embed="rId33"/>
                    <a:stretch>
                      <a:fillRect/>
                    </a:stretch>
                  </pic:blipFill>
                  <pic:spPr>
                    <a:xfrm>
                      <a:off x="0" y="0"/>
                      <a:ext cx="5760085" cy="3557524"/>
                    </a:xfrm>
                    <a:prstGeom prst="rect">
                      <a:avLst/>
                    </a:prstGeom>
                  </pic:spPr>
                </pic:pic>
              </a:graphicData>
            </a:graphic>
          </wp:inline>
        </w:drawing>
      </w:r>
      <w:r w:rsidRPr="009B023E">
        <w:rPr>
          <w:lang w:val="en-US"/>
          <w:rPrChange w:id="294" w:author="Birklhuber Bernd" w:date="2026-08-10T13:12:00Z">
            <w:rPr/>
          </w:rPrChange>
        </w:rPr>
        <w:t xml:space="preserve"> </w:t>
      </w:r>
    </w:p>
    <w:p w14:paraId="337A47C7" w14:textId="77777777" w:rsidR="00346EB8" w:rsidRPr="00582BC3" w:rsidRDefault="00000000">
      <w:pPr>
        <w:spacing w:after="122" w:line="259" w:lineRule="auto"/>
        <w:ind w:left="58" w:firstLine="0"/>
        <w:jc w:val="left"/>
        <w:rPr>
          <w:lang w:val="en-US"/>
        </w:rPr>
      </w:pPr>
      <w:r w:rsidRPr="00582BC3">
        <w:rPr>
          <w:b/>
          <w:sz w:val="18"/>
          <w:lang w:val="en-US"/>
        </w:rPr>
        <w:t xml:space="preserve">Figure A-7.2 - Interoperability processing (drawing instructions generated before interoperability processing) </w:t>
      </w:r>
    </w:p>
    <w:p w14:paraId="75205CC1" w14:textId="77777777" w:rsidR="00346EB8" w:rsidRPr="00582BC3" w:rsidRDefault="00000000">
      <w:pPr>
        <w:spacing w:after="84" w:line="259" w:lineRule="auto"/>
        <w:ind w:left="0" w:firstLine="0"/>
        <w:jc w:val="left"/>
        <w:rPr>
          <w:lang w:val="en-US"/>
        </w:rPr>
      </w:pPr>
      <w:r w:rsidRPr="00582BC3">
        <w:rPr>
          <w:b/>
          <w:lang w:val="en-US"/>
        </w:rPr>
        <w:t xml:space="preserve"> </w:t>
      </w:r>
    </w:p>
    <w:p w14:paraId="7593528B" w14:textId="77777777" w:rsidR="00346EB8" w:rsidRPr="00582BC3" w:rsidRDefault="00000000">
      <w:pPr>
        <w:spacing w:after="0" w:line="259" w:lineRule="auto"/>
        <w:ind w:left="374" w:right="425"/>
        <w:jc w:val="center"/>
        <w:rPr>
          <w:lang w:val="en-US"/>
        </w:rPr>
      </w:pPr>
      <w:r w:rsidRPr="00582BC3">
        <w:rPr>
          <w:b/>
          <w:sz w:val="18"/>
          <w:lang w:val="en-US"/>
        </w:rPr>
        <w:t xml:space="preserve">Table A-7.1 - Stages in Level 1 interoperability processing </w:t>
      </w:r>
    </w:p>
    <w:tbl>
      <w:tblPr>
        <w:tblStyle w:val="TableGrid"/>
        <w:tblW w:w="9206" w:type="dxa"/>
        <w:tblInd w:w="7" w:type="dxa"/>
        <w:tblCellMar>
          <w:top w:w="101" w:type="dxa"/>
          <w:left w:w="106" w:type="dxa"/>
          <w:right w:w="60" w:type="dxa"/>
        </w:tblCellMar>
        <w:tblLook w:val="04A0" w:firstRow="1" w:lastRow="0" w:firstColumn="1" w:lastColumn="0" w:noHBand="0" w:noVBand="1"/>
      </w:tblPr>
      <w:tblGrid>
        <w:gridCol w:w="1293"/>
        <w:gridCol w:w="1370"/>
        <w:gridCol w:w="679"/>
        <w:gridCol w:w="2232"/>
        <w:gridCol w:w="2312"/>
        <w:gridCol w:w="1320"/>
      </w:tblGrid>
      <w:tr w:rsidR="00346EB8" w14:paraId="43A02B30" w14:textId="77777777">
        <w:trPr>
          <w:trHeight w:val="334"/>
        </w:trPr>
        <w:tc>
          <w:tcPr>
            <w:tcW w:w="1292" w:type="dxa"/>
            <w:tcBorders>
              <w:top w:val="single" w:sz="4" w:space="0" w:color="000000"/>
              <w:left w:val="single" w:sz="4" w:space="0" w:color="000000"/>
              <w:bottom w:val="single" w:sz="4" w:space="0" w:color="000000"/>
              <w:right w:val="single" w:sz="4" w:space="0" w:color="000000"/>
            </w:tcBorders>
            <w:shd w:val="clear" w:color="auto" w:fill="D9D9D9"/>
          </w:tcPr>
          <w:p w14:paraId="2FD29735" w14:textId="77777777" w:rsidR="00346EB8" w:rsidRDefault="00000000">
            <w:pPr>
              <w:spacing w:after="0" w:line="259" w:lineRule="auto"/>
              <w:ind w:left="0" w:firstLine="0"/>
              <w:jc w:val="left"/>
            </w:pPr>
            <w:r>
              <w:rPr>
                <w:b/>
                <w:sz w:val="18"/>
              </w:rPr>
              <w:t xml:space="preserve">Stage </w:t>
            </w:r>
          </w:p>
        </w:tc>
        <w:tc>
          <w:tcPr>
            <w:tcW w:w="1370" w:type="dxa"/>
            <w:tcBorders>
              <w:top w:val="single" w:sz="4" w:space="0" w:color="000000"/>
              <w:left w:val="single" w:sz="4" w:space="0" w:color="000000"/>
              <w:bottom w:val="single" w:sz="4" w:space="0" w:color="000000"/>
              <w:right w:val="single" w:sz="4" w:space="0" w:color="000000"/>
            </w:tcBorders>
            <w:shd w:val="clear" w:color="auto" w:fill="D9D9D9"/>
          </w:tcPr>
          <w:p w14:paraId="3CFF97B5" w14:textId="77777777" w:rsidR="00346EB8" w:rsidRDefault="00000000">
            <w:pPr>
              <w:spacing w:after="0" w:line="259" w:lineRule="auto"/>
              <w:ind w:left="4" w:firstLine="0"/>
              <w:jc w:val="left"/>
            </w:pPr>
            <w:r>
              <w:rPr>
                <w:b/>
                <w:sz w:val="18"/>
              </w:rPr>
              <w:t xml:space="preserve">Description </w:t>
            </w:r>
          </w:p>
        </w:tc>
        <w:tc>
          <w:tcPr>
            <w:tcW w:w="679" w:type="dxa"/>
            <w:tcBorders>
              <w:top w:val="single" w:sz="4" w:space="0" w:color="000000"/>
              <w:left w:val="single" w:sz="4" w:space="0" w:color="000000"/>
              <w:bottom w:val="single" w:sz="4" w:space="0" w:color="000000"/>
              <w:right w:val="single" w:sz="4" w:space="0" w:color="000000"/>
            </w:tcBorders>
            <w:shd w:val="clear" w:color="auto" w:fill="D9D9D9"/>
          </w:tcPr>
          <w:p w14:paraId="346BD139" w14:textId="77777777" w:rsidR="00346EB8" w:rsidRDefault="00000000">
            <w:pPr>
              <w:spacing w:after="0" w:line="259" w:lineRule="auto"/>
              <w:ind w:left="2" w:firstLine="0"/>
              <w:jc w:val="left"/>
            </w:pPr>
            <w:r>
              <w:rPr>
                <w:b/>
                <w:sz w:val="18"/>
              </w:rPr>
              <w:t xml:space="preserve">Level </w:t>
            </w:r>
          </w:p>
        </w:tc>
        <w:tc>
          <w:tcPr>
            <w:tcW w:w="2232" w:type="dxa"/>
            <w:tcBorders>
              <w:top w:val="single" w:sz="4" w:space="0" w:color="000000"/>
              <w:left w:val="single" w:sz="4" w:space="0" w:color="000000"/>
              <w:bottom w:val="single" w:sz="4" w:space="0" w:color="000000"/>
              <w:right w:val="single" w:sz="4" w:space="0" w:color="000000"/>
            </w:tcBorders>
            <w:shd w:val="clear" w:color="auto" w:fill="D9D9D9"/>
          </w:tcPr>
          <w:p w14:paraId="274642B6" w14:textId="77777777" w:rsidR="00346EB8" w:rsidRDefault="00000000">
            <w:pPr>
              <w:spacing w:after="0" w:line="259" w:lineRule="auto"/>
              <w:ind w:left="2" w:firstLine="0"/>
              <w:jc w:val="left"/>
            </w:pPr>
            <w:r>
              <w:rPr>
                <w:b/>
                <w:sz w:val="18"/>
              </w:rPr>
              <w:t xml:space="preserve">IC </w:t>
            </w:r>
            <w:proofErr w:type="spellStart"/>
            <w:r>
              <w:rPr>
                <w:b/>
                <w:sz w:val="18"/>
              </w:rPr>
              <w:t>information</w:t>
            </w:r>
            <w:proofErr w:type="spellEnd"/>
            <w:r>
              <w:rPr>
                <w:b/>
                <w:sz w:val="18"/>
              </w:rPr>
              <w:t xml:space="preserve"> </w:t>
            </w:r>
          </w:p>
        </w:tc>
        <w:tc>
          <w:tcPr>
            <w:tcW w:w="2312" w:type="dxa"/>
            <w:tcBorders>
              <w:top w:val="single" w:sz="4" w:space="0" w:color="000000"/>
              <w:left w:val="single" w:sz="4" w:space="0" w:color="000000"/>
              <w:bottom w:val="single" w:sz="4" w:space="0" w:color="000000"/>
              <w:right w:val="single" w:sz="4" w:space="0" w:color="000000"/>
            </w:tcBorders>
            <w:shd w:val="clear" w:color="auto" w:fill="D9D9D9"/>
          </w:tcPr>
          <w:p w14:paraId="4D7A1323" w14:textId="77777777" w:rsidR="00346EB8" w:rsidRDefault="00000000">
            <w:pPr>
              <w:spacing w:after="0" w:line="259" w:lineRule="auto"/>
              <w:ind w:left="2" w:firstLine="0"/>
              <w:jc w:val="left"/>
            </w:pPr>
            <w:proofErr w:type="spellStart"/>
            <w:r>
              <w:rPr>
                <w:b/>
                <w:sz w:val="18"/>
              </w:rPr>
              <w:t>Context</w:t>
            </w:r>
            <w:proofErr w:type="spellEnd"/>
            <w:r>
              <w:rPr>
                <w:b/>
                <w:sz w:val="18"/>
              </w:rPr>
              <w:t xml:space="preserve"> </w:t>
            </w:r>
            <w:proofErr w:type="spellStart"/>
            <w:r>
              <w:rPr>
                <w:b/>
                <w:sz w:val="18"/>
              </w:rPr>
              <w:t>information</w:t>
            </w:r>
            <w:proofErr w:type="spellEnd"/>
            <w:r>
              <w:rPr>
                <w:b/>
                <w:sz w:val="18"/>
              </w:rPr>
              <w:t xml:space="preserve"> </w:t>
            </w:r>
          </w:p>
        </w:tc>
        <w:tc>
          <w:tcPr>
            <w:tcW w:w="1320" w:type="dxa"/>
            <w:tcBorders>
              <w:top w:val="single" w:sz="4" w:space="0" w:color="000000"/>
              <w:left w:val="single" w:sz="4" w:space="0" w:color="000000"/>
              <w:bottom w:val="single" w:sz="4" w:space="0" w:color="000000"/>
              <w:right w:val="single" w:sz="4" w:space="0" w:color="000000"/>
            </w:tcBorders>
            <w:shd w:val="clear" w:color="auto" w:fill="D9D9D9"/>
          </w:tcPr>
          <w:p w14:paraId="5F3D0971" w14:textId="77777777" w:rsidR="00346EB8" w:rsidRDefault="00000000">
            <w:pPr>
              <w:spacing w:after="0" w:line="259" w:lineRule="auto"/>
              <w:ind w:left="3" w:firstLine="0"/>
              <w:jc w:val="left"/>
            </w:pPr>
            <w:r>
              <w:rPr>
                <w:b/>
                <w:sz w:val="18"/>
              </w:rPr>
              <w:t xml:space="preserve">Remarks </w:t>
            </w:r>
          </w:p>
        </w:tc>
      </w:tr>
      <w:tr w:rsidR="00346EB8" w14:paraId="654BCA0A" w14:textId="77777777">
        <w:trPr>
          <w:trHeight w:val="752"/>
        </w:trPr>
        <w:tc>
          <w:tcPr>
            <w:tcW w:w="1292" w:type="dxa"/>
            <w:tcBorders>
              <w:top w:val="single" w:sz="4" w:space="0" w:color="000000"/>
              <w:left w:val="single" w:sz="4" w:space="0" w:color="000000"/>
              <w:bottom w:val="single" w:sz="4" w:space="0" w:color="000000"/>
              <w:right w:val="single" w:sz="4" w:space="0" w:color="000000"/>
            </w:tcBorders>
          </w:tcPr>
          <w:p w14:paraId="72A5A2EE" w14:textId="77777777" w:rsidR="00346EB8" w:rsidRDefault="00000000">
            <w:pPr>
              <w:spacing w:after="0" w:line="259" w:lineRule="auto"/>
              <w:ind w:left="0" w:firstLine="0"/>
              <w:jc w:val="left"/>
            </w:pPr>
            <w:r>
              <w:rPr>
                <w:sz w:val="18"/>
              </w:rPr>
              <w:t xml:space="preserve">Select Load Sets </w:t>
            </w:r>
          </w:p>
        </w:tc>
        <w:tc>
          <w:tcPr>
            <w:tcW w:w="1370" w:type="dxa"/>
            <w:tcBorders>
              <w:top w:val="single" w:sz="4" w:space="0" w:color="000000"/>
              <w:left w:val="single" w:sz="4" w:space="0" w:color="000000"/>
              <w:bottom w:val="single" w:sz="4" w:space="0" w:color="000000"/>
              <w:right w:val="single" w:sz="4" w:space="0" w:color="000000"/>
            </w:tcBorders>
          </w:tcPr>
          <w:p w14:paraId="57688423" w14:textId="77777777" w:rsidR="00346EB8" w:rsidRPr="00582BC3" w:rsidRDefault="00000000">
            <w:pPr>
              <w:spacing w:after="0" w:line="259" w:lineRule="auto"/>
              <w:ind w:left="4" w:firstLine="0"/>
              <w:jc w:val="left"/>
              <w:rPr>
                <w:lang w:val="en-US"/>
              </w:rPr>
            </w:pPr>
            <w:r w:rsidRPr="00582BC3">
              <w:rPr>
                <w:sz w:val="18"/>
                <w:lang w:val="en-US"/>
              </w:rPr>
              <w:t xml:space="preserve">Select data products to be loaded </w:t>
            </w:r>
          </w:p>
        </w:tc>
        <w:tc>
          <w:tcPr>
            <w:tcW w:w="679" w:type="dxa"/>
            <w:tcBorders>
              <w:top w:val="single" w:sz="4" w:space="0" w:color="000000"/>
              <w:left w:val="single" w:sz="4" w:space="0" w:color="000000"/>
              <w:bottom w:val="single" w:sz="4" w:space="0" w:color="000000"/>
              <w:right w:val="single" w:sz="4" w:space="0" w:color="000000"/>
            </w:tcBorders>
          </w:tcPr>
          <w:p w14:paraId="5FA22055" w14:textId="77777777" w:rsidR="00346EB8" w:rsidRDefault="00000000">
            <w:pPr>
              <w:spacing w:after="0" w:line="259" w:lineRule="auto"/>
              <w:ind w:left="2" w:firstLine="0"/>
              <w:jc w:val="left"/>
            </w:pPr>
            <w:r>
              <w:rPr>
                <w:sz w:val="18"/>
              </w:rPr>
              <w:t xml:space="preserve">All </w:t>
            </w:r>
          </w:p>
        </w:tc>
        <w:tc>
          <w:tcPr>
            <w:tcW w:w="2232" w:type="dxa"/>
            <w:tcBorders>
              <w:top w:val="single" w:sz="4" w:space="0" w:color="000000"/>
              <w:left w:val="single" w:sz="4" w:space="0" w:color="000000"/>
              <w:bottom w:val="single" w:sz="4" w:space="0" w:color="000000"/>
              <w:right w:val="single" w:sz="4" w:space="0" w:color="000000"/>
            </w:tcBorders>
          </w:tcPr>
          <w:p w14:paraId="69BF531D" w14:textId="77777777" w:rsidR="00346EB8" w:rsidRPr="00582BC3" w:rsidRDefault="00000000">
            <w:pPr>
              <w:spacing w:after="0" w:line="259" w:lineRule="auto"/>
              <w:ind w:left="2" w:firstLine="0"/>
              <w:jc w:val="left"/>
              <w:rPr>
                <w:lang w:val="en-US"/>
              </w:rPr>
            </w:pPr>
            <w:r w:rsidRPr="00582BC3">
              <w:rPr>
                <w:sz w:val="18"/>
                <w:lang w:val="en-US"/>
              </w:rPr>
              <w:t xml:space="preserve">User adds data products to display individually </w:t>
            </w:r>
          </w:p>
        </w:tc>
        <w:tc>
          <w:tcPr>
            <w:tcW w:w="2312" w:type="dxa"/>
            <w:tcBorders>
              <w:top w:val="single" w:sz="4" w:space="0" w:color="000000"/>
              <w:left w:val="single" w:sz="4" w:space="0" w:color="000000"/>
              <w:bottom w:val="single" w:sz="4" w:space="0" w:color="000000"/>
              <w:right w:val="single" w:sz="4" w:space="0" w:color="000000"/>
            </w:tcBorders>
          </w:tcPr>
          <w:p w14:paraId="6BE47180" w14:textId="77777777" w:rsidR="00346EB8" w:rsidRDefault="00000000">
            <w:pPr>
              <w:spacing w:after="0" w:line="259" w:lineRule="auto"/>
              <w:ind w:left="2" w:firstLine="0"/>
              <w:jc w:val="left"/>
            </w:pPr>
            <w:r>
              <w:rPr>
                <w:sz w:val="18"/>
              </w:rPr>
              <w:t xml:space="preserve">None </w:t>
            </w:r>
          </w:p>
        </w:tc>
        <w:tc>
          <w:tcPr>
            <w:tcW w:w="1320" w:type="dxa"/>
            <w:tcBorders>
              <w:top w:val="single" w:sz="4" w:space="0" w:color="000000"/>
              <w:left w:val="single" w:sz="4" w:space="0" w:color="000000"/>
              <w:bottom w:val="single" w:sz="4" w:space="0" w:color="000000"/>
              <w:right w:val="single" w:sz="4" w:space="0" w:color="000000"/>
            </w:tcBorders>
          </w:tcPr>
          <w:p w14:paraId="35E31FE8" w14:textId="77777777" w:rsidR="00346EB8" w:rsidRDefault="00000000">
            <w:pPr>
              <w:spacing w:after="0" w:line="259" w:lineRule="auto"/>
              <w:ind w:left="3" w:firstLine="0"/>
              <w:jc w:val="left"/>
            </w:pPr>
            <w:r>
              <w:rPr>
                <w:sz w:val="18"/>
              </w:rPr>
              <w:t xml:space="preserve">- </w:t>
            </w:r>
          </w:p>
        </w:tc>
      </w:tr>
      <w:tr w:rsidR="00346EB8" w:rsidRPr="009B023E" w14:paraId="4B4BE960" w14:textId="77777777">
        <w:trPr>
          <w:trHeight w:val="958"/>
        </w:trPr>
        <w:tc>
          <w:tcPr>
            <w:tcW w:w="1292" w:type="dxa"/>
            <w:tcBorders>
              <w:top w:val="single" w:sz="4" w:space="0" w:color="000000"/>
              <w:left w:val="single" w:sz="4" w:space="0" w:color="000000"/>
              <w:bottom w:val="single" w:sz="4" w:space="0" w:color="000000"/>
              <w:right w:val="single" w:sz="4" w:space="0" w:color="000000"/>
            </w:tcBorders>
          </w:tcPr>
          <w:p w14:paraId="2792DBC5" w14:textId="77777777" w:rsidR="00346EB8" w:rsidRDefault="00000000">
            <w:pPr>
              <w:spacing w:after="0" w:line="259" w:lineRule="auto"/>
              <w:ind w:left="0" w:firstLine="0"/>
              <w:jc w:val="left"/>
            </w:pPr>
            <w:proofErr w:type="spellStart"/>
            <w:r>
              <w:rPr>
                <w:sz w:val="18"/>
              </w:rPr>
              <w:t>Portrayal</w:t>
            </w:r>
            <w:proofErr w:type="spellEnd"/>
            <w:r>
              <w:rPr>
                <w:sz w:val="18"/>
              </w:rPr>
              <w:t xml:space="preserve"> Processing </w:t>
            </w:r>
          </w:p>
        </w:tc>
        <w:tc>
          <w:tcPr>
            <w:tcW w:w="1370" w:type="dxa"/>
            <w:tcBorders>
              <w:top w:val="single" w:sz="4" w:space="0" w:color="000000"/>
              <w:left w:val="single" w:sz="4" w:space="0" w:color="000000"/>
              <w:bottom w:val="single" w:sz="4" w:space="0" w:color="000000"/>
              <w:right w:val="single" w:sz="4" w:space="0" w:color="000000"/>
            </w:tcBorders>
          </w:tcPr>
          <w:p w14:paraId="4805CAE4" w14:textId="77777777" w:rsidR="00346EB8" w:rsidRDefault="00000000">
            <w:pPr>
              <w:spacing w:after="0" w:line="259" w:lineRule="auto"/>
              <w:ind w:left="4" w:firstLine="0"/>
              <w:jc w:val="left"/>
            </w:pPr>
            <w:proofErr w:type="spellStart"/>
            <w:r>
              <w:rPr>
                <w:sz w:val="18"/>
              </w:rPr>
              <w:t>Ordinary</w:t>
            </w:r>
            <w:proofErr w:type="spellEnd"/>
            <w:r>
              <w:rPr>
                <w:sz w:val="18"/>
              </w:rPr>
              <w:t xml:space="preserve"> S100 </w:t>
            </w:r>
            <w:proofErr w:type="spellStart"/>
            <w:r>
              <w:rPr>
                <w:sz w:val="18"/>
              </w:rPr>
              <w:t>portrayal</w:t>
            </w:r>
            <w:proofErr w:type="spellEnd"/>
            <w:r>
              <w:rPr>
                <w:sz w:val="18"/>
              </w:rPr>
              <w:t xml:space="preserve"> </w:t>
            </w:r>
            <w:proofErr w:type="spellStart"/>
            <w:r>
              <w:rPr>
                <w:sz w:val="18"/>
              </w:rPr>
              <w:t>processing</w:t>
            </w:r>
            <w:proofErr w:type="spellEnd"/>
            <w:r>
              <w:rPr>
                <w:sz w:val="18"/>
              </w:rPr>
              <w:t xml:space="preserve"> </w:t>
            </w:r>
          </w:p>
        </w:tc>
        <w:tc>
          <w:tcPr>
            <w:tcW w:w="679" w:type="dxa"/>
            <w:tcBorders>
              <w:top w:val="single" w:sz="4" w:space="0" w:color="000000"/>
              <w:left w:val="single" w:sz="4" w:space="0" w:color="000000"/>
              <w:bottom w:val="single" w:sz="4" w:space="0" w:color="000000"/>
              <w:right w:val="single" w:sz="4" w:space="0" w:color="000000"/>
            </w:tcBorders>
          </w:tcPr>
          <w:p w14:paraId="21455AC1" w14:textId="77777777" w:rsidR="00346EB8" w:rsidRDefault="00000000">
            <w:pPr>
              <w:spacing w:after="0" w:line="259" w:lineRule="auto"/>
              <w:ind w:left="2" w:firstLine="0"/>
              <w:jc w:val="left"/>
            </w:pPr>
            <w:r>
              <w:rPr>
                <w:sz w:val="18"/>
              </w:rPr>
              <w:t xml:space="preserve">All </w:t>
            </w:r>
          </w:p>
        </w:tc>
        <w:tc>
          <w:tcPr>
            <w:tcW w:w="2232" w:type="dxa"/>
            <w:tcBorders>
              <w:top w:val="single" w:sz="4" w:space="0" w:color="000000"/>
              <w:left w:val="single" w:sz="4" w:space="0" w:color="000000"/>
              <w:bottom w:val="single" w:sz="4" w:space="0" w:color="000000"/>
              <w:right w:val="single" w:sz="4" w:space="0" w:color="000000"/>
            </w:tcBorders>
          </w:tcPr>
          <w:p w14:paraId="7CB7745A" w14:textId="77777777" w:rsidR="00346EB8" w:rsidRDefault="00000000">
            <w:pPr>
              <w:spacing w:after="0" w:line="259" w:lineRule="auto"/>
              <w:ind w:left="2" w:firstLine="0"/>
              <w:jc w:val="left"/>
            </w:pPr>
            <w:proofErr w:type="spellStart"/>
            <w:r>
              <w:rPr>
                <w:sz w:val="18"/>
              </w:rPr>
              <w:t>display</w:t>
            </w:r>
            <w:proofErr w:type="spellEnd"/>
            <w:r>
              <w:rPr>
                <w:sz w:val="18"/>
              </w:rPr>
              <w:t xml:space="preserve"> planes </w:t>
            </w:r>
          </w:p>
        </w:tc>
        <w:tc>
          <w:tcPr>
            <w:tcW w:w="2312" w:type="dxa"/>
            <w:tcBorders>
              <w:top w:val="single" w:sz="4" w:space="0" w:color="000000"/>
              <w:left w:val="single" w:sz="4" w:space="0" w:color="000000"/>
              <w:bottom w:val="single" w:sz="4" w:space="0" w:color="000000"/>
              <w:right w:val="single" w:sz="4" w:space="0" w:color="000000"/>
            </w:tcBorders>
          </w:tcPr>
          <w:p w14:paraId="24F7A386" w14:textId="77777777" w:rsidR="00346EB8" w:rsidRDefault="00000000">
            <w:pPr>
              <w:spacing w:after="0" w:line="259" w:lineRule="auto"/>
              <w:ind w:left="2" w:firstLine="0"/>
              <w:jc w:val="left"/>
            </w:pPr>
            <w:r>
              <w:rPr>
                <w:sz w:val="18"/>
              </w:rPr>
              <w:t xml:space="preserve"> </w:t>
            </w:r>
          </w:p>
        </w:tc>
        <w:tc>
          <w:tcPr>
            <w:tcW w:w="1320" w:type="dxa"/>
            <w:tcBorders>
              <w:top w:val="single" w:sz="4" w:space="0" w:color="000000"/>
              <w:left w:val="single" w:sz="4" w:space="0" w:color="000000"/>
              <w:bottom w:val="single" w:sz="4" w:space="0" w:color="000000"/>
              <w:right w:val="single" w:sz="4" w:space="0" w:color="000000"/>
            </w:tcBorders>
          </w:tcPr>
          <w:p w14:paraId="4B4904DA" w14:textId="77777777" w:rsidR="00346EB8" w:rsidRPr="00582BC3" w:rsidRDefault="00000000">
            <w:pPr>
              <w:spacing w:after="0" w:line="259" w:lineRule="auto"/>
              <w:ind w:left="3" w:firstLine="0"/>
              <w:jc w:val="left"/>
              <w:rPr>
                <w:lang w:val="en-US"/>
              </w:rPr>
            </w:pPr>
            <w:r w:rsidRPr="00582BC3">
              <w:rPr>
                <w:sz w:val="18"/>
                <w:lang w:val="en-US"/>
              </w:rPr>
              <w:t xml:space="preserve">Except final display processing / rendering </w:t>
            </w:r>
          </w:p>
        </w:tc>
      </w:tr>
      <w:tr w:rsidR="00346EB8" w14:paraId="0B2B999F" w14:textId="77777777">
        <w:trPr>
          <w:trHeight w:val="1166"/>
        </w:trPr>
        <w:tc>
          <w:tcPr>
            <w:tcW w:w="1292" w:type="dxa"/>
            <w:tcBorders>
              <w:top w:val="single" w:sz="4" w:space="0" w:color="000000"/>
              <w:left w:val="single" w:sz="4" w:space="0" w:color="000000"/>
              <w:bottom w:val="single" w:sz="4" w:space="0" w:color="000000"/>
              <w:right w:val="single" w:sz="4" w:space="0" w:color="000000"/>
            </w:tcBorders>
          </w:tcPr>
          <w:p w14:paraId="3A44DAF9" w14:textId="77777777" w:rsidR="00346EB8" w:rsidRDefault="00000000">
            <w:pPr>
              <w:spacing w:after="0" w:line="259" w:lineRule="auto"/>
              <w:ind w:left="0" w:firstLine="0"/>
              <w:jc w:val="left"/>
            </w:pPr>
            <w:proofErr w:type="spellStart"/>
            <w:r>
              <w:rPr>
                <w:sz w:val="18"/>
              </w:rPr>
              <w:t>Interleave</w:t>
            </w:r>
            <w:proofErr w:type="spellEnd"/>
            <w:r>
              <w:rPr>
                <w:sz w:val="18"/>
              </w:rPr>
              <w:t xml:space="preserve"> </w:t>
            </w:r>
          </w:p>
          <w:p w14:paraId="7E9146CA" w14:textId="77777777" w:rsidR="00346EB8" w:rsidRDefault="00000000">
            <w:pPr>
              <w:spacing w:after="0" w:line="259" w:lineRule="auto"/>
              <w:ind w:left="0" w:firstLine="0"/>
              <w:jc w:val="left"/>
            </w:pPr>
            <w:r>
              <w:rPr>
                <w:sz w:val="18"/>
              </w:rPr>
              <w:t xml:space="preserve">Feature </w:t>
            </w:r>
          </w:p>
          <w:p w14:paraId="2655A666" w14:textId="77777777" w:rsidR="00346EB8" w:rsidRDefault="00000000">
            <w:pPr>
              <w:spacing w:after="0" w:line="259" w:lineRule="auto"/>
              <w:ind w:left="0" w:firstLine="0"/>
              <w:jc w:val="left"/>
            </w:pPr>
            <w:proofErr w:type="spellStart"/>
            <w:r>
              <w:rPr>
                <w:sz w:val="18"/>
              </w:rPr>
              <w:t>Layers</w:t>
            </w:r>
            <w:proofErr w:type="spellEnd"/>
            <w:r>
              <w:rPr>
                <w:sz w:val="18"/>
              </w:rPr>
              <w:t xml:space="preserve"> </w:t>
            </w:r>
          </w:p>
        </w:tc>
        <w:tc>
          <w:tcPr>
            <w:tcW w:w="1370" w:type="dxa"/>
            <w:tcBorders>
              <w:top w:val="single" w:sz="4" w:space="0" w:color="000000"/>
              <w:left w:val="single" w:sz="4" w:space="0" w:color="000000"/>
              <w:bottom w:val="single" w:sz="4" w:space="0" w:color="000000"/>
              <w:right w:val="single" w:sz="4" w:space="0" w:color="000000"/>
            </w:tcBorders>
          </w:tcPr>
          <w:p w14:paraId="3EDD6A00" w14:textId="77777777" w:rsidR="00346EB8" w:rsidRPr="00582BC3" w:rsidRDefault="00000000">
            <w:pPr>
              <w:spacing w:after="0" w:line="259" w:lineRule="auto"/>
              <w:ind w:left="4" w:right="37" w:firstLine="0"/>
              <w:jc w:val="left"/>
              <w:rPr>
                <w:lang w:val="en-US"/>
              </w:rPr>
            </w:pPr>
            <w:r w:rsidRPr="00582BC3">
              <w:rPr>
                <w:sz w:val="18"/>
                <w:lang w:val="en-US"/>
              </w:rPr>
              <w:t xml:space="preserve">Assign display plane and drawing order to feature data </w:t>
            </w:r>
          </w:p>
        </w:tc>
        <w:tc>
          <w:tcPr>
            <w:tcW w:w="679" w:type="dxa"/>
            <w:tcBorders>
              <w:top w:val="single" w:sz="4" w:space="0" w:color="000000"/>
              <w:left w:val="single" w:sz="4" w:space="0" w:color="000000"/>
              <w:bottom w:val="single" w:sz="4" w:space="0" w:color="000000"/>
              <w:right w:val="single" w:sz="4" w:space="0" w:color="000000"/>
            </w:tcBorders>
          </w:tcPr>
          <w:p w14:paraId="4F385EC3" w14:textId="77777777" w:rsidR="00346EB8" w:rsidRDefault="00000000">
            <w:pPr>
              <w:spacing w:after="0" w:line="259" w:lineRule="auto"/>
              <w:ind w:left="2" w:firstLine="0"/>
              <w:jc w:val="left"/>
            </w:pPr>
            <w:r>
              <w:rPr>
                <w:sz w:val="18"/>
              </w:rPr>
              <w:t xml:space="preserve">1 </w:t>
            </w:r>
          </w:p>
        </w:tc>
        <w:tc>
          <w:tcPr>
            <w:tcW w:w="2232" w:type="dxa"/>
            <w:tcBorders>
              <w:top w:val="single" w:sz="4" w:space="0" w:color="000000"/>
              <w:left w:val="single" w:sz="4" w:space="0" w:color="000000"/>
              <w:bottom w:val="single" w:sz="4" w:space="0" w:color="000000"/>
              <w:right w:val="single" w:sz="4" w:space="0" w:color="000000"/>
            </w:tcBorders>
          </w:tcPr>
          <w:p w14:paraId="409833BC" w14:textId="77777777" w:rsidR="00346EB8" w:rsidRDefault="00000000">
            <w:pPr>
              <w:spacing w:after="0" w:line="259" w:lineRule="auto"/>
              <w:ind w:left="2" w:firstLine="0"/>
              <w:jc w:val="left"/>
            </w:pPr>
            <w:r>
              <w:rPr>
                <w:sz w:val="18"/>
              </w:rPr>
              <w:t xml:space="preserve">S100_IC_DisplayPlane </w:t>
            </w:r>
          </w:p>
        </w:tc>
        <w:tc>
          <w:tcPr>
            <w:tcW w:w="2312" w:type="dxa"/>
            <w:tcBorders>
              <w:top w:val="single" w:sz="4" w:space="0" w:color="000000"/>
              <w:left w:val="single" w:sz="4" w:space="0" w:color="000000"/>
              <w:bottom w:val="single" w:sz="4" w:space="0" w:color="000000"/>
              <w:right w:val="single" w:sz="4" w:space="0" w:color="000000"/>
            </w:tcBorders>
          </w:tcPr>
          <w:p w14:paraId="2A05856C" w14:textId="77777777" w:rsidR="00346EB8" w:rsidRDefault="00000000">
            <w:pPr>
              <w:spacing w:after="0" w:line="259" w:lineRule="auto"/>
              <w:ind w:left="2" w:firstLine="0"/>
              <w:jc w:val="left"/>
            </w:pPr>
            <w:r>
              <w:rPr>
                <w:sz w:val="18"/>
              </w:rPr>
              <w:t xml:space="preserve"> </w:t>
            </w:r>
          </w:p>
        </w:tc>
        <w:tc>
          <w:tcPr>
            <w:tcW w:w="1320" w:type="dxa"/>
            <w:tcBorders>
              <w:top w:val="single" w:sz="4" w:space="0" w:color="000000"/>
              <w:left w:val="single" w:sz="4" w:space="0" w:color="000000"/>
              <w:bottom w:val="single" w:sz="4" w:space="0" w:color="000000"/>
              <w:right w:val="single" w:sz="4" w:space="0" w:color="000000"/>
            </w:tcBorders>
          </w:tcPr>
          <w:p w14:paraId="30DC36B5" w14:textId="77777777" w:rsidR="00346EB8" w:rsidRDefault="00000000">
            <w:pPr>
              <w:spacing w:after="0" w:line="259" w:lineRule="auto"/>
              <w:ind w:left="3" w:firstLine="0"/>
              <w:jc w:val="left"/>
            </w:pPr>
            <w:r>
              <w:rPr>
                <w:sz w:val="18"/>
              </w:rPr>
              <w:t xml:space="preserve"> </w:t>
            </w:r>
          </w:p>
        </w:tc>
      </w:tr>
      <w:tr w:rsidR="00346EB8" w14:paraId="4A44D1D1" w14:textId="77777777">
        <w:trPr>
          <w:trHeight w:val="543"/>
        </w:trPr>
        <w:tc>
          <w:tcPr>
            <w:tcW w:w="1292" w:type="dxa"/>
            <w:tcBorders>
              <w:top w:val="single" w:sz="4" w:space="0" w:color="000000"/>
              <w:left w:val="single" w:sz="4" w:space="0" w:color="000000"/>
              <w:bottom w:val="single" w:sz="4" w:space="0" w:color="000000"/>
              <w:right w:val="single" w:sz="4" w:space="0" w:color="000000"/>
            </w:tcBorders>
          </w:tcPr>
          <w:p w14:paraId="22B11067" w14:textId="77777777" w:rsidR="00346EB8" w:rsidRDefault="00000000">
            <w:pPr>
              <w:spacing w:after="0" w:line="259" w:lineRule="auto"/>
              <w:ind w:left="0" w:firstLine="0"/>
              <w:jc w:val="left"/>
            </w:pPr>
            <w:r>
              <w:rPr>
                <w:sz w:val="18"/>
              </w:rPr>
              <w:t xml:space="preserve">Rendering </w:t>
            </w:r>
          </w:p>
        </w:tc>
        <w:tc>
          <w:tcPr>
            <w:tcW w:w="1370" w:type="dxa"/>
            <w:tcBorders>
              <w:top w:val="single" w:sz="4" w:space="0" w:color="000000"/>
              <w:left w:val="single" w:sz="4" w:space="0" w:color="000000"/>
              <w:bottom w:val="single" w:sz="4" w:space="0" w:color="000000"/>
              <w:right w:val="single" w:sz="4" w:space="0" w:color="000000"/>
            </w:tcBorders>
          </w:tcPr>
          <w:p w14:paraId="7DCEF643" w14:textId="77777777" w:rsidR="00346EB8" w:rsidRDefault="00000000">
            <w:pPr>
              <w:spacing w:after="0" w:line="259" w:lineRule="auto"/>
              <w:ind w:left="4" w:firstLine="0"/>
              <w:jc w:val="left"/>
            </w:pPr>
            <w:r>
              <w:rPr>
                <w:sz w:val="18"/>
              </w:rPr>
              <w:t xml:space="preserve">Display </w:t>
            </w:r>
            <w:proofErr w:type="spellStart"/>
            <w:r>
              <w:rPr>
                <w:sz w:val="18"/>
              </w:rPr>
              <w:t>processing</w:t>
            </w:r>
            <w:proofErr w:type="spellEnd"/>
            <w:r>
              <w:rPr>
                <w:sz w:val="18"/>
              </w:rPr>
              <w:t xml:space="preserve"> </w:t>
            </w:r>
          </w:p>
        </w:tc>
        <w:tc>
          <w:tcPr>
            <w:tcW w:w="679" w:type="dxa"/>
            <w:tcBorders>
              <w:top w:val="single" w:sz="4" w:space="0" w:color="000000"/>
              <w:left w:val="single" w:sz="4" w:space="0" w:color="000000"/>
              <w:bottom w:val="single" w:sz="4" w:space="0" w:color="000000"/>
              <w:right w:val="single" w:sz="4" w:space="0" w:color="000000"/>
            </w:tcBorders>
          </w:tcPr>
          <w:p w14:paraId="07CA670C" w14:textId="77777777" w:rsidR="00346EB8" w:rsidRDefault="00000000">
            <w:pPr>
              <w:spacing w:after="0" w:line="259" w:lineRule="auto"/>
              <w:ind w:left="2" w:firstLine="0"/>
              <w:jc w:val="left"/>
            </w:pPr>
            <w:r>
              <w:rPr>
                <w:sz w:val="18"/>
              </w:rPr>
              <w:t xml:space="preserve">All </w:t>
            </w:r>
          </w:p>
        </w:tc>
        <w:tc>
          <w:tcPr>
            <w:tcW w:w="2232" w:type="dxa"/>
            <w:tcBorders>
              <w:top w:val="single" w:sz="4" w:space="0" w:color="000000"/>
              <w:left w:val="single" w:sz="4" w:space="0" w:color="000000"/>
              <w:bottom w:val="single" w:sz="4" w:space="0" w:color="000000"/>
              <w:right w:val="single" w:sz="4" w:space="0" w:color="000000"/>
            </w:tcBorders>
          </w:tcPr>
          <w:p w14:paraId="7ADFF0D3" w14:textId="77777777" w:rsidR="00346EB8" w:rsidRDefault="00000000">
            <w:pPr>
              <w:spacing w:after="0" w:line="259" w:lineRule="auto"/>
              <w:ind w:left="2" w:firstLine="0"/>
              <w:jc w:val="left"/>
            </w:pPr>
            <w:r>
              <w:rPr>
                <w:sz w:val="18"/>
              </w:rPr>
              <w:t xml:space="preserve">S100_IC_DisplayPlane </w:t>
            </w:r>
          </w:p>
        </w:tc>
        <w:tc>
          <w:tcPr>
            <w:tcW w:w="2312" w:type="dxa"/>
            <w:tcBorders>
              <w:top w:val="single" w:sz="4" w:space="0" w:color="000000"/>
              <w:left w:val="single" w:sz="4" w:space="0" w:color="000000"/>
              <w:bottom w:val="single" w:sz="4" w:space="0" w:color="000000"/>
              <w:right w:val="single" w:sz="4" w:space="0" w:color="000000"/>
            </w:tcBorders>
          </w:tcPr>
          <w:p w14:paraId="7C26DB11" w14:textId="77777777" w:rsidR="00346EB8" w:rsidRDefault="00000000">
            <w:pPr>
              <w:spacing w:after="0" w:line="259" w:lineRule="auto"/>
              <w:ind w:left="2" w:firstLine="0"/>
              <w:jc w:val="left"/>
            </w:pPr>
            <w:r>
              <w:rPr>
                <w:sz w:val="18"/>
              </w:rPr>
              <w:t xml:space="preserve"> </w:t>
            </w:r>
          </w:p>
        </w:tc>
        <w:tc>
          <w:tcPr>
            <w:tcW w:w="1320" w:type="dxa"/>
            <w:tcBorders>
              <w:top w:val="single" w:sz="4" w:space="0" w:color="000000"/>
              <w:left w:val="single" w:sz="4" w:space="0" w:color="000000"/>
              <w:bottom w:val="single" w:sz="4" w:space="0" w:color="000000"/>
              <w:right w:val="single" w:sz="4" w:space="0" w:color="000000"/>
            </w:tcBorders>
          </w:tcPr>
          <w:p w14:paraId="79AF044C" w14:textId="77777777" w:rsidR="00346EB8" w:rsidRDefault="00000000">
            <w:pPr>
              <w:spacing w:after="0" w:line="259" w:lineRule="auto"/>
              <w:ind w:left="3" w:firstLine="0"/>
              <w:jc w:val="left"/>
            </w:pPr>
            <w:r>
              <w:rPr>
                <w:sz w:val="18"/>
              </w:rPr>
              <w:t xml:space="preserve"> </w:t>
            </w:r>
          </w:p>
        </w:tc>
      </w:tr>
    </w:tbl>
    <w:p w14:paraId="4D3222A8" w14:textId="77777777" w:rsidR="00346EB8" w:rsidRDefault="00000000">
      <w:pPr>
        <w:spacing w:after="141" w:line="259" w:lineRule="auto"/>
        <w:ind w:left="0" w:firstLine="0"/>
        <w:jc w:val="left"/>
      </w:pPr>
      <w:r>
        <w:t xml:space="preserve"> </w:t>
      </w:r>
    </w:p>
    <w:p w14:paraId="176857CF" w14:textId="77777777" w:rsidR="00346EB8" w:rsidRDefault="00000000">
      <w:pPr>
        <w:pStyle w:val="berschrift1"/>
        <w:spacing w:after="139"/>
        <w:ind w:left="-5"/>
      </w:pPr>
      <w:bookmarkStart w:id="295" w:name="_Toc31140"/>
      <w:r>
        <w:rPr>
          <w:sz w:val="24"/>
        </w:rPr>
        <w:t xml:space="preserve">A-8 Normative Implementation </w:t>
      </w:r>
      <w:proofErr w:type="spellStart"/>
      <w:r>
        <w:rPr>
          <w:sz w:val="24"/>
        </w:rPr>
        <w:t>Guidance</w:t>
      </w:r>
      <w:proofErr w:type="spellEnd"/>
      <w:r>
        <w:rPr>
          <w:sz w:val="24"/>
        </w:rPr>
        <w:t xml:space="preserve"> </w:t>
      </w:r>
      <w:bookmarkEnd w:id="295"/>
    </w:p>
    <w:p w14:paraId="18FD4C56" w14:textId="4834DF9F" w:rsidR="00346EB8" w:rsidRPr="00582BC3" w:rsidRDefault="00000000">
      <w:pPr>
        <w:ind w:left="-5" w:right="54"/>
        <w:rPr>
          <w:lang w:val="en-US"/>
        </w:rPr>
      </w:pPr>
      <w:r w:rsidRPr="00582BC3">
        <w:rPr>
          <w:lang w:val="en-US"/>
        </w:rPr>
        <w:t>There is no level-specific normative implementation guidance in this Edition of S-</w:t>
      </w:r>
      <w:del w:id="296" w:author="Birklhuber Bernd" w:date="2026-08-07T13:57:00Z">
        <w:r w:rsidRPr="00582BC3" w:rsidDel="00D876DB">
          <w:rPr>
            <w:lang w:val="en-US"/>
          </w:rPr>
          <w:delText>98</w:delText>
        </w:r>
      </w:del>
      <w:ins w:id="297" w:author="Birklhuber Bernd" w:date="2026-08-07T13:57:00Z">
        <w:r w:rsidR="00D876DB">
          <w:rPr>
            <w:lang w:val="en-US"/>
          </w:rPr>
          <w:t>403</w:t>
        </w:r>
      </w:ins>
      <w:r w:rsidRPr="00582BC3">
        <w:rPr>
          <w:lang w:val="en-US"/>
        </w:rPr>
        <w:t>. See clause 17 of the “S-</w:t>
      </w:r>
      <w:del w:id="298" w:author="Birklhuber Bernd" w:date="2026-08-07T13:57:00Z">
        <w:r w:rsidRPr="00582BC3" w:rsidDel="00D876DB">
          <w:rPr>
            <w:lang w:val="en-US"/>
          </w:rPr>
          <w:delText xml:space="preserve">98 </w:delText>
        </w:r>
      </w:del>
      <w:ins w:id="299" w:author="Birklhuber Bernd" w:date="2026-08-07T13:57:00Z">
        <w:r w:rsidR="00D876DB">
          <w:rPr>
            <w:lang w:val="en-US"/>
          </w:rPr>
          <w:t>403</w:t>
        </w:r>
        <w:r w:rsidR="00D876DB" w:rsidRPr="00582BC3">
          <w:rPr>
            <w:lang w:val="en-US"/>
          </w:rPr>
          <w:t xml:space="preserve"> </w:t>
        </w:r>
      </w:ins>
      <w:r w:rsidRPr="00582BC3">
        <w:rPr>
          <w:lang w:val="en-US"/>
        </w:rPr>
        <w:t xml:space="preserve">– Main” document for implementation guidance that applies to all Levels. </w:t>
      </w:r>
    </w:p>
    <w:p w14:paraId="48663231" w14:textId="77777777" w:rsidR="00346EB8" w:rsidRPr="00582BC3" w:rsidRDefault="00000000">
      <w:pPr>
        <w:spacing w:after="0" w:line="259" w:lineRule="auto"/>
        <w:ind w:left="0" w:firstLine="0"/>
        <w:jc w:val="left"/>
        <w:rPr>
          <w:lang w:val="en-US"/>
        </w:rPr>
      </w:pPr>
      <w:r w:rsidRPr="00582BC3">
        <w:rPr>
          <w:lang w:val="en-US"/>
        </w:rPr>
        <w:t xml:space="preserve"> </w:t>
      </w:r>
    </w:p>
    <w:p w14:paraId="13A06F6D" w14:textId="77777777" w:rsidR="00346EB8" w:rsidRPr="00582BC3" w:rsidRDefault="00000000">
      <w:pPr>
        <w:spacing w:after="607" w:line="259" w:lineRule="auto"/>
        <w:ind w:left="178" w:firstLine="0"/>
        <w:jc w:val="left"/>
        <w:rPr>
          <w:lang w:val="en-US"/>
        </w:rPr>
      </w:pPr>
      <w:r w:rsidRPr="00582BC3">
        <w:rPr>
          <w:sz w:val="16"/>
          <w:lang w:val="en-US"/>
        </w:rPr>
        <w:t xml:space="preserve"> </w:t>
      </w:r>
    </w:p>
    <w:p w14:paraId="0CDF521D" w14:textId="77777777" w:rsidR="00346EB8" w:rsidRPr="00582BC3" w:rsidRDefault="00000000">
      <w:pPr>
        <w:pStyle w:val="berschrift1"/>
        <w:spacing w:after="139"/>
        <w:ind w:left="-5"/>
        <w:rPr>
          <w:lang w:val="en-US"/>
        </w:rPr>
      </w:pPr>
      <w:bookmarkStart w:id="300" w:name="_Toc31141"/>
      <w:r w:rsidRPr="00582BC3">
        <w:rPr>
          <w:sz w:val="24"/>
          <w:lang w:val="en-US"/>
        </w:rPr>
        <w:lastRenderedPageBreak/>
        <w:t xml:space="preserve">A-9 Feature Catalogue </w:t>
      </w:r>
      <w:bookmarkEnd w:id="300"/>
    </w:p>
    <w:p w14:paraId="6E5DC7C6" w14:textId="77777777" w:rsidR="00346EB8" w:rsidRPr="00582BC3" w:rsidRDefault="00000000">
      <w:pPr>
        <w:ind w:left="-5" w:right="54"/>
        <w:rPr>
          <w:lang w:val="en-US"/>
        </w:rPr>
      </w:pPr>
      <w:r w:rsidRPr="00582BC3">
        <w:rPr>
          <w:lang w:val="en-US"/>
        </w:rPr>
        <w:t xml:space="preserve">Level 1 does not define Feature Catalogues. </w:t>
      </w:r>
    </w:p>
    <w:p w14:paraId="1EC5DB56" w14:textId="77777777" w:rsidR="00346EB8" w:rsidRPr="00582BC3" w:rsidRDefault="00000000">
      <w:pPr>
        <w:spacing w:after="141" w:line="259" w:lineRule="auto"/>
        <w:ind w:left="0" w:firstLine="0"/>
        <w:jc w:val="left"/>
        <w:rPr>
          <w:lang w:val="en-US"/>
        </w:rPr>
      </w:pPr>
      <w:r w:rsidRPr="00582BC3">
        <w:rPr>
          <w:lang w:val="en-US"/>
        </w:rPr>
        <w:t xml:space="preserve"> </w:t>
      </w:r>
    </w:p>
    <w:p w14:paraId="277C3501" w14:textId="77777777" w:rsidR="00346EB8" w:rsidRPr="00582BC3" w:rsidRDefault="00000000">
      <w:pPr>
        <w:pStyle w:val="berschrift1"/>
        <w:spacing w:after="139"/>
        <w:ind w:left="-5"/>
        <w:rPr>
          <w:lang w:val="en-US"/>
        </w:rPr>
      </w:pPr>
      <w:bookmarkStart w:id="301" w:name="_Toc31142"/>
      <w:r w:rsidRPr="00582BC3">
        <w:rPr>
          <w:sz w:val="24"/>
          <w:lang w:val="en-US"/>
        </w:rPr>
        <w:t xml:space="preserve">A-10 Portrayal Catalogue </w:t>
      </w:r>
      <w:bookmarkEnd w:id="301"/>
    </w:p>
    <w:p w14:paraId="630A3B22" w14:textId="77777777" w:rsidR="00346EB8" w:rsidRPr="00582BC3" w:rsidRDefault="00000000">
      <w:pPr>
        <w:ind w:left="-5" w:right="54"/>
        <w:rPr>
          <w:lang w:val="en-US"/>
        </w:rPr>
      </w:pPr>
      <w:r w:rsidRPr="00582BC3">
        <w:rPr>
          <w:lang w:val="en-US"/>
        </w:rPr>
        <w:t xml:space="preserve">Level 1 does not define Portrayal Catalogues. </w:t>
      </w:r>
    </w:p>
    <w:p w14:paraId="1A8B640A" w14:textId="77777777" w:rsidR="00346EB8" w:rsidRPr="00582BC3" w:rsidRDefault="00000000">
      <w:pPr>
        <w:spacing w:after="0" w:line="259" w:lineRule="auto"/>
        <w:ind w:left="0" w:firstLine="0"/>
        <w:jc w:val="left"/>
        <w:rPr>
          <w:lang w:val="en-US"/>
        </w:rPr>
      </w:pPr>
      <w:r w:rsidRPr="00582BC3">
        <w:rPr>
          <w:lang w:val="en-US"/>
        </w:rPr>
        <w:t xml:space="preserve"> </w:t>
      </w:r>
    </w:p>
    <w:sectPr w:rsidR="00346EB8" w:rsidRPr="00582BC3">
      <w:headerReference w:type="even" r:id="rId34"/>
      <w:headerReference w:type="default" r:id="rId35"/>
      <w:footerReference w:type="even" r:id="rId36"/>
      <w:footerReference w:type="default" r:id="rId37"/>
      <w:headerReference w:type="first" r:id="rId38"/>
      <w:footerReference w:type="first" r:id="rId39"/>
      <w:pgSz w:w="12240" w:h="15840"/>
      <w:pgMar w:top="742" w:right="1342" w:bottom="1504" w:left="1400" w:header="742" w:footer="697"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160" w:author="Birklhuber Bernd" w:date="2026-08-07T13:50:00Z" w:initials="BB">
    <w:p w14:paraId="78E44608" w14:textId="77777777" w:rsidR="00E63A28" w:rsidRPr="009B023E" w:rsidRDefault="00E63A28">
      <w:pPr>
        <w:pStyle w:val="Kommentartext"/>
        <w:rPr>
          <w:highlight w:val="yellow"/>
        </w:rPr>
      </w:pPr>
      <w:r w:rsidRPr="009B023E">
        <w:rPr>
          <w:rStyle w:val="Kommentarzeichen"/>
          <w:highlight w:val="yellow"/>
        </w:rPr>
        <w:annotationRef/>
      </w:r>
      <w:r w:rsidRPr="009B023E">
        <w:rPr>
          <w:highlight w:val="yellow"/>
        </w:rPr>
        <w:t>???</w:t>
      </w:r>
    </w:p>
    <w:p w14:paraId="2703AB40" w14:textId="1A738251" w:rsidR="009B023E" w:rsidRPr="009B023E" w:rsidRDefault="009B023E">
      <w:pPr>
        <w:pStyle w:val="Kommentartext"/>
        <w:rPr>
          <w:lang w:val="en-US"/>
        </w:rPr>
      </w:pPr>
      <w:r w:rsidRPr="009B023E">
        <w:rPr>
          <w:highlight w:val="yellow"/>
          <w:lang w:val="en-US"/>
        </w:rPr>
        <w:t>Do we have to replace IHO by IEHG?</w:t>
      </w:r>
    </w:p>
  </w:comment>
  <w:comment w:id="163" w:author="Birklhuber Bernd" w:date="2026-08-07T13:51:00Z" w:initials="BB">
    <w:p w14:paraId="3AB2ECBA" w14:textId="54AE90B7" w:rsidR="00D876DB" w:rsidRDefault="00D876DB">
      <w:pPr>
        <w:pStyle w:val="Kommentartext"/>
      </w:pPr>
      <w:r>
        <w:rPr>
          <w:rStyle w:val="Kommentarzeichen"/>
        </w:rPr>
        <w:annotationRef/>
      </w:r>
      <w:r w:rsidRPr="009B023E">
        <w:rPr>
          <w:highlight w:val="yellow"/>
        </w:rPr>
        <w:t>???</w:t>
      </w:r>
    </w:p>
  </w:comment>
  <w:comment w:id="168" w:author="Birklhuber Bernd" w:date="2026-08-07T13:51:00Z" w:initials="BB">
    <w:p w14:paraId="420690E3" w14:textId="3644BC85" w:rsidR="00D876DB" w:rsidRDefault="00D876DB">
      <w:pPr>
        <w:pStyle w:val="Kommentartext"/>
      </w:pPr>
      <w:r>
        <w:rPr>
          <w:rStyle w:val="Kommentarzeichen"/>
        </w:rPr>
        <w:annotationRef/>
      </w:r>
      <w:r w:rsidRPr="009B023E">
        <w:rPr>
          <w:highlight w:val="yellow"/>
        </w:rPr>
        <w:t>???</w:t>
      </w:r>
    </w:p>
  </w:comment>
  <w:comment w:id="273" w:author="Birklhuber Bernd" w:date="2026-08-07T13:56:00Z" w:initials="BB">
    <w:p w14:paraId="1DA66540" w14:textId="3AAB9258" w:rsidR="00D876DB" w:rsidRDefault="00D876DB">
      <w:pPr>
        <w:pStyle w:val="Kommentartext"/>
      </w:pPr>
      <w:r>
        <w:rPr>
          <w:rStyle w:val="Kommentarzeichen"/>
        </w:rPr>
        <w:annotationRef/>
      </w:r>
      <w:proofErr w:type="spellStart"/>
      <w:r>
        <w:t>Or</w:t>
      </w:r>
      <w:proofErr w:type="spellEnd"/>
      <w:r>
        <w:t xml:space="preserve"> S-402 and XML</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2703AB40" w15:done="0"/>
  <w15:commentEx w15:paraId="3AB2ECBA" w15:done="0"/>
  <w15:commentEx w15:paraId="420690E3" w15:done="0"/>
  <w15:commentEx w15:paraId="1DA66540"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p14">
  <w16cex:commentExtensible w16cex:durableId="2211BDC2" w16cex:dateUtc="2026-08-07T11:50:00Z"/>
  <w16cex:commentExtensible w16cex:durableId="03F4EE42" w16cex:dateUtc="2026-08-07T11:51:00Z"/>
  <w16cex:commentExtensible w16cex:durableId="3C769F1F" w16cex:dateUtc="2026-08-07T11:51:00Z"/>
  <w16cex:commentExtensible w16cex:durableId="5872C4DF" w16cex:dateUtc="2026-08-07T11:5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2703AB40" w16cid:durableId="2211BDC2"/>
  <w16cid:commentId w16cid:paraId="3AB2ECBA" w16cid:durableId="03F4EE42"/>
  <w16cid:commentId w16cid:paraId="420690E3" w16cid:durableId="3C769F1F"/>
  <w16cid:commentId w16cid:paraId="1DA66540" w16cid:durableId="5872C4DF"/>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F45DF5E" w14:textId="77777777" w:rsidR="00055DE5" w:rsidRDefault="00055DE5">
      <w:pPr>
        <w:spacing w:after="0" w:line="240" w:lineRule="auto"/>
      </w:pPr>
      <w:r>
        <w:separator/>
      </w:r>
    </w:p>
  </w:endnote>
  <w:endnote w:type="continuationSeparator" w:id="0">
    <w:p w14:paraId="4B7E1CFE" w14:textId="77777777" w:rsidR="00055DE5" w:rsidRDefault="00055DE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74F193" w14:textId="4E78B272" w:rsidR="00346EB8" w:rsidRPr="00582BC3" w:rsidRDefault="00000000">
    <w:pPr>
      <w:tabs>
        <w:tab w:val="center" w:pos="4538"/>
        <w:tab w:val="center" w:pos="8630"/>
      </w:tabs>
      <w:spacing w:after="0" w:line="259" w:lineRule="auto"/>
      <w:ind w:left="0" w:firstLine="0"/>
      <w:jc w:val="left"/>
      <w:rPr>
        <w:lang w:val="en-US"/>
      </w:rPr>
    </w:pPr>
    <w:r w:rsidRPr="00582BC3">
      <w:rPr>
        <w:sz w:val="16"/>
        <w:lang w:val="en-US"/>
      </w:rPr>
      <w:t>S-</w:t>
    </w:r>
    <w:del w:id="95" w:author="Birklhuber Bernd" w:date="2026-08-07T13:58:00Z">
      <w:r w:rsidRPr="00582BC3" w:rsidDel="00D876DB">
        <w:rPr>
          <w:sz w:val="16"/>
          <w:lang w:val="en-US"/>
        </w:rPr>
        <w:delText xml:space="preserve">98 </w:delText>
      </w:r>
    </w:del>
    <w:ins w:id="96" w:author="Birklhuber Bernd" w:date="2026-08-07T13:58:00Z">
      <w:r w:rsidR="00D876DB">
        <w:rPr>
          <w:sz w:val="16"/>
          <w:lang w:val="en-US"/>
        </w:rPr>
        <w:t>403</w:t>
      </w:r>
      <w:r w:rsidR="00D876DB" w:rsidRPr="00582BC3">
        <w:rPr>
          <w:sz w:val="16"/>
          <w:lang w:val="en-US"/>
        </w:rPr>
        <w:t xml:space="preserve"> </w:t>
      </w:r>
    </w:ins>
    <w:r w:rsidRPr="00582BC3">
      <w:rPr>
        <w:sz w:val="16"/>
        <w:lang w:val="en-US"/>
      </w:rPr>
      <w:t xml:space="preserve">Part A </w:t>
    </w:r>
    <w:r w:rsidRPr="00582BC3">
      <w:rPr>
        <w:sz w:val="16"/>
        <w:lang w:val="en-US"/>
      </w:rPr>
      <w:tab/>
    </w:r>
    <w:del w:id="97" w:author="Birklhuber Bernd" w:date="2026-08-07T13:58:00Z">
      <w:r w:rsidRPr="00582BC3" w:rsidDel="00D876DB">
        <w:rPr>
          <w:sz w:val="16"/>
          <w:lang w:val="en-US"/>
        </w:rPr>
        <w:delText xml:space="preserve">October 2025 </w:delText>
      </w:r>
    </w:del>
    <w:r w:rsidRPr="00582BC3">
      <w:rPr>
        <w:sz w:val="16"/>
        <w:lang w:val="en-US"/>
      </w:rPr>
      <w:tab/>
      <w:t xml:space="preserve">Edition </w:t>
    </w:r>
    <w:del w:id="98" w:author="Birklhuber Bernd" w:date="2026-08-07T13:58:00Z">
      <w:r w:rsidRPr="00582BC3" w:rsidDel="00D876DB">
        <w:rPr>
          <w:sz w:val="16"/>
          <w:lang w:val="en-US"/>
        </w:rPr>
        <w:delText xml:space="preserve">2.0.0 </w:delText>
      </w:r>
    </w:del>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B4D6208" w14:textId="77777777" w:rsidR="00346EB8" w:rsidRPr="00582BC3" w:rsidRDefault="00000000">
    <w:pPr>
      <w:tabs>
        <w:tab w:val="center" w:pos="4538"/>
        <w:tab w:val="center" w:pos="8630"/>
      </w:tabs>
      <w:spacing w:after="0" w:line="259" w:lineRule="auto"/>
      <w:ind w:left="0" w:firstLine="0"/>
      <w:jc w:val="left"/>
      <w:rPr>
        <w:lang w:val="en-US"/>
      </w:rPr>
    </w:pPr>
    <w:r w:rsidRPr="00582BC3">
      <w:rPr>
        <w:sz w:val="16"/>
        <w:lang w:val="en-US"/>
      </w:rPr>
      <w:t xml:space="preserve">S-98 Part A </w:t>
    </w:r>
    <w:r w:rsidRPr="00582BC3">
      <w:rPr>
        <w:sz w:val="16"/>
        <w:lang w:val="en-US"/>
      </w:rPr>
      <w:tab/>
      <w:t xml:space="preserve">October 2025 </w:t>
    </w:r>
    <w:r w:rsidRPr="00582BC3">
      <w:rPr>
        <w:sz w:val="16"/>
        <w:lang w:val="en-US"/>
      </w:rPr>
      <w:tab/>
      <w:t xml:space="preserve">Edition 2.0.0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5E37B6" w14:textId="77777777" w:rsidR="00346EB8" w:rsidRDefault="00346EB8">
    <w:pPr>
      <w:spacing w:after="160" w:line="259" w:lineRule="auto"/>
      <w:ind w:left="0" w:firstLine="0"/>
      <w:jc w:val="left"/>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9570F8" w14:textId="3968F6D5" w:rsidR="00346EB8" w:rsidRPr="00582BC3" w:rsidRDefault="00000000">
    <w:pPr>
      <w:tabs>
        <w:tab w:val="center" w:pos="4538"/>
        <w:tab w:val="center" w:pos="8709"/>
      </w:tabs>
      <w:spacing w:after="0" w:line="259" w:lineRule="auto"/>
      <w:ind w:left="0" w:firstLine="0"/>
      <w:jc w:val="left"/>
      <w:rPr>
        <w:lang w:val="en-US"/>
      </w:rPr>
    </w:pPr>
    <w:r w:rsidRPr="00582BC3">
      <w:rPr>
        <w:sz w:val="16"/>
        <w:lang w:val="en-US"/>
      </w:rPr>
      <w:t>S-</w:t>
    </w:r>
    <w:del w:id="302" w:author="Birklhuber Bernd" w:date="2026-08-07T13:57:00Z">
      <w:r w:rsidRPr="00582BC3" w:rsidDel="00D876DB">
        <w:rPr>
          <w:sz w:val="16"/>
          <w:lang w:val="en-US"/>
        </w:rPr>
        <w:delText xml:space="preserve">98 </w:delText>
      </w:r>
    </w:del>
    <w:ins w:id="303" w:author="Birklhuber Bernd" w:date="2026-08-07T13:57:00Z">
      <w:r w:rsidR="00D876DB">
        <w:rPr>
          <w:sz w:val="16"/>
          <w:lang w:val="en-US"/>
        </w:rPr>
        <w:t>403</w:t>
      </w:r>
      <w:r w:rsidR="00D876DB" w:rsidRPr="00582BC3">
        <w:rPr>
          <w:sz w:val="16"/>
          <w:lang w:val="en-US"/>
        </w:rPr>
        <w:t xml:space="preserve"> </w:t>
      </w:r>
    </w:ins>
    <w:r w:rsidRPr="00582BC3">
      <w:rPr>
        <w:sz w:val="16"/>
        <w:lang w:val="en-US"/>
      </w:rPr>
      <w:t xml:space="preserve">Part A </w:t>
    </w:r>
    <w:r w:rsidRPr="00582BC3">
      <w:rPr>
        <w:sz w:val="16"/>
        <w:lang w:val="en-US"/>
      </w:rPr>
      <w:tab/>
    </w:r>
    <w:del w:id="304" w:author="Birklhuber Bernd" w:date="2026-08-07T13:57:00Z">
      <w:r w:rsidRPr="00582BC3" w:rsidDel="00D876DB">
        <w:rPr>
          <w:sz w:val="16"/>
          <w:lang w:val="en-US"/>
        </w:rPr>
        <w:delText xml:space="preserve">October 2025 </w:delText>
      </w:r>
    </w:del>
    <w:r w:rsidRPr="00582BC3">
      <w:rPr>
        <w:sz w:val="16"/>
        <w:lang w:val="en-US"/>
      </w:rPr>
      <w:tab/>
      <w:t xml:space="preserve">Edition </w:t>
    </w:r>
    <w:del w:id="305" w:author="Birklhuber Bernd" w:date="2026-08-07T13:57:00Z">
      <w:r w:rsidRPr="00582BC3" w:rsidDel="00D876DB">
        <w:rPr>
          <w:sz w:val="16"/>
          <w:lang w:val="en-US"/>
        </w:rPr>
        <w:delText>1.0.0</w:delText>
      </w:r>
      <w:r w:rsidRPr="00582BC3" w:rsidDel="00D876DB">
        <w:rPr>
          <w:lang w:val="en-US"/>
        </w:rPr>
        <w:delText xml:space="preserve"> </w:delText>
      </w:r>
    </w:del>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3E67193" w14:textId="2E6BB629" w:rsidR="00346EB8" w:rsidRPr="00582BC3" w:rsidRDefault="00000000">
    <w:pPr>
      <w:tabs>
        <w:tab w:val="center" w:pos="4538"/>
        <w:tab w:val="center" w:pos="8709"/>
      </w:tabs>
      <w:spacing w:after="0" w:line="259" w:lineRule="auto"/>
      <w:ind w:left="0" w:firstLine="0"/>
      <w:jc w:val="left"/>
      <w:rPr>
        <w:lang w:val="en-US"/>
      </w:rPr>
    </w:pPr>
    <w:r w:rsidRPr="00582BC3">
      <w:rPr>
        <w:sz w:val="16"/>
        <w:lang w:val="en-US"/>
      </w:rPr>
      <w:t>S-</w:t>
    </w:r>
    <w:del w:id="306" w:author="Birklhuber Bernd" w:date="2026-08-07T13:58:00Z">
      <w:r w:rsidRPr="00582BC3" w:rsidDel="00D876DB">
        <w:rPr>
          <w:sz w:val="16"/>
          <w:lang w:val="en-US"/>
        </w:rPr>
        <w:delText xml:space="preserve">98 </w:delText>
      </w:r>
    </w:del>
    <w:ins w:id="307" w:author="Birklhuber Bernd" w:date="2026-08-07T13:58:00Z">
      <w:r w:rsidR="00D876DB">
        <w:rPr>
          <w:sz w:val="16"/>
          <w:lang w:val="en-US"/>
        </w:rPr>
        <w:t>403</w:t>
      </w:r>
      <w:r w:rsidR="00D876DB" w:rsidRPr="00582BC3">
        <w:rPr>
          <w:sz w:val="16"/>
          <w:lang w:val="en-US"/>
        </w:rPr>
        <w:t xml:space="preserve"> </w:t>
      </w:r>
    </w:ins>
    <w:r w:rsidRPr="00582BC3">
      <w:rPr>
        <w:sz w:val="16"/>
        <w:lang w:val="en-US"/>
      </w:rPr>
      <w:t xml:space="preserve">Part A </w:t>
    </w:r>
    <w:r w:rsidRPr="00582BC3">
      <w:rPr>
        <w:sz w:val="16"/>
        <w:lang w:val="en-US"/>
      </w:rPr>
      <w:tab/>
    </w:r>
    <w:del w:id="308" w:author="Birklhuber Bernd" w:date="2026-08-07T13:58:00Z">
      <w:r w:rsidRPr="00582BC3" w:rsidDel="00D876DB">
        <w:rPr>
          <w:sz w:val="16"/>
          <w:lang w:val="en-US"/>
        </w:rPr>
        <w:delText xml:space="preserve">October </w:delText>
      </w:r>
    </w:del>
    <w:ins w:id="309" w:author="Birklhuber Bernd" w:date="2026-08-07T13:58:00Z">
      <w:r w:rsidR="00D876DB" w:rsidRPr="00582BC3">
        <w:rPr>
          <w:sz w:val="16"/>
          <w:lang w:val="en-US"/>
        </w:rPr>
        <w:t xml:space="preserve"> </w:t>
      </w:r>
    </w:ins>
    <w:del w:id="310" w:author="Birklhuber Bernd" w:date="2026-08-07T13:58:00Z">
      <w:r w:rsidRPr="00582BC3" w:rsidDel="00D876DB">
        <w:rPr>
          <w:sz w:val="16"/>
          <w:lang w:val="en-US"/>
        </w:rPr>
        <w:delText xml:space="preserve">2025 </w:delText>
      </w:r>
    </w:del>
    <w:r w:rsidRPr="00582BC3">
      <w:rPr>
        <w:sz w:val="16"/>
        <w:lang w:val="en-US"/>
      </w:rPr>
      <w:tab/>
      <w:t xml:space="preserve">Edition </w:t>
    </w:r>
    <w:del w:id="311" w:author="Birklhuber Bernd" w:date="2026-08-07T13:58:00Z">
      <w:r w:rsidRPr="00582BC3" w:rsidDel="00D876DB">
        <w:rPr>
          <w:sz w:val="16"/>
          <w:lang w:val="en-US"/>
        </w:rPr>
        <w:delText>1.0.0</w:delText>
      </w:r>
      <w:r w:rsidRPr="00582BC3" w:rsidDel="00D876DB">
        <w:rPr>
          <w:lang w:val="en-US"/>
        </w:rPr>
        <w:delText xml:space="preserve"> </w:delText>
      </w:r>
    </w:del>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C7D66F5" w14:textId="77777777" w:rsidR="00346EB8" w:rsidRPr="00582BC3" w:rsidRDefault="00000000">
    <w:pPr>
      <w:tabs>
        <w:tab w:val="center" w:pos="4538"/>
        <w:tab w:val="center" w:pos="8709"/>
      </w:tabs>
      <w:spacing w:after="0" w:line="259" w:lineRule="auto"/>
      <w:ind w:left="0" w:firstLine="0"/>
      <w:jc w:val="left"/>
      <w:rPr>
        <w:lang w:val="en-US"/>
      </w:rPr>
    </w:pPr>
    <w:r w:rsidRPr="00582BC3">
      <w:rPr>
        <w:sz w:val="16"/>
        <w:lang w:val="en-US"/>
      </w:rPr>
      <w:t xml:space="preserve">S-98 Part A </w:t>
    </w:r>
    <w:r w:rsidRPr="00582BC3">
      <w:rPr>
        <w:sz w:val="16"/>
        <w:lang w:val="en-US"/>
      </w:rPr>
      <w:tab/>
      <w:t xml:space="preserve">October 2025 </w:t>
    </w:r>
    <w:r w:rsidRPr="00582BC3">
      <w:rPr>
        <w:sz w:val="16"/>
        <w:lang w:val="en-US"/>
      </w:rPr>
      <w:tab/>
      <w:t>Edition 1.0.0</w:t>
    </w:r>
    <w:r w:rsidRPr="00582BC3">
      <w:rPr>
        <w:lang w:val="en-US"/>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512E822" w14:textId="77777777" w:rsidR="00055DE5" w:rsidRDefault="00055DE5">
      <w:pPr>
        <w:spacing w:after="0" w:line="240" w:lineRule="auto"/>
      </w:pPr>
      <w:r>
        <w:separator/>
      </w:r>
    </w:p>
  </w:footnote>
  <w:footnote w:type="continuationSeparator" w:id="0">
    <w:p w14:paraId="7503EBB1" w14:textId="77777777" w:rsidR="00055DE5" w:rsidRDefault="00055DE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20719D" w14:textId="77777777" w:rsidR="00346EB8" w:rsidRDefault="00000000">
    <w:pPr>
      <w:tabs>
        <w:tab w:val="center" w:pos="4538"/>
        <w:tab w:val="center" w:pos="9074"/>
      </w:tabs>
      <w:spacing w:after="26" w:line="259" w:lineRule="auto"/>
      <w:ind w:left="0" w:firstLine="0"/>
      <w:jc w:val="left"/>
    </w:pPr>
    <w:r>
      <w:fldChar w:fldCharType="begin"/>
    </w:r>
    <w:r>
      <w:instrText xml:space="preserve"> PAGE   \* MERGEFORMAT </w:instrText>
    </w:r>
    <w:r>
      <w:fldChar w:fldCharType="separate"/>
    </w:r>
    <w:r>
      <w:rPr>
        <w:sz w:val="16"/>
      </w:rPr>
      <w:t>ii</w:t>
    </w:r>
    <w:r>
      <w:rPr>
        <w:sz w:val="16"/>
      </w:rPr>
      <w:fldChar w:fldCharType="end"/>
    </w:r>
    <w:r>
      <w:rPr>
        <w:sz w:val="16"/>
      </w:rPr>
      <w:t xml:space="preserve"> </w:t>
    </w:r>
    <w:r>
      <w:rPr>
        <w:sz w:val="16"/>
      </w:rPr>
      <w:tab/>
      <w:t xml:space="preserve">Level 1 </w:t>
    </w:r>
    <w:proofErr w:type="spellStart"/>
    <w:r>
      <w:rPr>
        <w:sz w:val="16"/>
      </w:rPr>
      <w:t>Interoperability</w:t>
    </w:r>
    <w:proofErr w:type="spellEnd"/>
    <w:r>
      <w:rPr>
        <w:sz w:val="16"/>
      </w:rPr>
      <w:t xml:space="preserve"> </w:t>
    </w:r>
    <w:r>
      <w:rPr>
        <w:sz w:val="16"/>
      </w:rPr>
      <w:tab/>
      <w:t xml:space="preserve"> </w:t>
    </w:r>
  </w:p>
  <w:p w14:paraId="2CB360B0" w14:textId="77777777" w:rsidR="00346EB8" w:rsidRDefault="00000000">
    <w:pPr>
      <w:spacing w:after="0" w:line="259" w:lineRule="auto"/>
      <w:ind w:left="0" w:firstLine="0"/>
      <w:jc w:val="left"/>
    </w:pPr>
    <w: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8B64FD" w14:textId="77777777" w:rsidR="00346EB8" w:rsidRDefault="00000000">
    <w:pPr>
      <w:tabs>
        <w:tab w:val="center" w:pos="4538"/>
        <w:tab w:val="center" w:pos="9074"/>
      </w:tabs>
      <w:spacing w:after="0" w:line="259" w:lineRule="auto"/>
      <w:ind w:left="0" w:firstLine="0"/>
      <w:jc w:val="left"/>
    </w:pPr>
    <w:r>
      <w:rPr>
        <w:sz w:val="16"/>
      </w:rPr>
      <w:t xml:space="preserve"> </w:t>
    </w:r>
    <w:r>
      <w:rPr>
        <w:sz w:val="16"/>
      </w:rPr>
      <w:tab/>
      <w:t xml:space="preserve">Level 1 </w:t>
    </w:r>
    <w:proofErr w:type="spellStart"/>
    <w:r>
      <w:rPr>
        <w:sz w:val="16"/>
      </w:rPr>
      <w:t>Interoperability</w:t>
    </w:r>
    <w:proofErr w:type="spellEnd"/>
    <w:r>
      <w:rPr>
        <w:sz w:val="16"/>
      </w:rPr>
      <w:t xml:space="preserve"> </w:t>
    </w:r>
    <w:r>
      <w:rPr>
        <w:sz w:val="16"/>
      </w:rPr>
      <w:tab/>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A0FC28" w14:textId="77777777" w:rsidR="00346EB8" w:rsidRDefault="00346EB8">
    <w:pPr>
      <w:spacing w:after="160" w:line="259" w:lineRule="auto"/>
      <w:ind w:left="0" w:firstLine="0"/>
      <w:jc w:val="left"/>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5D9C9E1" w14:textId="77777777" w:rsidR="00346EB8" w:rsidRDefault="00000000">
    <w:pPr>
      <w:tabs>
        <w:tab w:val="center" w:pos="4538"/>
        <w:tab w:val="center" w:pos="9074"/>
      </w:tabs>
      <w:spacing w:after="0" w:line="259" w:lineRule="auto"/>
      <w:ind w:left="0" w:firstLine="0"/>
      <w:jc w:val="left"/>
    </w:pPr>
    <w:r>
      <w:fldChar w:fldCharType="begin"/>
    </w:r>
    <w:r>
      <w:instrText xml:space="preserve"> PAGE   \* MERGEFORMAT </w:instrText>
    </w:r>
    <w:r>
      <w:fldChar w:fldCharType="separate"/>
    </w:r>
    <w:r>
      <w:rPr>
        <w:sz w:val="16"/>
      </w:rPr>
      <w:t>2</w:t>
    </w:r>
    <w:r>
      <w:rPr>
        <w:sz w:val="16"/>
      </w:rPr>
      <w:fldChar w:fldCharType="end"/>
    </w:r>
    <w:r>
      <w:rPr>
        <w:sz w:val="16"/>
      </w:rPr>
      <w:t xml:space="preserve"> </w:t>
    </w:r>
    <w:r>
      <w:rPr>
        <w:sz w:val="16"/>
      </w:rPr>
      <w:tab/>
      <w:t xml:space="preserve">Level 1 </w:t>
    </w:r>
    <w:proofErr w:type="spellStart"/>
    <w:r>
      <w:rPr>
        <w:sz w:val="16"/>
      </w:rPr>
      <w:t>Interoperability</w:t>
    </w:r>
    <w:proofErr w:type="spellEnd"/>
    <w:r>
      <w:rPr>
        <w:sz w:val="16"/>
      </w:rPr>
      <w:t xml:space="preserve"> </w:t>
    </w:r>
    <w:r>
      <w:rPr>
        <w:sz w:val="16"/>
      </w:rPr>
      <w:tab/>
      <w:t xml:space="preserve"> </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19D061" w14:textId="77777777" w:rsidR="00346EB8" w:rsidRDefault="00000000">
    <w:pPr>
      <w:tabs>
        <w:tab w:val="center" w:pos="4538"/>
        <w:tab w:val="center" w:pos="9029"/>
      </w:tabs>
      <w:spacing w:after="0" w:line="259" w:lineRule="auto"/>
      <w:ind w:left="0" w:firstLine="0"/>
      <w:jc w:val="left"/>
    </w:pPr>
    <w:r>
      <w:rPr>
        <w:sz w:val="16"/>
      </w:rPr>
      <w:t xml:space="preserve"> </w:t>
    </w:r>
    <w:r>
      <w:rPr>
        <w:sz w:val="16"/>
      </w:rPr>
      <w:tab/>
      <w:t xml:space="preserve">Level 1 </w:t>
    </w:r>
    <w:proofErr w:type="spellStart"/>
    <w:r>
      <w:rPr>
        <w:sz w:val="16"/>
      </w:rPr>
      <w:t>Interoperability</w:t>
    </w:r>
    <w:proofErr w:type="spellEnd"/>
    <w:r>
      <w:rPr>
        <w:sz w:val="16"/>
      </w:rPr>
      <w:t xml:space="preserve"> </w:t>
    </w:r>
    <w:r>
      <w:rPr>
        <w:sz w:val="16"/>
      </w:rPr>
      <w:tab/>
    </w:r>
    <w:r>
      <w:fldChar w:fldCharType="begin"/>
    </w:r>
    <w:r>
      <w:instrText xml:space="preserve"> PAGE   \* MERGEFORMAT </w:instrText>
    </w:r>
    <w:r>
      <w:fldChar w:fldCharType="separate"/>
    </w:r>
    <w:r>
      <w:rPr>
        <w:sz w:val="16"/>
      </w:rPr>
      <w:t>1</w:t>
    </w:r>
    <w:r>
      <w:rPr>
        <w:sz w:val="16"/>
      </w:rPr>
      <w:fldChar w:fldCharType="end"/>
    </w:r>
    <w:r>
      <w:rPr>
        <w:sz w:val="16"/>
      </w:rPr>
      <w:t xml:space="preserve"> </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F6D6CC8" w14:textId="77777777" w:rsidR="00346EB8" w:rsidRDefault="00000000">
    <w:pPr>
      <w:tabs>
        <w:tab w:val="center" w:pos="4538"/>
        <w:tab w:val="center" w:pos="9029"/>
      </w:tabs>
      <w:spacing w:after="0" w:line="259" w:lineRule="auto"/>
      <w:ind w:left="0" w:firstLine="0"/>
      <w:jc w:val="left"/>
    </w:pPr>
    <w:r>
      <w:rPr>
        <w:sz w:val="16"/>
      </w:rPr>
      <w:t xml:space="preserve"> </w:t>
    </w:r>
    <w:r>
      <w:rPr>
        <w:sz w:val="16"/>
      </w:rPr>
      <w:tab/>
      <w:t xml:space="preserve">Level 1 </w:t>
    </w:r>
    <w:proofErr w:type="spellStart"/>
    <w:r>
      <w:rPr>
        <w:sz w:val="16"/>
      </w:rPr>
      <w:t>Interoperability</w:t>
    </w:r>
    <w:proofErr w:type="spellEnd"/>
    <w:r>
      <w:rPr>
        <w:sz w:val="16"/>
      </w:rPr>
      <w:t xml:space="preserve"> </w:t>
    </w:r>
    <w:r>
      <w:rPr>
        <w:sz w:val="16"/>
      </w:rPr>
      <w:tab/>
    </w:r>
    <w:r>
      <w:fldChar w:fldCharType="begin"/>
    </w:r>
    <w:r>
      <w:instrText xml:space="preserve"> PAGE   \* MERGEFORMAT </w:instrText>
    </w:r>
    <w:r>
      <w:fldChar w:fldCharType="separate"/>
    </w:r>
    <w:r>
      <w:rPr>
        <w:sz w:val="16"/>
      </w:rPr>
      <w:t>1</w:t>
    </w:r>
    <w:r>
      <w:rPr>
        <w:sz w:val="16"/>
      </w:rPr>
      <w:fldChar w:fldCharType="end"/>
    </w:r>
    <w:r>
      <w:rPr>
        <w:sz w:val="16"/>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362387F"/>
    <w:multiLevelType w:val="hybridMultilevel"/>
    <w:tmpl w:val="2B9C804C"/>
    <w:lvl w:ilvl="0" w:tplc="70584786">
      <w:start w:val="1"/>
      <w:numFmt w:val="decimal"/>
      <w:lvlText w:val="%1)"/>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542C84A2">
      <w:start w:val="1"/>
      <w:numFmt w:val="lowerLetter"/>
      <w:lvlText w:val="%2"/>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D4D8DF9A">
      <w:start w:val="1"/>
      <w:numFmt w:val="lowerRoman"/>
      <w:lvlText w:val="%3"/>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D8303E28">
      <w:start w:val="1"/>
      <w:numFmt w:val="decimal"/>
      <w:lvlText w:val="%4"/>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EB384576">
      <w:start w:val="1"/>
      <w:numFmt w:val="lowerLetter"/>
      <w:lvlText w:val="%5"/>
      <w:lvlJc w:val="left"/>
      <w:pPr>
        <w:ind w:left="3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179075D4">
      <w:start w:val="1"/>
      <w:numFmt w:val="lowerRoman"/>
      <w:lvlText w:val="%6"/>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CAAC9C06">
      <w:start w:val="1"/>
      <w:numFmt w:val="decimal"/>
      <w:lvlText w:val="%7"/>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1C80D30A">
      <w:start w:val="1"/>
      <w:numFmt w:val="lowerLetter"/>
      <w:lvlText w:val="%8"/>
      <w:lvlJc w:val="left"/>
      <w:pPr>
        <w:ind w:left="5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C7442320">
      <w:start w:val="1"/>
      <w:numFmt w:val="lowerRoman"/>
      <w:lvlText w:val="%9"/>
      <w:lvlJc w:val="left"/>
      <w:pPr>
        <w:ind w:left="64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3E5331A7"/>
    <w:multiLevelType w:val="hybridMultilevel"/>
    <w:tmpl w:val="28465EEA"/>
    <w:lvl w:ilvl="0" w:tplc="BA6AF4B6">
      <w:start w:val="1"/>
      <w:numFmt w:val="decimal"/>
      <w:lvlText w:val="%1)"/>
      <w:lvlJc w:val="left"/>
      <w:pPr>
        <w:ind w:left="56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1282544">
      <w:start w:val="1"/>
      <w:numFmt w:val="lowerLetter"/>
      <w:lvlText w:val="%2"/>
      <w:lvlJc w:val="left"/>
      <w:pPr>
        <w:ind w:left="136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2C74A8BC">
      <w:start w:val="1"/>
      <w:numFmt w:val="lowerRoman"/>
      <w:lvlText w:val="%3"/>
      <w:lvlJc w:val="left"/>
      <w:pPr>
        <w:ind w:left="208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C0204034">
      <w:start w:val="1"/>
      <w:numFmt w:val="decimal"/>
      <w:lvlText w:val="%4"/>
      <w:lvlJc w:val="left"/>
      <w:pPr>
        <w:ind w:left="280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57B4146E">
      <w:start w:val="1"/>
      <w:numFmt w:val="lowerLetter"/>
      <w:lvlText w:val="%5"/>
      <w:lvlJc w:val="left"/>
      <w:pPr>
        <w:ind w:left="352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FE34AF52">
      <w:start w:val="1"/>
      <w:numFmt w:val="lowerRoman"/>
      <w:lvlText w:val="%6"/>
      <w:lvlJc w:val="left"/>
      <w:pPr>
        <w:ind w:left="424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6B66B8BA">
      <w:start w:val="1"/>
      <w:numFmt w:val="decimal"/>
      <w:lvlText w:val="%7"/>
      <w:lvlJc w:val="left"/>
      <w:pPr>
        <w:ind w:left="496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91688A8">
      <w:start w:val="1"/>
      <w:numFmt w:val="lowerLetter"/>
      <w:lvlText w:val="%8"/>
      <w:lvlJc w:val="left"/>
      <w:pPr>
        <w:ind w:left="568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3790F904">
      <w:start w:val="1"/>
      <w:numFmt w:val="lowerRoman"/>
      <w:lvlText w:val="%9"/>
      <w:lvlJc w:val="left"/>
      <w:pPr>
        <w:ind w:left="640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4DF87853"/>
    <w:multiLevelType w:val="hybridMultilevel"/>
    <w:tmpl w:val="9E745712"/>
    <w:lvl w:ilvl="0" w:tplc="BEEE69EC">
      <w:start w:val="1"/>
      <w:numFmt w:val="decimal"/>
      <w:lvlText w:val="%1)"/>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EEDE5192">
      <w:start w:val="1"/>
      <w:numFmt w:val="lowerLetter"/>
      <w:lvlText w:val="%2"/>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C3844290">
      <w:start w:val="1"/>
      <w:numFmt w:val="lowerRoman"/>
      <w:lvlText w:val="%3"/>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0792C4B8">
      <w:start w:val="1"/>
      <w:numFmt w:val="decimal"/>
      <w:lvlText w:val="%4"/>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443AF1C8">
      <w:start w:val="1"/>
      <w:numFmt w:val="lowerLetter"/>
      <w:lvlText w:val="%5"/>
      <w:lvlJc w:val="left"/>
      <w:pPr>
        <w:ind w:left="3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1688AD6C">
      <w:start w:val="1"/>
      <w:numFmt w:val="lowerRoman"/>
      <w:lvlText w:val="%6"/>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89F05CF4">
      <w:start w:val="1"/>
      <w:numFmt w:val="decimal"/>
      <w:lvlText w:val="%7"/>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98E9A96">
      <w:start w:val="1"/>
      <w:numFmt w:val="lowerLetter"/>
      <w:lvlText w:val="%8"/>
      <w:lvlJc w:val="left"/>
      <w:pPr>
        <w:ind w:left="5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15B624E2">
      <w:start w:val="1"/>
      <w:numFmt w:val="lowerRoman"/>
      <w:lvlText w:val="%9"/>
      <w:lvlJc w:val="left"/>
      <w:pPr>
        <w:ind w:left="64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num w:numId="1" w16cid:durableId="708532637">
    <w:abstractNumId w:val="1"/>
  </w:num>
  <w:num w:numId="2" w16cid:durableId="502010372">
    <w:abstractNumId w:val="2"/>
  </w:num>
  <w:num w:numId="3" w16cid:durableId="1703286785">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Birklhuber Bernd">
    <w15:presenceInfo w15:providerId="AD" w15:userId="S-1-5-21-488040868-4244228847-1048680791-12844"/>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trackRevisions/>
  <w:defaultTabStop w:val="708"/>
  <w:hyphenationZone w:val="425"/>
  <w:evenAndOddHeaders/>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46EB8"/>
    <w:rsid w:val="00055DE5"/>
    <w:rsid w:val="002947D2"/>
    <w:rsid w:val="00346EB8"/>
    <w:rsid w:val="00582BC3"/>
    <w:rsid w:val="009B023E"/>
    <w:rsid w:val="00A44CBB"/>
    <w:rsid w:val="00A83EF8"/>
    <w:rsid w:val="00D876DB"/>
    <w:rsid w:val="00E63A28"/>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8DAAB3"/>
  <w15:docId w15:val="{8CA32CD3-5034-4735-9F3D-6ABDC1EB5F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de-DE" w:eastAsia="de-DE"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pPr>
      <w:spacing w:after="109" w:line="250" w:lineRule="auto"/>
      <w:ind w:left="10" w:hanging="10"/>
      <w:jc w:val="both"/>
    </w:pPr>
    <w:rPr>
      <w:rFonts w:ascii="Arial" w:eastAsia="Arial" w:hAnsi="Arial" w:cs="Arial"/>
      <w:color w:val="000000"/>
      <w:sz w:val="20"/>
    </w:rPr>
  </w:style>
  <w:style w:type="paragraph" w:styleId="berschrift1">
    <w:name w:val="heading 1"/>
    <w:next w:val="Standard"/>
    <w:link w:val="berschrift1Zchn"/>
    <w:uiPriority w:val="9"/>
    <w:qFormat/>
    <w:pPr>
      <w:keepNext/>
      <w:keepLines/>
      <w:spacing w:after="157" w:line="259" w:lineRule="auto"/>
      <w:ind w:left="10" w:hanging="10"/>
      <w:outlineLvl w:val="0"/>
    </w:pPr>
    <w:rPr>
      <w:rFonts w:ascii="Arial" w:eastAsia="Arial" w:hAnsi="Arial" w:cs="Arial"/>
      <w:b/>
      <w:color w:val="000000"/>
      <w:sz w:val="22"/>
    </w:rPr>
  </w:style>
  <w:style w:type="paragraph" w:styleId="berschrift2">
    <w:name w:val="heading 2"/>
    <w:next w:val="Standard"/>
    <w:link w:val="berschrift2Zchn"/>
    <w:uiPriority w:val="9"/>
    <w:unhideWhenUsed/>
    <w:qFormat/>
    <w:pPr>
      <w:keepNext/>
      <w:keepLines/>
      <w:spacing w:after="157" w:line="259" w:lineRule="auto"/>
      <w:ind w:left="10" w:hanging="10"/>
      <w:outlineLvl w:val="1"/>
    </w:pPr>
    <w:rPr>
      <w:rFonts w:ascii="Arial" w:eastAsia="Arial" w:hAnsi="Arial" w:cs="Arial"/>
      <w:b/>
      <w:color w:val="000000"/>
      <w:sz w:val="22"/>
    </w:rPr>
  </w:style>
  <w:style w:type="paragraph" w:styleId="berschrift3">
    <w:name w:val="heading 3"/>
    <w:next w:val="Standard"/>
    <w:link w:val="berschrift3Zchn"/>
    <w:uiPriority w:val="9"/>
    <w:unhideWhenUsed/>
    <w:qFormat/>
    <w:pPr>
      <w:keepNext/>
      <w:keepLines/>
      <w:spacing w:after="104" w:line="259" w:lineRule="auto"/>
      <w:ind w:left="10" w:hanging="10"/>
      <w:outlineLvl w:val="2"/>
    </w:pPr>
    <w:rPr>
      <w:rFonts w:ascii="Arial" w:eastAsia="Arial" w:hAnsi="Arial" w:cs="Arial"/>
      <w:b/>
      <w:color w:val="000000"/>
      <w:sz w:val="20"/>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2Zchn">
    <w:name w:val="Überschrift 2 Zchn"/>
    <w:link w:val="berschrift2"/>
    <w:rPr>
      <w:rFonts w:ascii="Arial" w:eastAsia="Arial" w:hAnsi="Arial" w:cs="Arial"/>
      <w:b/>
      <w:color w:val="000000"/>
      <w:sz w:val="22"/>
    </w:rPr>
  </w:style>
  <w:style w:type="character" w:customStyle="1" w:styleId="berschrift3Zchn">
    <w:name w:val="Überschrift 3 Zchn"/>
    <w:link w:val="berschrift3"/>
    <w:rPr>
      <w:rFonts w:ascii="Arial" w:eastAsia="Arial" w:hAnsi="Arial" w:cs="Arial"/>
      <w:b/>
      <w:color w:val="000000"/>
      <w:sz w:val="20"/>
    </w:rPr>
  </w:style>
  <w:style w:type="character" w:customStyle="1" w:styleId="berschrift1Zchn">
    <w:name w:val="Überschrift 1 Zchn"/>
    <w:link w:val="berschrift1"/>
    <w:rPr>
      <w:rFonts w:ascii="Arial" w:eastAsia="Arial" w:hAnsi="Arial" w:cs="Arial"/>
      <w:b/>
      <w:color w:val="000000"/>
      <w:sz w:val="22"/>
    </w:rPr>
  </w:style>
  <w:style w:type="paragraph" w:styleId="Verzeichnis1">
    <w:name w:val="toc 1"/>
    <w:hidden/>
    <w:pPr>
      <w:spacing w:after="8" w:line="250" w:lineRule="auto"/>
      <w:ind w:left="25" w:right="70" w:hanging="10"/>
      <w:jc w:val="both"/>
    </w:pPr>
    <w:rPr>
      <w:rFonts w:ascii="Arial" w:eastAsia="Arial" w:hAnsi="Arial" w:cs="Arial"/>
      <w:color w:val="000000"/>
      <w:sz w:val="20"/>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berarbeitung">
    <w:name w:val="Revision"/>
    <w:hidden/>
    <w:uiPriority w:val="99"/>
    <w:semiHidden/>
    <w:rsid w:val="00E63A28"/>
    <w:pPr>
      <w:spacing w:after="0" w:line="240" w:lineRule="auto"/>
    </w:pPr>
    <w:rPr>
      <w:rFonts w:ascii="Arial" w:eastAsia="Arial" w:hAnsi="Arial" w:cs="Arial"/>
      <w:color w:val="000000"/>
      <w:sz w:val="20"/>
    </w:rPr>
  </w:style>
  <w:style w:type="character" w:styleId="Kommentarzeichen">
    <w:name w:val="annotation reference"/>
    <w:basedOn w:val="Absatz-Standardschriftart"/>
    <w:uiPriority w:val="99"/>
    <w:semiHidden/>
    <w:unhideWhenUsed/>
    <w:rsid w:val="00E63A28"/>
    <w:rPr>
      <w:sz w:val="16"/>
      <w:szCs w:val="16"/>
    </w:rPr>
  </w:style>
  <w:style w:type="paragraph" w:styleId="Kommentartext">
    <w:name w:val="annotation text"/>
    <w:basedOn w:val="Standard"/>
    <w:link w:val="KommentartextZchn"/>
    <w:uiPriority w:val="99"/>
    <w:semiHidden/>
    <w:unhideWhenUsed/>
    <w:rsid w:val="00E63A28"/>
    <w:pPr>
      <w:spacing w:line="240" w:lineRule="auto"/>
    </w:pPr>
    <w:rPr>
      <w:szCs w:val="20"/>
    </w:rPr>
  </w:style>
  <w:style w:type="character" w:customStyle="1" w:styleId="KommentartextZchn">
    <w:name w:val="Kommentartext Zchn"/>
    <w:basedOn w:val="Absatz-Standardschriftart"/>
    <w:link w:val="Kommentartext"/>
    <w:uiPriority w:val="99"/>
    <w:semiHidden/>
    <w:rsid w:val="00E63A28"/>
    <w:rPr>
      <w:rFonts w:ascii="Arial" w:eastAsia="Arial" w:hAnsi="Arial" w:cs="Arial"/>
      <w:color w:val="000000"/>
      <w:sz w:val="20"/>
      <w:szCs w:val="20"/>
    </w:rPr>
  </w:style>
  <w:style w:type="paragraph" w:styleId="Kommentarthema">
    <w:name w:val="annotation subject"/>
    <w:basedOn w:val="Kommentartext"/>
    <w:next w:val="Kommentartext"/>
    <w:link w:val="KommentarthemaZchn"/>
    <w:uiPriority w:val="99"/>
    <w:semiHidden/>
    <w:unhideWhenUsed/>
    <w:rsid w:val="00E63A28"/>
    <w:rPr>
      <w:b/>
      <w:bCs/>
    </w:rPr>
  </w:style>
  <w:style w:type="character" w:customStyle="1" w:styleId="KommentarthemaZchn">
    <w:name w:val="Kommentarthema Zchn"/>
    <w:basedOn w:val="KommentartextZchn"/>
    <w:link w:val="Kommentarthema"/>
    <w:uiPriority w:val="99"/>
    <w:semiHidden/>
    <w:rsid w:val="00E63A28"/>
    <w:rPr>
      <w:rFonts w:ascii="Arial" w:eastAsia="Arial" w:hAnsi="Arial" w:cs="Arial"/>
      <w:b/>
      <w:bCs/>
      <w:color w:val="000000"/>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4343511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8" Type="http://schemas.openxmlformats.org/officeDocument/2006/relationships/image" Target="media/image6.jpg"/><Relationship Id="rId26" Type="http://schemas.openxmlformats.org/officeDocument/2006/relationships/footer" Target="footer3.xml"/><Relationship Id="rId39" Type="http://schemas.openxmlformats.org/officeDocument/2006/relationships/footer" Target="footer6.xml"/><Relationship Id="rId3" Type="http://schemas.openxmlformats.org/officeDocument/2006/relationships/settings" Target="settings.xml"/><Relationship Id="rId21" Type="http://schemas.openxmlformats.org/officeDocument/2006/relationships/header" Target="header1.xml"/><Relationship Id="rId34" Type="http://schemas.openxmlformats.org/officeDocument/2006/relationships/header" Target="header4.xml"/><Relationship Id="rId42" Type="http://schemas.openxmlformats.org/officeDocument/2006/relationships/theme" Target="theme/theme1.xml"/><Relationship Id="rId7" Type="http://schemas.openxmlformats.org/officeDocument/2006/relationships/image" Target="media/image1.png"/><Relationship Id="rId17" Type="http://schemas.openxmlformats.org/officeDocument/2006/relationships/image" Target="media/image5.jpg"/><Relationship Id="rId25" Type="http://schemas.openxmlformats.org/officeDocument/2006/relationships/header" Target="header3.xml"/><Relationship Id="rId33" Type="http://schemas.openxmlformats.org/officeDocument/2006/relationships/image" Target="media/image9.jpg"/><Relationship Id="rId38" Type="http://schemas.openxmlformats.org/officeDocument/2006/relationships/header" Target="header6.xml"/><Relationship Id="rId2" Type="http://schemas.openxmlformats.org/officeDocument/2006/relationships/styles" Target="styles.xml"/><Relationship Id="rId16" Type="http://schemas.openxmlformats.org/officeDocument/2006/relationships/image" Target="media/image40.png"/><Relationship Id="rId20" Type="http://schemas.openxmlformats.org/officeDocument/2006/relationships/image" Target="media/image9.jpeg"/><Relationship Id="rId29" Type="http://schemas.microsoft.com/office/2011/relationships/commentsExtended" Target="commentsExtended.xml"/><Relationship Id="rId41" Type="http://schemas.microsoft.com/office/2011/relationships/people" Target="peop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24" Type="http://schemas.openxmlformats.org/officeDocument/2006/relationships/footer" Target="footer2.xml"/><Relationship Id="rId32" Type="http://schemas.openxmlformats.org/officeDocument/2006/relationships/image" Target="media/image8.jpg"/><Relationship Id="rId37" Type="http://schemas.openxmlformats.org/officeDocument/2006/relationships/footer" Target="footer5.xml"/><Relationship Id="rId40" Type="http://schemas.openxmlformats.org/officeDocument/2006/relationships/fontTable" Target="fontTable.xml"/><Relationship Id="rId5" Type="http://schemas.openxmlformats.org/officeDocument/2006/relationships/footnotes" Target="footnotes.xml"/><Relationship Id="rId23" Type="http://schemas.openxmlformats.org/officeDocument/2006/relationships/footer" Target="footer1.xml"/><Relationship Id="rId28" Type="http://schemas.openxmlformats.org/officeDocument/2006/relationships/comments" Target="comments.xml"/><Relationship Id="rId36" Type="http://schemas.openxmlformats.org/officeDocument/2006/relationships/footer" Target="footer4.xml"/><Relationship Id="rId10" Type="http://schemas.openxmlformats.org/officeDocument/2006/relationships/image" Target="media/image3.jpg"/><Relationship Id="rId19" Type="http://schemas.openxmlformats.org/officeDocument/2006/relationships/image" Target="media/image8.jpeg"/><Relationship Id="rId31" Type="http://schemas.microsoft.com/office/2018/08/relationships/commentsExtensible" Target="commentsExtensible.xml"/><Relationship Id="rId4" Type="http://schemas.openxmlformats.org/officeDocument/2006/relationships/webSettings" Target="webSettings.xml"/><Relationship Id="rId9" Type="http://schemas.openxmlformats.org/officeDocument/2006/relationships/image" Target="media/image3.png"/><Relationship Id="rId22" Type="http://schemas.openxmlformats.org/officeDocument/2006/relationships/header" Target="header2.xml"/><Relationship Id="rId27" Type="http://schemas.openxmlformats.org/officeDocument/2006/relationships/image" Target="media/image7.jpg"/><Relationship Id="rId30" Type="http://schemas.microsoft.com/office/2016/09/relationships/commentsIds" Target="commentsIds.xml"/><Relationship Id="rId35" Type="http://schemas.openxmlformats.org/officeDocument/2006/relationships/header" Target="header5.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18</Pages>
  <Words>4652</Words>
  <Characters>29309</Characters>
  <Application>Microsoft Office Word</Application>
  <DocSecurity>0</DocSecurity>
  <Lines>244</Lines>
  <Paragraphs>67</Paragraphs>
  <ScaleCrop>false</ScaleCrop>
  <HeadingPairs>
    <vt:vector size="2" baseType="variant">
      <vt:variant>
        <vt:lpstr>Titel</vt:lpstr>
      </vt:variant>
      <vt:variant>
        <vt:i4>1</vt:i4>
      </vt:variant>
    </vt:vector>
  </HeadingPairs>
  <TitlesOfParts>
    <vt:vector size="1" baseType="lpstr">
      <vt:lpstr/>
    </vt:vector>
  </TitlesOfParts>
  <Company>BMVIT</Company>
  <LinksUpToDate>false</LinksUpToDate>
  <CharactersWithSpaces>33894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Jeff Wootton</dc:creator>
  <cp:keywords/>
  <cp:lastModifiedBy>Birklhuber Bernd</cp:lastModifiedBy>
  <cp:revision>4</cp:revision>
  <dcterms:created xsi:type="dcterms:W3CDTF">2026-08-07T11:41:00Z</dcterms:created>
  <dcterms:modified xsi:type="dcterms:W3CDTF">2026-08-10T11:16:00Z</dcterms:modified>
</cp:coreProperties>
</file>