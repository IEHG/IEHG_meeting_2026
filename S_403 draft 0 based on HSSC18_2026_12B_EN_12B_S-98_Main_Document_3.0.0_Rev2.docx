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1579DE5" w:rsidR="00C26A5A" w:rsidRPr="0062074F" w:rsidRDefault="00C26A5A" w:rsidP="00C26A5A">
      <w:r w:rsidRPr="0062074F">
        <w:tab/>
        <w:t xml:space="preserve"> </w:t>
      </w:r>
    </w:p>
    <w:p w14:paraId="030C8663" w14:textId="3175994C" w:rsidR="00C26A5A" w:rsidRPr="0062074F" w:rsidRDefault="005C7AF2" w:rsidP="00C26A5A">
      <w:pPr>
        <w:rPr>
          <w:rStyle w:val="module"/>
          <w:b/>
          <w:sz w:val="22"/>
        </w:rPr>
      </w:pPr>
      <w:commentRangeStart w:id="3"/>
      <w:del w:id="4" w:author="Birklhuber Bernd" w:date="2026-08-07T08:41:00Z">
        <w:r w:rsidRPr="0062074F" w:rsidDel="005C7AF2">
          <w:rPr>
            <w:noProof/>
          </w:rPr>
          <mc:AlternateContent>
            <mc:Choice Requires="wpg">
              <w:drawing>
                <wp:anchor distT="0" distB="0" distL="114300" distR="114300" simplePos="0" relativeHeight="251641344" behindDoc="0" locked="0" layoutInCell="1" allowOverlap="1" wp14:anchorId="61A4A5B9" wp14:editId="57C83F1B">
                  <wp:simplePos x="0" y="0"/>
                  <wp:positionH relativeFrom="margin">
                    <wp:posOffset>566420</wp:posOffset>
                  </wp:positionH>
                  <wp:positionV relativeFrom="paragraph">
                    <wp:posOffset>16510</wp:posOffset>
                  </wp:positionV>
                  <wp:extent cx="5593715" cy="8635365"/>
                  <wp:effectExtent l="0" t="0" r="6985" b="0"/>
                  <wp:wrapNone/>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82916" cy="6040742"/>
                            <a:chOff x="945931" y="756745"/>
                            <a:chExt cx="5583600" cy="6040800"/>
                          </a:xfrm>
                        </wpg:grpSpPr>
                        <wps:wsp>
                          <wps:cNvPr id="2" name="Tekstvak 1"/>
                          <wps:cNvSpPr txBox="1">
                            <a:spLocks noChangeArrowheads="1"/>
                          </wps:cNvSpPr>
                          <wps:spPr bwMode="auto">
                            <a:xfrm>
                              <a:off x="0" y="0"/>
                              <a:ext cx="5582916" cy="6040742"/>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6D9A35FD"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w:t>
                                </w:r>
                                <w:ins w:id="5" w:author="Birklhuber Bernd" w:date="2026-08-07T08:40:00Z">
                                  <w:r w:rsidR="00E53E23">
                                    <w:rPr>
                                      <w:rFonts w:ascii="Arial" w:hAnsi="Arial" w:cs="HelveticaNeueLT Std Med"/>
                                      <w:b/>
                                      <w:color w:val="00004C"/>
                                      <w:sz w:val="56"/>
                                      <w:szCs w:val="56"/>
                                      <w:lang w:val="en-GB"/>
                                    </w:rPr>
                                    <w:t>403</w:t>
                                  </w:r>
                                </w:ins>
                                <w:del w:id="6" w:author="Birklhuber Bernd" w:date="2026-08-07T08:40:00Z">
                                  <w:r w:rsidDel="00E53E23">
                                    <w:rPr>
                                      <w:rFonts w:ascii="Arial" w:hAnsi="Arial" w:cs="HelveticaNeueLT Std Med"/>
                                      <w:b/>
                                      <w:color w:val="00004C"/>
                                      <w:sz w:val="56"/>
                                      <w:szCs w:val="56"/>
                                      <w:lang w:val="en-GB"/>
                                    </w:rPr>
                                    <w:delText>98</w:delText>
                                  </w:r>
                                </w:del>
                                <w:r>
                                  <w:rPr>
                                    <w:rFonts w:ascii="Arial" w:hAnsi="Arial" w:cs="HelveticaNeueLT Std Med"/>
                                    <w:b/>
                                    <w:color w:val="00004C"/>
                                    <w:sz w:val="56"/>
                                    <w:szCs w:val="56"/>
                                    <w:lang w:val="en-GB"/>
                                  </w:rPr>
                                  <w:t xml:space="preserve"> (</w:t>
                                </w:r>
                                <w:ins w:id="7" w:author="Birklhuber Bernd" w:date="2026-08-07T08:40:00Z">
                                  <w:r w:rsidR="00E53E23">
                                    <w:rPr>
                                      <w:rFonts w:ascii="Arial" w:hAnsi="Arial" w:cs="HelveticaNeueLT Std Med"/>
                                      <w:b/>
                                      <w:color w:val="00004C"/>
                                      <w:sz w:val="56"/>
                                      <w:szCs w:val="56"/>
                                      <w:lang w:val="en-GB"/>
                                    </w:rPr>
                                    <w:t xml:space="preserve">Inland </w:t>
                                  </w:r>
                                </w:ins>
                                <w:del w:id="8" w:author="Birklhuber Bernd" w:date="2026-08-07T08:40:00Z">
                                  <w:r w:rsidR="00C26A5A" w:rsidDel="00E53E23">
                                    <w:rPr>
                                      <w:rFonts w:ascii="Arial" w:hAnsi="Arial" w:cs="HelveticaNeueLT Std Med"/>
                                      <w:b/>
                                      <w:color w:val="00004C"/>
                                      <w:sz w:val="56"/>
                                      <w:szCs w:val="56"/>
                                      <w:lang w:val="en-GB"/>
                                    </w:rPr>
                                    <w:delText xml:space="preserve">S-100 </w:delText>
                                  </w:r>
                                </w:del>
                                <w:r w:rsidR="00C26A5A">
                                  <w:rPr>
                                    <w:rFonts w:ascii="Arial" w:hAnsi="Arial" w:cs="HelveticaNeueLT Std Med"/>
                                    <w:b/>
                                    <w:color w:val="00004C"/>
                                    <w:sz w:val="56"/>
                                    <w:szCs w:val="56"/>
                                    <w:lang w:val="en-GB"/>
                                  </w:rPr>
                                  <w:t>ECDIS</w:t>
                                </w:r>
                                <w:ins w:id="9" w:author="Birklhuber Bernd" w:date="2026-08-07T08:40:00Z">
                                  <w:r w:rsidR="00E53E23">
                                    <w:rPr>
                                      <w:rFonts w:ascii="Arial" w:hAnsi="Arial" w:cs="HelveticaNeueLT Std Med"/>
                                      <w:b/>
                                      <w:color w:val="00004C"/>
                                      <w:sz w:val="56"/>
                                      <w:szCs w:val="56"/>
                                      <w:lang w:val="en-GB"/>
                                    </w:rPr>
                                    <w:t xml:space="preserve"> and </w:t>
                                  </w:r>
                                </w:ins>
                                <w:ins w:id="10" w:author="Birklhuber Bernd" w:date="2026-08-21T09:33:00Z">
                                  <w:r w:rsidR="000539F0">
                                    <w:rPr>
                                      <w:rFonts w:ascii="Arial" w:hAnsi="Arial" w:cs="HelveticaNeueLT Std Med"/>
                                      <w:b/>
                                      <w:color w:val="00004C"/>
                                      <w:sz w:val="56"/>
                                      <w:szCs w:val="56"/>
                                      <w:lang w:val="en-GB"/>
                                    </w:rPr>
                                    <w:t xml:space="preserve">Inland </w:t>
                                  </w:r>
                                </w:ins>
                                <w:ins w:id="11" w:author="Birklhuber Bernd" w:date="2026-08-07T08:40:00Z">
                                  <w:r w:rsidR="00E53E23">
                                    <w:rPr>
                                      <w:rFonts w:ascii="Arial" w:hAnsi="Arial" w:cs="HelveticaNeueLT Std Med"/>
                                      <w:b/>
                                      <w:color w:val="00004C"/>
                                      <w:sz w:val="56"/>
                                      <w:szCs w:val="56"/>
                                      <w:lang w:val="en-GB"/>
                                    </w:rPr>
                                    <w:t xml:space="preserve">ECS </w:t>
                                  </w:r>
                                </w:ins>
                                <w:del w:id="12" w:author="Birklhuber Bernd" w:date="2026-08-07T08:40:00Z">
                                  <w:r w:rsidR="00C26A5A" w:rsidDel="00E53E23">
                                    <w:rPr>
                                      <w:rFonts w:ascii="Arial" w:hAnsi="Arial" w:cs="HelveticaNeueLT Std Med"/>
                                      <w:b/>
                                      <w:color w:val="00004C"/>
                                      <w:sz w:val="56"/>
                                      <w:szCs w:val="56"/>
                                      <w:lang w:val="en-GB"/>
                                    </w:rPr>
                                    <w:delText xml:space="preserve"> and </w:delText>
                                  </w:r>
                                </w:del>
                                <w:r w:rsidR="00C26A5A">
                                  <w:rPr>
                                    <w:rFonts w:ascii="Arial" w:hAnsi="Arial" w:cs="HelveticaNeueLT Std Med"/>
                                    <w:b/>
                                    <w:color w:val="00004C"/>
                                    <w:sz w:val="56"/>
                                    <w:szCs w:val="56"/>
                                    <w:lang w:val="en-GB"/>
                                  </w:rPr>
                                  <w:t>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5E545FDD" w:rsidR="00C26A5A" w:rsidRDefault="00E53E23" w:rsidP="00C26A5A">
                                <w:pPr>
                                  <w:pStyle w:val="Basisalinea"/>
                                  <w:suppressAutoHyphens/>
                                  <w:spacing w:line="240" w:lineRule="auto"/>
                                  <w:rPr>
                                    <w:rFonts w:ascii="Arial" w:hAnsi="Arial" w:cs="HelveticaNeueLT Std Med"/>
                                    <w:b/>
                                    <w:color w:val="00004C"/>
                                    <w:sz w:val="28"/>
                                    <w:szCs w:val="28"/>
                                    <w:lang w:val="en-GB"/>
                                  </w:rPr>
                                </w:pPr>
                                <w:ins w:id="13" w:author="Birklhuber Bernd" w:date="2026-08-07T08:40:00Z">
                                  <w:r>
                                    <w:rPr>
                                      <w:rFonts w:ascii="Arial" w:hAnsi="Arial" w:cs="HelveticaNeueLT Std Med"/>
                                      <w:b/>
                                      <w:color w:val="00004C"/>
                                      <w:sz w:val="28"/>
                                      <w:szCs w:val="28"/>
                                      <w:lang w:val="en-GB"/>
                                    </w:rPr>
                                    <w:t xml:space="preserve">Draft 0 of </w:t>
                                  </w:r>
                                </w:ins>
                                <w:r w:rsidR="00C26A5A" w:rsidRPr="0024770E">
                                  <w:rPr>
                                    <w:rFonts w:ascii="Arial" w:hAnsi="Arial" w:cs="HelveticaNeueLT Std Med"/>
                                    <w:b/>
                                    <w:color w:val="00004C"/>
                                    <w:sz w:val="28"/>
                                    <w:szCs w:val="28"/>
                                    <w:lang w:val="en-GB"/>
                                  </w:rPr>
                                  <w:t xml:space="preserve">Edition </w:t>
                                </w:r>
                                <w:del w:id="14" w:author="Birklhuber Bernd" w:date="2026-08-07T08:41:00Z">
                                  <w:r w:rsidR="004F4B90" w:rsidDel="005C7AF2">
                                    <w:rPr>
                                      <w:rFonts w:ascii="Arial" w:hAnsi="Arial" w:cs="HelveticaNeueLT Std Med"/>
                                      <w:b/>
                                      <w:color w:val="00004C"/>
                                      <w:sz w:val="28"/>
                                      <w:szCs w:val="28"/>
                                      <w:lang w:val="en-GB"/>
                                    </w:rPr>
                                    <w:delText>3.0.0</w:delText>
                                  </w:r>
                                </w:del>
                                <w:r w:rsidR="00701B8D">
                                  <w:rPr>
                                    <w:rFonts w:ascii="Arial" w:hAnsi="Arial" w:cs="HelveticaNeueLT Std Med"/>
                                    <w:b/>
                                    <w:color w:val="00004C"/>
                                    <w:sz w:val="28"/>
                                    <w:szCs w:val="28"/>
                                    <w:lang w:val="en-GB"/>
                                  </w:rPr>
                                  <w:t xml:space="preserve"> </w:t>
                                </w:r>
                                <w:del w:id="15" w:author="Birklhuber Bernd" w:date="2026-08-07T08:41:00Z">
                                  <w:r w:rsidR="00701B8D" w:rsidDel="005C7AF2">
                                    <w:rPr>
                                      <w:rFonts w:ascii="Arial" w:hAnsi="Arial" w:cs="HelveticaNeueLT Std Med"/>
                                      <w:b/>
                                      <w:color w:val="00004C"/>
                                      <w:sz w:val="28"/>
                                      <w:szCs w:val="28"/>
                                      <w:lang w:val="en-GB"/>
                                    </w:rPr>
                                    <w:delText>March</w:delText>
                                  </w:r>
                                </w:del>
                                <w:r w:rsidR="004B1339">
                                  <w:rPr>
                                    <w:rFonts w:ascii="Arial" w:hAnsi="Arial" w:cs="HelveticaNeueLT Std Med"/>
                                    <w:b/>
                                    <w:color w:val="00004C"/>
                                    <w:sz w:val="28"/>
                                    <w:szCs w:val="28"/>
                                    <w:lang w:val="en-GB"/>
                                  </w:rPr>
                                  <w:t xml:space="preserve"> </w:t>
                                </w:r>
                                <w:del w:id="16" w:author="Birklhuber Bernd" w:date="2026-08-07T08:41:00Z">
                                  <w:r w:rsidR="00C26A5A" w:rsidDel="005C7AF2">
                                    <w:rPr>
                                      <w:rFonts w:ascii="Arial" w:hAnsi="Arial" w:cs="HelveticaNeueLT Std Med"/>
                                      <w:b/>
                                      <w:color w:val="00004C"/>
                                      <w:sz w:val="28"/>
                                      <w:szCs w:val="28"/>
                                      <w:lang w:val="en-GB"/>
                                    </w:rPr>
                                    <w:delText>202</w:delText>
                                  </w:r>
                                  <w:r w:rsidR="008449DE" w:rsidDel="005C7AF2">
                                    <w:rPr>
                                      <w:rFonts w:ascii="Arial" w:hAnsi="Arial" w:cs="HelveticaNeueLT Std Med"/>
                                      <w:b/>
                                      <w:color w:val="00004C"/>
                                      <w:sz w:val="28"/>
                                      <w:szCs w:val="28"/>
                                      <w:lang w:val="en-GB"/>
                                    </w:rPr>
                                    <w:delText>6</w:delText>
                                  </w:r>
                                </w:del>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44.6pt;margin-top:1.3pt;width:440.45pt;height:679.95pt;z-index:251641344;mso-position-horizontal-relative:margin;mso-width-relative:margin" coordorigin="9459,7567" coordsize="55836,60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">
                  <v:shapetype id="_x0000_t202" coordsize="21600,21600" o:spt="202" path="m,l,21600r21600,l21600,xe">
                    <v:stroke joinstyle="miter"/>
                    <v:path gradientshapeok="t" o:connecttype="rect"/>
                  </v:shapetype>
                  <v:shape id="Tekstvak 1" o:spid="_x0000_s1027" type="#_x0000_t202" style="position:absolute;width:55829;height:60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6D9A35FD"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w:t>
                          </w:r>
                          <w:ins w:id="17" w:author="Birklhuber Bernd" w:date="2026-08-07T08:40:00Z">
                            <w:r w:rsidR="00E53E23">
                              <w:rPr>
                                <w:rFonts w:ascii="Arial" w:hAnsi="Arial" w:cs="HelveticaNeueLT Std Med"/>
                                <w:b/>
                                <w:color w:val="00004C"/>
                                <w:sz w:val="56"/>
                                <w:szCs w:val="56"/>
                                <w:lang w:val="en-GB"/>
                              </w:rPr>
                              <w:t>403</w:t>
                            </w:r>
                          </w:ins>
                          <w:del w:id="18" w:author="Birklhuber Bernd" w:date="2026-08-07T08:40:00Z">
                            <w:r w:rsidDel="00E53E23">
                              <w:rPr>
                                <w:rFonts w:ascii="Arial" w:hAnsi="Arial" w:cs="HelveticaNeueLT Std Med"/>
                                <w:b/>
                                <w:color w:val="00004C"/>
                                <w:sz w:val="56"/>
                                <w:szCs w:val="56"/>
                                <w:lang w:val="en-GB"/>
                              </w:rPr>
                              <w:delText>98</w:delText>
                            </w:r>
                          </w:del>
                          <w:r>
                            <w:rPr>
                              <w:rFonts w:ascii="Arial" w:hAnsi="Arial" w:cs="HelveticaNeueLT Std Med"/>
                              <w:b/>
                              <w:color w:val="00004C"/>
                              <w:sz w:val="56"/>
                              <w:szCs w:val="56"/>
                              <w:lang w:val="en-GB"/>
                            </w:rPr>
                            <w:t xml:space="preserve"> (</w:t>
                          </w:r>
                          <w:ins w:id="19" w:author="Birklhuber Bernd" w:date="2026-08-07T08:40:00Z">
                            <w:r w:rsidR="00E53E23">
                              <w:rPr>
                                <w:rFonts w:ascii="Arial" w:hAnsi="Arial" w:cs="HelveticaNeueLT Std Med"/>
                                <w:b/>
                                <w:color w:val="00004C"/>
                                <w:sz w:val="56"/>
                                <w:szCs w:val="56"/>
                                <w:lang w:val="en-GB"/>
                              </w:rPr>
                              <w:t xml:space="preserve">Inland </w:t>
                            </w:r>
                          </w:ins>
                          <w:del w:id="20" w:author="Birklhuber Bernd" w:date="2026-08-07T08:40:00Z">
                            <w:r w:rsidR="00C26A5A" w:rsidDel="00E53E23">
                              <w:rPr>
                                <w:rFonts w:ascii="Arial" w:hAnsi="Arial" w:cs="HelveticaNeueLT Std Med"/>
                                <w:b/>
                                <w:color w:val="00004C"/>
                                <w:sz w:val="56"/>
                                <w:szCs w:val="56"/>
                                <w:lang w:val="en-GB"/>
                              </w:rPr>
                              <w:delText xml:space="preserve">S-100 </w:delText>
                            </w:r>
                          </w:del>
                          <w:r w:rsidR="00C26A5A">
                            <w:rPr>
                              <w:rFonts w:ascii="Arial" w:hAnsi="Arial" w:cs="HelveticaNeueLT Std Med"/>
                              <w:b/>
                              <w:color w:val="00004C"/>
                              <w:sz w:val="56"/>
                              <w:szCs w:val="56"/>
                              <w:lang w:val="en-GB"/>
                            </w:rPr>
                            <w:t>ECDIS</w:t>
                          </w:r>
                          <w:ins w:id="21" w:author="Birklhuber Bernd" w:date="2026-08-07T08:40:00Z">
                            <w:r w:rsidR="00E53E23">
                              <w:rPr>
                                <w:rFonts w:ascii="Arial" w:hAnsi="Arial" w:cs="HelveticaNeueLT Std Med"/>
                                <w:b/>
                                <w:color w:val="00004C"/>
                                <w:sz w:val="56"/>
                                <w:szCs w:val="56"/>
                                <w:lang w:val="en-GB"/>
                              </w:rPr>
                              <w:t xml:space="preserve"> and </w:t>
                            </w:r>
                          </w:ins>
                          <w:ins w:id="22" w:author="Birklhuber Bernd" w:date="2026-08-21T09:33:00Z">
                            <w:r w:rsidR="000539F0">
                              <w:rPr>
                                <w:rFonts w:ascii="Arial" w:hAnsi="Arial" w:cs="HelveticaNeueLT Std Med"/>
                                <w:b/>
                                <w:color w:val="00004C"/>
                                <w:sz w:val="56"/>
                                <w:szCs w:val="56"/>
                                <w:lang w:val="en-GB"/>
                              </w:rPr>
                              <w:t xml:space="preserve">Inland </w:t>
                            </w:r>
                          </w:ins>
                          <w:ins w:id="23" w:author="Birklhuber Bernd" w:date="2026-08-07T08:40:00Z">
                            <w:r w:rsidR="00E53E23">
                              <w:rPr>
                                <w:rFonts w:ascii="Arial" w:hAnsi="Arial" w:cs="HelveticaNeueLT Std Med"/>
                                <w:b/>
                                <w:color w:val="00004C"/>
                                <w:sz w:val="56"/>
                                <w:szCs w:val="56"/>
                                <w:lang w:val="en-GB"/>
                              </w:rPr>
                              <w:t xml:space="preserve">ECS </w:t>
                            </w:r>
                          </w:ins>
                          <w:del w:id="24" w:author="Birklhuber Bernd" w:date="2026-08-07T08:40:00Z">
                            <w:r w:rsidR="00C26A5A" w:rsidDel="00E53E23">
                              <w:rPr>
                                <w:rFonts w:ascii="Arial" w:hAnsi="Arial" w:cs="HelveticaNeueLT Std Med"/>
                                <w:b/>
                                <w:color w:val="00004C"/>
                                <w:sz w:val="56"/>
                                <w:szCs w:val="56"/>
                                <w:lang w:val="en-GB"/>
                              </w:rPr>
                              <w:delText xml:space="preserve"> and </w:delText>
                            </w:r>
                          </w:del>
                          <w:r w:rsidR="00C26A5A">
                            <w:rPr>
                              <w:rFonts w:ascii="Arial" w:hAnsi="Arial" w:cs="HelveticaNeueLT Std Med"/>
                              <w:b/>
                              <w:color w:val="00004C"/>
                              <w:sz w:val="56"/>
                              <w:szCs w:val="56"/>
                              <w:lang w:val="en-GB"/>
                            </w:rPr>
                            <w:t>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5E545FDD" w:rsidR="00C26A5A" w:rsidRDefault="00E53E23" w:rsidP="00C26A5A">
                          <w:pPr>
                            <w:pStyle w:val="Basisalinea"/>
                            <w:suppressAutoHyphens/>
                            <w:spacing w:line="240" w:lineRule="auto"/>
                            <w:rPr>
                              <w:rFonts w:ascii="Arial" w:hAnsi="Arial" w:cs="HelveticaNeueLT Std Med"/>
                              <w:b/>
                              <w:color w:val="00004C"/>
                              <w:sz w:val="28"/>
                              <w:szCs w:val="28"/>
                              <w:lang w:val="en-GB"/>
                            </w:rPr>
                          </w:pPr>
                          <w:ins w:id="25" w:author="Birklhuber Bernd" w:date="2026-08-07T08:40:00Z">
                            <w:r>
                              <w:rPr>
                                <w:rFonts w:ascii="Arial" w:hAnsi="Arial" w:cs="HelveticaNeueLT Std Med"/>
                                <w:b/>
                                <w:color w:val="00004C"/>
                                <w:sz w:val="28"/>
                                <w:szCs w:val="28"/>
                                <w:lang w:val="en-GB"/>
                              </w:rPr>
                              <w:t xml:space="preserve">Draft 0 of </w:t>
                            </w:r>
                          </w:ins>
                          <w:r w:rsidR="00C26A5A" w:rsidRPr="0024770E">
                            <w:rPr>
                              <w:rFonts w:ascii="Arial" w:hAnsi="Arial" w:cs="HelveticaNeueLT Std Med"/>
                              <w:b/>
                              <w:color w:val="00004C"/>
                              <w:sz w:val="28"/>
                              <w:szCs w:val="28"/>
                              <w:lang w:val="en-GB"/>
                            </w:rPr>
                            <w:t xml:space="preserve">Edition </w:t>
                          </w:r>
                          <w:del w:id="26" w:author="Birklhuber Bernd" w:date="2026-08-07T08:41:00Z">
                            <w:r w:rsidR="004F4B90" w:rsidDel="005C7AF2">
                              <w:rPr>
                                <w:rFonts w:ascii="Arial" w:hAnsi="Arial" w:cs="HelveticaNeueLT Std Med"/>
                                <w:b/>
                                <w:color w:val="00004C"/>
                                <w:sz w:val="28"/>
                                <w:szCs w:val="28"/>
                                <w:lang w:val="en-GB"/>
                              </w:rPr>
                              <w:delText>3.0.0</w:delText>
                            </w:r>
                          </w:del>
                          <w:r w:rsidR="00701B8D">
                            <w:rPr>
                              <w:rFonts w:ascii="Arial" w:hAnsi="Arial" w:cs="HelveticaNeueLT Std Med"/>
                              <w:b/>
                              <w:color w:val="00004C"/>
                              <w:sz w:val="28"/>
                              <w:szCs w:val="28"/>
                              <w:lang w:val="en-GB"/>
                            </w:rPr>
                            <w:t xml:space="preserve"> </w:t>
                          </w:r>
                          <w:del w:id="27" w:author="Birklhuber Bernd" w:date="2026-08-07T08:41:00Z">
                            <w:r w:rsidR="00701B8D" w:rsidDel="005C7AF2">
                              <w:rPr>
                                <w:rFonts w:ascii="Arial" w:hAnsi="Arial" w:cs="HelveticaNeueLT Std Med"/>
                                <w:b/>
                                <w:color w:val="00004C"/>
                                <w:sz w:val="28"/>
                                <w:szCs w:val="28"/>
                                <w:lang w:val="en-GB"/>
                              </w:rPr>
                              <w:delText>March</w:delText>
                            </w:r>
                          </w:del>
                          <w:r w:rsidR="004B1339">
                            <w:rPr>
                              <w:rFonts w:ascii="Arial" w:hAnsi="Arial" w:cs="HelveticaNeueLT Std Med"/>
                              <w:b/>
                              <w:color w:val="00004C"/>
                              <w:sz w:val="28"/>
                              <w:szCs w:val="28"/>
                              <w:lang w:val="en-GB"/>
                            </w:rPr>
                            <w:t xml:space="preserve"> </w:t>
                          </w:r>
                          <w:del w:id="28" w:author="Birklhuber Bernd" w:date="2026-08-07T08:41:00Z">
                            <w:r w:rsidR="00C26A5A" w:rsidDel="005C7AF2">
                              <w:rPr>
                                <w:rFonts w:ascii="Arial" w:hAnsi="Arial" w:cs="HelveticaNeueLT Std Med"/>
                                <w:b/>
                                <w:color w:val="00004C"/>
                                <w:sz w:val="28"/>
                                <w:szCs w:val="28"/>
                                <w:lang w:val="en-GB"/>
                              </w:rPr>
                              <w:delText>202</w:delText>
                            </w:r>
                            <w:r w:rsidR="008449DE" w:rsidDel="005C7AF2">
                              <w:rPr>
                                <w:rFonts w:ascii="Arial" w:hAnsi="Arial" w:cs="HelveticaNeueLT Std Med"/>
                                <w:b/>
                                <w:color w:val="00004C"/>
                                <w:sz w:val="28"/>
                                <w:szCs w:val="28"/>
                                <w:lang w:val="en-GB"/>
                              </w:rPr>
                              <w:delText>6</w:delText>
                            </w:r>
                          </w:del>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del>
      <w:commentRangeEnd w:id="3"/>
      <w:r w:rsidR="00BE56AF">
        <w:rPr>
          <w:rStyle w:val="Kommentarzeichen"/>
        </w:rPr>
        <w:commentReference w:id="3"/>
      </w:r>
      <w:r w:rsidR="00C26A5A" w:rsidRPr="0062074F">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62074F" w14:paraId="25AE18F4" w14:textId="77777777" w:rsidTr="00D343CC">
        <w:tc>
          <w:tcPr>
            <w:tcW w:w="9253" w:type="dxa"/>
            <w:tcBorders>
              <w:top w:val="single" w:sz="4" w:space="0" w:color="000000"/>
            </w:tcBorders>
          </w:tcPr>
          <w:p w14:paraId="128C2683" w14:textId="6820ED5D" w:rsidR="00C26A5A" w:rsidRPr="0062074F"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del w:id="29" w:author="Birklhuber Bernd" w:date="2026-08-10T10:27:00Z">
              <w:r w:rsidRPr="0062074F" w:rsidDel="00882C56">
                <w:rPr>
                  <w:rFonts w:ascii="Helvetica" w:hAnsi="Helvetica" w:cs="Helvetica"/>
                  <w:sz w:val="22"/>
                  <w:szCs w:val="22"/>
                </w:rPr>
                <w:lastRenderedPageBreak/>
                <w:delText xml:space="preserve">© </w:delText>
              </w:r>
              <w:r w:rsidRPr="0062074F" w:rsidDel="00882C56">
                <w:rPr>
                  <w:rFonts w:ascii="Helvetica" w:hAnsi="Helvetica"/>
                  <w:sz w:val="22"/>
                  <w:szCs w:val="22"/>
                </w:rPr>
                <w:delText>Copyright International Hydrographic Organization 202</w:delText>
              </w:r>
              <w:r w:rsidR="006074BB" w:rsidRPr="0062074F" w:rsidDel="00882C56">
                <w:rPr>
                  <w:rFonts w:ascii="Helvetica" w:hAnsi="Helvetica"/>
                  <w:sz w:val="22"/>
                  <w:szCs w:val="22"/>
                </w:rPr>
                <w:delText>5</w:delText>
              </w:r>
            </w:del>
          </w:p>
        </w:tc>
      </w:tr>
      <w:tr w:rsidR="00C26A5A" w:rsidRPr="0062074F" w14:paraId="56714347" w14:textId="77777777" w:rsidTr="00D343CC">
        <w:tc>
          <w:tcPr>
            <w:tcW w:w="9253" w:type="dxa"/>
          </w:tcPr>
          <w:p w14:paraId="49BA804C" w14:textId="77777777" w:rsidR="00882C56" w:rsidRPr="00033EA7" w:rsidRDefault="00882C56" w:rsidP="00882C56">
            <w:pPr>
              <w:jc w:val="both"/>
              <w:rPr>
                <w:ins w:id="30" w:author="Birklhuber Bernd" w:date="2026-08-10T10:27:00Z"/>
                <w:rFonts w:cs="Arial"/>
                <w:b/>
                <w:bCs/>
              </w:rPr>
            </w:pPr>
            <w:ins w:id="31" w:author="Birklhuber Bernd" w:date="2026-08-10T10:27:00Z">
              <w:r w:rsidRPr="00033EA7">
                <w:rPr>
                  <w:rFonts w:cs="Arial"/>
                  <w:b/>
                  <w:bCs/>
                </w:rPr>
                <w:t>Permission N°10/2024</w:t>
              </w:r>
            </w:ins>
          </w:p>
          <w:p w14:paraId="434C7E3B" w14:textId="77777777" w:rsidR="00882C56" w:rsidRDefault="00882C56" w:rsidP="00D343CC">
            <w:pPr>
              <w:pStyle w:val="Default"/>
              <w:spacing w:before="120" w:after="120"/>
              <w:ind w:left="317" w:right="390"/>
              <w:jc w:val="both"/>
              <w:rPr>
                <w:ins w:id="32" w:author="Birklhuber Bernd" w:date="2026-08-10T10:28:00Z"/>
                <w:color w:val="auto"/>
                <w:sz w:val="20"/>
                <w:szCs w:val="20"/>
                <w:lang w:val="en-GB"/>
              </w:rPr>
            </w:pPr>
            <w:ins w:id="33" w:author="Birklhuber Bernd" w:date="2026-08-10T10:28:00Z">
              <w:r w:rsidRPr="00882C56">
                <w:rPr>
                  <w:color w:val="auto"/>
                  <w:sz w:val="20"/>
                  <w:szCs w:val="20"/>
                  <w:lang w:val="en-GB"/>
                </w:rPr>
                <w:t>Material from IHO publication S-98 S-100 ECDIS and Interoperability Specification Edition 2.0.0 – October 2025 is reproduced with the permission of the IHO Secretariat (Permission No 11/2026)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w:t>
              </w:r>
            </w:ins>
          </w:p>
          <w:p w14:paraId="23001D50" w14:textId="0C44B7D1" w:rsidR="00C26A5A" w:rsidRPr="0062074F" w:rsidRDefault="00C26A5A" w:rsidP="00D343CC">
            <w:pPr>
              <w:pStyle w:val="Default"/>
              <w:spacing w:before="120" w:after="120"/>
              <w:ind w:left="317" w:right="390"/>
              <w:jc w:val="both"/>
              <w:rPr>
                <w:color w:val="auto"/>
                <w:sz w:val="20"/>
                <w:szCs w:val="20"/>
                <w:lang w:val="en-GB"/>
              </w:rPr>
            </w:pPr>
            <w:del w:id="34" w:author="Birklhuber Bernd" w:date="2026-08-07T08:42:00Z">
              <w:r w:rsidRPr="0062074F" w:rsidDel="005C7AF2">
                <w:rPr>
                  <w:color w:val="auto"/>
                  <w:sz w:val="20"/>
                  <w:szCs w:val="20"/>
                  <w:lang w:val="en-GB"/>
                </w:rPr>
                <w:delText xml:space="preserve">This work is copyright. Apart from any use permitted in accordance with the </w:delText>
              </w:r>
              <w:r w:rsidDel="005C7AF2">
                <w:fldChar w:fldCharType="begin"/>
              </w:r>
              <w:r w:rsidDel="005C7AF2">
                <w:delInstrText>HYPERLINK "http://www.wipo.int/treaties/en/ip/berne/trtdocs_wo001.html"</w:delInstrText>
              </w:r>
              <w:r w:rsidDel="005C7AF2">
                <w:fldChar w:fldCharType="separate"/>
              </w:r>
              <w:r w:rsidRPr="0062074F" w:rsidDel="005C7AF2">
                <w:rPr>
                  <w:color w:val="auto"/>
                  <w:sz w:val="20"/>
                  <w:szCs w:val="20"/>
                  <w:lang w:val="en-GB"/>
                </w:rPr>
                <w:delText>Berne Convention for the Protection of Literary and Artistic Works</w:delText>
              </w:r>
              <w:r w:rsidDel="005C7AF2">
                <w:rPr>
                  <w:color w:val="auto"/>
                  <w:sz w:val="20"/>
                  <w:szCs w:val="20"/>
                  <w:lang w:val="en-GB"/>
                </w:rPr>
                <w:fldChar w:fldCharType="end"/>
              </w:r>
              <w:r w:rsidRPr="0062074F" w:rsidDel="005C7AF2">
                <w:rPr>
                  <w:color w:val="auto"/>
                  <w:sz w:val="20"/>
                  <w:szCs w:val="20"/>
                  <w:lang w:val="en-GB"/>
                </w:rPr>
                <w:delTex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delText>
              </w:r>
            </w:del>
          </w:p>
        </w:tc>
      </w:tr>
      <w:tr w:rsidR="00C26A5A" w:rsidRPr="0062074F" w14:paraId="6BED6202" w14:textId="77777777" w:rsidTr="00D343CC">
        <w:tc>
          <w:tcPr>
            <w:tcW w:w="9253" w:type="dxa"/>
          </w:tcPr>
          <w:p w14:paraId="522EE3FE" w14:textId="057E68C0" w:rsidR="00C26A5A" w:rsidRPr="0062074F" w:rsidRDefault="00C26A5A" w:rsidP="00D343CC">
            <w:pPr>
              <w:pStyle w:val="Default"/>
              <w:spacing w:before="120" w:after="120"/>
              <w:ind w:left="317" w:right="390"/>
              <w:jc w:val="both"/>
              <w:rPr>
                <w:color w:val="auto"/>
                <w:sz w:val="20"/>
                <w:szCs w:val="20"/>
                <w:lang w:val="en-GB"/>
              </w:rPr>
            </w:pPr>
            <w:del w:id="35" w:author="Birklhuber Bernd" w:date="2026-08-07T08:42:00Z">
              <w:r w:rsidRPr="0062074F" w:rsidDel="005C7AF2">
                <w:rPr>
                  <w:color w:val="auto"/>
                  <w:sz w:val="20"/>
                  <w:szCs w:val="20"/>
                  <w:lang w:val="en-GB"/>
                </w:rPr>
                <w:delTex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delText>
              </w:r>
            </w:del>
          </w:p>
        </w:tc>
      </w:tr>
      <w:tr w:rsidR="00C26A5A" w:rsidRPr="0062074F" w14:paraId="04D82C7C" w14:textId="77777777" w:rsidTr="00D343CC">
        <w:tc>
          <w:tcPr>
            <w:tcW w:w="9253" w:type="dxa"/>
          </w:tcPr>
          <w:p w14:paraId="0CD5E5A9" w14:textId="5D854AD1" w:rsidR="00C26A5A" w:rsidRPr="0062074F" w:rsidRDefault="00C26A5A" w:rsidP="00D343CC">
            <w:pPr>
              <w:autoSpaceDE w:val="0"/>
              <w:autoSpaceDN w:val="0"/>
              <w:adjustRightInd w:val="0"/>
              <w:spacing w:before="120" w:after="120"/>
              <w:ind w:left="317" w:right="390"/>
              <w:jc w:val="both"/>
              <w:rPr>
                <w:rFonts w:cs="Arial"/>
              </w:rPr>
            </w:pPr>
            <w:del w:id="36" w:author="Birklhuber Bernd" w:date="2026-08-07T08:42:00Z">
              <w:r w:rsidRPr="0062074F" w:rsidDel="005C7AF2">
                <w:rPr>
                  <w:rFonts w:cs="Arial"/>
                </w:rPr>
                <w:delText>In the event that this document or partial material from this document is reproduced, translated or distributed under the terms described above, the following statements are to be included:</w:delText>
              </w:r>
            </w:del>
          </w:p>
        </w:tc>
      </w:tr>
      <w:tr w:rsidR="00C26A5A" w:rsidRPr="0062074F" w14:paraId="556A2E95" w14:textId="77777777" w:rsidTr="00D343CC">
        <w:tc>
          <w:tcPr>
            <w:tcW w:w="9253" w:type="dxa"/>
          </w:tcPr>
          <w:p w14:paraId="742F4B57" w14:textId="5D940F30" w:rsidR="00C26A5A" w:rsidRPr="0062074F" w:rsidRDefault="00C26A5A" w:rsidP="00D343CC">
            <w:pPr>
              <w:autoSpaceDE w:val="0"/>
              <w:autoSpaceDN w:val="0"/>
              <w:adjustRightInd w:val="0"/>
              <w:spacing w:before="120" w:after="120"/>
              <w:ind w:left="600" w:right="924"/>
              <w:jc w:val="both"/>
              <w:rPr>
                <w:rFonts w:ascii="Calibri" w:hAnsi="Calibri" w:cs="Arial"/>
                <w:i/>
              </w:rPr>
            </w:pPr>
            <w:del w:id="37" w:author="Birklhuber Bernd" w:date="2026-08-07T08:42:00Z">
              <w:r w:rsidRPr="0062074F" w:rsidDel="005C7AF2">
                <w:rPr>
                  <w:rFonts w:ascii="Calibri" w:hAnsi="Calibri" w:cs="Arial"/>
                  <w:i/>
                </w:rPr>
                <w:delTex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delText>
              </w:r>
            </w:del>
          </w:p>
        </w:tc>
      </w:tr>
      <w:tr w:rsidR="00C26A5A" w:rsidRPr="0062074F" w14:paraId="7C2AE5D2" w14:textId="77777777" w:rsidTr="00D343CC">
        <w:trPr>
          <w:trHeight w:val="2312"/>
        </w:trPr>
        <w:tc>
          <w:tcPr>
            <w:tcW w:w="9253" w:type="dxa"/>
            <w:tcBorders>
              <w:bottom w:val="single" w:sz="4" w:space="0" w:color="000000"/>
            </w:tcBorders>
          </w:tcPr>
          <w:p w14:paraId="6589EC35" w14:textId="65B2EBAF" w:rsidR="00C26A5A" w:rsidRPr="0062074F" w:rsidDel="005C7AF2" w:rsidRDefault="00C26A5A" w:rsidP="00D343CC">
            <w:pPr>
              <w:autoSpaceDE w:val="0"/>
              <w:autoSpaceDN w:val="0"/>
              <w:adjustRightInd w:val="0"/>
              <w:spacing w:before="120" w:after="120"/>
              <w:ind w:left="600" w:right="924"/>
              <w:jc w:val="both"/>
              <w:rPr>
                <w:del w:id="38" w:author="Birklhuber Bernd" w:date="2026-08-07T08:42:00Z"/>
                <w:rFonts w:ascii="Calibri" w:hAnsi="Calibri" w:cs="Arial"/>
                <w:i/>
              </w:rPr>
            </w:pPr>
            <w:del w:id="39" w:author="Birklhuber Bernd" w:date="2026-08-07T08:42:00Z">
              <w:r w:rsidRPr="0062074F" w:rsidDel="005C7AF2">
                <w:rPr>
                  <w:rFonts w:ascii="Calibri" w:hAnsi="Calibri" w:cs="Arial"/>
                  <w:i/>
                </w:rPr>
                <w:delText>“This [document/publication] is a translation of IHO [document/publication] [name]. The IHO has not checked this translation and therefore takes no responsibility for its accuracy. In case of doubt the source version of [name] in [language] should be consulted.”</w:delText>
              </w:r>
            </w:del>
          </w:p>
          <w:p w14:paraId="7737A489" w14:textId="38579AAE" w:rsidR="00C26A5A" w:rsidRPr="0062074F" w:rsidDel="005C7AF2" w:rsidRDefault="00C26A5A" w:rsidP="00D343CC">
            <w:pPr>
              <w:autoSpaceDE w:val="0"/>
              <w:autoSpaceDN w:val="0"/>
              <w:adjustRightInd w:val="0"/>
              <w:spacing w:before="120" w:after="120"/>
              <w:ind w:left="366" w:right="924"/>
              <w:jc w:val="both"/>
              <w:rPr>
                <w:del w:id="40" w:author="Birklhuber Bernd" w:date="2026-08-07T08:42:00Z"/>
                <w:rFonts w:cs="Arial"/>
              </w:rPr>
            </w:pPr>
            <w:del w:id="41" w:author="Birklhuber Bernd" w:date="2026-08-07T08:42:00Z">
              <w:r w:rsidRPr="0062074F" w:rsidDel="005C7AF2">
                <w:rPr>
                  <w:rFonts w:cs="Arial"/>
                </w:rPr>
                <w:delText>The IHO Logo or other identifiers shall not be used in any derived product without prior written permission from the IHO Secretariat.</w:delText>
              </w:r>
            </w:del>
          </w:p>
          <w:p w14:paraId="2CB02291" w14:textId="77777777" w:rsidR="00C26A5A" w:rsidRPr="0062074F"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Pr="0062074F" w:rsidRDefault="00C26A5A" w:rsidP="00B812CA">
      <w:pPr>
        <w:spacing w:line="240" w:lineRule="auto"/>
        <w:jc w:val="both"/>
        <w:rPr>
          <w:rFonts w:cs="Arial"/>
          <w:b/>
          <w:sz w:val="28"/>
          <w:szCs w:val="28"/>
        </w:rPr>
      </w:pPr>
    </w:p>
    <w:p w14:paraId="6ED5B2D0" w14:textId="0A7C7B30" w:rsidR="00885FE2" w:rsidRPr="0062074F" w:rsidRDefault="00885FE2" w:rsidP="00B812CA">
      <w:pPr>
        <w:spacing w:line="240" w:lineRule="auto"/>
        <w:jc w:val="both"/>
      </w:pPr>
      <w:r w:rsidRPr="0062074F">
        <w:rPr>
          <w:rFonts w:cs="Arial"/>
          <w:b/>
          <w:sz w:val="28"/>
          <w:szCs w:val="28"/>
        </w:rPr>
        <w:br w:type="page"/>
      </w:r>
    </w:p>
    <w:bookmarkStart w:id="42" w:name="_Toc226034966" w:displacedByCustomXml="next"/>
    <w:bookmarkStart w:id="43" w:name="_Toc144421198" w:displacedByCustomXml="next"/>
    <w:bookmarkStart w:id="44" w:name="_Toc144415652"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62074F"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62074F">
            <w:rPr>
              <w:b/>
              <w:sz w:val="28"/>
            </w:rPr>
            <w:t>CONTENTS</w:t>
          </w:r>
          <w:bookmarkEnd w:id="44"/>
          <w:bookmarkEnd w:id="43"/>
          <w:bookmarkEnd w:id="42"/>
        </w:p>
        <w:p w14:paraId="742B4705" w14:textId="77777777" w:rsidR="00703BA8" w:rsidRPr="0062074F" w:rsidRDefault="00703BA8" w:rsidP="00FD4BD6">
          <w:pPr>
            <w:pStyle w:val="Verzeichnis9"/>
          </w:pPr>
        </w:p>
        <w:p w14:paraId="2802797E" w14:textId="7CDFA398" w:rsidR="00E229A9" w:rsidRDefault="000806E0">
          <w:pPr>
            <w:pStyle w:val="Verzeichnis1"/>
            <w:rPr>
              <w:rFonts w:asciiTheme="minorHAnsi" w:eastAsiaTheme="minorEastAsia" w:hAnsiTheme="minorHAnsi" w:cstheme="minorBidi"/>
              <w:bCs w:val="0"/>
              <w:noProof/>
              <w:kern w:val="2"/>
              <w:sz w:val="24"/>
              <w:szCs w:val="24"/>
              <w:lang w:eastAsia="en-GB"/>
              <w14:ligatures w14:val="standardContextual"/>
            </w:rPr>
          </w:pPr>
          <w:r w:rsidRPr="0062074F">
            <w:fldChar w:fldCharType="begin"/>
          </w:r>
          <w:r w:rsidRPr="0062074F">
            <w:instrText xml:space="preserve"> TOC \o "1-3" \h \z \u </w:instrText>
          </w:r>
          <w:r w:rsidRPr="0062074F">
            <w:fldChar w:fldCharType="separate"/>
          </w:r>
          <w:hyperlink w:anchor="_Toc226034966" w:history="1">
            <w:r w:rsidR="00E229A9" w:rsidRPr="00F63275">
              <w:rPr>
                <w:rStyle w:val="Hyperlink"/>
                <w:b/>
                <w:noProof/>
              </w:rPr>
              <w:t>CONTENTS</w:t>
            </w:r>
            <w:r w:rsidR="00E229A9">
              <w:rPr>
                <w:noProof/>
                <w:webHidden/>
              </w:rPr>
              <w:tab/>
            </w:r>
            <w:r w:rsidR="00E229A9">
              <w:rPr>
                <w:noProof/>
                <w:webHidden/>
              </w:rPr>
              <w:fldChar w:fldCharType="begin"/>
            </w:r>
            <w:r w:rsidR="00E229A9">
              <w:rPr>
                <w:noProof/>
                <w:webHidden/>
              </w:rPr>
              <w:instrText xml:space="preserve"> PAGEREF _Toc226034966 \h </w:instrText>
            </w:r>
            <w:r w:rsidR="00E229A9">
              <w:rPr>
                <w:noProof/>
                <w:webHidden/>
              </w:rPr>
            </w:r>
            <w:r w:rsidR="00E229A9">
              <w:rPr>
                <w:noProof/>
                <w:webHidden/>
              </w:rPr>
              <w:fldChar w:fldCharType="separate"/>
            </w:r>
            <w:r w:rsidR="00E229A9">
              <w:rPr>
                <w:noProof/>
                <w:webHidden/>
              </w:rPr>
              <w:t>iii</w:t>
            </w:r>
            <w:r w:rsidR="00E229A9">
              <w:rPr>
                <w:noProof/>
                <w:webHidden/>
              </w:rPr>
              <w:fldChar w:fldCharType="end"/>
            </w:r>
          </w:hyperlink>
        </w:p>
        <w:p w14:paraId="01FB8EC0" w14:textId="09F34E3A"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4967" w:history="1">
            <w:r w:rsidR="00E229A9" w:rsidRPr="00F63275">
              <w:rPr>
                <w:rStyle w:val="Hyperlink"/>
                <w:noProof/>
              </w:rPr>
              <w:t>1</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Introduction</w:t>
            </w:r>
            <w:r w:rsidR="00E229A9">
              <w:rPr>
                <w:noProof/>
                <w:webHidden/>
              </w:rPr>
              <w:tab/>
            </w:r>
            <w:r w:rsidR="00E229A9">
              <w:rPr>
                <w:noProof/>
                <w:webHidden/>
              </w:rPr>
              <w:fldChar w:fldCharType="begin"/>
            </w:r>
            <w:r w:rsidR="00E229A9">
              <w:rPr>
                <w:noProof/>
                <w:webHidden/>
              </w:rPr>
              <w:instrText xml:space="preserve"> PAGEREF _Toc226034967 \h </w:instrText>
            </w:r>
            <w:r w:rsidR="00E229A9">
              <w:rPr>
                <w:noProof/>
                <w:webHidden/>
              </w:rPr>
            </w:r>
            <w:r w:rsidR="00E229A9">
              <w:rPr>
                <w:noProof/>
                <w:webHidden/>
              </w:rPr>
              <w:fldChar w:fldCharType="separate"/>
            </w:r>
            <w:r w:rsidR="00E229A9">
              <w:rPr>
                <w:noProof/>
                <w:webHidden/>
              </w:rPr>
              <w:t>8</w:t>
            </w:r>
            <w:r w:rsidR="00E229A9">
              <w:rPr>
                <w:noProof/>
                <w:webHidden/>
              </w:rPr>
              <w:fldChar w:fldCharType="end"/>
            </w:r>
          </w:hyperlink>
        </w:p>
        <w:p w14:paraId="2AA0032A" w14:textId="426E723F"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4968" w:history="1">
            <w:r w:rsidR="00E229A9" w:rsidRPr="00F63275">
              <w:rPr>
                <w:rStyle w:val="Hyperlink"/>
                <w:noProof/>
              </w:rPr>
              <w:t>2</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References</w:t>
            </w:r>
            <w:r w:rsidR="00E229A9">
              <w:rPr>
                <w:noProof/>
                <w:webHidden/>
              </w:rPr>
              <w:tab/>
            </w:r>
            <w:r w:rsidR="00E229A9">
              <w:rPr>
                <w:noProof/>
                <w:webHidden/>
              </w:rPr>
              <w:fldChar w:fldCharType="begin"/>
            </w:r>
            <w:r w:rsidR="00E229A9">
              <w:rPr>
                <w:noProof/>
                <w:webHidden/>
              </w:rPr>
              <w:instrText xml:space="preserve"> PAGEREF _Toc226034968 \h </w:instrText>
            </w:r>
            <w:r w:rsidR="00E229A9">
              <w:rPr>
                <w:noProof/>
                <w:webHidden/>
              </w:rPr>
            </w:r>
            <w:r w:rsidR="00E229A9">
              <w:rPr>
                <w:noProof/>
                <w:webHidden/>
              </w:rPr>
              <w:fldChar w:fldCharType="separate"/>
            </w:r>
            <w:r w:rsidR="00E229A9">
              <w:rPr>
                <w:noProof/>
                <w:webHidden/>
              </w:rPr>
              <w:t>9</w:t>
            </w:r>
            <w:r w:rsidR="00E229A9">
              <w:rPr>
                <w:noProof/>
                <w:webHidden/>
              </w:rPr>
              <w:fldChar w:fldCharType="end"/>
            </w:r>
          </w:hyperlink>
        </w:p>
        <w:p w14:paraId="57A62A91" w14:textId="00E0039A"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69" w:history="1">
            <w:r w:rsidR="00E229A9" w:rsidRPr="00F63275">
              <w:rPr>
                <w:rStyle w:val="Hyperlink"/>
                <w:noProof/>
              </w:rPr>
              <w:t>2.1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Normative references</w:t>
            </w:r>
            <w:r w:rsidR="00E229A9">
              <w:rPr>
                <w:noProof/>
                <w:webHidden/>
              </w:rPr>
              <w:tab/>
            </w:r>
            <w:r w:rsidR="00E229A9">
              <w:rPr>
                <w:noProof/>
                <w:webHidden/>
              </w:rPr>
              <w:fldChar w:fldCharType="begin"/>
            </w:r>
            <w:r w:rsidR="00E229A9">
              <w:rPr>
                <w:noProof/>
                <w:webHidden/>
              </w:rPr>
              <w:instrText xml:space="preserve"> PAGEREF _Toc226034969 \h </w:instrText>
            </w:r>
            <w:r w:rsidR="00E229A9">
              <w:rPr>
                <w:noProof/>
                <w:webHidden/>
              </w:rPr>
            </w:r>
            <w:r w:rsidR="00E229A9">
              <w:rPr>
                <w:noProof/>
                <w:webHidden/>
              </w:rPr>
              <w:fldChar w:fldCharType="separate"/>
            </w:r>
            <w:r w:rsidR="00E229A9">
              <w:rPr>
                <w:noProof/>
                <w:webHidden/>
              </w:rPr>
              <w:t>9</w:t>
            </w:r>
            <w:r w:rsidR="00E229A9">
              <w:rPr>
                <w:noProof/>
                <w:webHidden/>
              </w:rPr>
              <w:fldChar w:fldCharType="end"/>
            </w:r>
          </w:hyperlink>
        </w:p>
        <w:p w14:paraId="1CBBD206" w14:textId="153E4CBB"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70" w:history="1">
            <w:r w:rsidR="00E229A9" w:rsidRPr="00F63275">
              <w:rPr>
                <w:rStyle w:val="Hyperlink"/>
                <w:noProof/>
                <w:lang w:eastAsia="en-GB"/>
              </w:rPr>
              <w:t>2.2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lang w:eastAsia="en-GB"/>
              </w:rPr>
              <w:t>Informative references</w:t>
            </w:r>
            <w:r w:rsidR="00E229A9">
              <w:rPr>
                <w:noProof/>
                <w:webHidden/>
              </w:rPr>
              <w:tab/>
            </w:r>
            <w:r w:rsidR="00E229A9">
              <w:rPr>
                <w:noProof/>
                <w:webHidden/>
              </w:rPr>
              <w:fldChar w:fldCharType="begin"/>
            </w:r>
            <w:r w:rsidR="00E229A9">
              <w:rPr>
                <w:noProof/>
                <w:webHidden/>
              </w:rPr>
              <w:instrText xml:space="preserve"> PAGEREF _Toc226034970 \h </w:instrText>
            </w:r>
            <w:r w:rsidR="00E229A9">
              <w:rPr>
                <w:noProof/>
                <w:webHidden/>
              </w:rPr>
            </w:r>
            <w:r w:rsidR="00E229A9">
              <w:rPr>
                <w:noProof/>
                <w:webHidden/>
              </w:rPr>
              <w:fldChar w:fldCharType="separate"/>
            </w:r>
            <w:r w:rsidR="00E229A9">
              <w:rPr>
                <w:noProof/>
                <w:webHidden/>
              </w:rPr>
              <w:t>10</w:t>
            </w:r>
            <w:r w:rsidR="00E229A9">
              <w:rPr>
                <w:noProof/>
                <w:webHidden/>
              </w:rPr>
              <w:fldChar w:fldCharType="end"/>
            </w:r>
          </w:hyperlink>
        </w:p>
        <w:p w14:paraId="6C74DF62" w14:textId="651716BB"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4971" w:history="1">
            <w:r w:rsidR="00E229A9" w:rsidRPr="00F63275">
              <w:rPr>
                <w:rStyle w:val="Hyperlink"/>
                <w:noProof/>
                <w:lang w:eastAsia="en-GB"/>
              </w:rPr>
              <w:t>3</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lang w:eastAsia="en-GB"/>
              </w:rPr>
              <w:t>Abbreviations and Notation</w:t>
            </w:r>
            <w:r w:rsidR="00E229A9">
              <w:rPr>
                <w:noProof/>
                <w:webHidden/>
              </w:rPr>
              <w:tab/>
            </w:r>
            <w:r w:rsidR="00E229A9">
              <w:rPr>
                <w:noProof/>
                <w:webHidden/>
              </w:rPr>
              <w:fldChar w:fldCharType="begin"/>
            </w:r>
            <w:r w:rsidR="00E229A9">
              <w:rPr>
                <w:noProof/>
                <w:webHidden/>
              </w:rPr>
              <w:instrText xml:space="preserve"> PAGEREF _Toc226034971 \h </w:instrText>
            </w:r>
            <w:r w:rsidR="00E229A9">
              <w:rPr>
                <w:noProof/>
                <w:webHidden/>
              </w:rPr>
            </w:r>
            <w:r w:rsidR="00E229A9">
              <w:rPr>
                <w:noProof/>
                <w:webHidden/>
              </w:rPr>
              <w:fldChar w:fldCharType="separate"/>
            </w:r>
            <w:r w:rsidR="00E229A9">
              <w:rPr>
                <w:noProof/>
                <w:webHidden/>
              </w:rPr>
              <w:t>10</w:t>
            </w:r>
            <w:r w:rsidR="00E229A9">
              <w:rPr>
                <w:noProof/>
                <w:webHidden/>
              </w:rPr>
              <w:fldChar w:fldCharType="end"/>
            </w:r>
          </w:hyperlink>
        </w:p>
        <w:p w14:paraId="5AAA9D13" w14:textId="62EF8349"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72" w:history="1">
            <w:r w:rsidR="00E229A9" w:rsidRPr="00F63275">
              <w:rPr>
                <w:rStyle w:val="Hyperlink"/>
                <w:noProof/>
                <w:lang w:eastAsia="en-GB"/>
              </w:rPr>
              <w:t>3.1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lang w:eastAsia="en-GB"/>
              </w:rPr>
              <w:t>Abbreviations</w:t>
            </w:r>
            <w:r w:rsidR="00E229A9">
              <w:rPr>
                <w:noProof/>
                <w:webHidden/>
              </w:rPr>
              <w:tab/>
            </w:r>
            <w:r w:rsidR="00E229A9">
              <w:rPr>
                <w:noProof/>
                <w:webHidden/>
              </w:rPr>
              <w:fldChar w:fldCharType="begin"/>
            </w:r>
            <w:r w:rsidR="00E229A9">
              <w:rPr>
                <w:noProof/>
                <w:webHidden/>
              </w:rPr>
              <w:instrText xml:space="preserve"> PAGEREF _Toc226034972 \h </w:instrText>
            </w:r>
            <w:r w:rsidR="00E229A9">
              <w:rPr>
                <w:noProof/>
                <w:webHidden/>
              </w:rPr>
            </w:r>
            <w:r w:rsidR="00E229A9">
              <w:rPr>
                <w:noProof/>
                <w:webHidden/>
              </w:rPr>
              <w:fldChar w:fldCharType="separate"/>
            </w:r>
            <w:r w:rsidR="00E229A9">
              <w:rPr>
                <w:noProof/>
                <w:webHidden/>
              </w:rPr>
              <w:t>10</w:t>
            </w:r>
            <w:r w:rsidR="00E229A9">
              <w:rPr>
                <w:noProof/>
                <w:webHidden/>
              </w:rPr>
              <w:fldChar w:fldCharType="end"/>
            </w:r>
          </w:hyperlink>
        </w:p>
        <w:p w14:paraId="5E58C016" w14:textId="3B4043EB"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73" w:history="1">
            <w:r w:rsidR="00E229A9" w:rsidRPr="00F63275">
              <w:rPr>
                <w:rStyle w:val="Hyperlink"/>
                <w:noProof/>
                <w:lang w:eastAsia="en-GB"/>
              </w:rPr>
              <w:t>3.2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lang w:eastAsia="en-GB"/>
              </w:rPr>
              <w:t>Notation</w:t>
            </w:r>
            <w:r w:rsidR="00E229A9">
              <w:rPr>
                <w:noProof/>
                <w:webHidden/>
              </w:rPr>
              <w:tab/>
            </w:r>
            <w:r w:rsidR="00E229A9">
              <w:rPr>
                <w:noProof/>
                <w:webHidden/>
              </w:rPr>
              <w:fldChar w:fldCharType="begin"/>
            </w:r>
            <w:r w:rsidR="00E229A9">
              <w:rPr>
                <w:noProof/>
                <w:webHidden/>
              </w:rPr>
              <w:instrText xml:space="preserve"> PAGEREF _Toc226034973 \h </w:instrText>
            </w:r>
            <w:r w:rsidR="00E229A9">
              <w:rPr>
                <w:noProof/>
                <w:webHidden/>
              </w:rPr>
            </w:r>
            <w:r w:rsidR="00E229A9">
              <w:rPr>
                <w:noProof/>
                <w:webHidden/>
              </w:rPr>
              <w:fldChar w:fldCharType="separate"/>
            </w:r>
            <w:r w:rsidR="00E229A9">
              <w:rPr>
                <w:noProof/>
                <w:webHidden/>
              </w:rPr>
              <w:t>10</w:t>
            </w:r>
            <w:r w:rsidR="00E229A9">
              <w:rPr>
                <w:noProof/>
                <w:webHidden/>
              </w:rPr>
              <w:fldChar w:fldCharType="end"/>
            </w:r>
          </w:hyperlink>
        </w:p>
        <w:p w14:paraId="0DCDF233" w14:textId="134FE208"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74" w:history="1">
            <w:r w:rsidR="00E229A9" w:rsidRPr="00F63275">
              <w:rPr>
                <w:rStyle w:val="Hyperlink"/>
                <w:noProof/>
                <w:lang w:eastAsia="en-GB"/>
              </w:rPr>
              <w:t>3.3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lang w:eastAsia="en-GB"/>
              </w:rPr>
              <w:t>Normative vs Informative within this document.</w:t>
            </w:r>
            <w:r w:rsidR="00E229A9">
              <w:rPr>
                <w:noProof/>
                <w:webHidden/>
              </w:rPr>
              <w:tab/>
            </w:r>
            <w:r w:rsidR="00E229A9">
              <w:rPr>
                <w:noProof/>
                <w:webHidden/>
              </w:rPr>
              <w:fldChar w:fldCharType="begin"/>
            </w:r>
            <w:r w:rsidR="00E229A9">
              <w:rPr>
                <w:noProof/>
                <w:webHidden/>
              </w:rPr>
              <w:instrText xml:space="preserve"> PAGEREF _Toc226034974 \h </w:instrText>
            </w:r>
            <w:r w:rsidR="00E229A9">
              <w:rPr>
                <w:noProof/>
                <w:webHidden/>
              </w:rPr>
            </w:r>
            <w:r w:rsidR="00E229A9">
              <w:rPr>
                <w:noProof/>
                <w:webHidden/>
              </w:rPr>
              <w:fldChar w:fldCharType="separate"/>
            </w:r>
            <w:r w:rsidR="00E229A9">
              <w:rPr>
                <w:noProof/>
                <w:webHidden/>
              </w:rPr>
              <w:t>11</w:t>
            </w:r>
            <w:r w:rsidR="00E229A9">
              <w:rPr>
                <w:noProof/>
                <w:webHidden/>
              </w:rPr>
              <w:fldChar w:fldCharType="end"/>
            </w:r>
          </w:hyperlink>
        </w:p>
        <w:p w14:paraId="30D138B7" w14:textId="42AA6C95"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4975" w:history="1">
            <w:r w:rsidR="00E229A9" w:rsidRPr="00F63275">
              <w:rPr>
                <w:rStyle w:val="Hyperlink"/>
                <w:noProof/>
              </w:rPr>
              <w:t>4</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Background - System Concepts and Limitations</w:t>
            </w:r>
            <w:r w:rsidR="00E229A9">
              <w:rPr>
                <w:noProof/>
                <w:webHidden/>
              </w:rPr>
              <w:tab/>
            </w:r>
            <w:r w:rsidR="00E229A9">
              <w:rPr>
                <w:noProof/>
                <w:webHidden/>
              </w:rPr>
              <w:fldChar w:fldCharType="begin"/>
            </w:r>
            <w:r w:rsidR="00E229A9">
              <w:rPr>
                <w:noProof/>
                <w:webHidden/>
              </w:rPr>
              <w:instrText xml:space="preserve"> PAGEREF _Toc226034975 \h </w:instrText>
            </w:r>
            <w:r w:rsidR="00E229A9">
              <w:rPr>
                <w:noProof/>
                <w:webHidden/>
              </w:rPr>
            </w:r>
            <w:r w:rsidR="00E229A9">
              <w:rPr>
                <w:noProof/>
                <w:webHidden/>
              </w:rPr>
              <w:fldChar w:fldCharType="separate"/>
            </w:r>
            <w:r w:rsidR="00E229A9">
              <w:rPr>
                <w:noProof/>
                <w:webHidden/>
              </w:rPr>
              <w:t>11</w:t>
            </w:r>
            <w:r w:rsidR="00E229A9">
              <w:rPr>
                <w:noProof/>
                <w:webHidden/>
              </w:rPr>
              <w:fldChar w:fldCharType="end"/>
            </w:r>
          </w:hyperlink>
        </w:p>
        <w:p w14:paraId="65798212" w14:textId="6C12ADB2"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76" w:history="1">
            <w:r w:rsidR="00E229A9" w:rsidRPr="00F63275">
              <w:rPr>
                <w:rStyle w:val="Hyperlink"/>
                <w:noProof/>
              </w:rPr>
              <w:t>4.1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The concepts of ENC, ENDS and System Database</w:t>
            </w:r>
            <w:r w:rsidR="00E229A9">
              <w:rPr>
                <w:noProof/>
                <w:webHidden/>
              </w:rPr>
              <w:tab/>
            </w:r>
            <w:r w:rsidR="00E229A9">
              <w:rPr>
                <w:noProof/>
                <w:webHidden/>
              </w:rPr>
              <w:fldChar w:fldCharType="begin"/>
            </w:r>
            <w:r w:rsidR="00E229A9">
              <w:rPr>
                <w:noProof/>
                <w:webHidden/>
              </w:rPr>
              <w:instrText xml:space="preserve"> PAGEREF _Toc226034976 \h </w:instrText>
            </w:r>
            <w:r w:rsidR="00E229A9">
              <w:rPr>
                <w:noProof/>
                <w:webHidden/>
              </w:rPr>
            </w:r>
            <w:r w:rsidR="00E229A9">
              <w:rPr>
                <w:noProof/>
                <w:webHidden/>
              </w:rPr>
              <w:fldChar w:fldCharType="separate"/>
            </w:r>
            <w:r w:rsidR="00E229A9">
              <w:rPr>
                <w:noProof/>
                <w:webHidden/>
              </w:rPr>
              <w:t>11</w:t>
            </w:r>
            <w:r w:rsidR="00E229A9">
              <w:rPr>
                <w:noProof/>
                <w:webHidden/>
              </w:rPr>
              <w:fldChar w:fldCharType="end"/>
            </w:r>
          </w:hyperlink>
        </w:p>
        <w:p w14:paraId="017FD239" w14:textId="11F5B93F"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77" w:history="1">
            <w:r w:rsidR="00E229A9" w:rsidRPr="00F63275">
              <w:rPr>
                <w:rStyle w:val="Hyperlink"/>
                <w:noProof/>
              </w:rPr>
              <w:t>4.2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ECDIS concept, limitations, and challenges</w:t>
            </w:r>
            <w:r w:rsidR="00E229A9">
              <w:rPr>
                <w:noProof/>
                <w:webHidden/>
              </w:rPr>
              <w:tab/>
            </w:r>
            <w:r w:rsidR="00E229A9">
              <w:rPr>
                <w:noProof/>
                <w:webHidden/>
              </w:rPr>
              <w:fldChar w:fldCharType="begin"/>
            </w:r>
            <w:r w:rsidR="00E229A9">
              <w:rPr>
                <w:noProof/>
                <w:webHidden/>
              </w:rPr>
              <w:instrText xml:space="preserve"> PAGEREF _Toc226034977 \h </w:instrText>
            </w:r>
            <w:r w:rsidR="00E229A9">
              <w:rPr>
                <w:noProof/>
                <w:webHidden/>
              </w:rPr>
            </w:r>
            <w:r w:rsidR="00E229A9">
              <w:rPr>
                <w:noProof/>
                <w:webHidden/>
              </w:rPr>
              <w:fldChar w:fldCharType="separate"/>
            </w:r>
            <w:r w:rsidR="00E229A9">
              <w:rPr>
                <w:noProof/>
                <w:webHidden/>
              </w:rPr>
              <w:t>11</w:t>
            </w:r>
            <w:r w:rsidR="00E229A9">
              <w:rPr>
                <w:noProof/>
                <w:webHidden/>
              </w:rPr>
              <w:fldChar w:fldCharType="end"/>
            </w:r>
          </w:hyperlink>
        </w:p>
        <w:p w14:paraId="1FB0747B" w14:textId="45F876D8"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78" w:history="1">
            <w:r w:rsidR="00E229A9" w:rsidRPr="00F63275">
              <w:rPr>
                <w:rStyle w:val="Hyperlink"/>
                <w:noProof/>
              </w:rPr>
              <w:t>4.2.1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Depth Related Functionality</w:t>
            </w:r>
            <w:r w:rsidR="00E229A9">
              <w:rPr>
                <w:noProof/>
                <w:webHidden/>
              </w:rPr>
              <w:tab/>
            </w:r>
            <w:r w:rsidR="00E229A9">
              <w:rPr>
                <w:noProof/>
                <w:webHidden/>
              </w:rPr>
              <w:fldChar w:fldCharType="begin"/>
            </w:r>
            <w:r w:rsidR="00E229A9">
              <w:rPr>
                <w:noProof/>
                <w:webHidden/>
              </w:rPr>
              <w:instrText xml:space="preserve"> PAGEREF _Toc226034978 \h </w:instrText>
            </w:r>
            <w:r w:rsidR="00E229A9">
              <w:rPr>
                <w:noProof/>
                <w:webHidden/>
              </w:rPr>
            </w:r>
            <w:r w:rsidR="00E229A9">
              <w:rPr>
                <w:noProof/>
                <w:webHidden/>
              </w:rPr>
              <w:fldChar w:fldCharType="separate"/>
            </w:r>
            <w:r w:rsidR="00E229A9">
              <w:rPr>
                <w:noProof/>
                <w:webHidden/>
              </w:rPr>
              <w:t>13</w:t>
            </w:r>
            <w:r w:rsidR="00E229A9">
              <w:rPr>
                <w:noProof/>
                <w:webHidden/>
              </w:rPr>
              <w:fldChar w:fldCharType="end"/>
            </w:r>
          </w:hyperlink>
        </w:p>
        <w:p w14:paraId="4F7146C2" w14:textId="1BD1B1D0"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79" w:history="1">
            <w:r w:rsidR="00E229A9" w:rsidRPr="00F63275">
              <w:rPr>
                <w:rStyle w:val="Hyperlink"/>
                <w:noProof/>
              </w:rPr>
              <w:t>4.3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Integrated Navigation System (INS) concept, limitations and challenges</w:t>
            </w:r>
            <w:r w:rsidR="00E229A9">
              <w:rPr>
                <w:noProof/>
                <w:webHidden/>
              </w:rPr>
              <w:tab/>
            </w:r>
            <w:r w:rsidR="00E229A9">
              <w:rPr>
                <w:noProof/>
                <w:webHidden/>
              </w:rPr>
              <w:fldChar w:fldCharType="begin"/>
            </w:r>
            <w:r w:rsidR="00E229A9">
              <w:rPr>
                <w:noProof/>
                <w:webHidden/>
              </w:rPr>
              <w:instrText xml:space="preserve"> PAGEREF _Toc226034979 \h </w:instrText>
            </w:r>
            <w:r w:rsidR="00E229A9">
              <w:rPr>
                <w:noProof/>
                <w:webHidden/>
              </w:rPr>
            </w:r>
            <w:r w:rsidR="00E229A9">
              <w:rPr>
                <w:noProof/>
                <w:webHidden/>
              </w:rPr>
              <w:fldChar w:fldCharType="separate"/>
            </w:r>
            <w:r w:rsidR="00E229A9">
              <w:rPr>
                <w:noProof/>
                <w:webHidden/>
              </w:rPr>
              <w:t>13</w:t>
            </w:r>
            <w:r w:rsidR="00E229A9">
              <w:rPr>
                <w:noProof/>
                <w:webHidden/>
              </w:rPr>
              <w:fldChar w:fldCharType="end"/>
            </w:r>
          </w:hyperlink>
        </w:p>
        <w:p w14:paraId="47B46F08" w14:textId="32E23362"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4980" w:history="1">
            <w:r w:rsidR="00E229A9" w:rsidRPr="00F63275">
              <w:rPr>
                <w:rStyle w:val="Hyperlink"/>
                <w:noProof/>
              </w:rPr>
              <w:t>5</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User Interface Design</w:t>
            </w:r>
            <w:r w:rsidR="00E229A9">
              <w:rPr>
                <w:noProof/>
                <w:webHidden/>
              </w:rPr>
              <w:tab/>
            </w:r>
            <w:r w:rsidR="00E229A9">
              <w:rPr>
                <w:noProof/>
                <w:webHidden/>
              </w:rPr>
              <w:fldChar w:fldCharType="begin"/>
            </w:r>
            <w:r w:rsidR="00E229A9">
              <w:rPr>
                <w:noProof/>
                <w:webHidden/>
              </w:rPr>
              <w:instrText xml:space="preserve"> PAGEREF _Toc226034980 \h </w:instrText>
            </w:r>
            <w:r w:rsidR="00E229A9">
              <w:rPr>
                <w:noProof/>
                <w:webHidden/>
              </w:rPr>
            </w:r>
            <w:r w:rsidR="00E229A9">
              <w:rPr>
                <w:noProof/>
                <w:webHidden/>
              </w:rPr>
              <w:fldChar w:fldCharType="separate"/>
            </w:r>
            <w:r w:rsidR="00E229A9">
              <w:rPr>
                <w:noProof/>
                <w:webHidden/>
              </w:rPr>
              <w:t>14</w:t>
            </w:r>
            <w:r w:rsidR="00E229A9">
              <w:rPr>
                <w:noProof/>
                <w:webHidden/>
              </w:rPr>
              <w:fldChar w:fldCharType="end"/>
            </w:r>
          </w:hyperlink>
        </w:p>
        <w:p w14:paraId="7014734D" w14:textId="0AEC2E45"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81" w:history="1">
            <w:r w:rsidR="00E229A9" w:rsidRPr="00F63275">
              <w:rPr>
                <w:rStyle w:val="Hyperlink"/>
                <w:noProof/>
              </w:rPr>
              <w:t>5.1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General principles</w:t>
            </w:r>
            <w:r w:rsidR="00E229A9">
              <w:rPr>
                <w:noProof/>
                <w:webHidden/>
              </w:rPr>
              <w:tab/>
            </w:r>
            <w:r w:rsidR="00E229A9">
              <w:rPr>
                <w:noProof/>
                <w:webHidden/>
              </w:rPr>
              <w:fldChar w:fldCharType="begin"/>
            </w:r>
            <w:r w:rsidR="00E229A9">
              <w:rPr>
                <w:noProof/>
                <w:webHidden/>
              </w:rPr>
              <w:instrText xml:space="preserve"> PAGEREF _Toc226034981 \h </w:instrText>
            </w:r>
            <w:r w:rsidR="00E229A9">
              <w:rPr>
                <w:noProof/>
                <w:webHidden/>
              </w:rPr>
            </w:r>
            <w:r w:rsidR="00E229A9">
              <w:rPr>
                <w:noProof/>
                <w:webHidden/>
              </w:rPr>
              <w:fldChar w:fldCharType="separate"/>
            </w:r>
            <w:r w:rsidR="00E229A9">
              <w:rPr>
                <w:noProof/>
                <w:webHidden/>
              </w:rPr>
              <w:t>14</w:t>
            </w:r>
            <w:r w:rsidR="00E229A9">
              <w:rPr>
                <w:noProof/>
                <w:webHidden/>
              </w:rPr>
              <w:fldChar w:fldCharType="end"/>
            </w:r>
          </w:hyperlink>
        </w:p>
        <w:p w14:paraId="5B98324E" w14:textId="2114C9A9"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4982" w:history="1">
            <w:r w:rsidR="00E229A9" w:rsidRPr="00F63275">
              <w:rPr>
                <w:rStyle w:val="Hyperlink"/>
                <w:noProof/>
              </w:rPr>
              <w:t>6</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Data Layers</w:t>
            </w:r>
            <w:r w:rsidR="00E229A9">
              <w:rPr>
                <w:noProof/>
                <w:webHidden/>
              </w:rPr>
              <w:tab/>
            </w:r>
            <w:r w:rsidR="00E229A9">
              <w:rPr>
                <w:noProof/>
                <w:webHidden/>
              </w:rPr>
              <w:fldChar w:fldCharType="begin"/>
            </w:r>
            <w:r w:rsidR="00E229A9">
              <w:rPr>
                <w:noProof/>
                <w:webHidden/>
              </w:rPr>
              <w:instrText xml:space="preserve"> PAGEREF _Toc226034982 \h </w:instrText>
            </w:r>
            <w:r w:rsidR="00E229A9">
              <w:rPr>
                <w:noProof/>
                <w:webHidden/>
              </w:rPr>
            </w:r>
            <w:r w:rsidR="00E229A9">
              <w:rPr>
                <w:noProof/>
                <w:webHidden/>
              </w:rPr>
              <w:fldChar w:fldCharType="separate"/>
            </w:r>
            <w:r w:rsidR="00E229A9">
              <w:rPr>
                <w:noProof/>
                <w:webHidden/>
              </w:rPr>
              <w:t>14</w:t>
            </w:r>
            <w:r w:rsidR="00E229A9">
              <w:rPr>
                <w:noProof/>
                <w:webHidden/>
              </w:rPr>
              <w:fldChar w:fldCharType="end"/>
            </w:r>
          </w:hyperlink>
        </w:p>
        <w:p w14:paraId="78CEB260" w14:textId="6AB520D7"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83" w:history="1">
            <w:r w:rsidR="00E229A9" w:rsidRPr="00F63275">
              <w:rPr>
                <w:rStyle w:val="Hyperlink"/>
                <w:noProof/>
              </w:rPr>
              <w:t>6.1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Data products and information layers</w:t>
            </w:r>
            <w:r w:rsidR="00E229A9">
              <w:rPr>
                <w:noProof/>
                <w:webHidden/>
              </w:rPr>
              <w:tab/>
            </w:r>
            <w:r w:rsidR="00E229A9">
              <w:rPr>
                <w:noProof/>
                <w:webHidden/>
              </w:rPr>
              <w:fldChar w:fldCharType="begin"/>
            </w:r>
            <w:r w:rsidR="00E229A9">
              <w:rPr>
                <w:noProof/>
                <w:webHidden/>
              </w:rPr>
              <w:instrText xml:space="preserve"> PAGEREF _Toc226034983 \h </w:instrText>
            </w:r>
            <w:r w:rsidR="00E229A9">
              <w:rPr>
                <w:noProof/>
                <w:webHidden/>
              </w:rPr>
            </w:r>
            <w:r w:rsidR="00E229A9">
              <w:rPr>
                <w:noProof/>
                <w:webHidden/>
              </w:rPr>
              <w:fldChar w:fldCharType="separate"/>
            </w:r>
            <w:r w:rsidR="00E229A9">
              <w:rPr>
                <w:noProof/>
                <w:webHidden/>
              </w:rPr>
              <w:t>14</w:t>
            </w:r>
            <w:r w:rsidR="00E229A9">
              <w:rPr>
                <w:noProof/>
                <w:webHidden/>
              </w:rPr>
              <w:fldChar w:fldCharType="end"/>
            </w:r>
          </w:hyperlink>
        </w:p>
        <w:p w14:paraId="2C9DF720" w14:textId="0C903B38"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84" w:history="1">
            <w:r w:rsidR="00E229A9" w:rsidRPr="00F63275">
              <w:rPr>
                <w:rStyle w:val="Hyperlink"/>
                <w:noProof/>
              </w:rPr>
              <w:t>6.1.1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Basic product specifications and layers</w:t>
            </w:r>
            <w:r w:rsidR="00E229A9">
              <w:rPr>
                <w:noProof/>
                <w:webHidden/>
              </w:rPr>
              <w:tab/>
            </w:r>
            <w:r w:rsidR="00E229A9">
              <w:rPr>
                <w:noProof/>
                <w:webHidden/>
              </w:rPr>
              <w:fldChar w:fldCharType="begin"/>
            </w:r>
            <w:r w:rsidR="00E229A9">
              <w:rPr>
                <w:noProof/>
                <w:webHidden/>
              </w:rPr>
              <w:instrText xml:space="preserve"> PAGEREF _Toc226034984 \h </w:instrText>
            </w:r>
            <w:r w:rsidR="00E229A9">
              <w:rPr>
                <w:noProof/>
                <w:webHidden/>
              </w:rPr>
            </w:r>
            <w:r w:rsidR="00E229A9">
              <w:rPr>
                <w:noProof/>
                <w:webHidden/>
              </w:rPr>
              <w:fldChar w:fldCharType="separate"/>
            </w:r>
            <w:r w:rsidR="00E229A9">
              <w:rPr>
                <w:noProof/>
                <w:webHidden/>
              </w:rPr>
              <w:t>14</w:t>
            </w:r>
            <w:r w:rsidR="00E229A9">
              <w:rPr>
                <w:noProof/>
                <w:webHidden/>
              </w:rPr>
              <w:fldChar w:fldCharType="end"/>
            </w:r>
          </w:hyperlink>
        </w:p>
        <w:p w14:paraId="431E4FFB" w14:textId="7046A0E2"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85" w:history="1">
            <w:r w:rsidR="00E229A9" w:rsidRPr="00F63275">
              <w:rPr>
                <w:rStyle w:val="Hyperlink"/>
                <w:noProof/>
              </w:rPr>
              <w:t>6.1.2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Projected Data</w:t>
            </w:r>
            <w:r w:rsidR="00E229A9">
              <w:rPr>
                <w:noProof/>
                <w:webHidden/>
              </w:rPr>
              <w:tab/>
            </w:r>
            <w:r w:rsidR="00E229A9">
              <w:rPr>
                <w:noProof/>
                <w:webHidden/>
              </w:rPr>
              <w:fldChar w:fldCharType="begin"/>
            </w:r>
            <w:r w:rsidR="00E229A9">
              <w:rPr>
                <w:noProof/>
                <w:webHidden/>
              </w:rPr>
              <w:instrText xml:space="preserve"> PAGEREF _Toc226034985 \h </w:instrText>
            </w:r>
            <w:r w:rsidR="00E229A9">
              <w:rPr>
                <w:noProof/>
                <w:webHidden/>
              </w:rPr>
            </w:r>
            <w:r w:rsidR="00E229A9">
              <w:rPr>
                <w:noProof/>
                <w:webHidden/>
              </w:rPr>
              <w:fldChar w:fldCharType="separate"/>
            </w:r>
            <w:r w:rsidR="00E229A9">
              <w:rPr>
                <w:noProof/>
                <w:webHidden/>
              </w:rPr>
              <w:t>15</w:t>
            </w:r>
            <w:r w:rsidR="00E229A9">
              <w:rPr>
                <w:noProof/>
                <w:webHidden/>
              </w:rPr>
              <w:fldChar w:fldCharType="end"/>
            </w:r>
          </w:hyperlink>
        </w:p>
        <w:p w14:paraId="7CEF235A" w14:textId="18344FB7"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86" w:history="1">
            <w:r w:rsidR="00E229A9" w:rsidRPr="00F63275">
              <w:rPr>
                <w:rStyle w:val="Hyperlink"/>
                <w:noProof/>
              </w:rPr>
              <w:t>6.1.3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Other data products</w:t>
            </w:r>
            <w:r w:rsidR="00E229A9">
              <w:rPr>
                <w:noProof/>
                <w:webHidden/>
              </w:rPr>
              <w:tab/>
            </w:r>
            <w:r w:rsidR="00E229A9">
              <w:rPr>
                <w:noProof/>
                <w:webHidden/>
              </w:rPr>
              <w:fldChar w:fldCharType="begin"/>
            </w:r>
            <w:r w:rsidR="00E229A9">
              <w:rPr>
                <w:noProof/>
                <w:webHidden/>
              </w:rPr>
              <w:instrText xml:space="preserve"> PAGEREF _Toc226034986 \h </w:instrText>
            </w:r>
            <w:r w:rsidR="00E229A9">
              <w:rPr>
                <w:noProof/>
                <w:webHidden/>
              </w:rPr>
            </w:r>
            <w:r w:rsidR="00E229A9">
              <w:rPr>
                <w:noProof/>
                <w:webHidden/>
              </w:rPr>
              <w:fldChar w:fldCharType="separate"/>
            </w:r>
            <w:r w:rsidR="00E229A9">
              <w:rPr>
                <w:noProof/>
                <w:webHidden/>
              </w:rPr>
              <w:t>15</w:t>
            </w:r>
            <w:r w:rsidR="00E229A9">
              <w:rPr>
                <w:noProof/>
                <w:webHidden/>
              </w:rPr>
              <w:fldChar w:fldCharType="end"/>
            </w:r>
          </w:hyperlink>
        </w:p>
        <w:p w14:paraId="7D2C255C" w14:textId="7D92F4DF"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87" w:history="1">
            <w:r w:rsidR="00E229A9" w:rsidRPr="00F63275">
              <w:rPr>
                <w:rStyle w:val="Hyperlink"/>
                <w:noProof/>
              </w:rPr>
              <w:t>6.1.4</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Data layers in Display Base and Standard Display</w:t>
            </w:r>
            <w:r w:rsidR="00E229A9">
              <w:rPr>
                <w:noProof/>
                <w:webHidden/>
              </w:rPr>
              <w:tab/>
            </w:r>
            <w:r w:rsidR="00E229A9">
              <w:rPr>
                <w:noProof/>
                <w:webHidden/>
              </w:rPr>
              <w:fldChar w:fldCharType="begin"/>
            </w:r>
            <w:r w:rsidR="00E229A9">
              <w:rPr>
                <w:noProof/>
                <w:webHidden/>
              </w:rPr>
              <w:instrText xml:space="preserve"> PAGEREF _Toc226034987 \h </w:instrText>
            </w:r>
            <w:r w:rsidR="00E229A9">
              <w:rPr>
                <w:noProof/>
                <w:webHidden/>
              </w:rPr>
            </w:r>
            <w:r w:rsidR="00E229A9">
              <w:rPr>
                <w:noProof/>
                <w:webHidden/>
              </w:rPr>
              <w:fldChar w:fldCharType="separate"/>
            </w:r>
            <w:r w:rsidR="00E229A9">
              <w:rPr>
                <w:noProof/>
                <w:webHidden/>
              </w:rPr>
              <w:t>15</w:t>
            </w:r>
            <w:r w:rsidR="00E229A9">
              <w:rPr>
                <w:noProof/>
                <w:webHidden/>
              </w:rPr>
              <w:fldChar w:fldCharType="end"/>
            </w:r>
          </w:hyperlink>
        </w:p>
        <w:p w14:paraId="21A22965" w14:textId="00486EF1"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88" w:history="1">
            <w:r w:rsidR="00E229A9" w:rsidRPr="00F63275">
              <w:rPr>
                <w:rStyle w:val="Hyperlink"/>
                <w:noProof/>
              </w:rPr>
              <w:t>6.2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Mitigation of data overload</w:t>
            </w:r>
            <w:r w:rsidR="00E229A9">
              <w:rPr>
                <w:noProof/>
                <w:webHidden/>
              </w:rPr>
              <w:tab/>
            </w:r>
            <w:r w:rsidR="00E229A9">
              <w:rPr>
                <w:noProof/>
                <w:webHidden/>
              </w:rPr>
              <w:fldChar w:fldCharType="begin"/>
            </w:r>
            <w:r w:rsidR="00E229A9">
              <w:rPr>
                <w:noProof/>
                <w:webHidden/>
              </w:rPr>
              <w:instrText xml:space="preserve"> PAGEREF _Toc226034988 \h </w:instrText>
            </w:r>
            <w:r w:rsidR="00E229A9">
              <w:rPr>
                <w:noProof/>
                <w:webHidden/>
              </w:rPr>
            </w:r>
            <w:r w:rsidR="00E229A9">
              <w:rPr>
                <w:noProof/>
                <w:webHidden/>
              </w:rPr>
              <w:fldChar w:fldCharType="separate"/>
            </w:r>
            <w:r w:rsidR="00E229A9">
              <w:rPr>
                <w:noProof/>
                <w:webHidden/>
              </w:rPr>
              <w:t>15</w:t>
            </w:r>
            <w:r w:rsidR="00E229A9">
              <w:rPr>
                <w:noProof/>
                <w:webHidden/>
              </w:rPr>
              <w:fldChar w:fldCharType="end"/>
            </w:r>
          </w:hyperlink>
        </w:p>
        <w:p w14:paraId="651ABB9D" w14:textId="0000BC6B"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4989" w:history="1">
            <w:r w:rsidR="00E229A9" w:rsidRPr="00F63275">
              <w:rPr>
                <w:rStyle w:val="Hyperlink"/>
                <w:noProof/>
              </w:rPr>
              <w:t>7</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Portrayal Process, Catalogue Elements, and Alerting</w:t>
            </w:r>
            <w:r w:rsidR="00E229A9">
              <w:rPr>
                <w:noProof/>
                <w:webHidden/>
              </w:rPr>
              <w:tab/>
            </w:r>
            <w:r w:rsidR="00E229A9">
              <w:rPr>
                <w:noProof/>
                <w:webHidden/>
              </w:rPr>
              <w:fldChar w:fldCharType="begin"/>
            </w:r>
            <w:r w:rsidR="00E229A9">
              <w:rPr>
                <w:noProof/>
                <w:webHidden/>
              </w:rPr>
              <w:instrText xml:space="preserve"> PAGEREF _Toc226034989 \h </w:instrText>
            </w:r>
            <w:r w:rsidR="00E229A9">
              <w:rPr>
                <w:noProof/>
                <w:webHidden/>
              </w:rPr>
            </w:r>
            <w:r w:rsidR="00E229A9">
              <w:rPr>
                <w:noProof/>
                <w:webHidden/>
              </w:rPr>
              <w:fldChar w:fldCharType="separate"/>
            </w:r>
            <w:r w:rsidR="00E229A9">
              <w:rPr>
                <w:noProof/>
                <w:webHidden/>
              </w:rPr>
              <w:t>15</w:t>
            </w:r>
            <w:r w:rsidR="00E229A9">
              <w:rPr>
                <w:noProof/>
                <w:webHidden/>
              </w:rPr>
              <w:fldChar w:fldCharType="end"/>
            </w:r>
          </w:hyperlink>
        </w:p>
        <w:p w14:paraId="4D9C7184" w14:textId="064561DB"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90" w:history="1">
            <w:r w:rsidR="00E229A9" w:rsidRPr="00F63275">
              <w:rPr>
                <w:rStyle w:val="Hyperlink"/>
                <w:noProof/>
              </w:rPr>
              <w:t>7.1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Overview of the portrayal process</w:t>
            </w:r>
            <w:r w:rsidR="00E229A9">
              <w:rPr>
                <w:noProof/>
                <w:webHidden/>
              </w:rPr>
              <w:tab/>
            </w:r>
            <w:r w:rsidR="00E229A9">
              <w:rPr>
                <w:noProof/>
                <w:webHidden/>
              </w:rPr>
              <w:fldChar w:fldCharType="begin"/>
            </w:r>
            <w:r w:rsidR="00E229A9">
              <w:rPr>
                <w:noProof/>
                <w:webHidden/>
              </w:rPr>
              <w:instrText xml:space="preserve"> PAGEREF _Toc226034990 \h </w:instrText>
            </w:r>
            <w:r w:rsidR="00E229A9">
              <w:rPr>
                <w:noProof/>
                <w:webHidden/>
              </w:rPr>
            </w:r>
            <w:r w:rsidR="00E229A9">
              <w:rPr>
                <w:noProof/>
                <w:webHidden/>
              </w:rPr>
              <w:fldChar w:fldCharType="separate"/>
            </w:r>
            <w:r w:rsidR="00E229A9">
              <w:rPr>
                <w:noProof/>
                <w:webHidden/>
              </w:rPr>
              <w:t>16</w:t>
            </w:r>
            <w:r w:rsidR="00E229A9">
              <w:rPr>
                <w:noProof/>
                <w:webHidden/>
              </w:rPr>
              <w:fldChar w:fldCharType="end"/>
            </w:r>
          </w:hyperlink>
        </w:p>
        <w:p w14:paraId="05BBBBFC" w14:textId="41689990"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4991" w:history="1">
            <w:r w:rsidR="00E229A9" w:rsidRPr="00F63275">
              <w:rPr>
                <w:rStyle w:val="Hyperlink"/>
                <w:noProof/>
              </w:rPr>
              <w:t>7.2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Elements of S-100 Portrayal</w:t>
            </w:r>
            <w:r w:rsidR="00E229A9">
              <w:rPr>
                <w:noProof/>
                <w:webHidden/>
              </w:rPr>
              <w:tab/>
            </w:r>
            <w:r w:rsidR="00E229A9">
              <w:rPr>
                <w:noProof/>
                <w:webHidden/>
              </w:rPr>
              <w:fldChar w:fldCharType="begin"/>
            </w:r>
            <w:r w:rsidR="00E229A9">
              <w:rPr>
                <w:noProof/>
                <w:webHidden/>
              </w:rPr>
              <w:instrText xml:space="preserve"> PAGEREF _Toc226034991 \h </w:instrText>
            </w:r>
            <w:r w:rsidR="00E229A9">
              <w:rPr>
                <w:noProof/>
                <w:webHidden/>
              </w:rPr>
            </w:r>
            <w:r w:rsidR="00E229A9">
              <w:rPr>
                <w:noProof/>
                <w:webHidden/>
              </w:rPr>
              <w:fldChar w:fldCharType="separate"/>
            </w:r>
            <w:r w:rsidR="00E229A9">
              <w:rPr>
                <w:noProof/>
                <w:webHidden/>
              </w:rPr>
              <w:t>16</w:t>
            </w:r>
            <w:r w:rsidR="00E229A9">
              <w:rPr>
                <w:noProof/>
                <w:webHidden/>
              </w:rPr>
              <w:fldChar w:fldCharType="end"/>
            </w:r>
          </w:hyperlink>
        </w:p>
        <w:p w14:paraId="0E275CA9" w14:textId="4B519F9E"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92" w:history="1">
            <w:r w:rsidR="00E229A9" w:rsidRPr="00F63275">
              <w:rPr>
                <w:rStyle w:val="Hyperlink"/>
                <w:noProof/>
              </w:rPr>
              <w:t>7.2.1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Pixmaps</w:t>
            </w:r>
            <w:r w:rsidR="00E229A9">
              <w:rPr>
                <w:noProof/>
                <w:webHidden/>
              </w:rPr>
              <w:tab/>
            </w:r>
            <w:r w:rsidR="00E229A9">
              <w:rPr>
                <w:noProof/>
                <w:webHidden/>
              </w:rPr>
              <w:fldChar w:fldCharType="begin"/>
            </w:r>
            <w:r w:rsidR="00E229A9">
              <w:rPr>
                <w:noProof/>
                <w:webHidden/>
              </w:rPr>
              <w:instrText xml:space="preserve"> PAGEREF _Toc226034992 \h </w:instrText>
            </w:r>
            <w:r w:rsidR="00E229A9">
              <w:rPr>
                <w:noProof/>
                <w:webHidden/>
              </w:rPr>
            </w:r>
            <w:r w:rsidR="00E229A9">
              <w:rPr>
                <w:noProof/>
                <w:webHidden/>
              </w:rPr>
              <w:fldChar w:fldCharType="separate"/>
            </w:r>
            <w:r w:rsidR="00E229A9">
              <w:rPr>
                <w:noProof/>
                <w:webHidden/>
              </w:rPr>
              <w:t>16</w:t>
            </w:r>
            <w:r w:rsidR="00E229A9">
              <w:rPr>
                <w:noProof/>
                <w:webHidden/>
              </w:rPr>
              <w:fldChar w:fldCharType="end"/>
            </w:r>
          </w:hyperlink>
        </w:p>
        <w:p w14:paraId="171A7605" w14:textId="6D0E331A"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93" w:history="1">
            <w:r w:rsidR="00E229A9" w:rsidRPr="00F63275">
              <w:rPr>
                <w:rStyle w:val="Hyperlink"/>
                <w:noProof/>
              </w:rPr>
              <w:t>7.2.2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Colour coding scheme</w:t>
            </w:r>
            <w:r w:rsidR="00E229A9">
              <w:rPr>
                <w:noProof/>
                <w:webHidden/>
              </w:rPr>
              <w:tab/>
            </w:r>
            <w:r w:rsidR="00E229A9">
              <w:rPr>
                <w:noProof/>
                <w:webHidden/>
              </w:rPr>
              <w:fldChar w:fldCharType="begin"/>
            </w:r>
            <w:r w:rsidR="00E229A9">
              <w:rPr>
                <w:noProof/>
                <w:webHidden/>
              </w:rPr>
              <w:instrText xml:space="preserve"> PAGEREF _Toc226034993 \h </w:instrText>
            </w:r>
            <w:r w:rsidR="00E229A9">
              <w:rPr>
                <w:noProof/>
                <w:webHidden/>
              </w:rPr>
            </w:r>
            <w:r w:rsidR="00E229A9">
              <w:rPr>
                <w:noProof/>
                <w:webHidden/>
              </w:rPr>
              <w:fldChar w:fldCharType="separate"/>
            </w:r>
            <w:r w:rsidR="00E229A9">
              <w:rPr>
                <w:noProof/>
                <w:webHidden/>
              </w:rPr>
              <w:t>16</w:t>
            </w:r>
            <w:r w:rsidR="00E229A9">
              <w:rPr>
                <w:noProof/>
                <w:webHidden/>
              </w:rPr>
              <w:fldChar w:fldCharType="end"/>
            </w:r>
          </w:hyperlink>
        </w:p>
        <w:p w14:paraId="6D2E6140" w14:textId="18175074"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94" w:history="1">
            <w:r w:rsidR="00E229A9" w:rsidRPr="00F63275">
              <w:rPr>
                <w:rStyle w:val="Hyperlink"/>
                <w:noProof/>
              </w:rPr>
              <w:t>7.2.3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Symbols</w:t>
            </w:r>
            <w:r w:rsidR="00E229A9">
              <w:rPr>
                <w:noProof/>
                <w:webHidden/>
              </w:rPr>
              <w:tab/>
            </w:r>
            <w:r w:rsidR="00E229A9">
              <w:rPr>
                <w:noProof/>
                <w:webHidden/>
              </w:rPr>
              <w:fldChar w:fldCharType="begin"/>
            </w:r>
            <w:r w:rsidR="00E229A9">
              <w:rPr>
                <w:noProof/>
                <w:webHidden/>
              </w:rPr>
              <w:instrText xml:space="preserve"> PAGEREF _Toc226034994 \h </w:instrText>
            </w:r>
            <w:r w:rsidR="00E229A9">
              <w:rPr>
                <w:noProof/>
                <w:webHidden/>
              </w:rPr>
            </w:r>
            <w:r w:rsidR="00E229A9">
              <w:rPr>
                <w:noProof/>
                <w:webHidden/>
              </w:rPr>
              <w:fldChar w:fldCharType="separate"/>
            </w:r>
            <w:r w:rsidR="00E229A9">
              <w:rPr>
                <w:noProof/>
                <w:webHidden/>
              </w:rPr>
              <w:t>16</w:t>
            </w:r>
            <w:r w:rsidR="00E229A9">
              <w:rPr>
                <w:noProof/>
                <w:webHidden/>
              </w:rPr>
              <w:fldChar w:fldCharType="end"/>
            </w:r>
          </w:hyperlink>
        </w:p>
        <w:p w14:paraId="2755C060" w14:textId="40D51ECC"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95" w:history="1">
            <w:r w:rsidR="00E229A9" w:rsidRPr="00F63275">
              <w:rPr>
                <w:rStyle w:val="Hyperlink"/>
                <w:noProof/>
              </w:rPr>
              <w:t>7.2.4</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Area fills</w:t>
            </w:r>
            <w:r w:rsidR="00E229A9">
              <w:rPr>
                <w:noProof/>
                <w:webHidden/>
              </w:rPr>
              <w:tab/>
            </w:r>
            <w:r w:rsidR="00E229A9">
              <w:rPr>
                <w:noProof/>
                <w:webHidden/>
              </w:rPr>
              <w:fldChar w:fldCharType="begin"/>
            </w:r>
            <w:r w:rsidR="00E229A9">
              <w:rPr>
                <w:noProof/>
                <w:webHidden/>
              </w:rPr>
              <w:instrText xml:space="preserve"> PAGEREF _Toc226034995 \h </w:instrText>
            </w:r>
            <w:r w:rsidR="00E229A9">
              <w:rPr>
                <w:noProof/>
                <w:webHidden/>
              </w:rPr>
            </w:r>
            <w:r w:rsidR="00E229A9">
              <w:rPr>
                <w:noProof/>
                <w:webHidden/>
              </w:rPr>
              <w:fldChar w:fldCharType="separate"/>
            </w:r>
            <w:r w:rsidR="00E229A9">
              <w:rPr>
                <w:noProof/>
                <w:webHidden/>
              </w:rPr>
              <w:t>16</w:t>
            </w:r>
            <w:r w:rsidR="00E229A9">
              <w:rPr>
                <w:noProof/>
                <w:webHidden/>
              </w:rPr>
              <w:fldChar w:fldCharType="end"/>
            </w:r>
          </w:hyperlink>
        </w:p>
        <w:p w14:paraId="1FC1DA8D" w14:textId="0CACC4F2"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96" w:history="1">
            <w:r w:rsidR="00E229A9" w:rsidRPr="00F63275">
              <w:rPr>
                <w:rStyle w:val="Hyperlink"/>
                <w:noProof/>
              </w:rPr>
              <w:t>7.2.5</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Line styles</w:t>
            </w:r>
            <w:r w:rsidR="00E229A9">
              <w:rPr>
                <w:noProof/>
                <w:webHidden/>
              </w:rPr>
              <w:tab/>
            </w:r>
            <w:r w:rsidR="00E229A9">
              <w:rPr>
                <w:noProof/>
                <w:webHidden/>
              </w:rPr>
              <w:fldChar w:fldCharType="begin"/>
            </w:r>
            <w:r w:rsidR="00E229A9">
              <w:rPr>
                <w:noProof/>
                <w:webHidden/>
              </w:rPr>
              <w:instrText xml:space="preserve"> PAGEREF _Toc226034996 \h </w:instrText>
            </w:r>
            <w:r w:rsidR="00E229A9">
              <w:rPr>
                <w:noProof/>
                <w:webHidden/>
              </w:rPr>
            </w:r>
            <w:r w:rsidR="00E229A9">
              <w:rPr>
                <w:noProof/>
                <w:webHidden/>
              </w:rPr>
              <w:fldChar w:fldCharType="separate"/>
            </w:r>
            <w:r w:rsidR="00E229A9">
              <w:rPr>
                <w:noProof/>
                <w:webHidden/>
              </w:rPr>
              <w:t>16</w:t>
            </w:r>
            <w:r w:rsidR="00E229A9">
              <w:rPr>
                <w:noProof/>
                <w:webHidden/>
              </w:rPr>
              <w:fldChar w:fldCharType="end"/>
            </w:r>
          </w:hyperlink>
        </w:p>
        <w:p w14:paraId="6AEA051F" w14:textId="7AF263A1"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97" w:history="1">
            <w:r w:rsidR="00E229A9" w:rsidRPr="00F63275">
              <w:rPr>
                <w:rStyle w:val="Hyperlink"/>
                <w:noProof/>
              </w:rPr>
              <w:t>7.2.6</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Portrayal of Shared Edges.</w:t>
            </w:r>
            <w:r w:rsidR="00E229A9">
              <w:rPr>
                <w:noProof/>
                <w:webHidden/>
              </w:rPr>
              <w:tab/>
            </w:r>
            <w:r w:rsidR="00E229A9">
              <w:rPr>
                <w:noProof/>
                <w:webHidden/>
              </w:rPr>
              <w:fldChar w:fldCharType="begin"/>
            </w:r>
            <w:r w:rsidR="00E229A9">
              <w:rPr>
                <w:noProof/>
                <w:webHidden/>
              </w:rPr>
              <w:instrText xml:space="preserve"> PAGEREF _Toc226034997 \h </w:instrText>
            </w:r>
            <w:r w:rsidR="00E229A9">
              <w:rPr>
                <w:noProof/>
                <w:webHidden/>
              </w:rPr>
            </w:r>
            <w:r w:rsidR="00E229A9">
              <w:rPr>
                <w:noProof/>
                <w:webHidden/>
              </w:rPr>
              <w:fldChar w:fldCharType="separate"/>
            </w:r>
            <w:r w:rsidR="00E229A9">
              <w:rPr>
                <w:noProof/>
                <w:webHidden/>
              </w:rPr>
              <w:t>17</w:t>
            </w:r>
            <w:r w:rsidR="00E229A9">
              <w:rPr>
                <w:noProof/>
                <w:webHidden/>
              </w:rPr>
              <w:fldChar w:fldCharType="end"/>
            </w:r>
          </w:hyperlink>
        </w:p>
        <w:p w14:paraId="2ED3756B" w14:textId="51916138"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98" w:history="1">
            <w:r w:rsidR="00E229A9" w:rsidRPr="00F63275">
              <w:rPr>
                <w:rStyle w:val="Hyperlink"/>
                <w:noProof/>
              </w:rPr>
              <w:t>7.2.7</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Text</w:t>
            </w:r>
            <w:r w:rsidR="00E229A9">
              <w:rPr>
                <w:noProof/>
                <w:webHidden/>
              </w:rPr>
              <w:tab/>
            </w:r>
            <w:r w:rsidR="00E229A9">
              <w:rPr>
                <w:noProof/>
                <w:webHidden/>
              </w:rPr>
              <w:fldChar w:fldCharType="begin"/>
            </w:r>
            <w:r w:rsidR="00E229A9">
              <w:rPr>
                <w:noProof/>
                <w:webHidden/>
              </w:rPr>
              <w:instrText xml:space="preserve"> PAGEREF _Toc226034998 \h </w:instrText>
            </w:r>
            <w:r w:rsidR="00E229A9">
              <w:rPr>
                <w:noProof/>
                <w:webHidden/>
              </w:rPr>
            </w:r>
            <w:r w:rsidR="00E229A9">
              <w:rPr>
                <w:noProof/>
                <w:webHidden/>
              </w:rPr>
              <w:fldChar w:fldCharType="separate"/>
            </w:r>
            <w:r w:rsidR="00E229A9">
              <w:rPr>
                <w:noProof/>
                <w:webHidden/>
              </w:rPr>
              <w:t>17</w:t>
            </w:r>
            <w:r w:rsidR="00E229A9">
              <w:rPr>
                <w:noProof/>
                <w:webHidden/>
              </w:rPr>
              <w:fldChar w:fldCharType="end"/>
            </w:r>
          </w:hyperlink>
        </w:p>
        <w:p w14:paraId="014C46CB" w14:textId="581AA7BC"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4999" w:history="1">
            <w:r w:rsidR="00E229A9" w:rsidRPr="00F63275">
              <w:rPr>
                <w:rStyle w:val="Hyperlink"/>
                <w:noProof/>
              </w:rPr>
              <w:t>7.2.8</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Style sheets</w:t>
            </w:r>
            <w:r w:rsidR="00E229A9">
              <w:rPr>
                <w:noProof/>
                <w:webHidden/>
              </w:rPr>
              <w:tab/>
            </w:r>
            <w:r w:rsidR="00E229A9">
              <w:rPr>
                <w:noProof/>
                <w:webHidden/>
              </w:rPr>
              <w:fldChar w:fldCharType="begin"/>
            </w:r>
            <w:r w:rsidR="00E229A9">
              <w:rPr>
                <w:noProof/>
                <w:webHidden/>
              </w:rPr>
              <w:instrText xml:space="preserve"> PAGEREF _Toc226034999 \h </w:instrText>
            </w:r>
            <w:r w:rsidR="00E229A9">
              <w:rPr>
                <w:noProof/>
                <w:webHidden/>
              </w:rPr>
            </w:r>
            <w:r w:rsidR="00E229A9">
              <w:rPr>
                <w:noProof/>
                <w:webHidden/>
              </w:rPr>
              <w:fldChar w:fldCharType="separate"/>
            </w:r>
            <w:r w:rsidR="00E229A9">
              <w:rPr>
                <w:noProof/>
                <w:webHidden/>
              </w:rPr>
              <w:t>18</w:t>
            </w:r>
            <w:r w:rsidR="00E229A9">
              <w:rPr>
                <w:noProof/>
                <w:webHidden/>
              </w:rPr>
              <w:fldChar w:fldCharType="end"/>
            </w:r>
          </w:hyperlink>
        </w:p>
        <w:p w14:paraId="664480B5" w14:textId="06DE11CF"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00" w:history="1">
            <w:r w:rsidR="00E229A9" w:rsidRPr="00F63275">
              <w:rPr>
                <w:rStyle w:val="Hyperlink"/>
                <w:noProof/>
              </w:rPr>
              <w:t>7.2.9</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Display planes</w:t>
            </w:r>
            <w:r w:rsidR="00E229A9">
              <w:rPr>
                <w:noProof/>
                <w:webHidden/>
              </w:rPr>
              <w:tab/>
            </w:r>
            <w:r w:rsidR="00E229A9">
              <w:rPr>
                <w:noProof/>
                <w:webHidden/>
              </w:rPr>
              <w:fldChar w:fldCharType="begin"/>
            </w:r>
            <w:r w:rsidR="00E229A9">
              <w:rPr>
                <w:noProof/>
                <w:webHidden/>
              </w:rPr>
              <w:instrText xml:space="preserve"> PAGEREF _Toc226035000 \h </w:instrText>
            </w:r>
            <w:r w:rsidR="00E229A9">
              <w:rPr>
                <w:noProof/>
                <w:webHidden/>
              </w:rPr>
            </w:r>
            <w:r w:rsidR="00E229A9">
              <w:rPr>
                <w:noProof/>
                <w:webHidden/>
              </w:rPr>
              <w:fldChar w:fldCharType="separate"/>
            </w:r>
            <w:r w:rsidR="00E229A9">
              <w:rPr>
                <w:noProof/>
                <w:webHidden/>
              </w:rPr>
              <w:t>18</w:t>
            </w:r>
            <w:r w:rsidR="00E229A9">
              <w:rPr>
                <w:noProof/>
                <w:webHidden/>
              </w:rPr>
              <w:fldChar w:fldCharType="end"/>
            </w:r>
          </w:hyperlink>
        </w:p>
        <w:p w14:paraId="6D0A8AFA" w14:textId="7C079D9D"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01" w:history="1">
            <w:r w:rsidR="00E229A9" w:rsidRPr="00F63275">
              <w:rPr>
                <w:rStyle w:val="Hyperlink"/>
                <w:noProof/>
              </w:rPr>
              <w:t>7.2.10</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Display (drawing) priorities</w:t>
            </w:r>
            <w:r w:rsidR="00E229A9">
              <w:rPr>
                <w:noProof/>
                <w:webHidden/>
              </w:rPr>
              <w:tab/>
            </w:r>
            <w:r w:rsidR="00E229A9">
              <w:rPr>
                <w:noProof/>
                <w:webHidden/>
              </w:rPr>
              <w:fldChar w:fldCharType="begin"/>
            </w:r>
            <w:r w:rsidR="00E229A9">
              <w:rPr>
                <w:noProof/>
                <w:webHidden/>
              </w:rPr>
              <w:instrText xml:space="preserve"> PAGEREF _Toc226035001 \h </w:instrText>
            </w:r>
            <w:r w:rsidR="00E229A9">
              <w:rPr>
                <w:noProof/>
                <w:webHidden/>
              </w:rPr>
            </w:r>
            <w:r w:rsidR="00E229A9">
              <w:rPr>
                <w:noProof/>
                <w:webHidden/>
              </w:rPr>
              <w:fldChar w:fldCharType="separate"/>
            </w:r>
            <w:r w:rsidR="00E229A9">
              <w:rPr>
                <w:noProof/>
                <w:webHidden/>
              </w:rPr>
              <w:t>18</w:t>
            </w:r>
            <w:r w:rsidR="00E229A9">
              <w:rPr>
                <w:noProof/>
                <w:webHidden/>
              </w:rPr>
              <w:fldChar w:fldCharType="end"/>
            </w:r>
          </w:hyperlink>
        </w:p>
        <w:p w14:paraId="48827B5A" w14:textId="058AB9E2"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02" w:history="1">
            <w:r w:rsidR="00E229A9" w:rsidRPr="00F63275">
              <w:rPr>
                <w:rStyle w:val="Hyperlink"/>
                <w:noProof/>
              </w:rPr>
              <w:t>7.2.11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Viewing groups</w:t>
            </w:r>
            <w:r w:rsidR="00E229A9">
              <w:rPr>
                <w:noProof/>
                <w:webHidden/>
              </w:rPr>
              <w:tab/>
            </w:r>
            <w:r w:rsidR="00E229A9">
              <w:rPr>
                <w:noProof/>
                <w:webHidden/>
              </w:rPr>
              <w:fldChar w:fldCharType="begin"/>
            </w:r>
            <w:r w:rsidR="00E229A9">
              <w:rPr>
                <w:noProof/>
                <w:webHidden/>
              </w:rPr>
              <w:instrText xml:space="preserve"> PAGEREF _Toc226035002 \h </w:instrText>
            </w:r>
            <w:r w:rsidR="00E229A9">
              <w:rPr>
                <w:noProof/>
                <w:webHidden/>
              </w:rPr>
            </w:r>
            <w:r w:rsidR="00E229A9">
              <w:rPr>
                <w:noProof/>
                <w:webHidden/>
              </w:rPr>
              <w:fldChar w:fldCharType="separate"/>
            </w:r>
            <w:r w:rsidR="00E229A9">
              <w:rPr>
                <w:noProof/>
                <w:webHidden/>
              </w:rPr>
              <w:t>18</w:t>
            </w:r>
            <w:r w:rsidR="00E229A9">
              <w:rPr>
                <w:noProof/>
                <w:webHidden/>
              </w:rPr>
              <w:fldChar w:fldCharType="end"/>
            </w:r>
          </w:hyperlink>
        </w:p>
        <w:p w14:paraId="50C30024" w14:textId="2E00255D"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03" w:history="1">
            <w:r w:rsidR="00E229A9" w:rsidRPr="00F63275">
              <w:rPr>
                <w:rStyle w:val="Hyperlink"/>
                <w:noProof/>
              </w:rPr>
              <w:t>7.2.12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Viewing group layers</w:t>
            </w:r>
            <w:r w:rsidR="00E229A9">
              <w:rPr>
                <w:noProof/>
                <w:webHidden/>
              </w:rPr>
              <w:tab/>
            </w:r>
            <w:r w:rsidR="00E229A9">
              <w:rPr>
                <w:noProof/>
                <w:webHidden/>
              </w:rPr>
              <w:fldChar w:fldCharType="begin"/>
            </w:r>
            <w:r w:rsidR="00E229A9">
              <w:rPr>
                <w:noProof/>
                <w:webHidden/>
              </w:rPr>
              <w:instrText xml:space="preserve"> PAGEREF _Toc226035003 \h </w:instrText>
            </w:r>
            <w:r w:rsidR="00E229A9">
              <w:rPr>
                <w:noProof/>
                <w:webHidden/>
              </w:rPr>
            </w:r>
            <w:r w:rsidR="00E229A9">
              <w:rPr>
                <w:noProof/>
                <w:webHidden/>
              </w:rPr>
              <w:fldChar w:fldCharType="separate"/>
            </w:r>
            <w:r w:rsidR="00E229A9">
              <w:rPr>
                <w:noProof/>
                <w:webHidden/>
              </w:rPr>
              <w:t>18</w:t>
            </w:r>
            <w:r w:rsidR="00E229A9">
              <w:rPr>
                <w:noProof/>
                <w:webHidden/>
              </w:rPr>
              <w:fldChar w:fldCharType="end"/>
            </w:r>
          </w:hyperlink>
        </w:p>
        <w:p w14:paraId="63E933C0" w14:textId="4157C6FB"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04" w:history="1">
            <w:r w:rsidR="00E229A9" w:rsidRPr="00F63275">
              <w:rPr>
                <w:rStyle w:val="Hyperlink"/>
                <w:noProof/>
              </w:rPr>
              <w:t>7.2.13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Display modes</w:t>
            </w:r>
            <w:r w:rsidR="00E229A9">
              <w:rPr>
                <w:noProof/>
                <w:webHidden/>
              </w:rPr>
              <w:tab/>
            </w:r>
            <w:r w:rsidR="00E229A9">
              <w:rPr>
                <w:noProof/>
                <w:webHidden/>
              </w:rPr>
              <w:fldChar w:fldCharType="begin"/>
            </w:r>
            <w:r w:rsidR="00E229A9">
              <w:rPr>
                <w:noProof/>
                <w:webHidden/>
              </w:rPr>
              <w:instrText xml:space="preserve"> PAGEREF _Toc226035004 \h </w:instrText>
            </w:r>
            <w:r w:rsidR="00E229A9">
              <w:rPr>
                <w:noProof/>
                <w:webHidden/>
              </w:rPr>
            </w:r>
            <w:r w:rsidR="00E229A9">
              <w:rPr>
                <w:noProof/>
                <w:webHidden/>
              </w:rPr>
              <w:fldChar w:fldCharType="separate"/>
            </w:r>
            <w:r w:rsidR="00E229A9">
              <w:rPr>
                <w:noProof/>
                <w:webHidden/>
              </w:rPr>
              <w:t>18</w:t>
            </w:r>
            <w:r w:rsidR="00E229A9">
              <w:rPr>
                <w:noProof/>
                <w:webHidden/>
              </w:rPr>
              <w:fldChar w:fldCharType="end"/>
            </w:r>
          </w:hyperlink>
        </w:p>
        <w:p w14:paraId="04734251" w14:textId="4CEF2254"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05" w:history="1">
            <w:r w:rsidR="00E229A9" w:rsidRPr="00F63275">
              <w:rPr>
                <w:rStyle w:val="Hyperlink"/>
                <w:noProof/>
              </w:rPr>
              <w:t>7.2.14</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Rules</w:t>
            </w:r>
            <w:r w:rsidR="00E229A9">
              <w:rPr>
                <w:noProof/>
                <w:webHidden/>
              </w:rPr>
              <w:tab/>
            </w:r>
            <w:r w:rsidR="00E229A9">
              <w:rPr>
                <w:noProof/>
                <w:webHidden/>
              </w:rPr>
              <w:fldChar w:fldCharType="begin"/>
            </w:r>
            <w:r w:rsidR="00E229A9">
              <w:rPr>
                <w:noProof/>
                <w:webHidden/>
              </w:rPr>
              <w:instrText xml:space="preserve"> PAGEREF _Toc226035005 \h </w:instrText>
            </w:r>
            <w:r w:rsidR="00E229A9">
              <w:rPr>
                <w:noProof/>
                <w:webHidden/>
              </w:rPr>
            </w:r>
            <w:r w:rsidR="00E229A9">
              <w:rPr>
                <w:noProof/>
                <w:webHidden/>
              </w:rPr>
              <w:fldChar w:fldCharType="separate"/>
            </w:r>
            <w:r w:rsidR="00E229A9">
              <w:rPr>
                <w:noProof/>
                <w:webHidden/>
              </w:rPr>
              <w:t>18</w:t>
            </w:r>
            <w:r w:rsidR="00E229A9">
              <w:rPr>
                <w:noProof/>
                <w:webHidden/>
              </w:rPr>
              <w:fldChar w:fldCharType="end"/>
            </w:r>
          </w:hyperlink>
        </w:p>
        <w:p w14:paraId="54C3D0AD" w14:textId="0CB12CC7"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06" w:history="1">
            <w:r w:rsidR="00E229A9" w:rsidRPr="00F63275">
              <w:rPr>
                <w:rStyle w:val="Hyperlink"/>
                <w:noProof/>
              </w:rPr>
              <w:t>7.2.15</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Context</w:t>
            </w:r>
            <w:r w:rsidR="00E229A9">
              <w:rPr>
                <w:noProof/>
                <w:webHidden/>
              </w:rPr>
              <w:tab/>
            </w:r>
            <w:r w:rsidR="00E229A9">
              <w:rPr>
                <w:noProof/>
                <w:webHidden/>
              </w:rPr>
              <w:fldChar w:fldCharType="begin"/>
            </w:r>
            <w:r w:rsidR="00E229A9">
              <w:rPr>
                <w:noProof/>
                <w:webHidden/>
              </w:rPr>
              <w:instrText xml:space="preserve"> PAGEREF _Toc226035006 \h </w:instrText>
            </w:r>
            <w:r w:rsidR="00E229A9">
              <w:rPr>
                <w:noProof/>
                <w:webHidden/>
              </w:rPr>
            </w:r>
            <w:r w:rsidR="00E229A9">
              <w:rPr>
                <w:noProof/>
                <w:webHidden/>
              </w:rPr>
              <w:fldChar w:fldCharType="separate"/>
            </w:r>
            <w:r w:rsidR="00E229A9">
              <w:rPr>
                <w:noProof/>
                <w:webHidden/>
              </w:rPr>
              <w:t>18</w:t>
            </w:r>
            <w:r w:rsidR="00E229A9">
              <w:rPr>
                <w:noProof/>
                <w:webHidden/>
              </w:rPr>
              <w:fldChar w:fldCharType="end"/>
            </w:r>
          </w:hyperlink>
        </w:p>
        <w:p w14:paraId="77295FFA" w14:textId="605166FD"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07" w:history="1">
            <w:r w:rsidR="00E229A9" w:rsidRPr="00F63275">
              <w:rPr>
                <w:rStyle w:val="Hyperlink"/>
                <w:noProof/>
              </w:rPr>
              <w:t>7.2.16</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Validity times</w:t>
            </w:r>
            <w:r w:rsidR="00E229A9">
              <w:rPr>
                <w:noProof/>
                <w:webHidden/>
              </w:rPr>
              <w:tab/>
            </w:r>
            <w:r w:rsidR="00E229A9">
              <w:rPr>
                <w:noProof/>
                <w:webHidden/>
              </w:rPr>
              <w:fldChar w:fldCharType="begin"/>
            </w:r>
            <w:r w:rsidR="00E229A9">
              <w:rPr>
                <w:noProof/>
                <w:webHidden/>
              </w:rPr>
              <w:instrText xml:space="preserve"> PAGEREF _Toc226035007 \h </w:instrText>
            </w:r>
            <w:r w:rsidR="00E229A9">
              <w:rPr>
                <w:noProof/>
                <w:webHidden/>
              </w:rPr>
            </w:r>
            <w:r w:rsidR="00E229A9">
              <w:rPr>
                <w:noProof/>
                <w:webHidden/>
              </w:rPr>
              <w:fldChar w:fldCharType="separate"/>
            </w:r>
            <w:r w:rsidR="00E229A9">
              <w:rPr>
                <w:noProof/>
                <w:webHidden/>
              </w:rPr>
              <w:t>18</w:t>
            </w:r>
            <w:r w:rsidR="00E229A9">
              <w:rPr>
                <w:noProof/>
                <w:webHidden/>
              </w:rPr>
              <w:fldChar w:fldCharType="end"/>
            </w:r>
          </w:hyperlink>
        </w:p>
        <w:p w14:paraId="0953DF94" w14:textId="5B023F0C"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08" w:history="1">
            <w:r w:rsidR="00E229A9" w:rsidRPr="00F63275">
              <w:rPr>
                <w:rStyle w:val="Hyperlink"/>
                <w:noProof/>
              </w:rPr>
              <w:t>7.3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The Alert Catalogue</w:t>
            </w:r>
            <w:r w:rsidR="00E229A9">
              <w:rPr>
                <w:noProof/>
                <w:webHidden/>
              </w:rPr>
              <w:tab/>
            </w:r>
            <w:r w:rsidR="00E229A9">
              <w:rPr>
                <w:noProof/>
                <w:webHidden/>
              </w:rPr>
              <w:fldChar w:fldCharType="begin"/>
            </w:r>
            <w:r w:rsidR="00E229A9">
              <w:rPr>
                <w:noProof/>
                <w:webHidden/>
              </w:rPr>
              <w:instrText xml:space="preserve"> PAGEREF _Toc226035008 \h </w:instrText>
            </w:r>
            <w:r w:rsidR="00E229A9">
              <w:rPr>
                <w:noProof/>
                <w:webHidden/>
              </w:rPr>
            </w:r>
            <w:r w:rsidR="00E229A9">
              <w:rPr>
                <w:noProof/>
                <w:webHidden/>
              </w:rPr>
              <w:fldChar w:fldCharType="separate"/>
            </w:r>
            <w:r w:rsidR="00E229A9">
              <w:rPr>
                <w:noProof/>
                <w:webHidden/>
              </w:rPr>
              <w:t>19</w:t>
            </w:r>
            <w:r w:rsidR="00E229A9">
              <w:rPr>
                <w:noProof/>
                <w:webHidden/>
              </w:rPr>
              <w:fldChar w:fldCharType="end"/>
            </w:r>
          </w:hyperlink>
        </w:p>
        <w:p w14:paraId="71B4D7A7" w14:textId="39FDDEF3"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009" w:history="1">
            <w:r w:rsidR="00E229A9" w:rsidRPr="00F63275">
              <w:rPr>
                <w:rStyle w:val="Hyperlink"/>
                <w:noProof/>
              </w:rPr>
              <w:t>8</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Display Organisation and Operation</w:t>
            </w:r>
            <w:r w:rsidR="00E229A9">
              <w:rPr>
                <w:noProof/>
                <w:webHidden/>
              </w:rPr>
              <w:tab/>
            </w:r>
            <w:r w:rsidR="00E229A9">
              <w:rPr>
                <w:noProof/>
                <w:webHidden/>
              </w:rPr>
              <w:fldChar w:fldCharType="begin"/>
            </w:r>
            <w:r w:rsidR="00E229A9">
              <w:rPr>
                <w:noProof/>
                <w:webHidden/>
              </w:rPr>
              <w:instrText xml:space="preserve"> PAGEREF _Toc226035009 \h </w:instrText>
            </w:r>
            <w:r w:rsidR="00E229A9">
              <w:rPr>
                <w:noProof/>
                <w:webHidden/>
              </w:rPr>
            </w:r>
            <w:r w:rsidR="00E229A9">
              <w:rPr>
                <w:noProof/>
                <w:webHidden/>
              </w:rPr>
              <w:fldChar w:fldCharType="separate"/>
            </w:r>
            <w:r w:rsidR="00E229A9">
              <w:rPr>
                <w:noProof/>
                <w:webHidden/>
              </w:rPr>
              <w:t>19</w:t>
            </w:r>
            <w:r w:rsidR="00E229A9">
              <w:rPr>
                <w:noProof/>
                <w:webHidden/>
              </w:rPr>
              <w:fldChar w:fldCharType="end"/>
            </w:r>
          </w:hyperlink>
        </w:p>
        <w:p w14:paraId="41C205EC" w14:textId="63E0BA1A"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10" w:history="1">
            <w:r w:rsidR="00E229A9" w:rsidRPr="00F63275">
              <w:rPr>
                <w:rStyle w:val="Hyperlink"/>
                <w:noProof/>
              </w:rPr>
              <w:t>8.1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Display of non-S-100 information</w:t>
            </w:r>
            <w:r w:rsidR="00E229A9">
              <w:rPr>
                <w:noProof/>
                <w:webHidden/>
              </w:rPr>
              <w:tab/>
            </w:r>
            <w:r w:rsidR="00E229A9">
              <w:rPr>
                <w:noProof/>
                <w:webHidden/>
              </w:rPr>
              <w:fldChar w:fldCharType="begin"/>
            </w:r>
            <w:r w:rsidR="00E229A9">
              <w:rPr>
                <w:noProof/>
                <w:webHidden/>
              </w:rPr>
              <w:instrText xml:space="preserve"> PAGEREF _Toc226035010 \h </w:instrText>
            </w:r>
            <w:r w:rsidR="00E229A9">
              <w:rPr>
                <w:noProof/>
                <w:webHidden/>
              </w:rPr>
            </w:r>
            <w:r w:rsidR="00E229A9">
              <w:rPr>
                <w:noProof/>
                <w:webHidden/>
              </w:rPr>
              <w:fldChar w:fldCharType="separate"/>
            </w:r>
            <w:r w:rsidR="00E229A9">
              <w:rPr>
                <w:noProof/>
                <w:webHidden/>
              </w:rPr>
              <w:t>19</w:t>
            </w:r>
            <w:r w:rsidR="00E229A9">
              <w:rPr>
                <w:noProof/>
                <w:webHidden/>
              </w:rPr>
              <w:fldChar w:fldCharType="end"/>
            </w:r>
          </w:hyperlink>
        </w:p>
        <w:p w14:paraId="4B6A0A12" w14:textId="084543F2"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11" w:history="1">
            <w:r w:rsidR="00E229A9" w:rsidRPr="00F63275">
              <w:rPr>
                <w:rStyle w:val="Hyperlink"/>
                <w:noProof/>
              </w:rPr>
              <w:t>8.1.1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Distinguishing between official S-100 data and additional data</w:t>
            </w:r>
            <w:r w:rsidR="00E229A9">
              <w:rPr>
                <w:noProof/>
                <w:webHidden/>
              </w:rPr>
              <w:tab/>
            </w:r>
            <w:r w:rsidR="00E229A9">
              <w:rPr>
                <w:noProof/>
                <w:webHidden/>
              </w:rPr>
              <w:fldChar w:fldCharType="begin"/>
            </w:r>
            <w:r w:rsidR="00E229A9">
              <w:rPr>
                <w:noProof/>
                <w:webHidden/>
              </w:rPr>
              <w:instrText xml:space="preserve"> PAGEREF _Toc226035011 \h </w:instrText>
            </w:r>
            <w:r w:rsidR="00E229A9">
              <w:rPr>
                <w:noProof/>
                <w:webHidden/>
              </w:rPr>
            </w:r>
            <w:r w:rsidR="00E229A9">
              <w:rPr>
                <w:noProof/>
                <w:webHidden/>
              </w:rPr>
              <w:fldChar w:fldCharType="separate"/>
            </w:r>
            <w:r w:rsidR="00E229A9">
              <w:rPr>
                <w:noProof/>
                <w:webHidden/>
              </w:rPr>
              <w:t>19</w:t>
            </w:r>
            <w:r w:rsidR="00E229A9">
              <w:rPr>
                <w:noProof/>
                <w:webHidden/>
              </w:rPr>
              <w:fldChar w:fldCharType="end"/>
            </w:r>
          </w:hyperlink>
        </w:p>
        <w:p w14:paraId="3E113E7D" w14:textId="5C5A1BAA"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12" w:history="1">
            <w:r w:rsidR="00E229A9" w:rsidRPr="00F63275">
              <w:rPr>
                <w:rStyle w:val="Hyperlink"/>
                <w:noProof/>
              </w:rPr>
              <w:t>8.1.2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Supplemental display items</w:t>
            </w:r>
            <w:r w:rsidR="00E229A9">
              <w:rPr>
                <w:noProof/>
                <w:webHidden/>
              </w:rPr>
              <w:tab/>
            </w:r>
            <w:r w:rsidR="00E229A9">
              <w:rPr>
                <w:noProof/>
                <w:webHidden/>
              </w:rPr>
              <w:fldChar w:fldCharType="begin"/>
            </w:r>
            <w:r w:rsidR="00E229A9">
              <w:rPr>
                <w:noProof/>
                <w:webHidden/>
              </w:rPr>
              <w:instrText xml:space="preserve"> PAGEREF _Toc226035012 \h </w:instrText>
            </w:r>
            <w:r w:rsidR="00E229A9">
              <w:rPr>
                <w:noProof/>
                <w:webHidden/>
              </w:rPr>
            </w:r>
            <w:r w:rsidR="00E229A9">
              <w:rPr>
                <w:noProof/>
                <w:webHidden/>
              </w:rPr>
              <w:fldChar w:fldCharType="separate"/>
            </w:r>
            <w:r w:rsidR="00E229A9">
              <w:rPr>
                <w:noProof/>
                <w:webHidden/>
              </w:rPr>
              <w:t>20</w:t>
            </w:r>
            <w:r w:rsidR="00E229A9">
              <w:rPr>
                <w:noProof/>
                <w:webHidden/>
              </w:rPr>
              <w:fldChar w:fldCharType="end"/>
            </w:r>
          </w:hyperlink>
        </w:p>
        <w:p w14:paraId="3697151B" w14:textId="59C78E72"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17" w:history="1">
            <w:r w:rsidR="00E229A9" w:rsidRPr="00F63275">
              <w:rPr>
                <w:rStyle w:val="Hyperlink"/>
                <w:noProof/>
              </w:rPr>
              <w:t>8.2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Priority of information</w:t>
            </w:r>
            <w:r w:rsidR="00E229A9">
              <w:rPr>
                <w:noProof/>
                <w:webHidden/>
              </w:rPr>
              <w:tab/>
            </w:r>
            <w:r w:rsidR="00E229A9">
              <w:rPr>
                <w:noProof/>
                <w:webHidden/>
              </w:rPr>
              <w:fldChar w:fldCharType="begin"/>
            </w:r>
            <w:r w:rsidR="00E229A9">
              <w:rPr>
                <w:noProof/>
                <w:webHidden/>
              </w:rPr>
              <w:instrText xml:space="preserve"> PAGEREF _Toc226035017 \h </w:instrText>
            </w:r>
            <w:r w:rsidR="00E229A9">
              <w:rPr>
                <w:noProof/>
                <w:webHidden/>
              </w:rPr>
            </w:r>
            <w:r w:rsidR="00E229A9">
              <w:rPr>
                <w:noProof/>
                <w:webHidden/>
              </w:rPr>
              <w:fldChar w:fldCharType="separate"/>
            </w:r>
            <w:r w:rsidR="00E229A9">
              <w:rPr>
                <w:noProof/>
                <w:webHidden/>
              </w:rPr>
              <w:t>20</w:t>
            </w:r>
            <w:r w:rsidR="00E229A9">
              <w:rPr>
                <w:noProof/>
                <w:webHidden/>
              </w:rPr>
              <w:fldChar w:fldCharType="end"/>
            </w:r>
          </w:hyperlink>
        </w:p>
        <w:p w14:paraId="5D118286" w14:textId="2C7023B5"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18" w:history="1">
            <w:r w:rsidR="00E229A9" w:rsidRPr="00F63275">
              <w:rPr>
                <w:rStyle w:val="Hyperlink"/>
                <w:noProof/>
              </w:rPr>
              <w:t>8.2.1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Priority layers</w:t>
            </w:r>
            <w:r w:rsidR="00E229A9">
              <w:rPr>
                <w:noProof/>
                <w:webHidden/>
              </w:rPr>
              <w:tab/>
            </w:r>
            <w:r w:rsidR="00E229A9">
              <w:rPr>
                <w:noProof/>
                <w:webHidden/>
              </w:rPr>
              <w:fldChar w:fldCharType="begin"/>
            </w:r>
            <w:r w:rsidR="00E229A9">
              <w:rPr>
                <w:noProof/>
                <w:webHidden/>
              </w:rPr>
              <w:instrText xml:space="preserve"> PAGEREF _Toc226035018 \h </w:instrText>
            </w:r>
            <w:r w:rsidR="00E229A9">
              <w:rPr>
                <w:noProof/>
                <w:webHidden/>
              </w:rPr>
            </w:r>
            <w:r w:rsidR="00E229A9">
              <w:rPr>
                <w:noProof/>
                <w:webHidden/>
              </w:rPr>
              <w:fldChar w:fldCharType="separate"/>
            </w:r>
            <w:r w:rsidR="00E229A9">
              <w:rPr>
                <w:noProof/>
                <w:webHidden/>
              </w:rPr>
              <w:t>20</w:t>
            </w:r>
            <w:r w:rsidR="00E229A9">
              <w:rPr>
                <w:noProof/>
                <w:webHidden/>
              </w:rPr>
              <w:fldChar w:fldCharType="end"/>
            </w:r>
          </w:hyperlink>
        </w:p>
        <w:p w14:paraId="03C94718" w14:textId="2E2EDAAF"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19" w:history="1">
            <w:r w:rsidR="00E229A9" w:rsidRPr="00F63275">
              <w:rPr>
                <w:rStyle w:val="Hyperlink"/>
                <w:noProof/>
              </w:rPr>
              <w:t>8.2.2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Radar priority</w:t>
            </w:r>
            <w:r w:rsidR="00E229A9">
              <w:rPr>
                <w:noProof/>
                <w:webHidden/>
              </w:rPr>
              <w:tab/>
            </w:r>
            <w:r w:rsidR="00E229A9">
              <w:rPr>
                <w:noProof/>
                <w:webHidden/>
              </w:rPr>
              <w:fldChar w:fldCharType="begin"/>
            </w:r>
            <w:r w:rsidR="00E229A9">
              <w:rPr>
                <w:noProof/>
                <w:webHidden/>
              </w:rPr>
              <w:instrText xml:space="preserve"> PAGEREF _Toc226035019 \h </w:instrText>
            </w:r>
            <w:r w:rsidR="00E229A9">
              <w:rPr>
                <w:noProof/>
                <w:webHidden/>
              </w:rPr>
            </w:r>
            <w:r w:rsidR="00E229A9">
              <w:rPr>
                <w:noProof/>
                <w:webHidden/>
              </w:rPr>
              <w:fldChar w:fldCharType="separate"/>
            </w:r>
            <w:r w:rsidR="00E229A9">
              <w:rPr>
                <w:noProof/>
                <w:webHidden/>
              </w:rPr>
              <w:t>21</w:t>
            </w:r>
            <w:r w:rsidR="00E229A9">
              <w:rPr>
                <w:noProof/>
                <w:webHidden/>
              </w:rPr>
              <w:fldChar w:fldCharType="end"/>
            </w:r>
          </w:hyperlink>
        </w:p>
        <w:p w14:paraId="5BB91339" w14:textId="4118D081"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20" w:history="1">
            <w:r w:rsidR="00E229A9" w:rsidRPr="00F63275">
              <w:rPr>
                <w:rStyle w:val="Hyperlink"/>
                <w:noProof/>
              </w:rPr>
              <w:t>8.3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Displaying ECDIS updates</w:t>
            </w:r>
            <w:r w:rsidR="00E229A9">
              <w:rPr>
                <w:noProof/>
                <w:webHidden/>
              </w:rPr>
              <w:tab/>
            </w:r>
            <w:r w:rsidR="00E229A9">
              <w:rPr>
                <w:noProof/>
                <w:webHidden/>
              </w:rPr>
              <w:fldChar w:fldCharType="begin"/>
            </w:r>
            <w:r w:rsidR="00E229A9">
              <w:rPr>
                <w:noProof/>
                <w:webHidden/>
              </w:rPr>
              <w:instrText xml:space="preserve"> PAGEREF _Toc226035020 \h </w:instrText>
            </w:r>
            <w:r w:rsidR="00E229A9">
              <w:rPr>
                <w:noProof/>
                <w:webHidden/>
              </w:rPr>
            </w:r>
            <w:r w:rsidR="00E229A9">
              <w:rPr>
                <w:noProof/>
                <w:webHidden/>
              </w:rPr>
              <w:fldChar w:fldCharType="separate"/>
            </w:r>
            <w:r w:rsidR="00E229A9">
              <w:rPr>
                <w:noProof/>
                <w:webHidden/>
              </w:rPr>
              <w:t>21</w:t>
            </w:r>
            <w:r w:rsidR="00E229A9">
              <w:rPr>
                <w:noProof/>
                <w:webHidden/>
              </w:rPr>
              <w:fldChar w:fldCharType="end"/>
            </w:r>
          </w:hyperlink>
        </w:p>
        <w:p w14:paraId="662351B0" w14:textId="5A9272BE"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21" w:history="1">
            <w:r w:rsidR="00E229A9" w:rsidRPr="00F63275">
              <w:rPr>
                <w:rStyle w:val="Hyperlink"/>
                <w:noProof/>
              </w:rPr>
              <w:t>8.4</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Display functions</w:t>
            </w:r>
            <w:r w:rsidR="00E229A9">
              <w:rPr>
                <w:noProof/>
                <w:webHidden/>
              </w:rPr>
              <w:tab/>
            </w:r>
            <w:r w:rsidR="00E229A9">
              <w:rPr>
                <w:noProof/>
                <w:webHidden/>
              </w:rPr>
              <w:fldChar w:fldCharType="begin"/>
            </w:r>
            <w:r w:rsidR="00E229A9">
              <w:rPr>
                <w:noProof/>
                <w:webHidden/>
              </w:rPr>
              <w:instrText xml:space="preserve"> PAGEREF _Toc226035021 \h </w:instrText>
            </w:r>
            <w:r w:rsidR="00E229A9">
              <w:rPr>
                <w:noProof/>
                <w:webHidden/>
              </w:rPr>
            </w:r>
            <w:r w:rsidR="00E229A9">
              <w:rPr>
                <w:noProof/>
                <w:webHidden/>
              </w:rPr>
              <w:fldChar w:fldCharType="separate"/>
            </w:r>
            <w:r w:rsidR="00E229A9">
              <w:rPr>
                <w:noProof/>
                <w:webHidden/>
              </w:rPr>
              <w:t>21</w:t>
            </w:r>
            <w:r w:rsidR="00E229A9">
              <w:rPr>
                <w:noProof/>
                <w:webHidden/>
              </w:rPr>
              <w:fldChar w:fldCharType="end"/>
            </w:r>
          </w:hyperlink>
        </w:p>
        <w:p w14:paraId="7401C0EC" w14:textId="66BB6259"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022" w:history="1">
            <w:r w:rsidR="00E229A9" w:rsidRPr="00F63275">
              <w:rPr>
                <w:rStyle w:val="Hyperlink"/>
                <w:noProof/>
              </w:rPr>
              <w:t>9</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General Rules for Symbols and Text</w:t>
            </w:r>
            <w:r w:rsidR="00E229A9">
              <w:rPr>
                <w:noProof/>
                <w:webHidden/>
              </w:rPr>
              <w:tab/>
            </w:r>
            <w:r w:rsidR="00E229A9">
              <w:rPr>
                <w:noProof/>
                <w:webHidden/>
              </w:rPr>
              <w:fldChar w:fldCharType="begin"/>
            </w:r>
            <w:r w:rsidR="00E229A9">
              <w:rPr>
                <w:noProof/>
                <w:webHidden/>
              </w:rPr>
              <w:instrText xml:space="preserve"> PAGEREF _Toc226035022 \h </w:instrText>
            </w:r>
            <w:r w:rsidR="00E229A9">
              <w:rPr>
                <w:noProof/>
                <w:webHidden/>
              </w:rPr>
            </w:r>
            <w:r w:rsidR="00E229A9">
              <w:rPr>
                <w:noProof/>
                <w:webHidden/>
              </w:rPr>
              <w:fldChar w:fldCharType="separate"/>
            </w:r>
            <w:r w:rsidR="00E229A9">
              <w:rPr>
                <w:noProof/>
                <w:webHidden/>
              </w:rPr>
              <w:t>21</w:t>
            </w:r>
            <w:r w:rsidR="00E229A9">
              <w:rPr>
                <w:noProof/>
                <w:webHidden/>
              </w:rPr>
              <w:fldChar w:fldCharType="end"/>
            </w:r>
          </w:hyperlink>
        </w:p>
        <w:p w14:paraId="025324D6" w14:textId="79529C10"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23" w:history="1">
            <w:r w:rsidR="00E229A9" w:rsidRPr="00F63275">
              <w:rPr>
                <w:rStyle w:val="Hyperlink"/>
                <w:noProof/>
              </w:rPr>
              <w:t>9.1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Symbol Specifications</w:t>
            </w:r>
            <w:r w:rsidR="00E229A9">
              <w:rPr>
                <w:noProof/>
                <w:webHidden/>
              </w:rPr>
              <w:tab/>
            </w:r>
            <w:r w:rsidR="00E229A9">
              <w:rPr>
                <w:noProof/>
                <w:webHidden/>
              </w:rPr>
              <w:fldChar w:fldCharType="begin"/>
            </w:r>
            <w:r w:rsidR="00E229A9">
              <w:rPr>
                <w:noProof/>
                <w:webHidden/>
              </w:rPr>
              <w:instrText xml:space="preserve"> PAGEREF _Toc226035023 \h </w:instrText>
            </w:r>
            <w:r w:rsidR="00E229A9">
              <w:rPr>
                <w:noProof/>
                <w:webHidden/>
              </w:rPr>
            </w:r>
            <w:r w:rsidR="00E229A9">
              <w:rPr>
                <w:noProof/>
                <w:webHidden/>
              </w:rPr>
              <w:fldChar w:fldCharType="separate"/>
            </w:r>
            <w:r w:rsidR="00E229A9">
              <w:rPr>
                <w:noProof/>
                <w:webHidden/>
              </w:rPr>
              <w:t>21</w:t>
            </w:r>
            <w:r w:rsidR="00E229A9">
              <w:rPr>
                <w:noProof/>
                <w:webHidden/>
              </w:rPr>
              <w:fldChar w:fldCharType="end"/>
            </w:r>
          </w:hyperlink>
        </w:p>
        <w:p w14:paraId="4AB8C609" w14:textId="58B2D927"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24" w:history="1">
            <w:r w:rsidR="00E229A9" w:rsidRPr="00F63275">
              <w:rPr>
                <w:rStyle w:val="Hyperlink"/>
                <w:noProof/>
              </w:rPr>
              <w:t>9.2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Reproduction of lines, symbols and text</w:t>
            </w:r>
            <w:r w:rsidR="00E229A9">
              <w:rPr>
                <w:noProof/>
                <w:webHidden/>
              </w:rPr>
              <w:tab/>
            </w:r>
            <w:r w:rsidR="00E229A9">
              <w:rPr>
                <w:noProof/>
                <w:webHidden/>
              </w:rPr>
              <w:fldChar w:fldCharType="begin"/>
            </w:r>
            <w:r w:rsidR="00E229A9">
              <w:rPr>
                <w:noProof/>
                <w:webHidden/>
              </w:rPr>
              <w:instrText xml:space="preserve"> PAGEREF _Toc226035024 \h </w:instrText>
            </w:r>
            <w:r w:rsidR="00E229A9">
              <w:rPr>
                <w:noProof/>
                <w:webHidden/>
              </w:rPr>
            </w:r>
            <w:r w:rsidR="00E229A9">
              <w:rPr>
                <w:noProof/>
                <w:webHidden/>
              </w:rPr>
              <w:fldChar w:fldCharType="separate"/>
            </w:r>
            <w:r w:rsidR="00E229A9">
              <w:rPr>
                <w:noProof/>
                <w:webHidden/>
              </w:rPr>
              <w:t>22</w:t>
            </w:r>
            <w:r w:rsidR="00E229A9">
              <w:rPr>
                <w:noProof/>
                <w:webHidden/>
              </w:rPr>
              <w:fldChar w:fldCharType="end"/>
            </w:r>
          </w:hyperlink>
        </w:p>
        <w:p w14:paraId="2D922C20" w14:textId="4D18E712"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25" w:history="1">
            <w:r w:rsidR="00E229A9" w:rsidRPr="00F63275">
              <w:rPr>
                <w:rStyle w:val="Hyperlink"/>
                <w:noProof/>
              </w:rPr>
              <w:t>9.2.1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Introduction</w:t>
            </w:r>
            <w:r w:rsidR="00E229A9">
              <w:rPr>
                <w:noProof/>
                <w:webHidden/>
              </w:rPr>
              <w:tab/>
            </w:r>
            <w:r w:rsidR="00E229A9">
              <w:rPr>
                <w:noProof/>
                <w:webHidden/>
              </w:rPr>
              <w:fldChar w:fldCharType="begin"/>
            </w:r>
            <w:r w:rsidR="00E229A9">
              <w:rPr>
                <w:noProof/>
                <w:webHidden/>
              </w:rPr>
              <w:instrText xml:space="preserve"> PAGEREF _Toc226035025 \h </w:instrText>
            </w:r>
            <w:r w:rsidR="00E229A9">
              <w:rPr>
                <w:noProof/>
                <w:webHidden/>
              </w:rPr>
            </w:r>
            <w:r w:rsidR="00E229A9">
              <w:rPr>
                <w:noProof/>
                <w:webHidden/>
              </w:rPr>
              <w:fldChar w:fldCharType="separate"/>
            </w:r>
            <w:r w:rsidR="00E229A9">
              <w:rPr>
                <w:noProof/>
                <w:webHidden/>
              </w:rPr>
              <w:t>22</w:t>
            </w:r>
            <w:r w:rsidR="00E229A9">
              <w:rPr>
                <w:noProof/>
                <w:webHidden/>
              </w:rPr>
              <w:fldChar w:fldCharType="end"/>
            </w:r>
          </w:hyperlink>
        </w:p>
        <w:p w14:paraId="5BB3A4D6" w14:textId="02F2124B"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26" w:history="1">
            <w:r w:rsidR="00E229A9" w:rsidRPr="00F63275">
              <w:rPr>
                <w:rStyle w:val="Hyperlink"/>
                <w:noProof/>
              </w:rPr>
              <w:t>9.2.2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Minimum Requirement for size and resolution</w:t>
            </w:r>
            <w:r w:rsidR="00E229A9">
              <w:rPr>
                <w:noProof/>
                <w:webHidden/>
              </w:rPr>
              <w:tab/>
            </w:r>
            <w:r w:rsidR="00E229A9">
              <w:rPr>
                <w:noProof/>
                <w:webHidden/>
              </w:rPr>
              <w:fldChar w:fldCharType="begin"/>
            </w:r>
            <w:r w:rsidR="00E229A9">
              <w:rPr>
                <w:noProof/>
                <w:webHidden/>
              </w:rPr>
              <w:instrText xml:space="preserve"> PAGEREF _Toc226035026 \h </w:instrText>
            </w:r>
            <w:r w:rsidR="00E229A9">
              <w:rPr>
                <w:noProof/>
                <w:webHidden/>
              </w:rPr>
            </w:r>
            <w:r w:rsidR="00E229A9">
              <w:rPr>
                <w:noProof/>
                <w:webHidden/>
              </w:rPr>
              <w:fldChar w:fldCharType="separate"/>
            </w:r>
            <w:r w:rsidR="00E229A9">
              <w:rPr>
                <w:noProof/>
                <w:webHidden/>
              </w:rPr>
              <w:t>22</w:t>
            </w:r>
            <w:r w:rsidR="00E229A9">
              <w:rPr>
                <w:noProof/>
                <w:webHidden/>
              </w:rPr>
              <w:fldChar w:fldCharType="end"/>
            </w:r>
          </w:hyperlink>
        </w:p>
        <w:p w14:paraId="15C77E16" w14:textId="75B81E2C"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27" w:history="1">
            <w:r w:rsidR="00E229A9" w:rsidRPr="00F63275">
              <w:rPr>
                <w:rStyle w:val="Hyperlink"/>
                <w:noProof/>
              </w:rPr>
              <w:t>9.2.3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Zooming</w:t>
            </w:r>
            <w:r w:rsidR="00E229A9">
              <w:rPr>
                <w:noProof/>
                <w:webHidden/>
              </w:rPr>
              <w:tab/>
            </w:r>
            <w:r w:rsidR="00E229A9">
              <w:rPr>
                <w:noProof/>
                <w:webHidden/>
              </w:rPr>
              <w:fldChar w:fldCharType="begin"/>
            </w:r>
            <w:r w:rsidR="00E229A9">
              <w:rPr>
                <w:noProof/>
                <w:webHidden/>
              </w:rPr>
              <w:instrText xml:space="preserve"> PAGEREF _Toc226035027 \h </w:instrText>
            </w:r>
            <w:r w:rsidR="00E229A9">
              <w:rPr>
                <w:noProof/>
                <w:webHidden/>
              </w:rPr>
            </w:r>
            <w:r w:rsidR="00E229A9">
              <w:rPr>
                <w:noProof/>
                <w:webHidden/>
              </w:rPr>
              <w:fldChar w:fldCharType="separate"/>
            </w:r>
            <w:r w:rsidR="00E229A9">
              <w:rPr>
                <w:noProof/>
                <w:webHidden/>
              </w:rPr>
              <w:t>22</w:t>
            </w:r>
            <w:r w:rsidR="00E229A9">
              <w:rPr>
                <w:noProof/>
                <w:webHidden/>
              </w:rPr>
              <w:fldChar w:fldCharType="end"/>
            </w:r>
          </w:hyperlink>
        </w:p>
        <w:p w14:paraId="213CCB64" w14:textId="15867FA3"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28" w:history="1">
            <w:r w:rsidR="00E229A9" w:rsidRPr="00F63275">
              <w:rPr>
                <w:rStyle w:val="Hyperlink"/>
                <w:noProof/>
              </w:rPr>
              <w:t>9.3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Common text and information attributes</w:t>
            </w:r>
            <w:r w:rsidR="00E229A9">
              <w:rPr>
                <w:noProof/>
                <w:webHidden/>
              </w:rPr>
              <w:tab/>
            </w:r>
            <w:r w:rsidR="00E229A9">
              <w:rPr>
                <w:noProof/>
                <w:webHidden/>
              </w:rPr>
              <w:fldChar w:fldCharType="begin"/>
            </w:r>
            <w:r w:rsidR="00E229A9">
              <w:rPr>
                <w:noProof/>
                <w:webHidden/>
              </w:rPr>
              <w:instrText xml:space="preserve"> PAGEREF _Toc226035028 \h </w:instrText>
            </w:r>
            <w:r w:rsidR="00E229A9">
              <w:rPr>
                <w:noProof/>
                <w:webHidden/>
              </w:rPr>
            </w:r>
            <w:r w:rsidR="00E229A9">
              <w:rPr>
                <w:noProof/>
                <w:webHidden/>
              </w:rPr>
              <w:fldChar w:fldCharType="separate"/>
            </w:r>
            <w:r w:rsidR="00E229A9">
              <w:rPr>
                <w:noProof/>
                <w:webHidden/>
              </w:rPr>
              <w:t>22</w:t>
            </w:r>
            <w:r w:rsidR="00E229A9">
              <w:rPr>
                <w:noProof/>
                <w:webHidden/>
              </w:rPr>
              <w:fldChar w:fldCharType="end"/>
            </w:r>
          </w:hyperlink>
        </w:p>
        <w:p w14:paraId="3453740D" w14:textId="6D61D33D"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029" w:history="1">
            <w:r w:rsidR="00E229A9" w:rsidRPr="00F63275">
              <w:rPr>
                <w:rStyle w:val="Hyperlink"/>
                <w:noProof/>
              </w:rPr>
              <w:t>10</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Text and Graphics</w:t>
            </w:r>
            <w:r w:rsidR="00E229A9">
              <w:rPr>
                <w:noProof/>
                <w:webHidden/>
              </w:rPr>
              <w:tab/>
            </w:r>
            <w:r w:rsidR="00E229A9">
              <w:rPr>
                <w:noProof/>
                <w:webHidden/>
              </w:rPr>
              <w:fldChar w:fldCharType="begin"/>
            </w:r>
            <w:r w:rsidR="00E229A9">
              <w:rPr>
                <w:noProof/>
                <w:webHidden/>
              </w:rPr>
              <w:instrText xml:space="preserve"> PAGEREF _Toc226035029 \h </w:instrText>
            </w:r>
            <w:r w:rsidR="00E229A9">
              <w:rPr>
                <w:noProof/>
                <w:webHidden/>
              </w:rPr>
            </w:r>
            <w:r w:rsidR="00E229A9">
              <w:rPr>
                <w:noProof/>
                <w:webHidden/>
              </w:rPr>
              <w:fldChar w:fldCharType="separate"/>
            </w:r>
            <w:r w:rsidR="00E229A9">
              <w:rPr>
                <w:noProof/>
                <w:webHidden/>
              </w:rPr>
              <w:t>23</w:t>
            </w:r>
            <w:r w:rsidR="00E229A9">
              <w:rPr>
                <w:noProof/>
                <w:webHidden/>
              </w:rPr>
              <w:fldChar w:fldCharType="end"/>
            </w:r>
          </w:hyperlink>
        </w:p>
        <w:p w14:paraId="0097DD76" w14:textId="40647F5E"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30" w:history="1">
            <w:r w:rsidR="00E229A9" w:rsidRPr="00F63275">
              <w:rPr>
                <w:rStyle w:val="Hyperlink"/>
                <w:noProof/>
              </w:rPr>
              <w:t>10.1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Arrangement of viewing group layers.</w:t>
            </w:r>
            <w:r w:rsidR="00E229A9">
              <w:rPr>
                <w:noProof/>
                <w:webHidden/>
              </w:rPr>
              <w:tab/>
            </w:r>
            <w:r w:rsidR="00E229A9">
              <w:rPr>
                <w:noProof/>
                <w:webHidden/>
              </w:rPr>
              <w:fldChar w:fldCharType="begin"/>
            </w:r>
            <w:r w:rsidR="00E229A9">
              <w:rPr>
                <w:noProof/>
                <w:webHidden/>
              </w:rPr>
              <w:instrText xml:space="preserve"> PAGEREF _Toc226035030 \h </w:instrText>
            </w:r>
            <w:r w:rsidR="00E229A9">
              <w:rPr>
                <w:noProof/>
                <w:webHidden/>
              </w:rPr>
            </w:r>
            <w:r w:rsidR="00E229A9">
              <w:rPr>
                <w:noProof/>
                <w:webHidden/>
              </w:rPr>
              <w:fldChar w:fldCharType="separate"/>
            </w:r>
            <w:r w:rsidR="00E229A9">
              <w:rPr>
                <w:noProof/>
                <w:webHidden/>
              </w:rPr>
              <w:t>23</w:t>
            </w:r>
            <w:r w:rsidR="00E229A9">
              <w:rPr>
                <w:noProof/>
                <w:webHidden/>
              </w:rPr>
              <w:fldChar w:fldCharType="end"/>
            </w:r>
          </w:hyperlink>
        </w:p>
        <w:p w14:paraId="5D1796F6" w14:textId="732EFBF4"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031" w:history="1">
            <w:r w:rsidR="00E229A9" w:rsidRPr="00F63275">
              <w:rPr>
                <w:rStyle w:val="Hyperlink"/>
                <w:noProof/>
              </w:rPr>
              <w:t>11</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Display Elements</w:t>
            </w:r>
            <w:r w:rsidR="00E229A9">
              <w:rPr>
                <w:noProof/>
                <w:webHidden/>
              </w:rPr>
              <w:tab/>
            </w:r>
            <w:r w:rsidR="00E229A9">
              <w:rPr>
                <w:noProof/>
                <w:webHidden/>
              </w:rPr>
              <w:fldChar w:fldCharType="begin"/>
            </w:r>
            <w:r w:rsidR="00E229A9">
              <w:rPr>
                <w:noProof/>
                <w:webHidden/>
              </w:rPr>
              <w:instrText xml:space="preserve"> PAGEREF _Toc226035031 \h </w:instrText>
            </w:r>
            <w:r w:rsidR="00E229A9">
              <w:rPr>
                <w:noProof/>
                <w:webHidden/>
              </w:rPr>
            </w:r>
            <w:r w:rsidR="00E229A9">
              <w:rPr>
                <w:noProof/>
                <w:webHidden/>
              </w:rPr>
              <w:fldChar w:fldCharType="separate"/>
            </w:r>
            <w:r w:rsidR="00E229A9">
              <w:rPr>
                <w:noProof/>
                <w:webHidden/>
              </w:rPr>
              <w:t>23</w:t>
            </w:r>
            <w:r w:rsidR="00E229A9">
              <w:rPr>
                <w:noProof/>
                <w:webHidden/>
              </w:rPr>
              <w:fldChar w:fldCharType="end"/>
            </w:r>
          </w:hyperlink>
        </w:p>
        <w:p w14:paraId="6D0743D1" w14:textId="394B0F77"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32" w:history="1">
            <w:r w:rsidR="00E229A9" w:rsidRPr="00F63275">
              <w:rPr>
                <w:rStyle w:val="Hyperlink"/>
                <w:noProof/>
              </w:rPr>
              <w:t>11.1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Elements related to data and display scales</w:t>
            </w:r>
            <w:r w:rsidR="00E229A9">
              <w:rPr>
                <w:noProof/>
                <w:webHidden/>
              </w:rPr>
              <w:tab/>
            </w:r>
            <w:r w:rsidR="00E229A9">
              <w:rPr>
                <w:noProof/>
                <w:webHidden/>
              </w:rPr>
              <w:fldChar w:fldCharType="begin"/>
            </w:r>
            <w:r w:rsidR="00E229A9">
              <w:rPr>
                <w:noProof/>
                <w:webHidden/>
              </w:rPr>
              <w:instrText xml:space="preserve"> PAGEREF _Toc226035032 \h </w:instrText>
            </w:r>
            <w:r w:rsidR="00E229A9">
              <w:rPr>
                <w:noProof/>
                <w:webHidden/>
              </w:rPr>
            </w:r>
            <w:r w:rsidR="00E229A9">
              <w:rPr>
                <w:noProof/>
                <w:webHidden/>
              </w:rPr>
              <w:fldChar w:fldCharType="separate"/>
            </w:r>
            <w:r w:rsidR="00E229A9">
              <w:rPr>
                <w:noProof/>
                <w:webHidden/>
              </w:rPr>
              <w:t>23</w:t>
            </w:r>
            <w:r w:rsidR="00E229A9">
              <w:rPr>
                <w:noProof/>
                <w:webHidden/>
              </w:rPr>
              <w:fldChar w:fldCharType="end"/>
            </w:r>
          </w:hyperlink>
        </w:p>
        <w:p w14:paraId="4AC1962C" w14:textId="1767FE49"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33" w:history="1">
            <w:r w:rsidR="00E229A9" w:rsidRPr="00F63275">
              <w:rPr>
                <w:rStyle w:val="Hyperlink"/>
                <w:noProof/>
              </w:rPr>
              <w:t>11.1.1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ENC scale</w:t>
            </w:r>
            <w:r w:rsidR="00E229A9">
              <w:rPr>
                <w:noProof/>
                <w:webHidden/>
              </w:rPr>
              <w:tab/>
            </w:r>
            <w:r w:rsidR="00E229A9">
              <w:rPr>
                <w:noProof/>
                <w:webHidden/>
              </w:rPr>
              <w:fldChar w:fldCharType="begin"/>
            </w:r>
            <w:r w:rsidR="00E229A9">
              <w:rPr>
                <w:noProof/>
                <w:webHidden/>
              </w:rPr>
              <w:instrText xml:space="preserve"> PAGEREF _Toc226035033 \h </w:instrText>
            </w:r>
            <w:r w:rsidR="00E229A9">
              <w:rPr>
                <w:noProof/>
                <w:webHidden/>
              </w:rPr>
            </w:r>
            <w:r w:rsidR="00E229A9">
              <w:rPr>
                <w:noProof/>
                <w:webHidden/>
              </w:rPr>
              <w:fldChar w:fldCharType="separate"/>
            </w:r>
            <w:r w:rsidR="00E229A9">
              <w:rPr>
                <w:noProof/>
                <w:webHidden/>
              </w:rPr>
              <w:t>24</w:t>
            </w:r>
            <w:r w:rsidR="00E229A9">
              <w:rPr>
                <w:noProof/>
                <w:webHidden/>
              </w:rPr>
              <w:fldChar w:fldCharType="end"/>
            </w:r>
          </w:hyperlink>
        </w:p>
        <w:p w14:paraId="7FAAE987" w14:textId="21C543AB"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34" w:history="1">
            <w:r w:rsidR="00E229A9" w:rsidRPr="00F63275">
              <w:rPr>
                <w:rStyle w:val="Hyperlink"/>
                <w:noProof/>
              </w:rPr>
              <w:t>11.2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Display of Non-ENC data layers</w:t>
            </w:r>
            <w:r w:rsidR="00E229A9">
              <w:rPr>
                <w:noProof/>
                <w:webHidden/>
              </w:rPr>
              <w:tab/>
            </w:r>
            <w:r w:rsidR="00E229A9">
              <w:rPr>
                <w:noProof/>
                <w:webHidden/>
              </w:rPr>
              <w:fldChar w:fldCharType="begin"/>
            </w:r>
            <w:r w:rsidR="00E229A9">
              <w:rPr>
                <w:noProof/>
                <w:webHidden/>
              </w:rPr>
              <w:instrText xml:space="preserve"> PAGEREF _Toc226035034 \h </w:instrText>
            </w:r>
            <w:r w:rsidR="00E229A9">
              <w:rPr>
                <w:noProof/>
                <w:webHidden/>
              </w:rPr>
            </w:r>
            <w:r w:rsidR="00E229A9">
              <w:rPr>
                <w:noProof/>
                <w:webHidden/>
              </w:rPr>
              <w:fldChar w:fldCharType="separate"/>
            </w:r>
            <w:r w:rsidR="00E229A9">
              <w:rPr>
                <w:noProof/>
                <w:webHidden/>
              </w:rPr>
              <w:t>24</w:t>
            </w:r>
            <w:r w:rsidR="00E229A9">
              <w:rPr>
                <w:noProof/>
                <w:webHidden/>
              </w:rPr>
              <w:fldChar w:fldCharType="end"/>
            </w:r>
          </w:hyperlink>
        </w:p>
        <w:p w14:paraId="5ACDCE30" w14:textId="4E04E6DF"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35" w:history="1">
            <w:r w:rsidR="00E229A9" w:rsidRPr="00F63275">
              <w:rPr>
                <w:rStyle w:val="Hyperlink"/>
                <w:noProof/>
              </w:rPr>
              <w:t>11.2.1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Restrictions on display of Non-ENC data layers</w:t>
            </w:r>
            <w:r w:rsidR="00E229A9">
              <w:rPr>
                <w:noProof/>
                <w:webHidden/>
              </w:rPr>
              <w:tab/>
            </w:r>
            <w:r w:rsidR="00E229A9">
              <w:rPr>
                <w:noProof/>
                <w:webHidden/>
              </w:rPr>
              <w:fldChar w:fldCharType="begin"/>
            </w:r>
            <w:r w:rsidR="00E229A9">
              <w:rPr>
                <w:noProof/>
                <w:webHidden/>
              </w:rPr>
              <w:instrText xml:space="preserve"> PAGEREF _Toc226035035 \h </w:instrText>
            </w:r>
            <w:r w:rsidR="00E229A9">
              <w:rPr>
                <w:noProof/>
                <w:webHidden/>
              </w:rPr>
            </w:r>
            <w:r w:rsidR="00E229A9">
              <w:rPr>
                <w:noProof/>
                <w:webHidden/>
              </w:rPr>
              <w:fldChar w:fldCharType="separate"/>
            </w:r>
            <w:r w:rsidR="00E229A9">
              <w:rPr>
                <w:noProof/>
                <w:webHidden/>
              </w:rPr>
              <w:t>24</w:t>
            </w:r>
            <w:r w:rsidR="00E229A9">
              <w:rPr>
                <w:noProof/>
                <w:webHidden/>
              </w:rPr>
              <w:fldChar w:fldCharType="end"/>
            </w:r>
          </w:hyperlink>
        </w:p>
        <w:p w14:paraId="246BE1E1" w14:textId="532801F4"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36" w:history="1">
            <w:r w:rsidR="00E229A9" w:rsidRPr="00F63275">
              <w:rPr>
                <w:rStyle w:val="Hyperlink"/>
                <w:noProof/>
              </w:rPr>
              <w:t>11.3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Overscale</w:t>
            </w:r>
            <w:r w:rsidR="00E229A9">
              <w:rPr>
                <w:noProof/>
                <w:webHidden/>
              </w:rPr>
              <w:tab/>
            </w:r>
            <w:r w:rsidR="00E229A9">
              <w:rPr>
                <w:noProof/>
                <w:webHidden/>
              </w:rPr>
              <w:fldChar w:fldCharType="begin"/>
            </w:r>
            <w:r w:rsidR="00E229A9">
              <w:rPr>
                <w:noProof/>
                <w:webHidden/>
              </w:rPr>
              <w:instrText xml:space="preserve"> PAGEREF _Toc226035036 \h </w:instrText>
            </w:r>
            <w:r w:rsidR="00E229A9">
              <w:rPr>
                <w:noProof/>
                <w:webHidden/>
              </w:rPr>
            </w:r>
            <w:r w:rsidR="00E229A9">
              <w:rPr>
                <w:noProof/>
                <w:webHidden/>
              </w:rPr>
              <w:fldChar w:fldCharType="separate"/>
            </w:r>
            <w:r w:rsidR="00E229A9">
              <w:rPr>
                <w:noProof/>
                <w:webHidden/>
              </w:rPr>
              <w:t>25</w:t>
            </w:r>
            <w:r w:rsidR="00E229A9">
              <w:rPr>
                <w:noProof/>
                <w:webHidden/>
              </w:rPr>
              <w:fldChar w:fldCharType="end"/>
            </w:r>
          </w:hyperlink>
        </w:p>
        <w:p w14:paraId="59C5316E" w14:textId="636A9190"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37" w:history="1">
            <w:r w:rsidR="00E229A9" w:rsidRPr="00F63275">
              <w:rPr>
                <w:rStyle w:val="Hyperlink"/>
                <w:noProof/>
              </w:rPr>
              <w:t>11.3.1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Chart Scale boundary</w:t>
            </w:r>
            <w:r w:rsidR="00E229A9">
              <w:rPr>
                <w:noProof/>
                <w:webHidden/>
              </w:rPr>
              <w:tab/>
            </w:r>
            <w:r w:rsidR="00E229A9">
              <w:rPr>
                <w:noProof/>
                <w:webHidden/>
              </w:rPr>
              <w:fldChar w:fldCharType="begin"/>
            </w:r>
            <w:r w:rsidR="00E229A9">
              <w:rPr>
                <w:noProof/>
                <w:webHidden/>
              </w:rPr>
              <w:instrText xml:space="preserve"> PAGEREF _Toc226035037 \h </w:instrText>
            </w:r>
            <w:r w:rsidR="00E229A9">
              <w:rPr>
                <w:noProof/>
                <w:webHidden/>
              </w:rPr>
            </w:r>
            <w:r w:rsidR="00E229A9">
              <w:rPr>
                <w:noProof/>
                <w:webHidden/>
              </w:rPr>
              <w:fldChar w:fldCharType="separate"/>
            </w:r>
            <w:r w:rsidR="00E229A9">
              <w:rPr>
                <w:noProof/>
                <w:webHidden/>
              </w:rPr>
              <w:t>25</w:t>
            </w:r>
            <w:r w:rsidR="00E229A9">
              <w:rPr>
                <w:noProof/>
                <w:webHidden/>
              </w:rPr>
              <w:fldChar w:fldCharType="end"/>
            </w:r>
          </w:hyperlink>
        </w:p>
        <w:p w14:paraId="7D0627BE" w14:textId="7E762F44"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38" w:history="1">
            <w:r w:rsidR="00E229A9" w:rsidRPr="00F63275">
              <w:rPr>
                <w:rStyle w:val="Hyperlink"/>
                <w:noProof/>
              </w:rPr>
              <w:t>11.3.2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Overscale Pattern</w:t>
            </w:r>
            <w:r w:rsidR="00E229A9">
              <w:rPr>
                <w:noProof/>
                <w:webHidden/>
              </w:rPr>
              <w:tab/>
            </w:r>
            <w:r w:rsidR="00E229A9">
              <w:rPr>
                <w:noProof/>
                <w:webHidden/>
              </w:rPr>
              <w:fldChar w:fldCharType="begin"/>
            </w:r>
            <w:r w:rsidR="00E229A9">
              <w:rPr>
                <w:noProof/>
                <w:webHidden/>
              </w:rPr>
              <w:instrText xml:space="preserve"> PAGEREF _Toc226035038 \h </w:instrText>
            </w:r>
            <w:r w:rsidR="00E229A9">
              <w:rPr>
                <w:noProof/>
                <w:webHidden/>
              </w:rPr>
            </w:r>
            <w:r w:rsidR="00E229A9">
              <w:rPr>
                <w:noProof/>
                <w:webHidden/>
              </w:rPr>
              <w:fldChar w:fldCharType="separate"/>
            </w:r>
            <w:r w:rsidR="00E229A9">
              <w:rPr>
                <w:noProof/>
                <w:webHidden/>
              </w:rPr>
              <w:t>25</w:t>
            </w:r>
            <w:r w:rsidR="00E229A9">
              <w:rPr>
                <w:noProof/>
                <w:webHidden/>
              </w:rPr>
              <w:fldChar w:fldCharType="end"/>
            </w:r>
          </w:hyperlink>
        </w:p>
        <w:p w14:paraId="702F9B9B" w14:textId="00736A72"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39" w:history="1">
            <w:r w:rsidR="00E229A9" w:rsidRPr="00F63275">
              <w:rPr>
                <w:rStyle w:val="Hyperlink"/>
                <w:noProof/>
              </w:rPr>
              <w:t>11.3.3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Larger scale data available</w:t>
            </w:r>
            <w:r w:rsidR="00E229A9">
              <w:rPr>
                <w:noProof/>
                <w:webHidden/>
              </w:rPr>
              <w:tab/>
            </w:r>
            <w:r w:rsidR="00E229A9">
              <w:rPr>
                <w:noProof/>
                <w:webHidden/>
              </w:rPr>
              <w:fldChar w:fldCharType="begin"/>
            </w:r>
            <w:r w:rsidR="00E229A9">
              <w:rPr>
                <w:noProof/>
                <w:webHidden/>
              </w:rPr>
              <w:instrText xml:space="preserve"> PAGEREF _Toc226035039 \h </w:instrText>
            </w:r>
            <w:r w:rsidR="00E229A9">
              <w:rPr>
                <w:noProof/>
                <w:webHidden/>
              </w:rPr>
            </w:r>
            <w:r w:rsidR="00E229A9">
              <w:rPr>
                <w:noProof/>
                <w:webHidden/>
              </w:rPr>
              <w:fldChar w:fldCharType="separate"/>
            </w:r>
            <w:r w:rsidR="00E229A9">
              <w:rPr>
                <w:noProof/>
                <w:webHidden/>
              </w:rPr>
              <w:t>26</w:t>
            </w:r>
            <w:r w:rsidR="00E229A9">
              <w:rPr>
                <w:noProof/>
                <w:webHidden/>
              </w:rPr>
              <w:fldChar w:fldCharType="end"/>
            </w:r>
          </w:hyperlink>
        </w:p>
        <w:p w14:paraId="6D71859D" w14:textId="06B07D15"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40" w:history="1">
            <w:r w:rsidR="00E229A9" w:rsidRPr="00F63275">
              <w:rPr>
                <w:rStyle w:val="Hyperlink"/>
                <w:noProof/>
              </w:rPr>
              <w:t>11.4</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Graphical indexes</w:t>
            </w:r>
            <w:r w:rsidR="00E229A9">
              <w:rPr>
                <w:noProof/>
                <w:webHidden/>
              </w:rPr>
              <w:tab/>
            </w:r>
            <w:r w:rsidR="00E229A9">
              <w:rPr>
                <w:noProof/>
                <w:webHidden/>
              </w:rPr>
              <w:fldChar w:fldCharType="begin"/>
            </w:r>
            <w:r w:rsidR="00E229A9">
              <w:rPr>
                <w:noProof/>
                <w:webHidden/>
              </w:rPr>
              <w:instrText xml:space="preserve"> PAGEREF _Toc226035040 \h </w:instrText>
            </w:r>
            <w:r w:rsidR="00E229A9">
              <w:rPr>
                <w:noProof/>
                <w:webHidden/>
              </w:rPr>
            </w:r>
            <w:r w:rsidR="00E229A9">
              <w:rPr>
                <w:noProof/>
                <w:webHidden/>
              </w:rPr>
              <w:fldChar w:fldCharType="separate"/>
            </w:r>
            <w:r w:rsidR="00E229A9">
              <w:rPr>
                <w:noProof/>
                <w:webHidden/>
              </w:rPr>
              <w:t>26</w:t>
            </w:r>
            <w:r w:rsidR="00E229A9">
              <w:rPr>
                <w:noProof/>
                <w:webHidden/>
              </w:rPr>
              <w:fldChar w:fldCharType="end"/>
            </w:r>
          </w:hyperlink>
        </w:p>
        <w:p w14:paraId="371FBF10" w14:textId="1A7F1080"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41" w:history="1">
            <w:r w:rsidR="00E229A9" w:rsidRPr="00F63275">
              <w:rPr>
                <w:rStyle w:val="Hyperlink"/>
                <w:noProof/>
              </w:rPr>
              <w:t>11.4.1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Graphical indexes of ENCs</w:t>
            </w:r>
            <w:r w:rsidR="00E229A9">
              <w:rPr>
                <w:noProof/>
                <w:webHidden/>
              </w:rPr>
              <w:tab/>
            </w:r>
            <w:r w:rsidR="00E229A9">
              <w:rPr>
                <w:noProof/>
                <w:webHidden/>
              </w:rPr>
              <w:fldChar w:fldCharType="begin"/>
            </w:r>
            <w:r w:rsidR="00E229A9">
              <w:rPr>
                <w:noProof/>
                <w:webHidden/>
              </w:rPr>
              <w:instrText xml:space="preserve"> PAGEREF _Toc226035041 \h </w:instrText>
            </w:r>
            <w:r w:rsidR="00E229A9">
              <w:rPr>
                <w:noProof/>
                <w:webHidden/>
              </w:rPr>
            </w:r>
            <w:r w:rsidR="00E229A9">
              <w:rPr>
                <w:noProof/>
                <w:webHidden/>
              </w:rPr>
              <w:fldChar w:fldCharType="separate"/>
            </w:r>
            <w:r w:rsidR="00E229A9">
              <w:rPr>
                <w:noProof/>
                <w:webHidden/>
              </w:rPr>
              <w:t>26</w:t>
            </w:r>
            <w:r w:rsidR="00E229A9">
              <w:rPr>
                <w:noProof/>
                <w:webHidden/>
              </w:rPr>
              <w:fldChar w:fldCharType="end"/>
            </w:r>
          </w:hyperlink>
        </w:p>
        <w:p w14:paraId="57F1995C" w14:textId="3ED48914"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42" w:history="1">
            <w:r w:rsidR="00E229A9" w:rsidRPr="00F63275">
              <w:rPr>
                <w:rStyle w:val="Hyperlink"/>
                <w:noProof/>
              </w:rPr>
              <w:t>11.4.2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Graphical indexes of other S-100 products</w:t>
            </w:r>
            <w:r w:rsidR="00E229A9">
              <w:rPr>
                <w:noProof/>
                <w:webHidden/>
              </w:rPr>
              <w:tab/>
            </w:r>
            <w:r w:rsidR="00E229A9">
              <w:rPr>
                <w:noProof/>
                <w:webHidden/>
              </w:rPr>
              <w:fldChar w:fldCharType="begin"/>
            </w:r>
            <w:r w:rsidR="00E229A9">
              <w:rPr>
                <w:noProof/>
                <w:webHidden/>
              </w:rPr>
              <w:instrText xml:space="preserve"> PAGEREF _Toc226035042 \h </w:instrText>
            </w:r>
            <w:r w:rsidR="00E229A9">
              <w:rPr>
                <w:noProof/>
                <w:webHidden/>
              </w:rPr>
            </w:r>
            <w:r w:rsidR="00E229A9">
              <w:rPr>
                <w:noProof/>
                <w:webHidden/>
              </w:rPr>
              <w:fldChar w:fldCharType="separate"/>
            </w:r>
            <w:r w:rsidR="00E229A9">
              <w:rPr>
                <w:noProof/>
                <w:webHidden/>
              </w:rPr>
              <w:t>27</w:t>
            </w:r>
            <w:r w:rsidR="00E229A9">
              <w:rPr>
                <w:noProof/>
                <w:webHidden/>
              </w:rPr>
              <w:fldChar w:fldCharType="end"/>
            </w:r>
          </w:hyperlink>
        </w:p>
        <w:p w14:paraId="6A954260" w14:textId="3D3018F3"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43" w:history="1">
            <w:r w:rsidR="00E229A9" w:rsidRPr="00F63275">
              <w:rPr>
                <w:rStyle w:val="Hyperlink"/>
                <w:noProof/>
              </w:rPr>
              <w:t>11.5</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Limits of data</w:t>
            </w:r>
            <w:r w:rsidR="00E229A9">
              <w:rPr>
                <w:noProof/>
                <w:webHidden/>
              </w:rPr>
              <w:tab/>
            </w:r>
            <w:r w:rsidR="00E229A9">
              <w:rPr>
                <w:noProof/>
                <w:webHidden/>
              </w:rPr>
              <w:fldChar w:fldCharType="begin"/>
            </w:r>
            <w:r w:rsidR="00E229A9">
              <w:rPr>
                <w:noProof/>
                <w:webHidden/>
              </w:rPr>
              <w:instrText xml:space="preserve"> PAGEREF _Toc226035043 \h </w:instrText>
            </w:r>
            <w:r w:rsidR="00E229A9">
              <w:rPr>
                <w:noProof/>
                <w:webHidden/>
              </w:rPr>
            </w:r>
            <w:r w:rsidR="00E229A9">
              <w:rPr>
                <w:noProof/>
                <w:webHidden/>
              </w:rPr>
              <w:fldChar w:fldCharType="separate"/>
            </w:r>
            <w:r w:rsidR="00E229A9">
              <w:rPr>
                <w:noProof/>
                <w:webHidden/>
              </w:rPr>
              <w:t>27</w:t>
            </w:r>
            <w:r w:rsidR="00E229A9">
              <w:rPr>
                <w:noProof/>
                <w:webHidden/>
              </w:rPr>
              <w:fldChar w:fldCharType="end"/>
            </w:r>
          </w:hyperlink>
        </w:p>
        <w:p w14:paraId="7B20428D" w14:textId="3F816878"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44" w:history="1">
            <w:r w:rsidR="00E229A9" w:rsidRPr="00F63275">
              <w:rPr>
                <w:rStyle w:val="Hyperlink"/>
                <w:noProof/>
              </w:rPr>
              <w:t>11.5.1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ENC No data areas</w:t>
            </w:r>
            <w:r w:rsidR="00E229A9">
              <w:rPr>
                <w:noProof/>
                <w:webHidden/>
              </w:rPr>
              <w:tab/>
            </w:r>
            <w:r w:rsidR="00E229A9">
              <w:rPr>
                <w:noProof/>
                <w:webHidden/>
              </w:rPr>
              <w:fldChar w:fldCharType="begin"/>
            </w:r>
            <w:r w:rsidR="00E229A9">
              <w:rPr>
                <w:noProof/>
                <w:webHidden/>
              </w:rPr>
              <w:instrText xml:space="preserve"> PAGEREF _Toc226035044 \h </w:instrText>
            </w:r>
            <w:r w:rsidR="00E229A9">
              <w:rPr>
                <w:noProof/>
                <w:webHidden/>
              </w:rPr>
            </w:r>
            <w:r w:rsidR="00E229A9">
              <w:rPr>
                <w:noProof/>
                <w:webHidden/>
              </w:rPr>
              <w:fldChar w:fldCharType="separate"/>
            </w:r>
            <w:r w:rsidR="00E229A9">
              <w:rPr>
                <w:noProof/>
                <w:webHidden/>
              </w:rPr>
              <w:t>27</w:t>
            </w:r>
            <w:r w:rsidR="00E229A9">
              <w:rPr>
                <w:noProof/>
                <w:webHidden/>
              </w:rPr>
              <w:fldChar w:fldCharType="end"/>
            </w:r>
          </w:hyperlink>
        </w:p>
        <w:p w14:paraId="1FA607B9" w14:textId="06998547"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45" w:history="1">
            <w:r w:rsidR="00E229A9" w:rsidRPr="00F63275">
              <w:rPr>
                <w:rStyle w:val="Hyperlink"/>
                <w:noProof/>
              </w:rPr>
              <w:t>11.5.2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Limit of official S-101 data and non official S-101 data</w:t>
            </w:r>
            <w:r w:rsidR="00E229A9">
              <w:rPr>
                <w:noProof/>
                <w:webHidden/>
              </w:rPr>
              <w:tab/>
            </w:r>
            <w:r w:rsidR="00E229A9">
              <w:rPr>
                <w:noProof/>
                <w:webHidden/>
              </w:rPr>
              <w:fldChar w:fldCharType="begin"/>
            </w:r>
            <w:r w:rsidR="00E229A9">
              <w:rPr>
                <w:noProof/>
                <w:webHidden/>
              </w:rPr>
              <w:instrText xml:space="preserve"> PAGEREF _Toc226035045 \h </w:instrText>
            </w:r>
            <w:r w:rsidR="00E229A9">
              <w:rPr>
                <w:noProof/>
                <w:webHidden/>
              </w:rPr>
            </w:r>
            <w:r w:rsidR="00E229A9">
              <w:rPr>
                <w:noProof/>
                <w:webHidden/>
              </w:rPr>
              <w:fldChar w:fldCharType="separate"/>
            </w:r>
            <w:r w:rsidR="00E229A9">
              <w:rPr>
                <w:noProof/>
                <w:webHidden/>
              </w:rPr>
              <w:t>27</w:t>
            </w:r>
            <w:r w:rsidR="00E229A9">
              <w:rPr>
                <w:noProof/>
                <w:webHidden/>
              </w:rPr>
              <w:fldChar w:fldCharType="end"/>
            </w:r>
          </w:hyperlink>
        </w:p>
        <w:p w14:paraId="3F82F848" w14:textId="296CF9CB"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46" w:history="1">
            <w:r w:rsidR="00E229A9" w:rsidRPr="00F63275">
              <w:rPr>
                <w:rStyle w:val="Hyperlink"/>
                <w:noProof/>
              </w:rPr>
              <w:t>11.5.3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Limits of other S-100 product data</w:t>
            </w:r>
            <w:r w:rsidR="00E229A9">
              <w:rPr>
                <w:noProof/>
                <w:webHidden/>
              </w:rPr>
              <w:tab/>
            </w:r>
            <w:r w:rsidR="00E229A9">
              <w:rPr>
                <w:noProof/>
                <w:webHidden/>
              </w:rPr>
              <w:fldChar w:fldCharType="begin"/>
            </w:r>
            <w:r w:rsidR="00E229A9">
              <w:rPr>
                <w:noProof/>
                <w:webHidden/>
              </w:rPr>
              <w:instrText xml:space="preserve"> PAGEREF _Toc226035046 \h </w:instrText>
            </w:r>
            <w:r w:rsidR="00E229A9">
              <w:rPr>
                <w:noProof/>
                <w:webHidden/>
              </w:rPr>
            </w:r>
            <w:r w:rsidR="00E229A9">
              <w:rPr>
                <w:noProof/>
                <w:webHidden/>
              </w:rPr>
              <w:fldChar w:fldCharType="separate"/>
            </w:r>
            <w:r w:rsidR="00E229A9">
              <w:rPr>
                <w:noProof/>
                <w:webHidden/>
              </w:rPr>
              <w:t>27</w:t>
            </w:r>
            <w:r w:rsidR="00E229A9">
              <w:rPr>
                <w:noProof/>
                <w:webHidden/>
              </w:rPr>
              <w:fldChar w:fldCharType="end"/>
            </w:r>
          </w:hyperlink>
        </w:p>
        <w:p w14:paraId="1E7BC537" w14:textId="24A97EC2"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47" w:history="1">
            <w:r w:rsidR="00E229A9" w:rsidRPr="00F63275">
              <w:rPr>
                <w:rStyle w:val="Hyperlink"/>
                <w:noProof/>
              </w:rPr>
              <w:t>11.6</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Special ECDIS chart symbols to identify unsafe depths</w:t>
            </w:r>
            <w:r w:rsidR="00E229A9">
              <w:rPr>
                <w:noProof/>
                <w:webHidden/>
              </w:rPr>
              <w:tab/>
            </w:r>
            <w:r w:rsidR="00E229A9">
              <w:rPr>
                <w:noProof/>
                <w:webHidden/>
              </w:rPr>
              <w:fldChar w:fldCharType="begin"/>
            </w:r>
            <w:r w:rsidR="00E229A9">
              <w:rPr>
                <w:noProof/>
                <w:webHidden/>
              </w:rPr>
              <w:instrText xml:space="preserve"> PAGEREF _Toc226035047 \h </w:instrText>
            </w:r>
            <w:r w:rsidR="00E229A9">
              <w:rPr>
                <w:noProof/>
                <w:webHidden/>
              </w:rPr>
            </w:r>
            <w:r w:rsidR="00E229A9">
              <w:rPr>
                <w:noProof/>
                <w:webHidden/>
              </w:rPr>
              <w:fldChar w:fldCharType="separate"/>
            </w:r>
            <w:r w:rsidR="00E229A9">
              <w:rPr>
                <w:noProof/>
                <w:webHidden/>
              </w:rPr>
              <w:t>27</w:t>
            </w:r>
            <w:r w:rsidR="00E229A9">
              <w:rPr>
                <w:noProof/>
                <w:webHidden/>
              </w:rPr>
              <w:fldChar w:fldCharType="end"/>
            </w:r>
          </w:hyperlink>
        </w:p>
        <w:p w14:paraId="0D498768" w14:textId="1A0C1D6F"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48" w:history="1">
            <w:r w:rsidR="00E229A9" w:rsidRPr="00F63275">
              <w:rPr>
                <w:rStyle w:val="Hyperlink"/>
                <w:noProof/>
              </w:rPr>
              <w:t>11.6.1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Safety Contour</w:t>
            </w:r>
            <w:r w:rsidR="00E229A9">
              <w:rPr>
                <w:noProof/>
                <w:webHidden/>
              </w:rPr>
              <w:tab/>
            </w:r>
            <w:r w:rsidR="00E229A9">
              <w:rPr>
                <w:noProof/>
                <w:webHidden/>
              </w:rPr>
              <w:fldChar w:fldCharType="begin"/>
            </w:r>
            <w:r w:rsidR="00E229A9">
              <w:rPr>
                <w:noProof/>
                <w:webHidden/>
              </w:rPr>
              <w:instrText xml:space="preserve"> PAGEREF _Toc226035048 \h </w:instrText>
            </w:r>
            <w:r w:rsidR="00E229A9">
              <w:rPr>
                <w:noProof/>
                <w:webHidden/>
              </w:rPr>
            </w:r>
            <w:r w:rsidR="00E229A9">
              <w:rPr>
                <w:noProof/>
                <w:webHidden/>
              </w:rPr>
              <w:fldChar w:fldCharType="separate"/>
            </w:r>
            <w:r w:rsidR="00E229A9">
              <w:rPr>
                <w:noProof/>
                <w:webHidden/>
              </w:rPr>
              <w:t>27</w:t>
            </w:r>
            <w:r w:rsidR="00E229A9">
              <w:rPr>
                <w:noProof/>
                <w:webHidden/>
              </w:rPr>
              <w:fldChar w:fldCharType="end"/>
            </w:r>
          </w:hyperlink>
        </w:p>
        <w:p w14:paraId="58DC4BA4" w14:textId="5BC3FD73"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49" w:history="1">
            <w:r w:rsidR="00E229A9" w:rsidRPr="00F63275">
              <w:rPr>
                <w:rStyle w:val="Hyperlink"/>
                <w:noProof/>
              </w:rPr>
              <w:t>11.7</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Date-dependent features</w:t>
            </w:r>
            <w:r w:rsidR="00E229A9">
              <w:rPr>
                <w:noProof/>
                <w:webHidden/>
              </w:rPr>
              <w:tab/>
            </w:r>
            <w:r w:rsidR="00E229A9">
              <w:rPr>
                <w:noProof/>
                <w:webHidden/>
              </w:rPr>
              <w:fldChar w:fldCharType="begin"/>
            </w:r>
            <w:r w:rsidR="00E229A9">
              <w:rPr>
                <w:noProof/>
                <w:webHidden/>
              </w:rPr>
              <w:instrText xml:space="preserve"> PAGEREF _Toc226035049 \h </w:instrText>
            </w:r>
            <w:r w:rsidR="00E229A9">
              <w:rPr>
                <w:noProof/>
                <w:webHidden/>
              </w:rPr>
            </w:r>
            <w:r w:rsidR="00E229A9">
              <w:rPr>
                <w:noProof/>
                <w:webHidden/>
              </w:rPr>
              <w:fldChar w:fldCharType="separate"/>
            </w:r>
            <w:r w:rsidR="00E229A9">
              <w:rPr>
                <w:noProof/>
                <w:webHidden/>
              </w:rPr>
              <w:t>28</w:t>
            </w:r>
            <w:r w:rsidR="00E229A9">
              <w:rPr>
                <w:noProof/>
                <w:webHidden/>
              </w:rPr>
              <w:fldChar w:fldCharType="end"/>
            </w:r>
          </w:hyperlink>
        </w:p>
        <w:p w14:paraId="164EA886" w14:textId="6D288D16"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50" w:history="1">
            <w:r w:rsidR="00E229A9" w:rsidRPr="00F63275">
              <w:rPr>
                <w:rStyle w:val="Hyperlink"/>
                <w:noProof/>
              </w:rPr>
              <w:t>11.7.1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Display of date-dependent features by mariner-selected date</w:t>
            </w:r>
            <w:r w:rsidR="00E229A9">
              <w:rPr>
                <w:noProof/>
                <w:webHidden/>
              </w:rPr>
              <w:tab/>
            </w:r>
            <w:r w:rsidR="00E229A9">
              <w:rPr>
                <w:noProof/>
                <w:webHidden/>
              </w:rPr>
              <w:fldChar w:fldCharType="begin"/>
            </w:r>
            <w:r w:rsidR="00E229A9">
              <w:rPr>
                <w:noProof/>
                <w:webHidden/>
              </w:rPr>
              <w:instrText xml:space="preserve"> PAGEREF _Toc226035050 \h </w:instrText>
            </w:r>
            <w:r w:rsidR="00E229A9">
              <w:rPr>
                <w:noProof/>
                <w:webHidden/>
              </w:rPr>
            </w:r>
            <w:r w:rsidR="00E229A9">
              <w:rPr>
                <w:noProof/>
                <w:webHidden/>
              </w:rPr>
              <w:fldChar w:fldCharType="separate"/>
            </w:r>
            <w:r w:rsidR="00E229A9">
              <w:rPr>
                <w:noProof/>
                <w:webHidden/>
              </w:rPr>
              <w:t>28</w:t>
            </w:r>
            <w:r w:rsidR="00E229A9">
              <w:rPr>
                <w:noProof/>
                <w:webHidden/>
              </w:rPr>
              <w:fldChar w:fldCharType="end"/>
            </w:r>
          </w:hyperlink>
        </w:p>
        <w:p w14:paraId="62A3DD44" w14:textId="31323831"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51" w:history="1">
            <w:r w:rsidR="00E229A9" w:rsidRPr="00F63275">
              <w:rPr>
                <w:rStyle w:val="Hyperlink"/>
                <w:noProof/>
              </w:rPr>
              <w:t>11.7.2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Indication of date adjustment</w:t>
            </w:r>
            <w:r w:rsidR="00E229A9">
              <w:rPr>
                <w:noProof/>
                <w:webHidden/>
              </w:rPr>
              <w:tab/>
            </w:r>
            <w:r w:rsidR="00E229A9">
              <w:rPr>
                <w:noProof/>
                <w:webHidden/>
              </w:rPr>
              <w:fldChar w:fldCharType="begin"/>
            </w:r>
            <w:r w:rsidR="00E229A9">
              <w:rPr>
                <w:noProof/>
                <w:webHidden/>
              </w:rPr>
              <w:instrText xml:space="preserve"> PAGEREF _Toc226035051 \h </w:instrText>
            </w:r>
            <w:r w:rsidR="00E229A9">
              <w:rPr>
                <w:noProof/>
                <w:webHidden/>
              </w:rPr>
            </w:r>
            <w:r w:rsidR="00E229A9">
              <w:rPr>
                <w:noProof/>
                <w:webHidden/>
              </w:rPr>
              <w:fldChar w:fldCharType="separate"/>
            </w:r>
            <w:r w:rsidR="00E229A9">
              <w:rPr>
                <w:noProof/>
                <w:webHidden/>
              </w:rPr>
              <w:t>28</w:t>
            </w:r>
            <w:r w:rsidR="00E229A9">
              <w:rPr>
                <w:noProof/>
                <w:webHidden/>
              </w:rPr>
              <w:fldChar w:fldCharType="end"/>
            </w:r>
          </w:hyperlink>
        </w:p>
        <w:p w14:paraId="436C6992" w14:textId="69AFEAF8"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52" w:history="1">
            <w:r w:rsidR="00E229A9" w:rsidRPr="00F63275">
              <w:rPr>
                <w:rStyle w:val="Hyperlink"/>
                <w:noProof/>
              </w:rPr>
              <w:t>11.8</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Decluttering the screen</w:t>
            </w:r>
            <w:r w:rsidR="00E229A9">
              <w:rPr>
                <w:noProof/>
                <w:webHidden/>
              </w:rPr>
              <w:tab/>
            </w:r>
            <w:r w:rsidR="00E229A9">
              <w:rPr>
                <w:noProof/>
                <w:webHidden/>
              </w:rPr>
              <w:fldChar w:fldCharType="begin"/>
            </w:r>
            <w:r w:rsidR="00E229A9">
              <w:rPr>
                <w:noProof/>
                <w:webHidden/>
              </w:rPr>
              <w:instrText xml:space="preserve"> PAGEREF _Toc226035052 \h </w:instrText>
            </w:r>
            <w:r w:rsidR="00E229A9">
              <w:rPr>
                <w:noProof/>
                <w:webHidden/>
              </w:rPr>
            </w:r>
            <w:r w:rsidR="00E229A9">
              <w:rPr>
                <w:noProof/>
                <w:webHidden/>
              </w:rPr>
              <w:fldChar w:fldCharType="separate"/>
            </w:r>
            <w:r w:rsidR="00E229A9">
              <w:rPr>
                <w:noProof/>
                <w:webHidden/>
              </w:rPr>
              <w:t>28</w:t>
            </w:r>
            <w:r w:rsidR="00E229A9">
              <w:rPr>
                <w:noProof/>
                <w:webHidden/>
              </w:rPr>
              <w:fldChar w:fldCharType="end"/>
            </w:r>
          </w:hyperlink>
        </w:p>
        <w:p w14:paraId="311AE726" w14:textId="5AA5A85F"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53" w:history="1">
            <w:r w:rsidR="00E229A9" w:rsidRPr="00F63275">
              <w:rPr>
                <w:rStyle w:val="Hyperlink"/>
                <w:noProof/>
              </w:rPr>
              <w:t>11.9</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IMO presentation elements</w:t>
            </w:r>
            <w:r w:rsidR="00E229A9">
              <w:rPr>
                <w:noProof/>
                <w:webHidden/>
              </w:rPr>
              <w:tab/>
            </w:r>
            <w:r w:rsidR="00E229A9">
              <w:rPr>
                <w:noProof/>
                <w:webHidden/>
              </w:rPr>
              <w:fldChar w:fldCharType="begin"/>
            </w:r>
            <w:r w:rsidR="00E229A9">
              <w:rPr>
                <w:noProof/>
                <w:webHidden/>
              </w:rPr>
              <w:instrText xml:space="preserve"> PAGEREF _Toc226035053 \h </w:instrText>
            </w:r>
            <w:r w:rsidR="00E229A9">
              <w:rPr>
                <w:noProof/>
                <w:webHidden/>
              </w:rPr>
            </w:r>
            <w:r w:rsidR="00E229A9">
              <w:rPr>
                <w:noProof/>
                <w:webHidden/>
              </w:rPr>
              <w:fldChar w:fldCharType="separate"/>
            </w:r>
            <w:r w:rsidR="00E229A9">
              <w:rPr>
                <w:noProof/>
                <w:webHidden/>
              </w:rPr>
              <w:t>28</w:t>
            </w:r>
            <w:r w:rsidR="00E229A9">
              <w:rPr>
                <w:noProof/>
                <w:webHidden/>
              </w:rPr>
              <w:fldChar w:fldCharType="end"/>
            </w:r>
          </w:hyperlink>
        </w:p>
        <w:p w14:paraId="70225FDD" w14:textId="4E9E02B5"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54" w:history="1">
            <w:r w:rsidR="00E229A9" w:rsidRPr="00F63275">
              <w:rPr>
                <w:rStyle w:val="Hyperlink"/>
                <w:noProof/>
              </w:rPr>
              <w:t>11.9.1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Scale bar and latitude scale</w:t>
            </w:r>
            <w:r w:rsidR="00E229A9">
              <w:rPr>
                <w:noProof/>
                <w:webHidden/>
              </w:rPr>
              <w:tab/>
            </w:r>
            <w:r w:rsidR="00E229A9">
              <w:rPr>
                <w:noProof/>
                <w:webHidden/>
              </w:rPr>
              <w:fldChar w:fldCharType="begin"/>
            </w:r>
            <w:r w:rsidR="00E229A9">
              <w:rPr>
                <w:noProof/>
                <w:webHidden/>
              </w:rPr>
              <w:instrText xml:space="preserve"> PAGEREF _Toc226035054 \h </w:instrText>
            </w:r>
            <w:r w:rsidR="00E229A9">
              <w:rPr>
                <w:noProof/>
                <w:webHidden/>
              </w:rPr>
            </w:r>
            <w:r w:rsidR="00E229A9">
              <w:rPr>
                <w:noProof/>
                <w:webHidden/>
              </w:rPr>
              <w:fldChar w:fldCharType="separate"/>
            </w:r>
            <w:r w:rsidR="00E229A9">
              <w:rPr>
                <w:noProof/>
                <w:webHidden/>
              </w:rPr>
              <w:t>29</w:t>
            </w:r>
            <w:r w:rsidR="00E229A9">
              <w:rPr>
                <w:noProof/>
                <w:webHidden/>
              </w:rPr>
              <w:fldChar w:fldCharType="end"/>
            </w:r>
          </w:hyperlink>
        </w:p>
        <w:p w14:paraId="71C490ED" w14:textId="45A77138"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55" w:history="1">
            <w:r w:rsidR="00E229A9" w:rsidRPr="00F63275">
              <w:rPr>
                <w:rStyle w:val="Hyperlink"/>
                <w:noProof/>
              </w:rPr>
              <w:t>11.9.2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North arrow</w:t>
            </w:r>
            <w:r w:rsidR="00E229A9">
              <w:rPr>
                <w:noProof/>
                <w:webHidden/>
              </w:rPr>
              <w:tab/>
            </w:r>
            <w:r w:rsidR="00E229A9">
              <w:rPr>
                <w:noProof/>
                <w:webHidden/>
              </w:rPr>
              <w:fldChar w:fldCharType="begin"/>
            </w:r>
            <w:r w:rsidR="00E229A9">
              <w:rPr>
                <w:noProof/>
                <w:webHidden/>
              </w:rPr>
              <w:instrText xml:space="preserve"> PAGEREF _Toc226035055 \h </w:instrText>
            </w:r>
            <w:r w:rsidR="00E229A9">
              <w:rPr>
                <w:noProof/>
                <w:webHidden/>
              </w:rPr>
            </w:r>
            <w:r w:rsidR="00E229A9">
              <w:rPr>
                <w:noProof/>
                <w:webHidden/>
              </w:rPr>
              <w:fldChar w:fldCharType="separate"/>
            </w:r>
            <w:r w:rsidR="00E229A9">
              <w:rPr>
                <w:noProof/>
                <w:webHidden/>
              </w:rPr>
              <w:t>29</w:t>
            </w:r>
            <w:r w:rsidR="00E229A9">
              <w:rPr>
                <w:noProof/>
                <w:webHidden/>
              </w:rPr>
              <w:fldChar w:fldCharType="end"/>
            </w:r>
          </w:hyperlink>
        </w:p>
        <w:p w14:paraId="1CF8C6D1" w14:textId="39178266"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56" w:history="1">
            <w:r w:rsidR="00E229A9" w:rsidRPr="00F63275">
              <w:rPr>
                <w:rStyle w:val="Hyperlink"/>
                <w:noProof/>
              </w:rPr>
              <w:t>11.9.3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Graticule</w:t>
            </w:r>
            <w:r w:rsidR="00E229A9">
              <w:rPr>
                <w:noProof/>
                <w:webHidden/>
              </w:rPr>
              <w:tab/>
            </w:r>
            <w:r w:rsidR="00E229A9">
              <w:rPr>
                <w:noProof/>
                <w:webHidden/>
              </w:rPr>
              <w:fldChar w:fldCharType="begin"/>
            </w:r>
            <w:r w:rsidR="00E229A9">
              <w:rPr>
                <w:noProof/>
                <w:webHidden/>
              </w:rPr>
              <w:instrText xml:space="preserve"> PAGEREF _Toc226035056 \h </w:instrText>
            </w:r>
            <w:r w:rsidR="00E229A9">
              <w:rPr>
                <w:noProof/>
                <w:webHidden/>
              </w:rPr>
            </w:r>
            <w:r w:rsidR="00E229A9">
              <w:rPr>
                <w:noProof/>
                <w:webHidden/>
              </w:rPr>
              <w:fldChar w:fldCharType="separate"/>
            </w:r>
            <w:r w:rsidR="00E229A9">
              <w:rPr>
                <w:noProof/>
                <w:webHidden/>
              </w:rPr>
              <w:t>29</w:t>
            </w:r>
            <w:r w:rsidR="00E229A9">
              <w:rPr>
                <w:noProof/>
                <w:webHidden/>
              </w:rPr>
              <w:fldChar w:fldCharType="end"/>
            </w:r>
          </w:hyperlink>
        </w:p>
        <w:p w14:paraId="0EEFF700" w14:textId="4D80D343"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57" w:history="1">
            <w:r w:rsidR="00E229A9" w:rsidRPr="00F63275">
              <w:rPr>
                <w:rStyle w:val="Hyperlink"/>
                <w:noProof/>
              </w:rPr>
              <w:t>11.9.4</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Display mode</w:t>
            </w:r>
            <w:r w:rsidR="00E229A9">
              <w:rPr>
                <w:noProof/>
                <w:webHidden/>
              </w:rPr>
              <w:tab/>
            </w:r>
            <w:r w:rsidR="00E229A9">
              <w:rPr>
                <w:noProof/>
                <w:webHidden/>
              </w:rPr>
              <w:fldChar w:fldCharType="begin"/>
            </w:r>
            <w:r w:rsidR="00E229A9">
              <w:rPr>
                <w:noProof/>
                <w:webHidden/>
              </w:rPr>
              <w:instrText xml:space="preserve"> PAGEREF _Toc226035057 \h </w:instrText>
            </w:r>
            <w:r w:rsidR="00E229A9">
              <w:rPr>
                <w:noProof/>
                <w:webHidden/>
              </w:rPr>
            </w:r>
            <w:r w:rsidR="00E229A9">
              <w:rPr>
                <w:noProof/>
                <w:webHidden/>
              </w:rPr>
              <w:fldChar w:fldCharType="separate"/>
            </w:r>
            <w:r w:rsidR="00E229A9">
              <w:rPr>
                <w:noProof/>
                <w:webHidden/>
              </w:rPr>
              <w:t>30</w:t>
            </w:r>
            <w:r w:rsidR="00E229A9">
              <w:rPr>
                <w:noProof/>
                <w:webHidden/>
              </w:rPr>
              <w:fldChar w:fldCharType="end"/>
            </w:r>
          </w:hyperlink>
        </w:p>
        <w:p w14:paraId="26E381E2" w14:textId="39184D2E"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58" w:history="1">
            <w:r w:rsidR="00E229A9" w:rsidRPr="00F63275">
              <w:rPr>
                <w:rStyle w:val="Hyperlink"/>
                <w:noProof/>
              </w:rPr>
              <w:t>11.9.5</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Black level adjustment symbol</w:t>
            </w:r>
            <w:r w:rsidR="00E229A9">
              <w:rPr>
                <w:noProof/>
                <w:webHidden/>
              </w:rPr>
              <w:tab/>
            </w:r>
            <w:r w:rsidR="00E229A9">
              <w:rPr>
                <w:noProof/>
                <w:webHidden/>
              </w:rPr>
              <w:fldChar w:fldCharType="begin"/>
            </w:r>
            <w:r w:rsidR="00E229A9">
              <w:rPr>
                <w:noProof/>
                <w:webHidden/>
              </w:rPr>
              <w:instrText xml:space="preserve"> PAGEREF _Toc226035058 \h </w:instrText>
            </w:r>
            <w:r w:rsidR="00E229A9">
              <w:rPr>
                <w:noProof/>
                <w:webHidden/>
              </w:rPr>
            </w:r>
            <w:r w:rsidR="00E229A9">
              <w:rPr>
                <w:noProof/>
                <w:webHidden/>
              </w:rPr>
              <w:fldChar w:fldCharType="separate"/>
            </w:r>
            <w:r w:rsidR="00E229A9">
              <w:rPr>
                <w:noProof/>
                <w:webHidden/>
              </w:rPr>
              <w:t>30</w:t>
            </w:r>
            <w:r w:rsidR="00E229A9">
              <w:rPr>
                <w:noProof/>
                <w:webHidden/>
              </w:rPr>
              <w:fldChar w:fldCharType="end"/>
            </w:r>
          </w:hyperlink>
        </w:p>
        <w:p w14:paraId="00FA8E80" w14:textId="16053E31"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59" w:history="1">
            <w:r w:rsidR="00E229A9" w:rsidRPr="00F63275">
              <w:rPr>
                <w:rStyle w:val="Hyperlink"/>
                <w:noProof/>
              </w:rPr>
              <w:t>11.9.6</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Detection and notification of navigational hazards</w:t>
            </w:r>
            <w:r w:rsidR="00E229A9">
              <w:rPr>
                <w:noProof/>
                <w:webHidden/>
              </w:rPr>
              <w:tab/>
            </w:r>
            <w:r w:rsidR="00E229A9">
              <w:rPr>
                <w:noProof/>
                <w:webHidden/>
              </w:rPr>
              <w:fldChar w:fldCharType="begin"/>
            </w:r>
            <w:r w:rsidR="00E229A9">
              <w:rPr>
                <w:noProof/>
                <w:webHidden/>
              </w:rPr>
              <w:instrText xml:space="preserve"> PAGEREF _Toc226035059 \h </w:instrText>
            </w:r>
            <w:r w:rsidR="00E229A9">
              <w:rPr>
                <w:noProof/>
                <w:webHidden/>
              </w:rPr>
            </w:r>
            <w:r w:rsidR="00E229A9">
              <w:rPr>
                <w:noProof/>
                <w:webHidden/>
              </w:rPr>
              <w:fldChar w:fldCharType="separate"/>
            </w:r>
            <w:r w:rsidR="00E229A9">
              <w:rPr>
                <w:noProof/>
                <w:webHidden/>
              </w:rPr>
              <w:t>30</w:t>
            </w:r>
            <w:r w:rsidR="00E229A9">
              <w:rPr>
                <w:noProof/>
                <w:webHidden/>
              </w:rPr>
              <w:fldChar w:fldCharType="end"/>
            </w:r>
          </w:hyperlink>
        </w:p>
        <w:p w14:paraId="27397E59" w14:textId="58E77FCE"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60" w:history="1">
            <w:r w:rsidR="00E229A9" w:rsidRPr="00F63275">
              <w:rPr>
                <w:rStyle w:val="Hyperlink"/>
                <w:noProof/>
              </w:rPr>
              <w:t>11.9.7</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Detection of areas for which special conditions exist</w:t>
            </w:r>
            <w:r w:rsidR="00E229A9">
              <w:rPr>
                <w:noProof/>
                <w:webHidden/>
              </w:rPr>
              <w:tab/>
            </w:r>
            <w:r w:rsidR="00E229A9">
              <w:rPr>
                <w:noProof/>
                <w:webHidden/>
              </w:rPr>
              <w:fldChar w:fldCharType="begin"/>
            </w:r>
            <w:r w:rsidR="00E229A9">
              <w:rPr>
                <w:noProof/>
                <w:webHidden/>
              </w:rPr>
              <w:instrText xml:space="preserve"> PAGEREF _Toc226035060 \h </w:instrText>
            </w:r>
            <w:r w:rsidR="00E229A9">
              <w:rPr>
                <w:noProof/>
                <w:webHidden/>
              </w:rPr>
            </w:r>
            <w:r w:rsidR="00E229A9">
              <w:rPr>
                <w:noProof/>
                <w:webHidden/>
              </w:rPr>
              <w:fldChar w:fldCharType="separate"/>
            </w:r>
            <w:r w:rsidR="00E229A9">
              <w:rPr>
                <w:noProof/>
                <w:webHidden/>
              </w:rPr>
              <w:t>31</w:t>
            </w:r>
            <w:r w:rsidR="00E229A9">
              <w:rPr>
                <w:noProof/>
                <w:webHidden/>
              </w:rPr>
              <w:fldChar w:fldCharType="end"/>
            </w:r>
          </w:hyperlink>
        </w:p>
        <w:p w14:paraId="63B0D880" w14:textId="70038053"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61" w:history="1">
            <w:r w:rsidR="00E229A9" w:rsidRPr="00F63275">
              <w:rPr>
                <w:rStyle w:val="Hyperlink"/>
                <w:noProof/>
              </w:rPr>
              <w:t>11.9.8</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Definition of safety contour</w:t>
            </w:r>
            <w:r w:rsidR="00E229A9">
              <w:rPr>
                <w:noProof/>
                <w:webHidden/>
              </w:rPr>
              <w:tab/>
            </w:r>
            <w:r w:rsidR="00E229A9">
              <w:rPr>
                <w:noProof/>
                <w:webHidden/>
              </w:rPr>
              <w:fldChar w:fldCharType="begin"/>
            </w:r>
            <w:r w:rsidR="00E229A9">
              <w:rPr>
                <w:noProof/>
                <w:webHidden/>
              </w:rPr>
              <w:instrText xml:space="preserve"> PAGEREF _Toc226035061 \h </w:instrText>
            </w:r>
            <w:r w:rsidR="00E229A9">
              <w:rPr>
                <w:noProof/>
                <w:webHidden/>
              </w:rPr>
            </w:r>
            <w:r w:rsidR="00E229A9">
              <w:rPr>
                <w:noProof/>
                <w:webHidden/>
              </w:rPr>
              <w:fldChar w:fldCharType="separate"/>
            </w:r>
            <w:r w:rsidR="00E229A9">
              <w:rPr>
                <w:noProof/>
                <w:webHidden/>
              </w:rPr>
              <w:t>31</w:t>
            </w:r>
            <w:r w:rsidR="00E229A9">
              <w:rPr>
                <w:noProof/>
                <w:webHidden/>
              </w:rPr>
              <w:fldChar w:fldCharType="end"/>
            </w:r>
          </w:hyperlink>
        </w:p>
        <w:p w14:paraId="126E8660" w14:textId="4265A2BC"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62" w:history="1">
            <w:r w:rsidR="00E229A9" w:rsidRPr="00F63275">
              <w:rPr>
                <w:rStyle w:val="Hyperlink"/>
                <w:noProof/>
              </w:rPr>
              <w:t>11.9.9</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Detection of safety contour</w:t>
            </w:r>
            <w:r w:rsidR="00E229A9">
              <w:rPr>
                <w:noProof/>
                <w:webHidden/>
              </w:rPr>
              <w:tab/>
            </w:r>
            <w:r w:rsidR="00E229A9">
              <w:rPr>
                <w:noProof/>
                <w:webHidden/>
              </w:rPr>
              <w:fldChar w:fldCharType="begin"/>
            </w:r>
            <w:r w:rsidR="00E229A9">
              <w:rPr>
                <w:noProof/>
                <w:webHidden/>
              </w:rPr>
              <w:instrText xml:space="preserve"> PAGEREF _Toc226035062 \h </w:instrText>
            </w:r>
            <w:r w:rsidR="00E229A9">
              <w:rPr>
                <w:noProof/>
                <w:webHidden/>
              </w:rPr>
            </w:r>
            <w:r w:rsidR="00E229A9">
              <w:rPr>
                <w:noProof/>
                <w:webHidden/>
              </w:rPr>
              <w:fldChar w:fldCharType="separate"/>
            </w:r>
            <w:r w:rsidR="00E229A9">
              <w:rPr>
                <w:noProof/>
                <w:webHidden/>
              </w:rPr>
              <w:t>31</w:t>
            </w:r>
            <w:r w:rsidR="00E229A9">
              <w:rPr>
                <w:noProof/>
                <w:webHidden/>
              </w:rPr>
              <w:fldChar w:fldCharType="end"/>
            </w:r>
          </w:hyperlink>
        </w:p>
        <w:p w14:paraId="3525C0D5" w14:textId="1ADB7284"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63" w:history="1">
            <w:r w:rsidR="00E229A9" w:rsidRPr="00F63275">
              <w:rPr>
                <w:rStyle w:val="Hyperlink"/>
                <w:noProof/>
              </w:rPr>
              <w:t>11.9.10</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Indications related to ENC accuracy</w:t>
            </w:r>
            <w:r w:rsidR="00E229A9">
              <w:rPr>
                <w:noProof/>
                <w:webHidden/>
              </w:rPr>
              <w:tab/>
            </w:r>
            <w:r w:rsidR="00E229A9">
              <w:rPr>
                <w:noProof/>
                <w:webHidden/>
              </w:rPr>
              <w:fldChar w:fldCharType="begin"/>
            </w:r>
            <w:r w:rsidR="00E229A9">
              <w:rPr>
                <w:noProof/>
                <w:webHidden/>
              </w:rPr>
              <w:instrText xml:space="preserve"> PAGEREF _Toc226035063 \h </w:instrText>
            </w:r>
            <w:r w:rsidR="00E229A9">
              <w:rPr>
                <w:noProof/>
                <w:webHidden/>
              </w:rPr>
            </w:r>
            <w:r w:rsidR="00E229A9">
              <w:rPr>
                <w:noProof/>
                <w:webHidden/>
              </w:rPr>
              <w:fldChar w:fldCharType="separate"/>
            </w:r>
            <w:r w:rsidR="00E229A9">
              <w:rPr>
                <w:noProof/>
                <w:webHidden/>
              </w:rPr>
              <w:t>32</w:t>
            </w:r>
            <w:r w:rsidR="00E229A9">
              <w:rPr>
                <w:noProof/>
                <w:webHidden/>
              </w:rPr>
              <w:fldChar w:fldCharType="end"/>
            </w:r>
          </w:hyperlink>
        </w:p>
        <w:p w14:paraId="04636873" w14:textId="70A2531F"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64" w:history="1">
            <w:r w:rsidR="00E229A9" w:rsidRPr="00F63275">
              <w:rPr>
                <w:rStyle w:val="Hyperlink"/>
                <w:rFonts w:eastAsia="Calibri"/>
                <w:noProof/>
                <w:snapToGrid w:val="0"/>
                <w:lang w:eastAsia="fr-FR"/>
              </w:rPr>
              <w:t>11.9.10.1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Check area extension value – S-101 only</w:t>
            </w:r>
            <w:r w:rsidR="00E229A9">
              <w:rPr>
                <w:noProof/>
                <w:webHidden/>
              </w:rPr>
              <w:tab/>
            </w:r>
            <w:r w:rsidR="00E229A9">
              <w:rPr>
                <w:noProof/>
                <w:webHidden/>
              </w:rPr>
              <w:fldChar w:fldCharType="begin"/>
            </w:r>
            <w:r w:rsidR="00E229A9">
              <w:rPr>
                <w:noProof/>
                <w:webHidden/>
              </w:rPr>
              <w:instrText xml:space="preserve"> PAGEREF _Toc226035064 \h </w:instrText>
            </w:r>
            <w:r w:rsidR="00E229A9">
              <w:rPr>
                <w:noProof/>
                <w:webHidden/>
              </w:rPr>
            </w:r>
            <w:r w:rsidR="00E229A9">
              <w:rPr>
                <w:noProof/>
                <w:webHidden/>
              </w:rPr>
              <w:fldChar w:fldCharType="separate"/>
            </w:r>
            <w:r w:rsidR="00E229A9">
              <w:rPr>
                <w:noProof/>
                <w:webHidden/>
              </w:rPr>
              <w:t>32</w:t>
            </w:r>
            <w:r w:rsidR="00E229A9">
              <w:rPr>
                <w:noProof/>
                <w:webHidden/>
              </w:rPr>
              <w:fldChar w:fldCharType="end"/>
            </w:r>
          </w:hyperlink>
        </w:p>
        <w:p w14:paraId="74AAB8AD" w14:textId="3F7868BE"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65" w:history="1">
            <w:r w:rsidR="00E229A9" w:rsidRPr="00F63275">
              <w:rPr>
                <w:rStyle w:val="Hyperlink"/>
                <w:noProof/>
              </w:rPr>
              <w:t>11.9.10.2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Check area extension value – S-102 depth substitution</w:t>
            </w:r>
            <w:r w:rsidR="00E229A9">
              <w:rPr>
                <w:noProof/>
                <w:webHidden/>
              </w:rPr>
              <w:tab/>
            </w:r>
            <w:r w:rsidR="00E229A9">
              <w:rPr>
                <w:noProof/>
                <w:webHidden/>
              </w:rPr>
              <w:fldChar w:fldCharType="begin"/>
            </w:r>
            <w:r w:rsidR="00E229A9">
              <w:rPr>
                <w:noProof/>
                <w:webHidden/>
              </w:rPr>
              <w:instrText xml:space="preserve"> PAGEREF _Toc226035065 \h </w:instrText>
            </w:r>
            <w:r w:rsidR="00E229A9">
              <w:rPr>
                <w:noProof/>
                <w:webHidden/>
              </w:rPr>
            </w:r>
            <w:r w:rsidR="00E229A9">
              <w:rPr>
                <w:noProof/>
                <w:webHidden/>
              </w:rPr>
              <w:fldChar w:fldCharType="separate"/>
            </w:r>
            <w:r w:rsidR="00E229A9">
              <w:rPr>
                <w:noProof/>
                <w:webHidden/>
              </w:rPr>
              <w:t>33</w:t>
            </w:r>
            <w:r w:rsidR="00E229A9">
              <w:rPr>
                <w:noProof/>
                <w:webHidden/>
              </w:rPr>
              <w:fldChar w:fldCharType="end"/>
            </w:r>
          </w:hyperlink>
        </w:p>
        <w:p w14:paraId="547BA7D4" w14:textId="6B05209B"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66" w:history="1">
            <w:r w:rsidR="00E229A9" w:rsidRPr="00F63275">
              <w:rPr>
                <w:rStyle w:val="Hyperlink"/>
                <w:noProof/>
              </w:rPr>
              <w:t>11.9.10.3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Multiple QualityOfBathymetricData Features</w:t>
            </w:r>
            <w:r w:rsidR="00E229A9">
              <w:rPr>
                <w:noProof/>
                <w:webHidden/>
              </w:rPr>
              <w:tab/>
            </w:r>
            <w:r w:rsidR="00E229A9">
              <w:rPr>
                <w:noProof/>
                <w:webHidden/>
              </w:rPr>
              <w:fldChar w:fldCharType="begin"/>
            </w:r>
            <w:r w:rsidR="00E229A9">
              <w:rPr>
                <w:noProof/>
                <w:webHidden/>
              </w:rPr>
              <w:instrText xml:space="preserve"> PAGEREF _Toc226035066 \h </w:instrText>
            </w:r>
            <w:r w:rsidR="00E229A9">
              <w:rPr>
                <w:noProof/>
                <w:webHidden/>
              </w:rPr>
            </w:r>
            <w:r w:rsidR="00E229A9">
              <w:rPr>
                <w:noProof/>
                <w:webHidden/>
              </w:rPr>
              <w:fldChar w:fldCharType="separate"/>
            </w:r>
            <w:r w:rsidR="00E229A9">
              <w:rPr>
                <w:noProof/>
                <w:webHidden/>
              </w:rPr>
              <w:t>33</w:t>
            </w:r>
            <w:r w:rsidR="00E229A9">
              <w:rPr>
                <w:noProof/>
                <w:webHidden/>
              </w:rPr>
              <w:fldChar w:fldCharType="end"/>
            </w:r>
          </w:hyperlink>
        </w:p>
        <w:p w14:paraId="26E247E9" w14:textId="045E29DD"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67" w:history="1">
            <w:r w:rsidR="00E229A9" w:rsidRPr="00F63275">
              <w:rPr>
                <w:rStyle w:val="Hyperlink"/>
                <w:noProof/>
              </w:rPr>
              <w:t>11.9.11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Enhanced Safety Contour and Water Level Adjustment.</w:t>
            </w:r>
            <w:r w:rsidR="00E229A9">
              <w:rPr>
                <w:noProof/>
                <w:webHidden/>
              </w:rPr>
              <w:tab/>
            </w:r>
            <w:r w:rsidR="00E229A9">
              <w:rPr>
                <w:noProof/>
                <w:webHidden/>
              </w:rPr>
              <w:fldChar w:fldCharType="begin"/>
            </w:r>
            <w:r w:rsidR="00E229A9">
              <w:rPr>
                <w:noProof/>
                <w:webHidden/>
              </w:rPr>
              <w:instrText xml:space="preserve"> PAGEREF _Toc226035067 \h </w:instrText>
            </w:r>
            <w:r w:rsidR="00E229A9">
              <w:rPr>
                <w:noProof/>
                <w:webHidden/>
              </w:rPr>
            </w:r>
            <w:r w:rsidR="00E229A9">
              <w:rPr>
                <w:noProof/>
                <w:webHidden/>
              </w:rPr>
              <w:fldChar w:fldCharType="separate"/>
            </w:r>
            <w:r w:rsidR="00E229A9">
              <w:rPr>
                <w:noProof/>
                <w:webHidden/>
              </w:rPr>
              <w:t>33</w:t>
            </w:r>
            <w:r w:rsidR="00E229A9">
              <w:rPr>
                <w:noProof/>
                <w:webHidden/>
              </w:rPr>
              <w:fldChar w:fldCharType="end"/>
            </w:r>
          </w:hyperlink>
        </w:p>
        <w:p w14:paraId="51ED6B98" w14:textId="53442EC6"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68" w:history="1">
            <w:r w:rsidR="00E229A9" w:rsidRPr="00F63275">
              <w:rPr>
                <w:rStyle w:val="Hyperlink"/>
                <w:noProof/>
              </w:rPr>
              <w:t>11.10</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Other specified display features</w:t>
            </w:r>
            <w:r w:rsidR="00E229A9">
              <w:rPr>
                <w:noProof/>
                <w:webHidden/>
              </w:rPr>
              <w:tab/>
            </w:r>
            <w:r w:rsidR="00E229A9">
              <w:rPr>
                <w:noProof/>
                <w:webHidden/>
              </w:rPr>
              <w:fldChar w:fldCharType="begin"/>
            </w:r>
            <w:r w:rsidR="00E229A9">
              <w:rPr>
                <w:noProof/>
                <w:webHidden/>
              </w:rPr>
              <w:instrText xml:space="preserve"> PAGEREF _Toc226035068 \h </w:instrText>
            </w:r>
            <w:r w:rsidR="00E229A9">
              <w:rPr>
                <w:noProof/>
                <w:webHidden/>
              </w:rPr>
            </w:r>
            <w:r w:rsidR="00E229A9">
              <w:rPr>
                <w:noProof/>
                <w:webHidden/>
              </w:rPr>
              <w:fldChar w:fldCharType="separate"/>
            </w:r>
            <w:r w:rsidR="00E229A9">
              <w:rPr>
                <w:noProof/>
                <w:webHidden/>
              </w:rPr>
              <w:t>34</w:t>
            </w:r>
            <w:r w:rsidR="00E229A9">
              <w:rPr>
                <w:noProof/>
                <w:webHidden/>
              </w:rPr>
              <w:fldChar w:fldCharType="end"/>
            </w:r>
          </w:hyperlink>
        </w:p>
        <w:p w14:paraId="1C4577AB" w14:textId="555C7DC2"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69" w:history="1">
            <w:r w:rsidR="00E229A9" w:rsidRPr="00F63275">
              <w:rPr>
                <w:rStyle w:val="Hyperlink"/>
                <w:noProof/>
              </w:rPr>
              <w:t>11.10.1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Legend</w:t>
            </w:r>
            <w:r w:rsidR="00E229A9">
              <w:rPr>
                <w:noProof/>
                <w:webHidden/>
              </w:rPr>
              <w:tab/>
            </w:r>
            <w:r w:rsidR="00E229A9">
              <w:rPr>
                <w:noProof/>
                <w:webHidden/>
              </w:rPr>
              <w:fldChar w:fldCharType="begin"/>
            </w:r>
            <w:r w:rsidR="00E229A9">
              <w:rPr>
                <w:noProof/>
                <w:webHidden/>
              </w:rPr>
              <w:instrText xml:space="preserve"> PAGEREF _Toc226035069 \h </w:instrText>
            </w:r>
            <w:r w:rsidR="00E229A9">
              <w:rPr>
                <w:noProof/>
                <w:webHidden/>
              </w:rPr>
            </w:r>
            <w:r w:rsidR="00E229A9">
              <w:rPr>
                <w:noProof/>
                <w:webHidden/>
              </w:rPr>
              <w:fldChar w:fldCharType="separate"/>
            </w:r>
            <w:r w:rsidR="00E229A9">
              <w:rPr>
                <w:noProof/>
                <w:webHidden/>
              </w:rPr>
              <w:t>34</w:t>
            </w:r>
            <w:r w:rsidR="00E229A9">
              <w:rPr>
                <w:noProof/>
                <w:webHidden/>
              </w:rPr>
              <w:fldChar w:fldCharType="end"/>
            </w:r>
          </w:hyperlink>
        </w:p>
        <w:p w14:paraId="300C9F9B" w14:textId="455F3DC9"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70" w:history="1">
            <w:r w:rsidR="00E229A9" w:rsidRPr="00F63275">
              <w:rPr>
                <w:rStyle w:val="Hyperlink"/>
                <w:noProof/>
              </w:rPr>
              <w:t>11.10.2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Legend details</w:t>
            </w:r>
            <w:r w:rsidR="00E229A9">
              <w:rPr>
                <w:noProof/>
                <w:webHidden/>
              </w:rPr>
              <w:tab/>
            </w:r>
            <w:r w:rsidR="00E229A9">
              <w:rPr>
                <w:noProof/>
                <w:webHidden/>
              </w:rPr>
              <w:fldChar w:fldCharType="begin"/>
            </w:r>
            <w:r w:rsidR="00E229A9">
              <w:rPr>
                <w:noProof/>
                <w:webHidden/>
              </w:rPr>
              <w:instrText xml:space="preserve"> PAGEREF _Toc226035070 \h </w:instrText>
            </w:r>
            <w:r w:rsidR="00E229A9">
              <w:rPr>
                <w:noProof/>
                <w:webHidden/>
              </w:rPr>
            </w:r>
            <w:r w:rsidR="00E229A9">
              <w:rPr>
                <w:noProof/>
                <w:webHidden/>
              </w:rPr>
              <w:fldChar w:fldCharType="separate"/>
            </w:r>
            <w:r w:rsidR="00E229A9">
              <w:rPr>
                <w:noProof/>
                <w:webHidden/>
              </w:rPr>
              <w:t>34</w:t>
            </w:r>
            <w:r w:rsidR="00E229A9">
              <w:rPr>
                <w:noProof/>
                <w:webHidden/>
              </w:rPr>
              <w:fldChar w:fldCharType="end"/>
            </w:r>
          </w:hyperlink>
        </w:p>
        <w:p w14:paraId="6F53D7E5" w14:textId="2439144E"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71" w:history="1">
            <w:r w:rsidR="00E229A9" w:rsidRPr="00F63275">
              <w:rPr>
                <w:rStyle w:val="Hyperlink"/>
                <w:noProof/>
              </w:rPr>
              <w:t>11.10.3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ECDIS Legend</w:t>
            </w:r>
            <w:r w:rsidR="00E229A9">
              <w:rPr>
                <w:noProof/>
                <w:webHidden/>
              </w:rPr>
              <w:tab/>
            </w:r>
            <w:r w:rsidR="00E229A9">
              <w:rPr>
                <w:noProof/>
                <w:webHidden/>
              </w:rPr>
              <w:fldChar w:fldCharType="begin"/>
            </w:r>
            <w:r w:rsidR="00E229A9">
              <w:rPr>
                <w:noProof/>
                <w:webHidden/>
              </w:rPr>
              <w:instrText xml:space="preserve"> PAGEREF _Toc226035071 \h </w:instrText>
            </w:r>
            <w:r w:rsidR="00E229A9">
              <w:rPr>
                <w:noProof/>
                <w:webHidden/>
              </w:rPr>
            </w:r>
            <w:r w:rsidR="00E229A9">
              <w:rPr>
                <w:noProof/>
                <w:webHidden/>
              </w:rPr>
              <w:fldChar w:fldCharType="separate"/>
            </w:r>
            <w:r w:rsidR="00E229A9">
              <w:rPr>
                <w:noProof/>
                <w:webHidden/>
              </w:rPr>
              <w:t>34</w:t>
            </w:r>
            <w:r w:rsidR="00E229A9">
              <w:rPr>
                <w:noProof/>
                <w:webHidden/>
              </w:rPr>
              <w:fldChar w:fldCharType="end"/>
            </w:r>
          </w:hyperlink>
        </w:p>
        <w:p w14:paraId="7E8E5D2E" w14:textId="14768F68"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72" w:history="1">
            <w:r w:rsidR="00E229A9" w:rsidRPr="00F63275">
              <w:rPr>
                <w:rStyle w:val="Hyperlink"/>
                <w:noProof/>
              </w:rPr>
              <w:t>11.11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Displaying manual and automatic updates and added information</w:t>
            </w:r>
            <w:r w:rsidR="00E229A9">
              <w:rPr>
                <w:noProof/>
                <w:webHidden/>
              </w:rPr>
              <w:tab/>
            </w:r>
            <w:r w:rsidR="00E229A9">
              <w:rPr>
                <w:noProof/>
                <w:webHidden/>
              </w:rPr>
              <w:fldChar w:fldCharType="begin"/>
            </w:r>
            <w:r w:rsidR="00E229A9">
              <w:rPr>
                <w:noProof/>
                <w:webHidden/>
              </w:rPr>
              <w:instrText xml:space="preserve"> PAGEREF _Toc226035072 \h </w:instrText>
            </w:r>
            <w:r w:rsidR="00E229A9">
              <w:rPr>
                <w:noProof/>
                <w:webHidden/>
              </w:rPr>
            </w:r>
            <w:r w:rsidR="00E229A9">
              <w:rPr>
                <w:noProof/>
                <w:webHidden/>
              </w:rPr>
              <w:fldChar w:fldCharType="separate"/>
            </w:r>
            <w:r w:rsidR="00E229A9">
              <w:rPr>
                <w:noProof/>
                <w:webHidden/>
              </w:rPr>
              <w:t>36</w:t>
            </w:r>
            <w:r w:rsidR="00E229A9">
              <w:rPr>
                <w:noProof/>
                <w:webHidden/>
              </w:rPr>
              <w:fldChar w:fldCharType="end"/>
            </w:r>
          </w:hyperlink>
        </w:p>
        <w:p w14:paraId="3699AA9E" w14:textId="72F32997"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73" w:history="1">
            <w:r w:rsidR="00E229A9" w:rsidRPr="00F63275">
              <w:rPr>
                <w:rStyle w:val="Hyperlink"/>
                <w:noProof/>
              </w:rPr>
              <w:t>11.11.1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Manual updates</w:t>
            </w:r>
            <w:r w:rsidR="00E229A9">
              <w:rPr>
                <w:noProof/>
                <w:webHidden/>
              </w:rPr>
              <w:tab/>
            </w:r>
            <w:r w:rsidR="00E229A9">
              <w:rPr>
                <w:noProof/>
                <w:webHidden/>
              </w:rPr>
              <w:fldChar w:fldCharType="begin"/>
            </w:r>
            <w:r w:rsidR="00E229A9">
              <w:rPr>
                <w:noProof/>
                <w:webHidden/>
              </w:rPr>
              <w:instrText xml:space="preserve"> PAGEREF _Toc226035073 \h </w:instrText>
            </w:r>
            <w:r w:rsidR="00E229A9">
              <w:rPr>
                <w:noProof/>
                <w:webHidden/>
              </w:rPr>
            </w:r>
            <w:r w:rsidR="00E229A9">
              <w:rPr>
                <w:noProof/>
                <w:webHidden/>
              </w:rPr>
              <w:fldChar w:fldCharType="separate"/>
            </w:r>
            <w:r w:rsidR="00E229A9">
              <w:rPr>
                <w:noProof/>
                <w:webHidden/>
              </w:rPr>
              <w:t>36</w:t>
            </w:r>
            <w:r w:rsidR="00E229A9">
              <w:rPr>
                <w:noProof/>
                <w:webHidden/>
              </w:rPr>
              <w:fldChar w:fldCharType="end"/>
            </w:r>
          </w:hyperlink>
        </w:p>
        <w:p w14:paraId="40334172" w14:textId="1E223EAE"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74" w:history="1">
            <w:r w:rsidR="00E229A9" w:rsidRPr="00F63275">
              <w:rPr>
                <w:rStyle w:val="Hyperlink"/>
                <w:noProof/>
              </w:rPr>
              <w:t>11.11.2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Additional Mariner’s Information</w:t>
            </w:r>
            <w:r w:rsidR="00E229A9">
              <w:rPr>
                <w:noProof/>
                <w:webHidden/>
              </w:rPr>
              <w:tab/>
            </w:r>
            <w:r w:rsidR="00E229A9">
              <w:rPr>
                <w:noProof/>
                <w:webHidden/>
              </w:rPr>
              <w:fldChar w:fldCharType="begin"/>
            </w:r>
            <w:r w:rsidR="00E229A9">
              <w:rPr>
                <w:noProof/>
                <w:webHidden/>
              </w:rPr>
              <w:instrText xml:space="preserve"> PAGEREF _Toc226035074 \h </w:instrText>
            </w:r>
            <w:r w:rsidR="00E229A9">
              <w:rPr>
                <w:noProof/>
                <w:webHidden/>
              </w:rPr>
            </w:r>
            <w:r w:rsidR="00E229A9">
              <w:rPr>
                <w:noProof/>
                <w:webHidden/>
              </w:rPr>
              <w:fldChar w:fldCharType="separate"/>
            </w:r>
            <w:r w:rsidR="00E229A9">
              <w:rPr>
                <w:noProof/>
                <w:webHidden/>
              </w:rPr>
              <w:t>36</w:t>
            </w:r>
            <w:r w:rsidR="00E229A9">
              <w:rPr>
                <w:noProof/>
                <w:webHidden/>
              </w:rPr>
              <w:fldChar w:fldCharType="end"/>
            </w:r>
          </w:hyperlink>
        </w:p>
        <w:p w14:paraId="09628849" w14:textId="708E1C76"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75" w:history="1">
            <w:r w:rsidR="00E229A9" w:rsidRPr="00F63275">
              <w:rPr>
                <w:rStyle w:val="Hyperlink"/>
                <w:noProof/>
              </w:rPr>
              <w:t>11.11.3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Automatic Updates</w:t>
            </w:r>
            <w:r w:rsidR="00E229A9">
              <w:rPr>
                <w:noProof/>
                <w:webHidden/>
              </w:rPr>
              <w:tab/>
            </w:r>
            <w:r w:rsidR="00E229A9">
              <w:rPr>
                <w:noProof/>
                <w:webHidden/>
              </w:rPr>
              <w:fldChar w:fldCharType="begin"/>
            </w:r>
            <w:r w:rsidR="00E229A9">
              <w:rPr>
                <w:noProof/>
                <w:webHidden/>
              </w:rPr>
              <w:instrText xml:space="preserve"> PAGEREF _Toc226035075 \h </w:instrText>
            </w:r>
            <w:r w:rsidR="00E229A9">
              <w:rPr>
                <w:noProof/>
                <w:webHidden/>
              </w:rPr>
            </w:r>
            <w:r w:rsidR="00E229A9">
              <w:rPr>
                <w:noProof/>
                <w:webHidden/>
              </w:rPr>
              <w:fldChar w:fldCharType="separate"/>
            </w:r>
            <w:r w:rsidR="00E229A9">
              <w:rPr>
                <w:noProof/>
                <w:webHidden/>
              </w:rPr>
              <w:t>37</w:t>
            </w:r>
            <w:r w:rsidR="00E229A9">
              <w:rPr>
                <w:noProof/>
                <w:webHidden/>
              </w:rPr>
              <w:fldChar w:fldCharType="end"/>
            </w:r>
          </w:hyperlink>
        </w:p>
        <w:p w14:paraId="24131224" w14:textId="3266482A"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76" w:history="1">
            <w:r w:rsidR="00E229A9" w:rsidRPr="00F63275">
              <w:rPr>
                <w:rStyle w:val="Hyperlink"/>
                <w:noProof/>
              </w:rPr>
              <w:t>11.11.4</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Identifying automatic chart corrections on demand</w:t>
            </w:r>
            <w:r w:rsidR="00E229A9">
              <w:rPr>
                <w:noProof/>
                <w:webHidden/>
              </w:rPr>
              <w:tab/>
            </w:r>
            <w:r w:rsidR="00E229A9">
              <w:rPr>
                <w:noProof/>
                <w:webHidden/>
              </w:rPr>
              <w:fldChar w:fldCharType="begin"/>
            </w:r>
            <w:r w:rsidR="00E229A9">
              <w:rPr>
                <w:noProof/>
                <w:webHidden/>
              </w:rPr>
              <w:instrText xml:space="preserve"> PAGEREF _Toc226035076 \h </w:instrText>
            </w:r>
            <w:r w:rsidR="00E229A9">
              <w:rPr>
                <w:noProof/>
                <w:webHidden/>
              </w:rPr>
            </w:r>
            <w:r w:rsidR="00E229A9">
              <w:rPr>
                <w:noProof/>
                <w:webHidden/>
              </w:rPr>
              <w:fldChar w:fldCharType="separate"/>
            </w:r>
            <w:r w:rsidR="00E229A9">
              <w:rPr>
                <w:noProof/>
                <w:webHidden/>
              </w:rPr>
              <w:t>37</w:t>
            </w:r>
            <w:r w:rsidR="00E229A9">
              <w:rPr>
                <w:noProof/>
                <w:webHidden/>
              </w:rPr>
              <w:fldChar w:fldCharType="end"/>
            </w:r>
          </w:hyperlink>
        </w:p>
        <w:p w14:paraId="0AABBCB5" w14:textId="1594EE48"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77" w:history="1">
            <w:r w:rsidR="00E229A9" w:rsidRPr="00F63275">
              <w:rPr>
                <w:rStyle w:val="Hyperlink"/>
                <w:noProof/>
              </w:rPr>
              <w:t>11.11.5</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Update Information</w:t>
            </w:r>
            <w:r w:rsidR="00E229A9">
              <w:rPr>
                <w:noProof/>
                <w:webHidden/>
              </w:rPr>
              <w:tab/>
            </w:r>
            <w:r w:rsidR="00E229A9">
              <w:rPr>
                <w:noProof/>
                <w:webHidden/>
              </w:rPr>
              <w:fldChar w:fldCharType="begin"/>
            </w:r>
            <w:r w:rsidR="00E229A9">
              <w:rPr>
                <w:noProof/>
                <w:webHidden/>
              </w:rPr>
              <w:instrText xml:space="preserve"> PAGEREF _Toc226035077 \h </w:instrText>
            </w:r>
            <w:r w:rsidR="00E229A9">
              <w:rPr>
                <w:noProof/>
                <w:webHidden/>
              </w:rPr>
            </w:r>
            <w:r w:rsidR="00E229A9">
              <w:rPr>
                <w:noProof/>
                <w:webHidden/>
              </w:rPr>
              <w:fldChar w:fldCharType="separate"/>
            </w:r>
            <w:r w:rsidR="00E229A9">
              <w:rPr>
                <w:noProof/>
                <w:webHidden/>
              </w:rPr>
              <w:t>37</w:t>
            </w:r>
            <w:r w:rsidR="00E229A9">
              <w:rPr>
                <w:noProof/>
                <w:webHidden/>
              </w:rPr>
              <w:fldChar w:fldCharType="end"/>
            </w:r>
          </w:hyperlink>
        </w:p>
        <w:p w14:paraId="7973261F" w14:textId="6B2D4DFD"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78" w:history="1">
            <w:r w:rsidR="00E229A9" w:rsidRPr="00F63275">
              <w:rPr>
                <w:rStyle w:val="Hyperlink"/>
                <w:noProof/>
              </w:rPr>
              <w:t>11.11.6</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Non-official Added Chart Information</w:t>
            </w:r>
            <w:r w:rsidR="00E229A9">
              <w:rPr>
                <w:noProof/>
                <w:webHidden/>
              </w:rPr>
              <w:tab/>
            </w:r>
            <w:r w:rsidR="00E229A9">
              <w:rPr>
                <w:noProof/>
                <w:webHidden/>
              </w:rPr>
              <w:fldChar w:fldCharType="begin"/>
            </w:r>
            <w:r w:rsidR="00E229A9">
              <w:rPr>
                <w:noProof/>
                <w:webHidden/>
              </w:rPr>
              <w:instrText xml:space="preserve"> PAGEREF _Toc226035078 \h </w:instrText>
            </w:r>
            <w:r w:rsidR="00E229A9">
              <w:rPr>
                <w:noProof/>
                <w:webHidden/>
              </w:rPr>
            </w:r>
            <w:r w:rsidR="00E229A9">
              <w:rPr>
                <w:noProof/>
                <w:webHidden/>
              </w:rPr>
              <w:fldChar w:fldCharType="separate"/>
            </w:r>
            <w:r w:rsidR="00E229A9">
              <w:rPr>
                <w:noProof/>
                <w:webHidden/>
              </w:rPr>
              <w:t>37</w:t>
            </w:r>
            <w:r w:rsidR="00E229A9">
              <w:rPr>
                <w:noProof/>
                <w:webHidden/>
              </w:rPr>
              <w:fldChar w:fldCharType="end"/>
            </w:r>
          </w:hyperlink>
        </w:p>
        <w:p w14:paraId="518A6035" w14:textId="15D38B6D"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79" w:history="1">
            <w:r w:rsidR="00E229A9" w:rsidRPr="00F63275">
              <w:rPr>
                <w:rStyle w:val="Hyperlink"/>
                <w:noProof/>
              </w:rPr>
              <w:t>11.12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Display and Management of Navigational Warnings</w:t>
            </w:r>
            <w:r w:rsidR="00E229A9">
              <w:rPr>
                <w:noProof/>
                <w:webHidden/>
              </w:rPr>
              <w:tab/>
            </w:r>
            <w:r w:rsidR="00E229A9">
              <w:rPr>
                <w:noProof/>
                <w:webHidden/>
              </w:rPr>
              <w:fldChar w:fldCharType="begin"/>
            </w:r>
            <w:r w:rsidR="00E229A9">
              <w:rPr>
                <w:noProof/>
                <w:webHidden/>
              </w:rPr>
              <w:instrText xml:space="preserve"> PAGEREF _Toc226035079 \h </w:instrText>
            </w:r>
            <w:r w:rsidR="00E229A9">
              <w:rPr>
                <w:noProof/>
                <w:webHidden/>
              </w:rPr>
            </w:r>
            <w:r w:rsidR="00E229A9">
              <w:rPr>
                <w:noProof/>
                <w:webHidden/>
              </w:rPr>
              <w:fldChar w:fldCharType="separate"/>
            </w:r>
            <w:r w:rsidR="00E229A9">
              <w:rPr>
                <w:noProof/>
                <w:webHidden/>
              </w:rPr>
              <w:t>38</w:t>
            </w:r>
            <w:r w:rsidR="00E229A9">
              <w:rPr>
                <w:noProof/>
                <w:webHidden/>
              </w:rPr>
              <w:fldChar w:fldCharType="end"/>
            </w:r>
          </w:hyperlink>
        </w:p>
        <w:p w14:paraId="4499AF4A" w14:textId="4C639326"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80" w:history="1">
            <w:r w:rsidR="00E229A9" w:rsidRPr="00F63275">
              <w:rPr>
                <w:rStyle w:val="Hyperlink"/>
                <w:noProof/>
              </w:rPr>
              <w:t>11.12.1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Requirements of the Graphical User Interface</w:t>
            </w:r>
            <w:r w:rsidR="00E229A9">
              <w:rPr>
                <w:noProof/>
                <w:webHidden/>
              </w:rPr>
              <w:tab/>
            </w:r>
            <w:r w:rsidR="00E229A9">
              <w:rPr>
                <w:noProof/>
                <w:webHidden/>
              </w:rPr>
              <w:fldChar w:fldCharType="begin"/>
            </w:r>
            <w:r w:rsidR="00E229A9">
              <w:rPr>
                <w:noProof/>
                <w:webHidden/>
              </w:rPr>
              <w:instrText xml:space="preserve"> PAGEREF _Toc226035080 \h </w:instrText>
            </w:r>
            <w:r w:rsidR="00E229A9">
              <w:rPr>
                <w:noProof/>
                <w:webHidden/>
              </w:rPr>
            </w:r>
            <w:r w:rsidR="00E229A9">
              <w:rPr>
                <w:noProof/>
                <w:webHidden/>
              </w:rPr>
              <w:fldChar w:fldCharType="separate"/>
            </w:r>
            <w:r w:rsidR="00E229A9">
              <w:rPr>
                <w:noProof/>
                <w:webHidden/>
              </w:rPr>
              <w:t>38</w:t>
            </w:r>
            <w:r w:rsidR="00E229A9">
              <w:rPr>
                <w:noProof/>
                <w:webHidden/>
              </w:rPr>
              <w:fldChar w:fldCharType="end"/>
            </w:r>
          </w:hyperlink>
        </w:p>
        <w:p w14:paraId="56E68226" w14:textId="5B92BD1D"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81" w:history="1">
            <w:r w:rsidR="00E229A9" w:rsidRPr="00F63275">
              <w:rPr>
                <w:rStyle w:val="Hyperlink"/>
                <w:noProof/>
              </w:rPr>
              <w:t>11.12.2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Classifying Navigational Warning information</w:t>
            </w:r>
            <w:r w:rsidR="00E229A9">
              <w:rPr>
                <w:noProof/>
                <w:webHidden/>
              </w:rPr>
              <w:tab/>
            </w:r>
            <w:r w:rsidR="00E229A9">
              <w:rPr>
                <w:noProof/>
                <w:webHidden/>
              </w:rPr>
              <w:fldChar w:fldCharType="begin"/>
            </w:r>
            <w:r w:rsidR="00E229A9">
              <w:rPr>
                <w:noProof/>
                <w:webHidden/>
              </w:rPr>
              <w:instrText xml:space="preserve"> PAGEREF _Toc226035081 \h </w:instrText>
            </w:r>
            <w:r w:rsidR="00E229A9">
              <w:rPr>
                <w:noProof/>
                <w:webHidden/>
              </w:rPr>
            </w:r>
            <w:r w:rsidR="00E229A9">
              <w:rPr>
                <w:noProof/>
                <w:webHidden/>
              </w:rPr>
              <w:fldChar w:fldCharType="separate"/>
            </w:r>
            <w:r w:rsidR="00E229A9">
              <w:rPr>
                <w:noProof/>
                <w:webHidden/>
              </w:rPr>
              <w:t>38</w:t>
            </w:r>
            <w:r w:rsidR="00E229A9">
              <w:rPr>
                <w:noProof/>
                <w:webHidden/>
              </w:rPr>
              <w:fldChar w:fldCharType="end"/>
            </w:r>
          </w:hyperlink>
        </w:p>
        <w:p w14:paraId="641BC498" w14:textId="3DC7B510"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82" w:history="1">
            <w:r w:rsidR="00E229A9" w:rsidRPr="00F63275">
              <w:rPr>
                <w:rStyle w:val="Hyperlink"/>
                <w:noProof/>
              </w:rPr>
              <w:t>11.12.3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Cancelled datasets</w:t>
            </w:r>
            <w:r w:rsidR="00E229A9">
              <w:rPr>
                <w:noProof/>
                <w:webHidden/>
              </w:rPr>
              <w:tab/>
            </w:r>
            <w:r w:rsidR="00E229A9">
              <w:rPr>
                <w:noProof/>
                <w:webHidden/>
              </w:rPr>
              <w:fldChar w:fldCharType="begin"/>
            </w:r>
            <w:r w:rsidR="00E229A9">
              <w:rPr>
                <w:noProof/>
                <w:webHidden/>
              </w:rPr>
              <w:instrText xml:space="preserve"> PAGEREF _Toc226035082 \h </w:instrText>
            </w:r>
            <w:r w:rsidR="00E229A9">
              <w:rPr>
                <w:noProof/>
                <w:webHidden/>
              </w:rPr>
            </w:r>
            <w:r w:rsidR="00E229A9">
              <w:rPr>
                <w:noProof/>
                <w:webHidden/>
              </w:rPr>
              <w:fldChar w:fldCharType="separate"/>
            </w:r>
            <w:r w:rsidR="00E229A9">
              <w:rPr>
                <w:noProof/>
                <w:webHidden/>
              </w:rPr>
              <w:t>39</w:t>
            </w:r>
            <w:r w:rsidR="00E229A9">
              <w:rPr>
                <w:noProof/>
                <w:webHidden/>
              </w:rPr>
              <w:fldChar w:fldCharType="end"/>
            </w:r>
          </w:hyperlink>
        </w:p>
        <w:p w14:paraId="1851DE6D" w14:textId="30389B30"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83" w:history="1">
            <w:r w:rsidR="00E229A9" w:rsidRPr="00F63275">
              <w:rPr>
                <w:rStyle w:val="Hyperlink"/>
                <w:noProof/>
              </w:rPr>
              <w:t>11.12.4</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Retention of datasets</w:t>
            </w:r>
            <w:r w:rsidR="00E229A9">
              <w:rPr>
                <w:noProof/>
                <w:webHidden/>
              </w:rPr>
              <w:tab/>
            </w:r>
            <w:r w:rsidR="00E229A9">
              <w:rPr>
                <w:noProof/>
                <w:webHidden/>
              </w:rPr>
              <w:fldChar w:fldCharType="begin"/>
            </w:r>
            <w:r w:rsidR="00E229A9">
              <w:rPr>
                <w:noProof/>
                <w:webHidden/>
              </w:rPr>
              <w:instrText xml:space="preserve"> PAGEREF _Toc226035083 \h </w:instrText>
            </w:r>
            <w:r w:rsidR="00E229A9">
              <w:rPr>
                <w:noProof/>
                <w:webHidden/>
              </w:rPr>
            </w:r>
            <w:r w:rsidR="00E229A9">
              <w:rPr>
                <w:noProof/>
                <w:webHidden/>
              </w:rPr>
              <w:fldChar w:fldCharType="separate"/>
            </w:r>
            <w:r w:rsidR="00E229A9">
              <w:rPr>
                <w:noProof/>
                <w:webHidden/>
              </w:rPr>
              <w:t>39</w:t>
            </w:r>
            <w:r w:rsidR="00E229A9">
              <w:rPr>
                <w:noProof/>
                <w:webHidden/>
              </w:rPr>
              <w:fldChar w:fldCharType="end"/>
            </w:r>
          </w:hyperlink>
        </w:p>
        <w:p w14:paraId="17CEC1F5" w14:textId="3327D267"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84" w:history="1">
            <w:r w:rsidR="00E229A9" w:rsidRPr="00F63275">
              <w:rPr>
                <w:rStyle w:val="Hyperlink"/>
                <w:noProof/>
              </w:rPr>
              <w:t>11.12.5</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Portrayal of feature types</w:t>
            </w:r>
            <w:r w:rsidR="00E229A9">
              <w:rPr>
                <w:noProof/>
                <w:webHidden/>
              </w:rPr>
              <w:tab/>
            </w:r>
            <w:r w:rsidR="00E229A9">
              <w:rPr>
                <w:noProof/>
                <w:webHidden/>
              </w:rPr>
              <w:fldChar w:fldCharType="begin"/>
            </w:r>
            <w:r w:rsidR="00E229A9">
              <w:rPr>
                <w:noProof/>
                <w:webHidden/>
              </w:rPr>
              <w:instrText xml:space="preserve"> PAGEREF _Toc226035084 \h </w:instrText>
            </w:r>
            <w:r w:rsidR="00E229A9">
              <w:rPr>
                <w:noProof/>
                <w:webHidden/>
              </w:rPr>
            </w:r>
            <w:r w:rsidR="00E229A9">
              <w:rPr>
                <w:noProof/>
                <w:webHidden/>
              </w:rPr>
              <w:fldChar w:fldCharType="separate"/>
            </w:r>
            <w:r w:rsidR="00E229A9">
              <w:rPr>
                <w:noProof/>
                <w:webHidden/>
              </w:rPr>
              <w:t>39</w:t>
            </w:r>
            <w:r w:rsidR="00E229A9">
              <w:rPr>
                <w:noProof/>
                <w:webHidden/>
              </w:rPr>
              <w:fldChar w:fldCharType="end"/>
            </w:r>
          </w:hyperlink>
        </w:p>
        <w:p w14:paraId="71F39CFB" w14:textId="638173AB"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085" w:history="1">
            <w:r w:rsidR="00E229A9" w:rsidRPr="00F63275">
              <w:rPr>
                <w:rStyle w:val="Hyperlink"/>
                <w:noProof/>
              </w:rPr>
              <w:t>12</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Coverages and Time Series for Gridded Data (S-102, S-104 and S-111)</w:t>
            </w:r>
            <w:r w:rsidR="00E229A9">
              <w:rPr>
                <w:noProof/>
                <w:webHidden/>
              </w:rPr>
              <w:tab/>
            </w:r>
            <w:r w:rsidR="00E229A9">
              <w:rPr>
                <w:noProof/>
                <w:webHidden/>
              </w:rPr>
              <w:fldChar w:fldCharType="begin"/>
            </w:r>
            <w:r w:rsidR="00E229A9">
              <w:rPr>
                <w:noProof/>
                <w:webHidden/>
              </w:rPr>
              <w:instrText xml:space="preserve"> PAGEREF _Toc226035085 \h </w:instrText>
            </w:r>
            <w:r w:rsidR="00E229A9">
              <w:rPr>
                <w:noProof/>
                <w:webHidden/>
              </w:rPr>
            </w:r>
            <w:r w:rsidR="00E229A9">
              <w:rPr>
                <w:noProof/>
                <w:webHidden/>
              </w:rPr>
              <w:fldChar w:fldCharType="separate"/>
            </w:r>
            <w:r w:rsidR="00E229A9">
              <w:rPr>
                <w:noProof/>
                <w:webHidden/>
              </w:rPr>
              <w:t>39</w:t>
            </w:r>
            <w:r w:rsidR="00E229A9">
              <w:rPr>
                <w:noProof/>
                <w:webHidden/>
              </w:rPr>
              <w:fldChar w:fldCharType="end"/>
            </w:r>
          </w:hyperlink>
        </w:p>
        <w:p w14:paraId="29DA463E" w14:textId="2E4CE7CC"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86" w:history="1">
            <w:r w:rsidR="00E229A9" w:rsidRPr="00F63275">
              <w:rPr>
                <w:rStyle w:val="Hyperlink"/>
                <w:noProof/>
              </w:rPr>
              <w:t>12.1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Thinning</w:t>
            </w:r>
            <w:r w:rsidR="00E229A9">
              <w:rPr>
                <w:noProof/>
                <w:webHidden/>
              </w:rPr>
              <w:tab/>
            </w:r>
            <w:r w:rsidR="00E229A9">
              <w:rPr>
                <w:noProof/>
                <w:webHidden/>
              </w:rPr>
              <w:fldChar w:fldCharType="begin"/>
            </w:r>
            <w:r w:rsidR="00E229A9">
              <w:rPr>
                <w:noProof/>
                <w:webHidden/>
              </w:rPr>
              <w:instrText xml:space="preserve"> PAGEREF _Toc226035086 \h </w:instrText>
            </w:r>
            <w:r w:rsidR="00E229A9">
              <w:rPr>
                <w:noProof/>
                <w:webHidden/>
              </w:rPr>
            </w:r>
            <w:r w:rsidR="00E229A9">
              <w:rPr>
                <w:noProof/>
                <w:webHidden/>
              </w:rPr>
              <w:fldChar w:fldCharType="separate"/>
            </w:r>
            <w:r w:rsidR="00E229A9">
              <w:rPr>
                <w:noProof/>
                <w:webHidden/>
              </w:rPr>
              <w:t>39</w:t>
            </w:r>
            <w:r w:rsidR="00E229A9">
              <w:rPr>
                <w:noProof/>
                <w:webHidden/>
              </w:rPr>
              <w:fldChar w:fldCharType="end"/>
            </w:r>
          </w:hyperlink>
        </w:p>
        <w:p w14:paraId="35C57225" w14:textId="65A2FB80"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87" w:history="1">
            <w:r w:rsidR="00E229A9" w:rsidRPr="00F63275">
              <w:rPr>
                <w:rStyle w:val="Hyperlink"/>
                <w:noProof/>
              </w:rPr>
              <w:t>12.2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Temporal variation</w:t>
            </w:r>
            <w:r w:rsidR="00E229A9">
              <w:rPr>
                <w:noProof/>
                <w:webHidden/>
              </w:rPr>
              <w:tab/>
            </w:r>
            <w:r w:rsidR="00E229A9">
              <w:rPr>
                <w:noProof/>
                <w:webHidden/>
              </w:rPr>
              <w:fldChar w:fldCharType="begin"/>
            </w:r>
            <w:r w:rsidR="00E229A9">
              <w:rPr>
                <w:noProof/>
                <w:webHidden/>
              </w:rPr>
              <w:instrText xml:space="preserve"> PAGEREF _Toc226035087 \h </w:instrText>
            </w:r>
            <w:r w:rsidR="00E229A9">
              <w:rPr>
                <w:noProof/>
                <w:webHidden/>
              </w:rPr>
            </w:r>
            <w:r w:rsidR="00E229A9">
              <w:rPr>
                <w:noProof/>
                <w:webHidden/>
              </w:rPr>
              <w:fldChar w:fldCharType="separate"/>
            </w:r>
            <w:r w:rsidR="00E229A9">
              <w:rPr>
                <w:noProof/>
                <w:webHidden/>
              </w:rPr>
              <w:t>40</w:t>
            </w:r>
            <w:r w:rsidR="00E229A9">
              <w:rPr>
                <w:noProof/>
                <w:webHidden/>
              </w:rPr>
              <w:fldChar w:fldCharType="end"/>
            </w:r>
          </w:hyperlink>
        </w:p>
        <w:p w14:paraId="72B8C310" w14:textId="1DCB03EA"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088" w:history="1">
            <w:r w:rsidR="00E229A9" w:rsidRPr="00F63275">
              <w:rPr>
                <w:rStyle w:val="Hyperlink"/>
                <w:noProof/>
              </w:rPr>
              <w:t>13</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Colours</w:t>
            </w:r>
            <w:r w:rsidR="00E229A9">
              <w:rPr>
                <w:noProof/>
                <w:webHidden/>
              </w:rPr>
              <w:tab/>
            </w:r>
            <w:r w:rsidR="00E229A9">
              <w:rPr>
                <w:noProof/>
                <w:webHidden/>
              </w:rPr>
              <w:fldChar w:fldCharType="begin"/>
            </w:r>
            <w:r w:rsidR="00E229A9">
              <w:rPr>
                <w:noProof/>
                <w:webHidden/>
              </w:rPr>
              <w:instrText xml:space="preserve"> PAGEREF _Toc226035088 \h </w:instrText>
            </w:r>
            <w:r w:rsidR="00E229A9">
              <w:rPr>
                <w:noProof/>
                <w:webHidden/>
              </w:rPr>
            </w:r>
            <w:r w:rsidR="00E229A9">
              <w:rPr>
                <w:noProof/>
                <w:webHidden/>
              </w:rPr>
              <w:fldChar w:fldCharType="separate"/>
            </w:r>
            <w:r w:rsidR="00E229A9">
              <w:rPr>
                <w:noProof/>
                <w:webHidden/>
              </w:rPr>
              <w:t>40</w:t>
            </w:r>
            <w:r w:rsidR="00E229A9">
              <w:rPr>
                <w:noProof/>
                <w:webHidden/>
              </w:rPr>
              <w:fldChar w:fldCharType="end"/>
            </w:r>
          </w:hyperlink>
        </w:p>
        <w:p w14:paraId="352043E9" w14:textId="1966C518"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89" w:history="1">
            <w:r w:rsidR="00E229A9" w:rsidRPr="00F63275">
              <w:rPr>
                <w:rStyle w:val="Hyperlink"/>
                <w:noProof/>
              </w:rPr>
              <w:t>13.1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Colour palettes implemented by the portrayal catalogue</w:t>
            </w:r>
            <w:r w:rsidR="00E229A9">
              <w:rPr>
                <w:noProof/>
                <w:webHidden/>
              </w:rPr>
              <w:tab/>
            </w:r>
            <w:r w:rsidR="00E229A9">
              <w:rPr>
                <w:noProof/>
                <w:webHidden/>
              </w:rPr>
              <w:fldChar w:fldCharType="begin"/>
            </w:r>
            <w:r w:rsidR="00E229A9">
              <w:rPr>
                <w:noProof/>
                <w:webHidden/>
              </w:rPr>
              <w:instrText xml:space="preserve"> PAGEREF _Toc226035089 \h </w:instrText>
            </w:r>
            <w:r w:rsidR="00E229A9">
              <w:rPr>
                <w:noProof/>
                <w:webHidden/>
              </w:rPr>
            </w:r>
            <w:r w:rsidR="00E229A9">
              <w:rPr>
                <w:noProof/>
                <w:webHidden/>
              </w:rPr>
              <w:fldChar w:fldCharType="separate"/>
            </w:r>
            <w:r w:rsidR="00E229A9">
              <w:rPr>
                <w:noProof/>
                <w:webHidden/>
              </w:rPr>
              <w:t>40</w:t>
            </w:r>
            <w:r w:rsidR="00E229A9">
              <w:rPr>
                <w:noProof/>
                <w:webHidden/>
              </w:rPr>
              <w:fldChar w:fldCharType="end"/>
            </w:r>
          </w:hyperlink>
        </w:p>
        <w:p w14:paraId="31DA084E" w14:textId="2AD93144"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090" w:history="1">
            <w:r w:rsidR="00E229A9" w:rsidRPr="00F63275">
              <w:rPr>
                <w:rStyle w:val="Hyperlink"/>
                <w:noProof/>
              </w:rPr>
              <w:t>14</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Cursor Pick Reports and Displays in Interface Panels</w:t>
            </w:r>
            <w:r w:rsidR="00E229A9">
              <w:rPr>
                <w:noProof/>
                <w:webHidden/>
              </w:rPr>
              <w:tab/>
            </w:r>
            <w:r w:rsidR="00E229A9">
              <w:rPr>
                <w:noProof/>
                <w:webHidden/>
              </w:rPr>
              <w:fldChar w:fldCharType="begin"/>
            </w:r>
            <w:r w:rsidR="00E229A9">
              <w:rPr>
                <w:noProof/>
                <w:webHidden/>
              </w:rPr>
              <w:instrText xml:space="preserve"> PAGEREF _Toc226035090 \h </w:instrText>
            </w:r>
            <w:r w:rsidR="00E229A9">
              <w:rPr>
                <w:noProof/>
                <w:webHidden/>
              </w:rPr>
            </w:r>
            <w:r w:rsidR="00E229A9">
              <w:rPr>
                <w:noProof/>
                <w:webHidden/>
              </w:rPr>
              <w:fldChar w:fldCharType="separate"/>
            </w:r>
            <w:r w:rsidR="00E229A9">
              <w:rPr>
                <w:noProof/>
                <w:webHidden/>
              </w:rPr>
              <w:t>40</w:t>
            </w:r>
            <w:r w:rsidR="00E229A9">
              <w:rPr>
                <w:noProof/>
                <w:webHidden/>
              </w:rPr>
              <w:fldChar w:fldCharType="end"/>
            </w:r>
          </w:hyperlink>
        </w:p>
        <w:p w14:paraId="147D56D4" w14:textId="659D7B9F"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91" w:history="1">
            <w:r w:rsidR="00E229A9" w:rsidRPr="00F63275">
              <w:rPr>
                <w:rStyle w:val="Hyperlink"/>
                <w:noProof/>
              </w:rPr>
              <w:t>14.1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Cursor pick rules</w:t>
            </w:r>
            <w:r w:rsidR="00E229A9">
              <w:rPr>
                <w:noProof/>
                <w:webHidden/>
              </w:rPr>
              <w:tab/>
            </w:r>
            <w:r w:rsidR="00E229A9">
              <w:rPr>
                <w:noProof/>
                <w:webHidden/>
              </w:rPr>
              <w:fldChar w:fldCharType="begin"/>
            </w:r>
            <w:r w:rsidR="00E229A9">
              <w:rPr>
                <w:noProof/>
                <w:webHidden/>
              </w:rPr>
              <w:instrText xml:space="preserve"> PAGEREF _Toc226035091 \h </w:instrText>
            </w:r>
            <w:r w:rsidR="00E229A9">
              <w:rPr>
                <w:noProof/>
                <w:webHidden/>
              </w:rPr>
            </w:r>
            <w:r w:rsidR="00E229A9">
              <w:rPr>
                <w:noProof/>
                <w:webHidden/>
              </w:rPr>
              <w:fldChar w:fldCharType="separate"/>
            </w:r>
            <w:r w:rsidR="00E229A9">
              <w:rPr>
                <w:noProof/>
                <w:webHidden/>
              </w:rPr>
              <w:t>40</w:t>
            </w:r>
            <w:r w:rsidR="00E229A9">
              <w:rPr>
                <w:noProof/>
                <w:webHidden/>
              </w:rPr>
              <w:fldChar w:fldCharType="end"/>
            </w:r>
          </w:hyperlink>
        </w:p>
        <w:p w14:paraId="2778C93A" w14:textId="3DB86DAA"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92" w:history="1">
            <w:r w:rsidR="00E229A9" w:rsidRPr="00F63275">
              <w:rPr>
                <w:rStyle w:val="Hyperlink"/>
                <w:noProof/>
              </w:rPr>
              <w:t>14.2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Display of dataset support files</w:t>
            </w:r>
            <w:r w:rsidR="00E229A9">
              <w:rPr>
                <w:noProof/>
                <w:webHidden/>
              </w:rPr>
              <w:tab/>
            </w:r>
            <w:r w:rsidR="00E229A9">
              <w:rPr>
                <w:noProof/>
                <w:webHidden/>
              </w:rPr>
              <w:fldChar w:fldCharType="begin"/>
            </w:r>
            <w:r w:rsidR="00E229A9">
              <w:rPr>
                <w:noProof/>
                <w:webHidden/>
              </w:rPr>
              <w:instrText xml:space="preserve"> PAGEREF _Toc226035092 \h </w:instrText>
            </w:r>
            <w:r w:rsidR="00E229A9">
              <w:rPr>
                <w:noProof/>
                <w:webHidden/>
              </w:rPr>
            </w:r>
            <w:r w:rsidR="00E229A9">
              <w:rPr>
                <w:noProof/>
                <w:webHidden/>
              </w:rPr>
              <w:fldChar w:fldCharType="separate"/>
            </w:r>
            <w:r w:rsidR="00E229A9">
              <w:rPr>
                <w:noProof/>
                <w:webHidden/>
              </w:rPr>
              <w:t>41</w:t>
            </w:r>
            <w:r w:rsidR="00E229A9">
              <w:rPr>
                <w:noProof/>
                <w:webHidden/>
              </w:rPr>
              <w:fldChar w:fldCharType="end"/>
            </w:r>
          </w:hyperlink>
        </w:p>
        <w:p w14:paraId="5FCC711D" w14:textId="1A6072FB"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93" w:history="1">
            <w:r w:rsidR="00E229A9" w:rsidRPr="00F63275">
              <w:rPr>
                <w:rStyle w:val="Hyperlink"/>
                <w:noProof/>
              </w:rPr>
              <w:t>14.3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Pick report organisation.</w:t>
            </w:r>
            <w:r w:rsidR="00E229A9">
              <w:rPr>
                <w:noProof/>
                <w:webHidden/>
              </w:rPr>
              <w:tab/>
            </w:r>
            <w:r w:rsidR="00E229A9">
              <w:rPr>
                <w:noProof/>
                <w:webHidden/>
              </w:rPr>
              <w:fldChar w:fldCharType="begin"/>
            </w:r>
            <w:r w:rsidR="00E229A9">
              <w:rPr>
                <w:noProof/>
                <w:webHidden/>
              </w:rPr>
              <w:instrText xml:space="preserve"> PAGEREF _Toc226035093 \h </w:instrText>
            </w:r>
            <w:r w:rsidR="00E229A9">
              <w:rPr>
                <w:noProof/>
                <w:webHidden/>
              </w:rPr>
            </w:r>
            <w:r w:rsidR="00E229A9">
              <w:rPr>
                <w:noProof/>
                <w:webHidden/>
              </w:rPr>
              <w:fldChar w:fldCharType="separate"/>
            </w:r>
            <w:r w:rsidR="00E229A9">
              <w:rPr>
                <w:noProof/>
                <w:webHidden/>
              </w:rPr>
              <w:t>41</w:t>
            </w:r>
            <w:r w:rsidR="00E229A9">
              <w:rPr>
                <w:noProof/>
                <w:webHidden/>
              </w:rPr>
              <w:fldChar w:fldCharType="end"/>
            </w:r>
          </w:hyperlink>
        </w:p>
        <w:p w14:paraId="411C4478" w14:textId="6CD76F90"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94" w:history="1">
            <w:r w:rsidR="00E229A9" w:rsidRPr="00F63275">
              <w:rPr>
                <w:rStyle w:val="Hyperlink"/>
                <w:noProof/>
              </w:rPr>
              <w:t>14.3.1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Sorting order of results</w:t>
            </w:r>
            <w:r w:rsidR="00E229A9">
              <w:rPr>
                <w:noProof/>
                <w:webHidden/>
              </w:rPr>
              <w:tab/>
            </w:r>
            <w:r w:rsidR="00E229A9">
              <w:rPr>
                <w:noProof/>
                <w:webHidden/>
              </w:rPr>
              <w:fldChar w:fldCharType="begin"/>
            </w:r>
            <w:r w:rsidR="00E229A9">
              <w:rPr>
                <w:noProof/>
                <w:webHidden/>
              </w:rPr>
              <w:instrText xml:space="preserve"> PAGEREF _Toc226035094 \h </w:instrText>
            </w:r>
            <w:r w:rsidR="00E229A9">
              <w:rPr>
                <w:noProof/>
                <w:webHidden/>
              </w:rPr>
            </w:r>
            <w:r w:rsidR="00E229A9">
              <w:rPr>
                <w:noProof/>
                <w:webHidden/>
              </w:rPr>
              <w:fldChar w:fldCharType="separate"/>
            </w:r>
            <w:r w:rsidR="00E229A9">
              <w:rPr>
                <w:noProof/>
                <w:webHidden/>
              </w:rPr>
              <w:t>41</w:t>
            </w:r>
            <w:r w:rsidR="00E229A9">
              <w:rPr>
                <w:noProof/>
                <w:webHidden/>
              </w:rPr>
              <w:fldChar w:fldCharType="end"/>
            </w:r>
          </w:hyperlink>
        </w:p>
        <w:p w14:paraId="747B8EC0" w14:textId="6A5D2046"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095" w:history="1">
            <w:r w:rsidR="00E229A9" w:rsidRPr="00F63275">
              <w:rPr>
                <w:rStyle w:val="Hyperlink"/>
                <w:noProof/>
              </w:rPr>
              <w:t>14.3.2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Hover-over function</w:t>
            </w:r>
            <w:r w:rsidR="00E229A9">
              <w:rPr>
                <w:noProof/>
                <w:webHidden/>
              </w:rPr>
              <w:tab/>
            </w:r>
            <w:r w:rsidR="00E229A9">
              <w:rPr>
                <w:noProof/>
                <w:webHidden/>
              </w:rPr>
              <w:fldChar w:fldCharType="begin"/>
            </w:r>
            <w:r w:rsidR="00E229A9">
              <w:rPr>
                <w:noProof/>
                <w:webHidden/>
              </w:rPr>
              <w:instrText xml:space="preserve"> PAGEREF _Toc226035095 \h </w:instrText>
            </w:r>
            <w:r w:rsidR="00E229A9">
              <w:rPr>
                <w:noProof/>
                <w:webHidden/>
              </w:rPr>
            </w:r>
            <w:r w:rsidR="00E229A9">
              <w:rPr>
                <w:noProof/>
                <w:webHidden/>
              </w:rPr>
              <w:fldChar w:fldCharType="separate"/>
            </w:r>
            <w:r w:rsidR="00E229A9">
              <w:rPr>
                <w:noProof/>
                <w:webHidden/>
              </w:rPr>
              <w:t>41</w:t>
            </w:r>
            <w:r w:rsidR="00E229A9">
              <w:rPr>
                <w:noProof/>
                <w:webHidden/>
              </w:rPr>
              <w:fldChar w:fldCharType="end"/>
            </w:r>
          </w:hyperlink>
        </w:p>
        <w:p w14:paraId="43204FD0" w14:textId="0FE32517"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96" w:history="1">
            <w:r w:rsidR="00E229A9" w:rsidRPr="00F63275">
              <w:rPr>
                <w:rStyle w:val="Hyperlink"/>
                <w:noProof/>
              </w:rPr>
              <w:t>14.4</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Tidal stream data panels</w:t>
            </w:r>
            <w:r w:rsidR="00E229A9">
              <w:rPr>
                <w:noProof/>
                <w:webHidden/>
              </w:rPr>
              <w:tab/>
            </w:r>
            <w:r w:rsidR="00E229A9">
              <w:rPr>
                <w:noProof/>
                <w:webHidden/>
              </w:rPr>
              <w:fldChar w:fldCharType="begin"/>
            </w:r>
            <w:r w:rsidR="00E229A9">
              <w:rPr>
                <w:noProof/>
                <w:webHidden/>
              </w:rPr>
              <w:instrText xml:space="preserve"> PAGEREF _Toc226035096 \h </w:instrText>
            </w:r>
            <w:r w:rsidR="00E229A9">
              <w:rPr>
                <w:noProof/>
                <w:webHidden/>
              </w:rPr>
            </w:r>
            <w:r w:rsidR="00E229A9">
              <w:rPr>
                <w:noProof/>
                <w:webHidden/>
              </w:rPr>
              <w:fldChar w:fldCharType="separate"/>
            </w:r>
            <w:r w:rsidR="00E229A9">
              <w:rPr>
                <w:noProof/>
                <w:webHidden/>
              </w:rPr>
              <w:t>42</w:t>
            </w:r>
            <w:r w:rsidR="00E229A9">
              <w:rPr>
                <w:noProof/>
                <w:webHidden/>
              </w:rPr>
              <w:fldChar w:fldCharType="end"/>
            </w:r>
          </w:hyperlink>
        </w:p>
        <w:p w14:paraId="49A2C657" w14:textId="1F3C3801"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097" w:history="1">
            <w:r w:rsidR="00E229A9" w:rsidRPr="00F63275">
              <w:rPr>
                <w:rStyle w:val="Hyperlink"/>
                <w:noProof/>
              </w:rPr>
              <w:t>15</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Alerts and Indications</w:t>
            </w:r>
            <w:r w:rsidR="00E229A9">
              <w:rPr>
                <w:noProof/>
                <w:webHidden/>
              </w:rPr>
              <w:tab/>
            </w:r>
            <w:r w:rsidR="00E229A9">
              <w:rPr>
                <w:noProof/>
                <w:webHidden/>
              </w:rPr>
              <w:fldChar w:fldCharType="begin"/>
            </w:r>
            <w:r w:rsidR="00E229A9">
              <w:rPr>
                <w:noProof/>
                <w:webHidden/>
              </w:rPr>
              <w:instrText xml:space="preserve"> PAGEREF _Toc226035097 \h </w:instrText>
            </w:r>
            <w:r w:rsidR="00E229A9">
              <w:rPr>
                <w:noProof/>
                <w:webHidden/>
              </w:rPr>
            </w:r>
            <w:r w:rsidR="00E229A9">
              <w:rPr>
                <w:noProof/>
                <w:webHidden/>
              </w:rPr>
              <w:fldChar w:fldCharType="separate"/>
            </w:r>
            <w:r w:rsidR="00E229A9">
              <w:rPr>
                <w:noProof/>
                <w:webHidden/>
              </w:rPr>
              <w:t>42</w:t>
            </w:r>
            <w:r w:rsidR="00E229A9">
              <w:rPr>
                <w:noProof/>
                <w:webHidden/>
              </w:rPr>
              <w:fldChar w:fldCharType="end"/>
            </w:r>
          </w:hyperlink>
        </w:p>
        <w:p w14:paraId="049FC10A" w14:textId="1FB87CB6"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098" w:history="1">
            <w:r w:rsidR="00E229A9" w:rsidRPr="00F63275">
              <w:rPr>
                <w:rStyle w:val="Hyperlink"/>
                <w:noProof/>
              </w:rPr>
              <w:t>15.1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Multiple spatial objects</w:t>
            </w:r>
            <w:r w:rsidR="00E229A9">
              <w:rPr>
                <w:noProof/>
                <w:webHidden/>
              </w:rPr>
              <w:tab/>
            </w:r>
            <w:r w:rsidR="00E229A9">
              <w:rPr>
                <w:noProof/>
                <w:webHidden/>
              </w:rPr>
              <w:fldChar w:fldCharType="begin"/>
            </w:r>
            <w:r w:rsidR="00E229A9">
              <w:rPr>
                <w:noProof/>
                <w:webHidden/>
              </w:rPr>
              <w:instrText xml:space="preserve"> PAGEREF _Toc226035098 \h </w:instrText>
            </w:r>
            <w:r w:rsidR="00E229A9">
              <w:rPr>
                <w:noProof/>
                <w:webHidden/>
              </w:rPr>
            </w:r>
            <w:r w:rsidR="00E229A9">
              <w:rPr>
                <w:noProof/>
                <w:webHidden/>
              </w:rPr>
              <w:fldChar w:fldCharType="separate"/>
            </w:r>
            <w:r w:rsidR="00E229A9">
              <w:rPr>
                <w:noProof/>
                <w:webHidden/>
              </w:rPr>
              <w:t>42</w:t>
            </w:r>
            <w:r w:rsidR="00E229A9">
              <w:rPr>
                <w:noProof/>
                <w:webHidden/>
              </w:rPr>
              <w:fldChar w:fldCharType="end"/>
            </w:r>
          </w:hyperlink>
        </w:p>
        <w:p w14:paraId="7FBD5068" w14:textId="0B5CD7D8"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099" w:history="1">
            <w:r w:rsidR="00E229A9" w:rsidRPr="00F63275">
              <w:rPr>
                <w:rStyle w:val="Hyperlink"/>
                <w:noProof/>
              </w:rPr>
              <w:t>16</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Use of Context Parameters</w:t>
            </w:r>
            <w:r w:rsidR="00E229A9">
              <w:rPr>
                <w:noProof/>
                <w:webHidden/>
              </w:rPr>
              <w:tab/>
            </w:r>
            <w:r w:rsidR="00E229A9">
              <w:rPr>
                <w:noProof/>
                <w:webHidden/>
              </w:rPr>
              <w:fldChar w:fldCharType="begin"/>
            </w:r>
            <w:r w:rsidR="00E229A9">
              <w:rPr>
                <w:noProof/>
                <w:webHidden/>
              </w:rPr>
              <w:instrText xml:space="preserve"> PAGEREF _Toc226035099 \h </w:instrText>
            </w:r>
            <w:r w:rsidR="00E229A9">
              <w:rPr>
                <w:noProof/>
                <w:webHidden/>
              </w:rPr>
            </w:r>
            <w:r w:rsidR="00E229A9">
              <w:rPr>
                <w:noProof/>
                <w:webHidden/>
              </w:rPr>
              <w:fldChar w:fldCharType="separate"/>
            </w:r>
            <w:r w:rsidR="00E229A9">
              <w:rPr>
                <w:noProof/>
                <w:webHidden/>
              </w:rPr>
              <w:t>43</w:t>
            </w:r>
            <w:r w:rsidR="00E229A9">
              <w:rPr>
                <w:noProof/>
                <w:webHidden/>
              </w:rPr>
              <w:fldChar w:fldCharType="end"/>
            </w:r>
          </w:hyperlink>
        </w:p>
        <w:p w14:paraId="1CC29354" w14:textId="0D1A560B"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00" w:history="1">
            <w:r w:rsidR="00E229A9" w:rsidRPr="00F63275">
              <w:rPr>
                <w:rStyle w:val="Hyperlink"/>
                <w:noProof/>
              </w:rPr>
              <w:t>17</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Dual-fuel systems</w:t>
            </w:r>
            <w:r w:rsidR="00E229A9">
              <w:rPr>
                <w:noProof/>
                <w:webHidden/>
              </w:rPr>
              <w:tab/>
            </w:r>
            <w:r w:rsidR="00E229A9">
              <w:rPr>
                <w:noProof/>
                <w:webHidden/>
              </w:rPr>
              <w:fldChar w:fldCharType="begin"/>
            </w:r>
            <w:r w:rsidR="00E229A9">
              <w:rPr>
                <w:noProof/>
                <w:webHidden/>
              </w:rPr>
              <w:instrText xml:space="preserve"> PAGEREF _Toc226035100 \h </w:instrText>
            </w:r>
            <w:r w:rsidR="00E229A9">
              <w:rPr>
                <w:noProof/>
                <w:webHidden/>
              </w:rPr>
            </w:r>
            <w:r w:rsidR="00E229A9">
              <w:rPr>
                <w:noProof/>
                <w:webHidden/>
              </w:rPr>
              <w:fldChar w:fldCharType="separate"/>
            </w:r>
            <w:r w:rsidR="00E229A9">
              <w:rPr>
                <w:noProof/>
                <w:webHidden/>
              </w:rPr>
              <w:t>43</w:t>
            </w:r>
            <w:r w:rsidR="00E229A9">
              <w:rPr>
                <w:noProof/>
                <w:webHidden/>
              </w:rPr>
              <w:fldChar w:fldCharType="end"/>
            </w:r>
          </w:hyperlink>
        </w:p>
        <w:p w14:paraId="6F9AC691" w14:textId="7654E783"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01" w:history="1">
            <w:r w:rsidR="00E229A9" w:rsidRPr="00F63275">
              <w:rPr>
                <w:rStyle w:val="Hyperlink"/>
                <w:noProof/>
              </w:rPr>
              <w:t>17.1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Concurrent applicability of S-52 and S-57</w:t>
            </w:r>
            <w:r w:rsidR="00E229A9">
              <w:rPr>
                <w:noProof/>
                <w:webHidden/>
              </w:rPr>
              <w:tab/>
            </w:r>
            <w:r w:rsidR="00E229A9">
              <w:rPr>
                <w:noProof/>
                <w:webHidden/>
              </w:rPr>
              <w:fldChar w:fldCharType="begin"/>
            </w:r>
            <w:r w:rsidR="00E229A9">
              <w:rPr>
                <w:noProof/>
                <w:webHidden/>
              </w:rPr>
              <w:instrText xml:space="preserve"> PAGEREF _Toc226035101 \h </w:instrText>
            </w:r>
            <w:r w:rsidR="00E229A9">
              <w:rPr>
                <w:noProof/>
                <w:webHidden/>
              </w:rPr>
            </w:r>
            <w:r w:rsidR="00E229A9">
              <w:rPr>
                <w:noProof/>
                <w:webHidden/>
              </w:rPr>
              <w:fldChar w:fldCharType="separate"/>
            </w:r>
            <w:r w:rsidR="00E229A9">
              <w:rPr>
                <w:noProof/>
                <w:webHidden/>
              </w:rPr>
              <w:t>43</w:t>
            </w:r>
            <w:r w:rsidR="00E229A9">
              <w:rPr>
                <w:noProof/>
                <w:webHidden/>
              </w:rPr>
              <w:fldChar w:fldCharType="end"/>
            </w:r>
          </w:hyperlink>
        </w:p>
        <w:p w14:paraId="1FC0ACB4" w14:textId="3E95F41E"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02" w:history="1">
            <w:r w:rsidR="00E229A9" w:rsidRPr="00F63275">
              <w:rPr>
                <w:rStyle w:val="Hyperlink"/>
                <w:noProof/>
              </w:rPr>
              <w:t>18</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Specifications for the display screen</w:t>
            </w:r>
            <w:r w:rsidR="00E229A9">
              <w:rPr>
                <w:noProof/>
                <w:webHidden/>
              </w:rPr>
              <w:tab/>
            </w:r>
            <w:r w:rsidR="00E229A9">
              <w:rPr>
                <w:noProof/>
                <w:webHidden/>
              </w:rPr>
              <w:fldChar w:fldCharType="begin"/>
            </w:r>
            <w:r w:rsidR="00E229A9">
              <w:rPr>
                <w:noProof/>
                <w:webHidden/>
              </w:rPr>
              <w:instrText xml:space="preserve"> PAGEREF _Toc226035102 \h </w:instrText>
            </w:r>
            <w:r w:rsidR="00E229A9">
              <w:rPr>
                <w:noProof/>
                <w:webHidden/>
              </w:rPr>
            </w:r>
            <w:r w:rsidR="00E229A9">
              <w:rPr>
                <w:noProof/>
                <w:webHidden/>
              </w:rPr>
              <w:fldChar w:fldCharType="separate"/>
            </w:r>
            <w:r w:rsidR="00E229A9">
              <w:rPr>
                <w:noProof/>
                <w:webHidden/>
              </w:rPr>
              <w:t>44</w:t>
            </w:r>
            <w:r w:rsidR="00E229A9">
              <w:rPr>
                <w:noProof/>
                <w:webHidden/>
              </w:rPr>
              <w:fldChar w:fldCharType="end"/>
            </w:r>
          </w:hyperlink>
        </w:p>
        <w:p w14:paraId="3DAE2AF7" w14:textId="66026BE0"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03" w:history="1">
            <w:r w:rsidR="00E229A9" w:rsidRPr="00F63275">
              <w:rPr>
                <w:rStyle w:val="Hyperlink"/>
                <w:noProof/>
              </w:rPr>
              <w:t>18.1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Physical display requirements</w:t>
            </w:r>
            <w:r w:rsidR="00E229A9">
              <w:rPr>
                <w:noProof/>
                <w:webHidden/>
              </w:rPr>
              <w:tab/>
            </w:r>
            <w:r w:rsidR="00E229A9">
              <w:rPr>
                <w:noProof/>
                <w:webHidden/>
              </w:rPr>
              <w:fldChar w:fldCharType="begin"/>
            </w:r>
            <w:r w:rsidR="00E229A9">
              <w:rPr>
                <w:noProof/>
                <w:webHidden/>
              </w:rPr>
              <w:instrText xml:space="preserve"> PAGEREF _Toc226035103 \h </w:instrText>
            </w:r>
            <w:r w:rsidR="00E229A9">
              <w:rPr>
                <w:noProof/>
                <w:webHidden/>
              </w:rPr>
            </w:r>
            <w:r w:rsidR="00E229A9">
              <w:rPr>
                <w:noProof/>
                <w:webHidden/>
              </w:rPr>
              <w:fldChar w:fldCharType="separate"/>
            </w:r>
            <w:r w:rsidR="00E229A9">
              <w:rPr>
                <w:noProof/>
                <w:webHidden/>
              </w:rPr>
              <w:t>44</w:t>
            </w:r>
            <w:r w:rsidR="00E229A9">
              <w:rPr>
                <w:noProof/>
                <w:webHidden/>
              </w:rPr>
              <w:fldChar w:fldCharType="end"/>
            </w:r>
          </w:hyperlink>
        </w:p>
        <w:p w14:paraId="5DB31AB3" w14:textId="19B8181B"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04" w:history="1">
            <w:r w:rsidR="00E229A9" w:rsidRPr="00F63275">
              <w:rPr>
                <w:rStyle w:val="Hyperlink"/>
                <w:noProof/>
              </w:rPr>
              <w:t>18.2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Colour reproduction</w:t>
            </w:r>
            <w:r w:rsidR="00E229A9">
              <w:rPr>
                <w:noProof/>
                <w:webHidden/>
              </w:rPr>
              <w:tab/>
            </w:r>
            <w:r w:rsidR="00E229A9">
              <w:rPr>
                <w:noProof/>
                <w:webHidden/>
              </w:rPr>
              <w:fldChar w:fldCharType="begin"/>
            </w:r>
            <w:r w:rsidR="00E229A9">
              <w:rPr>
                <w:noProof/>
                <w:webHidden/>
              </w:rPr>
              <w:instrText xml:space="preserve"> PAGEREF _Toc226035104 \h </w:instrText>
            </w:r>
            <w:r w:rsidR="00E229A9">
              <w:rPr>
                <w:noProof/>
                <w:webHidden/>
              </w:rPr>
            </w:r>
            <w:r w:rsidR="00E229A9">
              <w:rPr>
                <w:noProof/>
                <w:webHidden/>
              </w:rPr>
              <w:fldChar w:fldCharType="separate"/>
            </w:r>
            <w:r w:rsidR="00E229A9">
              <w:rPr>
                <w:noProof/>
                <w:webHidden/>
              </w:rPr>
              <w:t>44</w:t>
            </w:r>
            <w:r w:rsidR="00E229A9">
              <w:rPr>
                <w:noProof/>
                <w:webHidden/>
              </w:rPr>
              <w:fldChar w:fldCharType="end"/>
            </w:r>
          </w:hyperlink>
        </w:p>
        <w:p w14:paraId="3B141E1E" w14:textId="70DB10E7"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05" w:history="1">
            <w:r w:rsidR="00E229A9" w:rsidRPr="00F63275">
              <w:rPr>
                <w:rStyle w:val="Hyperlink"/>
                <w:noProof/>
              </w:rPr>
              <w:t>18.3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Display requirements for colours</w:t>
            </w:r>
            <w:r w:rsidR="00E229A9">
              <w:rPr>
                <w:noProof/>
                <w:webHidden/>
              </w:rPr>
              <w:tab/>
            </w:r>
            <w:r w:rsidR="00E229A9">
              <w:rPr>
                <w:noProof/>
                <w:webHidden/>
              </w:rPr>
              <w:fldChar w:fldCharType="begin"/>
            </w:r>
            <w:r w:rsidR="00E229A9">
              <w:rPr>
                <w:noProof/>
                <w:webHidden/>
              </w:rPr>
              <w:instrText xml:space="preserve"> PAGEREF _Toc226035105 \h </w:instrText>
            </w:r>
            <w:r w:rsidR="00E229A9">
              <w:rPr>
                <w:noProof/>
                <w:webHidden/>
              </w:rPr>
            </w:r>
            <w:r w:rsidR="00E229A9">
              <w:rPr>
                <w:noProof/>
                <w:webHidden/>
              </w:rPr>
              <w:fldChar w:fldCharType="separate"/>
            </w:r>
            <w:r w:rsidR="00E229A9">
              <w:rPr>
                <w:noProof/>
                <w:webHidden/>
              </w:rPr>
              <w:t>44</w:t>
            </w:r>
            <w:r w:rsidR="00E229A9">
              <w:rPr>
                <w:noProof/>
                <w:webHidden/>
              </w:rPr>
              <w:fldChar w:fldCharType="end"/>
            </w:r>
          </w:hyperlink>
        </w:p>
        <w:p w14:paraId="0DD43D9E" w14:textId="52625B4A"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06" w:history="1">
            <w:r w:rsidR="00E229A9" w:rsidRPr="00F63275">
              <w:rPr>
                <w:rStyle w:val="Hyperlink"/>
                <w:noProof/>
              </w:rPr>
              <w:t>18.3.1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General</w:t>
            </w:r>
            <w:r w:rsidR="00E229A9">
              <w:rPr>
                <w:noProof/>
                <w:webHidden/>
              </w:rPr>
              <w:tab/>
            </w:r>
            <w:r w:rsidR="00E229A9">
              <w:rPr>
                <w:noProof/>
                <w:webHidden/>
              </w:rPr>
              <w:fldChar w:fldCharType="begin"/>
            </w:r>
            <w:r w:rsidR="00E229A9">
              <w:rPr>
                <w:noProof/>
                <w:webHidden/>
              </w:rPr>
              <w:instrText xml:space="preserve"> PAGEREF _Toc226035106 \h </w:instrText>
            </w:r>
            <w:r w:rsidR="00E229A9">
              <w:rPr>
                <w:noProof/>
                <w:webHidden/>
              </w:rPr>
            </w:r>
            <w:r w:rsidR="00E229A9">
              <w:rPr>
                <w:noProof/>
                <w:webHidden/>
              </w:rPr>
              <w:fldChar w:fldCharType="separate"/>
            </w:r>
            <w:r w:rsidR="00E229A9">
              <w:rPr>
                <w:noProof/>
                <w:webHidden/>
              </w:rPr>
              <w:t>44</w:t>
            </w:r>
            <w:r w:rsidR="00E229A9">
              <w:rPr>
                <w:noProof/>
                <w:webHidden/>
              </w:rPr>
              <w:fldChar w:fldCharType="end"/>
            </w:r>
          </w:hyperlink>
        </w:p>
        <w:p w14:paraId="224C8C46" w14:textId="3161D3B3"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07" w:history="1">
            <w:r w:rsidR="00E229A9" w:rsidRPr="00F63275">
              <w:rPr>
                <w:rStyle w:val="Hyperlink"/>
                <w:noProof/>
              </w:rPr>
              <w:t>18.3.2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Display calibration and verification</w:t>
            </w:r>
            <w:r w:rsidR="00E229A9">
              <w:rPr>
                <w:noProof/>
                <w:webHidden/>
              </w:rPr>
              <w:tab/>
            </w:r>
            <w:r w:rsidR="00E229A9">
              <w:rPr>
                <w:noProof/>
                <w:webHidden/>
              </w:rPr>
              <w:fldChar w:fldCharType="begin"/>
            </w:r>
            <w:r w:rsidR="00E229A9">
              <w:rPr>
                <w:noProof/>
                <w:webHidden/>
              </w:rPr>
              <w:instrText xml:space="preserve"> PAGEREF _Toc226035107 \h </w:instrText>
            </w:r>
            <w:r w:rsidR="00E229A9">
              <w:rPr>
                <w:noProof/>
                <w:webHidden/>
              </w:rPr>
            </w:r>
            <w:r w:rsidR="00E229A9">
              <w:rPr>
                <w:noProof/>
                <w:webHidden/>
              </w:rPr>
              <w:fldChar w:fldCharType="separate"/>
            </w:r>
            <w:r w:rsidR="00E229A9">
              <w:rPr>
                <w:noProof/>
                <w:webHidden/>
              </w:rPr>
              <w:t>44</w:t>
            </w:r>
            <w:r w:rsidR="00E229A9">
              <w:rPr>
                <w:noProof/>
                <w:webHidden/>
              </w:rPr>
              <w:fldChar w:fldCharType="end"/>
            </w:r>
          </w:hyperlink>
        </w:p>
        <w:p w14:paraId="6DAE23E8" w14:textId="46AFA917"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08" w:history="1">
            <w:r w:rsidR="00E229A9" w:rsidRPr="00F63275">
              <w:rPr>
                <w:rStyle w:val="Hyperlink"/>
                <w:noProof/>
              </w:rPr>
              <w:t>18.3.3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Colour control, contrast and brightness controls</w:t>
            </w:r>
            <w:r w:rsidR="00E229A9">
              <w:rPr>
                <w:noProof/>
                <w:webHidden/>
              </w:rPr>
              <w:tab/>
            </w:r>
            <w:r w:rsidR="00E229A9">
              <w:rPr>
                <w:noProof/>
                <w:webHidden/>
              </w:rPr>
              <w:fldChar w:fldCharType="begin"/>
            </w:r>
            <w:r w:rsidR="00E229A9">
              <w:rPr>
                <w:noProof/>
                <w:webHidden/>
              </w:rPr>
              <w:instrText xml:space="preserve"> PAGEREF _Toc226035108 \h </w:instrText>
            </w:r>
            <w:r w:rsidR="00E229A9">
              <w:rPr>
                <w:noProof/>
                <w:webHidden/>
              </w:rPr>
            </w:r>
            <w:r w:rsidR="00E229A9">
              <w:rPr>
                <w:noProof/>
                <w:webHidden/>
              </w:rPr>
              <w:fldChar w:fldCharType="separate"/>
            </w:r>
            <w:r w:rsidR="00E229A9">
              <w:rPr>
                <w:noProof/>
                <w:webHidden/>
              </w:rPr>
              <w:t>45</w:t>
            </w:r>
            <w:r w:rsidR="00E229A9">
              <w:rPr>
                <w:noProof/>
                <w:webHidden/>
              </w:rPr>
              <w:fldChar w:fldCharType="end"/>
            </w:r>
          </w:hyperlink>
        </w:p>
        <w:p w14:paraId="4CA46A40" w14:textId="209CCC7D"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09" w:history="1">
            <w:r w:rsidR="00E229A9" w:rsidRPr="00F63275">
              <w:rPr>
                <w:rStyle w:val="Hyperlink"/>
                <w:noProof/>
              </w:rPr>
              <w:t>18.3.4</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Effect of controls</w:t>
            </w:r>
            <w:r w:rsidR="00E229A9">
              <w:rPr>
                <w:noProof/>
                <w:webHidden/>
              </w:rPr>
              <w:tab/>
            </w:r>
            <w:r w:rsidR="00E229A9">
              <w:rPr>
                <w:noProof/>
                <w:webHidden/>
              </w:rPr>
              <w:fldChar w:fldCharType="begin"/>
            </w:r>
            <w:r w:rsidR="00E229A9">
              <w:rPr>
                <w:noProof/>
                <w:webHidden/>
              </w:rPr>
              <w:instrText xml:space="preserve"> PAGEREF _Toc226035109 \h </w:instrText>
            </w:r>
            <w:r w:rsidR="00E229A9">
              <w:rPr>
                <w:noProof/>
                <w:webHidden/>
              </w:rPr>
            </w:r>
            <w:r w:rsidR="00E229A9">
              <w:rPr>
                <w:noProof/>
                <w:webHidden/>
              </w:rPr>
              <w:fldChar w:fldCharType="separate"/>
            </w:r>
            <w:r w:rsidR="00E229A9">
              <w:rPr>
                <w:noProof/>
                <w:webHidden/>
              </w:rPr>
              <w:t>45</w:t>
            </w:r>
            <w:r w:rsidR="00E229A9">
              <w:rPr>
                <w:noProof/>
                <w:webHidden/>
              </w:rPr>
              <w:fldChar w:fldCharType="end"/>
            </w:r>
          </w:hyperlink>
        </w:p>
        <w:p w14:paraId="5A8CF38A" w14:textId="3191D90B"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10" w:history="1">
            <w:r w:rsidR="00E229A9" w:rsidRPr="00F63275">
              <w:rPr>
                <w:rStyle w:val="Hyperlink"/>
                <w:noProof/>
              </w:rPr>
              <w:t>18.3.5</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Use of the controls</w:t>
            </w:r>
            <w:r w:rsidR="00E229A9">
              <w:rPr>
                <w:noProof/>
                <w:webHidden/>
              </w:rPr>
              <w:tab/>
            </w:r>
            <w:r w:rsidR="00E229A9">
              <w:rPr>
                <w:noProof/>
                <w:webHidden/>
              </w:rPr>
              <w:fldChar w:fldCharType="begin"/>
            </w:r>
            <w:r w:rsidR="00E229A9">
              <w:rPr>
                <w:noProof/>
                <w:webHidden/>
              </w:rPr>
              <w:instrText xml:space="preserve"> PAGEREF _Toc226035110 \h </w:instrText>
            </w:r>
            <w:r w:rsidR="00E229A9">
              <w:rPr>
                <w:noProof/>
                <w:webHidden/>
              </w:rPr>
            </w:r>
            <w:r w:rsidR="00E229A9">
              <w:rPr>
                <w:noProof/>
                <w:webHidden/>
              </w:rPr>
              <w:fldChar w:fldCharType="separate"/>
            </w:r>
            <w:r w:rsidR="00E229A9">
              <w:rPr>
                <w:noProof/>
                <w:webHidden/>
              </w:rPr>
              <w:t>45</w:t>
            </w:r>
            <w:r w:rsidR="00E229A9">
              <w:rPr>
                <w:noProof/>
                <w:webHidden/>
              </w:rPr>
              <w:fldChar w:fldCharType="end"/>
            </w:r>
          </w:hyperlink>
        </w:p>
        <w:p w14:paraId="6C67CA40" w14:textId="1485189E"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11" w:history="1">
            <w:r w:rsidR="00E229A9" w:rsidRPr="00F63275">
              <w:rPr>
                <w:rStyle w:val="Hyperlink"/>
                <w:noProof/>
              </w:rPr>
              <w:t>18.3.6</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Setting the controls for route monitoring</w:t>
            </w:r>
            <w:r w:rsidR="00E229A9">
              <w:rPr>
                <w:noProof/>
                <w:webHidden/>
              </w:rPr>
              <w:tab/>
            </w:r>
            <w:r w:rsidR="00E229A9">
              <w:rPr>
                <w:noProof/>
                <w:webHidden/>
              </w:rPr>
              <w:fldChar w:fldCharType="begin"/>
            </w:r>
            <w:r w:rsidR="00E229A9">
              <w:rPr>
                <w:noProof/>
                <w:webHidden/>
              </w:rPr>
              <w:instrText xml:space="preserve"> PAGEREF _Toc226035111 \h </w:instrText>
            </w:r>
            <w:r w:rsidR="00E229A9">
              <w:rPr>
                <w:noProof/>
                <w:webHidden/>
              </w:rPr>
            </w:r>
            <w:r w:rsidR="00E229A9">
              <w:rPr>
                <w:noProof/>
                <w:webHidden/>
              </w:rPr>
              <w:fldChar w:fldCharType="separate"/>
            </w:r>
            <w:r w:rsidR="00E229A9">
              <w:rPr>
                <w:noProof/>
                <w:webHidden/>
              </w:rPr>
              <w:t>45</w:t>
            </w:r>
            <w:r w:rsidR="00E229A9">
              <w:rPr>
                <w:noProof/>
                <w:webHidden/>
              </w:rPr>
              <w:fldChar w:fldCharType="end"/>
            </w:r>
          </w:hyperlink>
        </w:p>
        <w:p w14:paraId="64C6E046" w14:textId="267268D0"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12" w:history="1">
            <w:r w:rsidR="00E229A9" w:rsidRPr="00F63275">
              <w:rPr>
                <w:rStyle w:val="Hyperlink"/>
                <w:noProof/>
              </w:rPr>
              <w:t>18.4</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Colour display capability</w:t>
            </w:r>
            <w:r w:rsidR="00E229A9">
              <w:rPr>
                <w:noProof/>
                <w:webHidden/>
              </w:rPr>
              <w:tab/>
            </w:r>
            <w:r w:rsidR="00E229A9">
              <w:rPr>
                <w:noProof/>
                <w:webHidden/>
              </w:rPr>
              <w:fldChar w:fldCharType="begin"/>
            </w:r>
            <w:r w:rsidR="00E229A9">
              <w:rPr>
                <w:noProof/>
                <w:webHidden/>
              </w:rPr>
              <w:instrText xml:space="preserve"> PAGEREF _Toc226035112 \h </w:instrText>
            </w:r>
            <w:r w:rsidR="00E229A9">
              <w:rPr>
                <w:noProof/>
                <w:webHidden/>
              </w:rPr>
            </w:r>
            <w:r w:rsidR="00E229A9">
              <w:rPr>
                <w:noProof/>
                <w:webHidden/>
              </w:rPr>
              <w:fldChar w:fldCharType="separate"/>
            </w:r>
            <w:r w:rsidR="00E229A9">
              <w:rPr>
                <w:noProof/>
                <w:webHidden/>
              </w:rPr>
              <w:t>46</w:t>
            </w:r>
            <w:r w:rsidR="00E229A9">
              <w:rPr>
                <w:noProof/>
                <w:webHidden/>
              </w:rPr>
              <w:fldChar w:fldCharType="end"/>
            </w:r>
          </w:hyperlink>
        </w:p>
        <w:p w14:paraId="3C96D457" w14:textId="408AE491"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13" w:history="1">
            <w:r w:rsidR="00E229A9" w:rsidRPr="00F63275">
              <w:rPr>
                <w:rStyle w:val="Hyperlink"/>
                <w:noProof/>
              </w:rPr>
              <w:t>18.4.1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Colour conversion tolerances and tests</w:t>
            </w:r>
            <w:r w:rsidR="00E229A9">
              <w:rPr>
                <w:noProof/>
                <w:webHidden/>
              </w:rPr>
              <w:tab/>
            </w:r>
            <w:r w:rsidR="00E229A9">
              <w:rPr>
                <w:noProof/>
                <w:webHidden/>
              </w:rPr>
              <w:fldChar w:fldCharType="begin"/>
            </w:r>
            <w:r w:rsidR="00E229A9">
              <w:rPr>
                <w:noProof/>
                <w:webHidden/>
              </w:rPr>
              <w:instrText xml:space="preserve"> PAGEREF _Toc226035113 \h </w:instrText>
            </w:r>
            <w:r w:rsidR="00E229A9">
              <w:rPr>
                <w:noProof/>
                <w:webHidden/>
              </w:rPr>
            </w:r>
            <w:r w:rsidR="00E229A9">
              <w:rPr>
                <w:noProof/>
                <w:webHidden/>
              </w:rPr>
              <w:fldChar w:fldCharType="separate"/>
            </w:r>
            <w:r w:rsidR="00E229A9">
              <w:rPr>
                <w:noProof/>
                <w:webHidden/>
              </w:rPr>
              <w:t>46</w:t>
            </w:r>
            <w:r w:rsidR="00E229A9">
              <w:rPr>
                <w:noProof/>
                <w:webHidden/>
              </w:rPr>
              <w:fldChar w:fldCharType="end"/>
            </w:r>
          </w:hyperlink>
        </w:p>
        <w:p w14:paraId="015CF190" w14:textId="6A40562F"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14" w:history="1">
            <w:r w:rsidR="00E229A9" w:rsidRPr="00F63275">
              <w:rPr>
                <w:rStyle w:val="Hyperlink"/>
                <w:noProof/>
              </w:rPr>
              <w:t>18.5</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ECDIS Chart 1 and Colour (Differentiation) Test Diagram</w:t>
            </w:r>
            <w:r w:rsidR="00E229A9">
              <w:rPr>
                <w:noProof/>
                <w:webHidden/>
              </w:rPr>
              <w:tab/>
            </w:r>
            <w:r w:rsidR="00E229A9">
              <w:rPr>
                <w:noProof/>
                <w:webHidden/>
              </w:rPr>
              <w:fldChar w:fldCharType="begin"/>
            </w:r>
            <w:r w:rsidR="00E229A9">
              <w:rPr>
                <w:noProof/>
                <w:webHidden/>
              </w:rPr>
              <w:instrText xml:space="preserve"> PAGEREF _Toc226035114 \h </w:instrText>
            </w:r>
            <w:r w:rsidR="00E229A9">
              <w:rPr>
                <w:noProof/>
                <w:webHidden/>
              </w:rPr>
            </w:r>
            <w:r w:rsidR="00E229A9">
              <w:rPr>
                <w:noProof/>
                <w:webHidden/>
              </w:rPr>
              <w:fldChar w:fldCharType="separate"/>
            </w:r>
            <w:r w:rsidR="00E229A9">
              <w:rPr>
                <w:noProof/>
                <w:webHidden/>
              </w:rPr>
              <w:t>48</w:t>
            </w:r>
            <w:r w:rsidR="00E229A9">
              <w:rPr>
                <w:noProof/>
                <w:webHidden/>
              </w:rPr>
              <w:fldChar w:fldCharType="end"/>
            </w:r>
          </w:hyperlink>
        </w:p>
        <w:p w14:paraId="65ABE0A0" w14:textId="016795F1"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15" w:history="1">
            <w:r w:rsidR="00E229A9" w:rsidRPr="00F63275">
              <w:rPr>
                <w:rStyle w:val="Hyperlink"/>
                <w:noProof/>
              </w:rPr>
              <w:t>18.6</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Use of ECDIS Chart 1 and Colour Test Diagram</w:t>
            </w:r>
            <w:r w:rsidR="00E229A9">
              <w:rPr>
                <w:noProof/>
                <w:webHidden/>
              </w:rPr>
              <w:tab/>
            </w:r>
            <w:r w:rsidR="00E229A9">
              <w:rPr>
                <w:noProof/>
                <w:webHidden/>
              </w:rPr>
              <w:fldChar w:fldCharType="begin"/>
            </w:r>
            <w:r w:rsidR="00E229A9">
              <w:rPr>
                <w:noProof/>
                <w:webHidden/>
              </w:rPr>
              <w:instrText xml:space="preserve"> PAGEREF _Toc226035115 \h </w:instrText>
            </w:r>
            <w:r w:rsidR="00E229A9">
              <w:rPr>
                <w:noProof/>
                <w:webHidden/>
              </w:rPr>
            </w:r>
            <w:r w:rsidR="00E229A9">
              <w:rPr>
                <w:noProof/>
                <w:webHidden/>
              </w:rPr>
              <w:fldChar w:fldCharType="separate"/>
            </w:r>
            <w:r w:rsidR="00E229A9">
              <w:rPr>
                <w:noProof/>
                <w:webHidden/>
              </w:rPr>
              <w:t>48</w:t>
            </w:r>
            <w:r w:rsidR="00E229A9">
              <w:rPr>
                <w:noProof/>
                <w:webHidden/>
              </w:rPr>
              <w:fldChar w:fldCharType="end"/>
            </w:r>
          </w:hyperlink>
        </w:p>
        <w:p w14:paraId="0DD546A0" w14:textId="7A751915"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16" w:history="1">
            <w:r w:rsidR="00E229A9" w:rsidRPr="00F63275">
              <w:rPr>
                <w:rStyle w:val="Hyperlink"/>
                <w:noProof/>
              </w:rPr>
              <w:t>18.6.1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Specification for ECDIS Chart 1 and the Colour Test Diagram</w:t>
            </w:r>
            <w:r w:rsidR="00E229A9">
              <w:rPr>
                <w:noProof/>
                <w:webHidden/>
              </w:rPr>
              <w:tab/>
            </w:r>
            <w:r w:rsidR="00E229A9">
              <w:rPr>
                <w:noProof/>
                <w:webHidden/>
              </w:rPr>
              <w:fldChar w:fldCharType="begin"/>
            </w:r>
            <w:r w:rsidR="00E229A9">
              <w:rPr>
                <w:noProof/>
                <w:webHidden/>
              </w:rPr>
              <w:instrText xml:space="preserve"> PAGEREF _Toc226035116 \h </w:instrText>
            </w:r>
            <w:r w:rsidR="00E229A9">
              <w:rPr>
                <w:noProof/>
                <w:webHidden/>
              </w:rPr>
            </w:r>
            <w:r w:rsidR="00E229A9">
              <w:rPr>
                <w:noProof/>
                <w:webHidden/>
              </w:rPr>
              <w:fldChar w:fldCharType="separate"/>
            </w:r>
            <w:r w:rsidR="00E229A9">
              <w:rPr>
                <w:noProof/>
                <w:webHidden/>
              </w:rPr>
              <w:t>48</w:t>
            </w:r>
            <w:r w:rsidR="00E229A9">
              <w:rPr>
                <w:noProof/>
                <w:webHidden/>
              </w:rPr>
              <w:fldChar w:fldCharType="end"/>
            </w:r>
          </w:hyperlink>
        </w:p>
        <w:p w14:paraId="4A0327AA" w14:textId="1455A17E"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17" w:history="1">
            <w:r w:rsidR="00E229A9" w:rsidRPr="00F63275">
              <w:rPr>
                <w:rStyle w:val="Hyperlink"/>
                <w:noProof/>
              </w:rPr>
              <w:t>18.6.2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The Colour Test Diagram</w:t>
            </w:r>
            <w:r w:rsidR="00E229A9">
              <w:rPr>
                <w:noProof/>
                <w:webHidden/>
              </w:rPr>
              <w:tab/>
            </w:r>
            <w:r w:rsidR="00E229A9">
              <w:rPr>
                <w:noProof/>
                <w:webHidden/>
              </w:rPr>
              <w:fldChar w:fldCharType="begin"/>
            </w:r>
            <w:r w:rsidR="00E229A9">
              <w:rPr>
                <w:noProof/>
                <w:webHidden/>
              </w:rPr>
              <w:instrText xml:space="preserve"> PAGEREF _Toc226035117 \h </w:instrText>
            </w:r>
            <w:r w:rsidR="00E229A9">
              <w:rPr>
                <w:noProof/>
                <w:webHidden/>
              </w:rPr>
            </w:r>
            <w:r w:rsidR="00E229A9">
              <w:rPr>
                <w:noProof/>
                <w:webHidden/>
              </w:rPr>
              <w:fldChar w:fldCharType="separate"/>
            </w:r>
            <w:r w:rsidR="00E229A9">
              <w:rPr>
                <w:noProof/>
                <w:webHidden/>
              </w:rPr>
              <w:t>48</w:t>
            </w:r>
            <w:r w:rsidR="00E229A9">
              <w:rPr>
                <w:noProof/>
                <w:webHidden/>
              </w:rPr>
              <w:fldChar w:fldCharType="end"/>
            </w:r>
          </w:hyperlink>
        </w:p>
        <w:p w14:paraId="76157FCB" w14:textId="763896BA"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18" w:history="1">
            <w:r w:rsidR="00E229A9" w:rsidRPr="00F63275">
              <w:rPr>
                <w:rStyle w:val="Hyperlink"/>
                <w:noProof/>
              </w:rPr>
              <w:t>18.6.3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Relationship to S-57 Chart 1</w:t>
            </w:r>
            <w:r w:rsidR="00E229A9">
              <w:rPr>
                <w:noProof/>
                <w:webHidden/>
              </w:rPr>
              <w:tab/>
            </w:r>
            <w:r w:rsidR="00E229A9">
              <w:rPr>
                <w:noProof/>
                <w:webHidden/>
              </w:rPr>
              <w:fldChar w:fldCharType="begin"/>
            </w:r>
            <w:r w:rsidR="00E229A9">
              <w:rPr>
                <w:noProof/>
                <w:webHidden/>
              </w:rPr>
              <w:instrText xml:space="preserve"> PAGEREF _Toc226035118 \h </w:instrText>
            </w:r>
            <w:r w:rsidR="00E229A9">
              <w:rPr>
                <w:noProof/>
                <w:webHidden/>
              </w:rPr>
            </w:r>
            <w:r w:rsidR="00E229A9">
              <w:rPr>
                <w:noProof/>
                <w:webHidden/>
              </w:rPr>
              <w:fldChar w:fldCharType="separate"/>
            </w:r>
            <w:r w:rsidR="00E229A9">
              <w:rPr>
                <w:noProof/>
                <w:webHidden/>
              </w:rPr>
              <w:t>50</w:t>
            </w:r>
            <w:r w:rsidR="00E229A9">
              <w:rPr>
                <w:noProof/>
                <w:webHidden/>
              </w:rPr>
              <w:fldChar w:fldCharType="end"/>
            </w:r>
          </w:hyperlink>
        </w:p>
        <w:p w14:paraId="31D48330" w14:textId="0AD0E322"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19" w:history="1">
            <w:r w:rsidR="00E229A9" w:rsidRPr="00F63275">
              <w:rPr>
                <w:rStyle w:val="Hyperlink"/>
                <w:noProof/>
              </w:rPr>
              <w:t>18.6.4</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The Black-adjust symbol</w:t>
            </w:r>
            <w:r w:rsidR="00E229A9">
              <w:rPr>
                <w:noProof/>
                <w:webHidden/>
              </w:rPr>
              <w:tab/>
            </w:r>
            <w:r w:rsidR="00E229A9">
              <w:rPr>
                <w:noProof/>
                <w:webHidden/>
              </w:rPr>
              <w:fldChar w:fldCharType="begin"/>
            </w:r>
            <w:r w:rsidR="00E229A9">
              <w:rPr>
                <w:noProof/>
                <w:webHidden/>
              </w:rPr>
              <w:instrText xml:space="preserve"> PAGEREF _Toc226035119 \h </w:instrText>
            </w:r>
            <w:r w:rsidR="00E229A9">
              <w:rPr>
                <w:noProof/>
                <w:webHidden/>
              </w:rPr>
            </w:r>
            <w:r w:rsidR="00E229A9">
              <w:rPr>
                <w:noProof/>
                <w:webHidden/>
              </w:rPr>
              <w:fldChar w:fldCharType="separate"/>
            </w:r>
            <w:r w:rsidR="00E229A9">
              <w:rPr>
                <w:noProof/>
                <w:webHidden/>
              </w:rPr>
              <w:t>50</w:t>
            </w:r>
            <w:r w:rsidR="00E229A9">
              <w:rPr>
                <w:noProof/>
                <w:webHidden/>
              </w:rPr>
              <w:fldChar w:fldCharType="end"/>
            </w:r>
          </w:hyperlink>
        </w:p>
        <w:p w14:paraId="40B98667" w14:textId="263F1D9F"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20" w:history="1">
            <w:r w:rsidR="00E229A9" w:rsidRPr="00F63275">
              <w:rPr>
                <w:rStyle w:val="Hyperlink"/>
                <w:noProof/>
              </w:rPr>
              <w:t>19</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Dataset Management</w:t>
            </w:r>
            <w:r w:rsidR="00E229A9">
              <w:rPr>
                <w:noProof/>
                <w:webHidden/>
              </w:rPr>
              <w:tab/>
            </w:r>
            <w:r w:rsidR="00E229A9">
              <w:rPr>
                <w:noProof/>
                <w:webHidden/>
              </w:rPr>
              <w:fldChar w:fldCharType="begin"/>
            </w:r>
            <w:r w:rsidR="00E229A9">
              <w:rPr>
                <w:noProof/>
                <w:webHidden/>
              </w:rPr>
              <w:instrText xml:space="preserve"> PAGEREF _Toc226035120 \h </w:instrText>
            </w:r>
            <w:r w:rsidR="00E229A9">
              <w:rPr>
                <w:noProof/>
                <w:webHidden/>
              </w:rPr>
            </w:r>
            <w:r w:rsidR="00E229A9">
              <w:rPr>
                <w:noProof/>
                <w:webHidden/>
              </w:rPr>
              <w:fldChar w:fldCharType="separate"/>
            </w:r>
            <w:r w:rsidR="00E229A9">
              <w:rPr>
                <w:noProof/>
                <w:webHidden/>
              </w:rPr>
              <w:t>50</w:t>
            </w:r>
            <w:r w:rsidR="00E229A9">
              <w:rPr>
                <w:noProof/>
                <w:webHidden/>
              </w:rPr>
              <w:fldChar w:fldCharType="end"/>
            </w:r>
          </w:hyperlink>
        </w:p>
        <w:p w14:paraId="2865FF93" w14:textId="2A8ED577"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21" w:history="1">
            <w:r w:rsidR="00E229A9" w:rsidRPr="00F63275">
              <w:rPr>
                <w:rStyle w:val="Hyperlink"/>
                <w:noProof/>
              </w:rPr>
              <w:t>19.1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Multiple Feature and Portrayal Catalogues</w:t>
            </w:r>
            <w:r w:rsidR="00E229A9">
              <w:rPr>
                <w:noProof/>
                <w:webHidden/>
              </w:rPr>
              <w:tab/>
            </w:r>
            <w:r w:rsidR="00E229A9">
              <w:rPr>
                <w:noProof/>
                <w:webHidden/>
              </w:rPr>
              <w:fldChar w:fldCharType="begin"/>
            </w:r>
            <w:r w:rsidR="00E229A9">
              <w:rPr>
                <w:noProof/>
                <w:webHidden/>
              </w:rPr>
              <w:instrText xml:space="preserve"> PAGEREF _Toc226035121 \h </w:instrText>
            </w:r>
            <w:r w:rsidR="00E229A9">
              <w:rPr>
                <w:noProof/>
                <w:webHidden/>
              </w:rPr>
            </w:r>
            <w:r w:rsidR="00E229A9">
              <w:rPr>
                <w:noProof/>
                <w:webHidden/>
              </w:rPr>
              <w:fldChar w:fldCharType="separate"/>
            </w:r>
            <w:r w:rsidR="00E229A9">
              <w:rPr>
                <w:noProof/>
                <w:webHidden/>
              </w:rPr>
              <w:t>51</w:t>
            </w:r>
            <w:r w:rsidR="00E229A9">
              <w:rPr>
                <w:noProof/>
                <w:webHidden/>
              </w:rPr>
              <w:fldChar w:fldCharType="end"/>
            </w:r>
          </w:hyperlink>
        </w:p>
        <w:p w14:paraId="6C0A824A" w14:textId="4A8160A0"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23" w:history="1">
            <w:r w:rsidR="00E229A9" w:rsidRPr="00F63275">
              <w:rPr>
                <w:rStyle w:val="Hyperlink"/>
                <w:noProof/>
              </w:rPr>
              <w:t>19.2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Portrayal and feature catalogue compatibility</w:t>
            </w:r>
            <w:r w:rsidR="00E229A9">
              <w:rPr>
                <w:noProof/>
                <w:webHidden/>
              </w:rPr>
              <w:tab/>
            </w:r>
            <w:r w:rsidR="00E229A9">
              <w:rPr>
                <w:noProof/>
                <w:webHidden/>
              </w:rPr>
              <w:fldChar w:fldCharType="begin"/>
            </w:r>
            <w:r w:rsidR="00E229A9">
              <w:rPr>
                <w:noProof/>
                <w:webHidden/>
              </w:rPr>
              <w:instrText xml:space="preserve"> PAGEREF _Toc226035123 \h </w:instrText>
            </w:r>
            <w:r w:rsidR="00E229A9">
              <w:rPr>
                <w:noProof/>
                <w:webHidden/>
              </w:rPr>
            </w:r>
            <w:r w:rsidR="00E229A9">
              <w:rPr>
                <w:noProof/>
                <w:webHidden/>
              </w:rPr>
              <w:fldChar w:fldCharType="separate"/>
            </w:r>
            <w:r w:rsidR="00E229A9">
              <w:rPr>
                <w:noProof/>
                <w:webHidden/>
              </w:rPr>
              <w:t>52</w:t>
            </w:r>
            <w:r w:rsidR="00E229A9">
              <w:rPr>
                <w:noProof/>
                <w:webHidden/>
              </w:rPr>
              <w:fldChar w:fldCharType="end"/>
            </w:r>
          </w:hyperlink>
        </w:p>
        <w:p w14:paraId="6A35538E" w14:textId="1413887D"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24" w:history="1">
            <w:r w:rsidR="00E229A9" w:rsidRPr="00F63275">
              <w:rPr>
                <w:rStyle w:val="Hyperlink"/>
                <w:noProof/>
              </w:rPr>
              <w:t>19.3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Dataset overlaps and gaps</w:t>
            </w:r>
            <w:r w:rsidR="00E229A9">
              <w:rPr>
                <w:noProof/>
                <w:webHidden/>
              </w:rPr>
              <w:tab/>
            </w:r>
            <w:r w:rsidR="00E229A9">
              <w:rPr>
                <w:noProof/>
                <w:webHidden/>
              </w:rPr>
              <w:fldChar w:fldCharType="begin"/>
            </w:r>
            <w:r w:rsidR="00E229A9">
              <w:rPr>
                <w:noProof/>
                <w:webHidden/>
              </w:rPr>
              <w:instrText xml:space="preserve"> PAGEREF _Toc226035124 \h </w:instrText>
            </w:r>
            <w:r w:rsidR="00E229A9">
              <w:rPr>
                <w:noProof/>
                <w:webHidden/>
              </w:rPr>
            </w:r>
            <w:r w:rsidR="00E229A9">
              <w:rPr>
                <w:noProof/>
                <w:webHidden/>
              </w:rPr>
              <w:fldChar w:fldCharType="separate"/>
            </w:r>
            <w:r w:rsidR="00E229A9">
              <w:rPr>
                <w:noProof/>
                <w:webHidden/>
              </w:rPr>
              <w:t>52</w:t>
            </w:r>
            <w:r w:rsidR="00E229A9">
              <w:rPr>
                <w:noProof/>
                <w:webHidden/>
              </w:rPr>
              <w:fldChar w:fldCharType="end"/>
            </w:r>
          </w:hyperlink>
        </w:p>
        <w:p w14:paraId="1AD36666" w14:textId="493AF6A6"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25" w:history="1">
            <w:r w:rsidR="00E229A9" w:rsidRPr="00F63275">
              <w:rPr>
                <w:rStyle w:val="Hyperlink"/>
                <w:noProof/>
              </w:rPr>
              <w:t>19.3.1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Overlaps in ENC coverage</w:t>
            </w:r>
            <w:r w:rsidR="00E229A9">
              <w:rPr>
                <w:noProof/>
                <w:webHidden/>
              </w:rPr>
              <w:tab/>
            </w:r>
            <w:r w:rsidR="00E229A9">
              <w:rPr>
                <w:noProof/>
                <w:webHidden/>
              </w:rPr>
              <w:fldChar w:fldCharType="begin"/>
            </w:r>
            <w:r w:rsidR="00E229A9">
              <w:rPr>
                <w:noProof/>
                <w:webHidden/>
              </w:rPr>
              <w:instrText xml:space="preserve"> PAGEREF _Toc226035125 \h </w:instrText>
            </w:r>
            <w:r w:rsidR="00E229A9">
              <w:rPr>
                <w:noProof/>
                <w:webHidden/>
              </w:rPr>
            </w:r>
            <w:r w:rsidR="00E229A9">
              <w:rPr>
                <w:noProof/>
                <w:webHidden/>
              </w:rPr>
              <w:fldChar w:fldCharType="separate"/>
            </w:r>
            <w:r w:rsidR="00E229A9">
              <w:rPr>
                <w:noProof/>
                <w:webHidden/>
              </w:rPr>
              <w:t>52</w:t>
            </w:r>
            <w:r w:rsidR="00E229A9">
              <w:rPr>
                <w:noProof/>
                <w:webHidden/>
              </w:rPr>
              <w:fldChar w:fldCharType="end"/>
            </w:r>
          </w:hyperlink>
        </w:p>
        <w:p w14:paraId="3B0C1B8A" w14:textId="25263444"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26" w:history="1">
            <w:r w:rsidR="00E229A9" w:rsidRPr="00F63275">
              <w:rPr>
                <w:rStyle w:val="Hyperlink"/>
                <w:noProof/>
              </w:rPr>
              <w:t>19.3.2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Overlaps and gaps between other data products</w:t>
            </w:r>
            <w:r w:rsidR="00E229A9">
              <w:rPr>
                <w:noProof/>
                <w:webHidden/>
              </w:rPr>
              <w:tab/>
            </w:r>
            <w:r w:rsidR="00E229A9">
              <w:rPr>
                <w:noProof/>
                <w:webHidden/>
              </w:rPr>
              <w:fldChar w:fldCharType="begin"/>
            </w:r>
            <w:r w:rsidR="00E229A9">
              <w:rPr>
                <w:noProof/>
                <w:webHidden/>
              </w:rPr>
              <w:instrText xml:space="preserve"> PAGEREF _Toc226035126 \h </w:instrText>
            </w:r>
            <w:r w:rsidR="00E229A9">
              <w:rPr>
                <w:noProof/>
                <w:webHidden/>
              </w:rPr>
            </w:r>
            <w:r w:rsidR="00E229A9">
              <w:rPr>
                <w:noProof/>
                <w:webHidden/>
              </w:rPr>
              <w:fldChar w:fldCharType="separate"/>
            </w:r>
            <w:r w:rsidR="00E229A9">
              <w:rPr>
                <w:noProof/>
                <w:webHidden/>
              </w:rPr>
              <w:t>52</w:t>
            </w:r>
            <w:r w:rsidR="00E229A9">
              <w:rPr>
                <w:noProof/>
                <w:webHidden/>
              </w:rPr>
              <w:fldChar w:fldCharType="end"/>
            </w:r>
          </w:hyperlink>
        </w:p>
        <w:p w14:paraId="5A8957B8" w14:textId="07AA2FD4"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27" w:history="1">
            <w:r w:rsidR="00E229A9" w:rsidRPr="00F63275">
              <w:rPr>
                <w:rStyle w:val="Hyperlink"/>
                <w:noProof/>
              </w:rPr>
              <w:t>19.4</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Updating Datasets on ECDIS</w:t>
            </w:r>
            <w:r w:rsidR="00E229A9">
              <w:rPr>
                <w:noProof/>
                <w:webHidden/>
              </w:rPr>
              <w:tab/>
            </w:r>
            <w:r w:rsidR="00E229A9">
              <w:rPr>
                <w:noProof/>
                <w:webHidden/>
              </w:rPr>
              <w:fldChar w:fldCharType="begin"/>
            </w:r>
            <w:r w:rsidR="00E229A9">
              <w:rPr>
                <w:noProof/>
                <w:webHidden/>
              </w:rPr>
              <w:instrText xml:space="preserve"> PAGEREF _Toc226035127 \h </w:instrText>
            </w:r>
            <w:r w:rsidR="00E229A9">
              <w:rPr>
                <w:noProof/>
                <w:webHidden/>
              </w:rPr>
            </w:r>
            <w:r w:rsidR="00E229A9">
              <w:rPr>
                <w:noProof/>
                <w:webHidden/>
              </w:rPr>
              <w:fldChar w:fldCharType="separate"/>
            </w:r>
            <w:r w:rsidR="00E229A9">
              <w:rPr>
                <w:noProof/>
                <w:webHidden/>
              </w:rPr>
              <w:t>52</w:t>
            </w:r>
            <w:r w:rsidR="00E229A9">
              <w:rPr>
                <w:noProof/>
                <w:webHidden/>
              </w:rPr>
              <w:fldChar w:fldCharType="end"/>
            </w:r>
          </w:hyperlink>
        </w:p>
        <w:p w14:paraId="61F71ED5" w14:textId="503ADD7E"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28" w:history="1">
            <w:r w:rsidR="00E229A9" w:rsidRPr="00F63275">
              <w:rPr>
                <w:rStyle w:val="Hyperlink"/>
                <w:noProof/>
              </w:rPr>
              <w:t>19.4.1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Introduction</w:t>
            </w:r>
            <w:r w:rsidR="00E229A9">
              <w:rPr>
                <w:noProof/>
                <w:webHidden/>
              </w:rPr>
              <w:tab/>
            </w:r>
            <w:r w:rsidR="00E229A9">
              <w:rPr>
                <w:noProof/>
                <w:webHidden/>
              </w:rPr>
              <w:fldChar w:fldCharType="begin"/>
            </w:r>
            <w:r w:rsidR="00E229A9">
              <w:rPr>
                <w:noProof/>
                <w:webHidden/>
              </w:rPr>
              <w:instrText xml:space="preserve"> PAGEREF _Toc226035128 \h </w:instrText>
            </w:r>
            <w:r w:rsidR="00E229A9">
              <w:rPr>
                <w:noProof/>
                <w:webHidden/>
              </w:rPr>
            </w:r>
            <w:r w:rsidR="00E229A9">
              <w:rPr>
                <w:noProof/>
                <w:webHidden/>
              </w:rPr>
              <w:fldChar w:fldCharType="separate"/>
            </w:r>
            <w:r w:rsidR="00E229A9">
              <w:rPr>
                <w:noProof/>
                <w:webHidden/>
              </w:rPr>
              <w:t>52</w:t>
            </w:r>
            <w:r w:rsidR="00E229A9">
              <w:rPr>
                <w:noProof/>
                <w:webHidden/>
              </w:rPr>
              <w:fldChar w:fldCharType="end"/>
            </w:r>
          </w:hyperlink>
        </w:p>
        <w:p w14:paraId="6066CE48" w14:textId="052C25EA"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29" w:history="1">
            <w:r w:rsidR="00E229A9" w:rsidRPr="00F63275">
              <w:rPr>
                <w:rStyle w:val="Hyperlink"/>
                <w:noProof/>
              </w:rPr>
              <w:t>19.4.2</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General requirements</w:t>
            </w:r>
            <w:r w:rsidR="00E229A9">
              <w:rPr>
                <w:noProof/>
                <w:webHidden/>
              </w:rPr>
              <w:tab/>
            </w:r>
            <w:r w:rsidR="00E229A9">
              <w:rPr>
                <w:noProof/>
                <w:webHidden/>
              </w:rPr>
              <w:fldChar w:fldCharType="begin"/>
            </w:r>
            <w:r w:rsidR="00E229A9">
              <w:rPr>
                <w:noProof/>
                <w:webHidden/>
              </w:rPr>
              <w:instrText xml:space="preserve"> PAGEREF _Toc226035129 \h </w:instrText>
            </w:r>
            <w:r w:rsidR="00E229A9">
              <w:rPr>
                <w:noProof/>
                <w:webHidden/>
              </w:rPr>
            </w:r>
            <w:r w:rsidR="00E229A9">
              <w:rPr>
                <w:noProof/>
                <w:webHidden/>
              </w:rPr>
              <w:fldChar w:fldCharType="separate"/>
            </w:r>
            <w:r w:rsidR="00E229A9">
              <w:rPr>
                <w:noProof/>
                <w:webHidden/>
              </w:rPr>
              <w:t>53</w:t>
            </w:r>
            <w:r w:rsidR="00E229A9">
              <w:rPr>
                <w:noProof/>
                <w:webHidden/>
              </w:rPr>
              <w:fldChar w:fldCharType="end"/>
            </w:r>
          </w:hyperlink>
        </w:p>
        <w:p w14:paraId="6304987D" w14:textId="5332B73D"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30" w:history="1">
            <w:r w:rsidR="00E229A9" w:rsidRPr="00F63275">
              <w:rPr>
                <w:rStyle w:val="Hyperlink"/>
                <w:noProof/>
              </w:rPr>
              <w:t>19.4.3</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rPr>
              <w:t>Automatic Update</w:t>
            </w:r>
            <w:r w:rsidR="00E229A9">
              <w:rPr>
                <w:noProof/>
                <w:webHidden/>
              </w:rPr>
              <w:tab/>
            </w:r>
            <w:r w:rsidR="00E229A9">
              <w:rPr>
                <w:noProof/>
                <w:webHidden/>
              </w:rPr>
              <w:fldChar w:fldCharType="begin"/>
            </w:r>
            <w:r w:rsidR="00E229A9">
              <w:rPr>
                <w:noProof/>
                <w:webHidden/>
              </w:rPr>
              <w:instrText xml:space="preserve"> PAGEREF _Toc226035130 \h </w:instrText>
            </w:r>
            <w:r w:rsidR="00E229A9">
              <w:rPr>
                <w:noProof/>
                <w:webHidden/>
              </w:rPr>
            </w:r>
            <w:r w:rsidR="00E229A9">
              <w:rPr>
                <w:noProof/>
                <w:webHidden/>
              </w:rPr>
              <w:fldChar w:fldCharType="separate"/>
            </w:r>
            <w:r w:rsidR="00E229A9">
              <w:rPr>
                <w:noProof/>
                <w:webHidden/>
              </w:rPr>
              <w:t>53</w:t>
            </w:r>
            <w:r w:rsidR="00E229A9">
              <w:rPr>
                <w:noProof/>
                <w:webHidden/>
              </w:rPr>
              <w:fldChar w:fldCharType="end"/>
            </w:r>
          </w:hyperlink>
        </w:p>
        <w:p w14:paraId="425AE8AC" w14:textId="01F88EB2"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31" w:history="1">
            <w:r w:rsidR="00E229A9" w:rsidRPr="00F63275">
              <w:rPr>
                <w:rStyle w:val="Hyperlink"/>
                <w:noProof/>
              </w:rPr>
              <w:t>19.5</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New editions, re-issues, cancellations and updates of datasets</w:t>
            </w:r>
            <w:r w:rsidR="00E229A9">
              <w:rPr>
                <w:noProof/>
                <w:webHidden/>
              </w:rPr>
              <w:tab/>
            </w:r>
            <w:r w:rsidR="00E229A9">
              <w:rPr>
                <w:noProof/>
                <w:webHidden/>
              </w:rPr>
              <w:fldChar w:fldCharType="begin"/>
            </w:r>
            <w:r w:rsidR="00E229A9">
              <w:rPr>
                <w:noProof/>
                <w:webHidden/>
              </w:rPr>
              <w:instrText xml:space="preserve"> PAGEREF _Toc226035131 \h </w:instrText>
            </w:r>
            <w:r w:rsidR="00E229A9">
              <w:rPr>
                <w:noProof/>
                <w:webHidden/>
              </w:rPr>
            </w:r>
            <w:r w:rsidR="00E229A9">
              <w:rPr>
                <w:noProof/>
                <w:webHidden/>
              </w:rPr>
              <w:fldChar w:fldCharType="separate"/>
            </w:r>
            <w:r w:rsidR="00E229A9">
              <w:rPr>
                <w:noProof/>
                <w:webHidden/>
              </w:rPr>
              <w:t>54</w:t>
            </w:r>
            <w:r w:rsidR="00E229A9">
              <w:rPr>
                <w:noProof/>
                <w:webHidden/>
              </w:rPr>
              <w:fldChar w:fldCharType="end"/>
            </w:r>
          </w:hyperlink>
        </w:p>
        <w:p w14:paraId="349CF297" w14:textId="4D982C08"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32" w:history="1">
            <w:r w:rsidR="00E229A9" w:rsidRPr="00F63275">
              <w:rPr>
                <w:rStyle w:val="Hyperlink"/>
                <w:noProof/>
              </w:rPr>
              <w:t>20</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Dataset Support Files</w:t>
            </w:r>
            <w:r w:rsidR="00E229A9">
              <w:rPr>
                <w:noProof/>
                <w:webHidden/>
              </w:rPr>
              <w:tab/>
            </w:r>
            <w:r w:rsidR="00E229A9">
              <w:rPr>
                <w:noProof/>
                <w:webHidden/>
              </w:rPr>
              <w:fldChar w:fldCharType="begin"/>
            </w:r>
            <w:r w:rsidR="00E229A9">
              <w:rPr>
                <w:noProof/>
                <w:webHidden/>
              </w:rPr>
              <w:instrText xml:space="preserve"> PAGEREF _Toc226035132 \h </w:instrText>
            </w:r>
            <w:r w:rsidR="00E229A9">
              <w:rPr>
                <w:noProof/>
                <w:webHidden/>
              </w:rPr>
            </w:r>
            <w:r w:rsidR="00E229A9">
              <w:rPr>
                <w:noProof/>
                <w:webHidden/>
              </w:rPr>
              <w:fldChar w:fldCharType="separate"/>
            </w:r>
            <w:r w:rsidR="00E229A9">
              <w:rPr>
                <w:noProof/>
                <w:webHidden/>
              </w:rPr>
              <w:t>54</w:t>
            </w:r>
            <w:r w:rsidR="00E229A9">
              <w:rPr>
                <w:noProof/>
                <w:webHidden/>
              </w:rPr>
              <w:fldChar w:fldCharType="end"/>
            </w:r>
          </w:hyperlink>
        </w:p>
        <w:p w14:paraId="0413581C" w14:textId="1D923E1B"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33" w:history="1">
            <w:r w:rsidR="00E229A9" w:rsidRPr="00F63275">
              <w:rPr>
                <w:rStyle w:val="Hyperlink"/>
                <w:noProof/>
              </w:rPr>
              <w:t>20.1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Exchange set delivery</w:t>
            </w:r>
            <w:r w:rsidR="00E229A9">
              <w:rPr>
                <w:noProof/>
                <w:webHidden/>
              </w:rPr>
              <w:tab/>
            </w:r>
            <w:r w:rsidR="00E229A9">
              <w:rPr>
                <w:noProof/>
                <w:webHidden/>
              </w:rPr>
              <w:fldChar w:fldCharType="begin"/>
            </w:r>
            <w:r w:rsidR="00E229A9">
              <w:rPr>
                <w:noProof/>
                <w:webHidden/>
              </w:rPr>
              <w:instrText xml:space="preserve"> PAGEREF _Toc226035133 \h </w:instrText>
            </w:r>
            <w:r w:rsidR="00E229A9">
              <w:rPr>
                <w:noProof/>
                <w:webHidden/>
              </w:rPr>
            </w:r>
            <w:r w:rsidR="00E229A9">
              <w:rPr>
                <w:noProof/>
                <w:webHidden/>
              </w:rPr>
              <w:fldChar w:fldCharType="separate"/>
            </w:r>
            <w:r w:rsidR="00E229A9">
              <w:rPr>
                <w:noProof/>
                <w:webHidden/>
              </w:rPr>
              <w:t>54</w:t>
            </w:r>
            <w:r w:rsidR="00E229A9">
              <w:rPr>
                <w:noProof/>
                <w:webHidden/>
              </w:rPr>
              <w:fldChar w:fldCharType="end"/>
            </w:r>
          </w:hyperlink>
        </w:p>
        <w:p w14:paraId="7527E80F" w14:textId="5F25676C"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34" w:history="1">
            <w:r w:rsidR="00E229A9" w:rsidRPr="00F63275">
              <w:rPr>
                <w:rStyle w:val="Hyperlink"/>
                <w:noProof/>
              </w:rPr>
              <w:t>20.2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Management of automatic updates to Dataset Support files</w:t>
            </w:r>
            <w:r w:rsidR="00E229A9">
              <w:rPr>
                <w:noProof/>
                <w:webHidden/>
              </w:rPr>
              <w:tab/>
            </w:r>
            <w:r w:rsidR="00E229A9">
              <w:rPr>
                <w:noProof/>
                <w:webHidden/>
              </w:rPr>
              <w:fldChar w:fldCharType="begin"/>
            </w:r>
            <w:r w:rsidR="00E229A9">
              <w:rPr>
                <w:noProof/>
                <w:webHidden/>
              </w:rPr>
              <w:instrText xml:space="preserve"> PAGEREF _Toc226035134 \h </w:instrText>
            </w:r>
            <w:r w:rsidR="00E229A9">
              <w:rPr>
                <w:noProof/>
                <w:webHidden/>
              </w:rPr>
            </w:r>
            <w:r w:rsidR="00E229A9">
              <w:rPr>
                <w:noProof/>
                <w:webHidden/>
              </w:rPr>
              <w:fldChar w:fldCharType="separate"/>
            </w:r>
            <w:r w:rsidR="00E229A9">
              <w:rPr>
                <w:noProof/>
                <w:webHidden/>
              </w:rPr>
              <w:t>55</w:t>
            </w:r>
            <w:r w:rsidR="00E229A9">
              <w:rPr>
                <w:noProof/>
                <w:webHidden/>
              </w:rPr>
              <w:fldChar w:fldCharType="end"/>
            </w:r>
          </w:hyperlink>
        </w:p>
        <w:p w14:paraId="16FE8901" w14:textId="6F94207A"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35" w:history="1">
            <w:r w:rsidR="00E229A9" w:rsidRPr="00F63275">
              <w:rPr>
                <w:rStyle w:val="Hyperlink"/>
                <w:noProof/>
              </w:rPr>
              <w:t>20.3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Dataset Support File formats.</w:t>
            </w:r>
            <w:r w:rsidR="00E229A9">
              <w:rPr>
                <w:noProof/>
                <w:webHidden/>
              </w:rPr>
              <w:tab/>
            </w:r>
            <w:r w:rsidR="00E229A9">
              <w:rPr>
                <w:noProof/>
                <w:webHidden/>
              </w:rPr>
              <w:fldChar w:fldCharType="begin"/>
            </w:r>
            <w:r w:rsidR="00E229A9">
              <w:rPr>
                <w:noProof/>
                <w:webHidden/>
              </w:rPr>
              <w:instrText xml:space="preserve"> PAGEREF _Toc226035135 \h </w:instrText>
            </w:r>
            <w:r w:rsidR="00E229A9">
              <w:rPr>
                <w:noProof/>
                <w:webHidden/>
              </w:rPr>
            </w:r>
            <w:r w:rsidR="00E229A9">
              <w:rPr>
                <w:noProof/>
                <w:webHidden/>
              </w:rPr>
              <w:fldChar w:fldCharType="separate"/>
            </w:r>
            <w:r w:rsidR="00E229A9">
              <w:rPr>
                <w:noProof/>
                <w:webHidden/>
              </w:rPr>
              <w:t>55</w:t>
            </w:r>
            <w:r w:rsidR="00E229A9">
              <w:rPr>
                <w:noProof/>
                <w:webHidden/>
              </w:rPr>
              <w:fldChar w:fldCharType="end"/>
            </w:r>
          </w:hyperlink>
        </w:p>
        <w:p w14:paraId="3DDAA116" w14:textId="6CF67E38"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36" w:history="1">
            <w:r w:rsidR="00E229A9" w:rsidRPr="00F63275">
              <w:rPr>
                <w:rStyle w:val="Hyperlink"/>
                <w:noProof/>
              </w:rPr>
              <w:t>Appendix A – Manual Updates</w:t>
            </w:r>
            <w:r w:rsidR="00E229A9">
              <w:rPr>
                <w:noProof/>
                <w:webHidden/>
              </w:rPr>
              <w:tab/>
            </w:r>
            <w:r w:rsidR="00E229A9">
              <w:rPr>
                <w:noProof/>
                <w:webHidden/>
              </w:rPr>
              <w:fldChar w:fldCharType="begin"/>
            </w:r>
            <w:r w:rsidR="00E229A9">
              <w:rPr>
                <w:noProof/>
                <w:webHidden/>
              </w:rPr>
              <w:instrText xml:space="preserve"> PAGEREF _Toc226035136 \h </w:instrText>
            </w:r>
            <w:r w:rsidR="00E229A9">
              <w:rPr>
                <w:noProof/>
                <w:webHidden/>
              </w:rPr>
            </w:r>
            <w:r w:rsidR="00E229A9">
              <w:rPr>
                <w:noProof/>
                <w:webHidden/>
              </w:rPr>
              <w:fldChar w:fldCharType="separate"/>
            </w:r>
            <w:r w:rsidR="00E229A9">
              <w:rPr>
                <w:noProof/>
                <w:webHidden/>
              </w:rPr>
              <w:t>57</w:t>
            </w:r>
            <w:r w:rsidR="00E229A9">
              <w:rPr>
                <w:noProof/>
                <w:webHidden/>
              </w:rPr>
              <w:fldChar w:fldCharType="end"/>
            </w:r>
          </w:hyperlink>
        </w:p>
        <w:p w14:paraId="0762ABE7" w14:textId="293FAF54"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37" w:history="1">
            <w:r w:rsidR="00E229A9" w:rsidRPr="00F63275">
              <w:rPr>
                <w:rStyle w:val="Hyperlink"/>
                <w:noProof/>
              </w:rPr>
              <w:t>A-1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Introduction</w:t>
            </w:r>
            <w:r w:rsidR="00E229A9">
              <w:rPr>
                <w:noProof/>
                <w:webHidden/>
              </w:rPr>
              <w:tab/>
            </w:r>
            <w:r w:rsidR="00E229A9">
              <w:rPr>
                <w:noProof/>
                <w:webHidden/>
              </w:rPr>
              <w:fldChar w:fldCharType="begin"/>
            </w:r>
            <w:r w:rsidR="00E229A9">
              <w:rPr>
                <w:noProof/>
                <w:webHidden/>
              </w:rPr>
              <w:instrText xml:space="preserve"> PAGEREF _Toc226035137 \h </w:instrText>
            </w:r>
            <w:r w:rsidR="00E229A9">
              <w:rPr>
                <w:noProof/>
                <w:webHidden/>
              </w:rPr>
            </w:r>
            <w:r w:rsidR="00E229A9">
              <w:rPr>
                <w:noProof/>
                <w:webHidden/>
              </w:rPr>
              <w:fldChar w:fldCharType="separate"/>
            </w:r>
            <w:r w:rsidR="00E229A9">
              <w:rPr>
                <w:noProof/>
                <w:webHidden/>
              </w:rPr>
              <w:t>57</w:t>
            </w:r>
            <w:r w:rsidR="00E229A9">
              <w:rPr>
                <w:noProof/>
                <w:webHidden/>
              </w:rPr>
              <w:fldChar w:fldCharType="end"/>
            </w:r>
          </w:hyperlink>
        </w:p>
        <w:p w14:paraId="6F696766" w14:textId="3187B31A"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38" w:history="1">
            <w:r w:rsidR="00E229A9" w:rsidRPr="00F63275">
              <w:rPr>
                <w:rStyle w:val="Hyperlink"/>
                <w:noProof/>
              </w:rPr>
              <w:t>A-2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Attribution of Manual Update Features</w:t>
            </w:r>
            <w:r w:rsidR="00E229A9">
              <w:rPr>
                <w:noProof/>
                <w:webHidden/>
              </w:rPr>
              <w:tab/>
            </w:r>
            <w:r w:rsidR="00E229A9">
              <w:rPr>
                <w:noProof/>
                <w:webHidden/>
              </w:rPr>
              <w:fldChar w:fldCharType="begin"/>
            </w:r>
            <w:r w:rsidR="00E229A9">
              <w:rPr>
                <w:noProof/>
                <w:webHidden/>
              </w:rPr>
              <w:instrText xml:space="preserve"> PAGEREF _Toc226035138 \h </w:instrText>
            </w:r>
            <w:r w:rsidR="00E229A9">
              <w:rPr>
                <w:noProof/>
                <w:webHidden/>
              </w:rPr>
            </w:r>
            <w:r w:rsidR="00E229A9">
              <w:rPr>
                <w:noProof/>
                <w:webHidden/>
              </w:rPr>
              <w:fldChar w:fldCharType="separate"/>
            </w:r>
            <w:r w:rsidR="00E229A9">
              <w:rPr>
                <w:noProof/>
                <w:webHidden/>
              </w:rPr>
              <w:t>59</w:t>
            </w:r>
            <w:r w:rsidR="00E229A9">
              <w:rPr>
                <w:noProof/>
                <w:webHidden/>
              </w:rPr>
              <w:fldChar w:fldCharType="end"/>
            </w:r>
          </w:hyperlink>
        </w:p>
        <w:p w14:paraId="39B0B3E2" w14:textId="0CDD88D3"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39" w:history="1">
            <w:r w:rsidR="00E229A9" w:rsidRPr="00F63275">
              <w:rPr>
                <w:rStyle w:val="Hyperlink"/>
                <w:noProof/>
              </w:rPr>
              <w:t>Appendix B: S-100 Data Import Error Codes and Explanations</w:t>
            </w:r>
            <w:r w:rsidR="00E229A9">
              <w:rPr>
                <w:noProof/>
                <w:webHidden/>
              </w:rPr>
              <w:tab/>
            </w:r>
            <w:r w:rsidR="00E229A9">
              <w:rPr>
                <w:noProof/>
                <w:webHidden/>
              </w:rPr>
              <w:fldChar w:fldCharType="begin"/>
            </w:r>
            <w:r w:rsidR="00E229A9">
              <w:rPr>
                <w:noProof/>
                <w:webHidden/>
              </w:rPr>
              <w:instrText xml:space="preserve"> PAGEREF _Toc226035139 \h </w:instrText>
            </w:r>
            <w:r w:rsidR="00E229A9">
              <w:rPr>
                <w:noProof/>
                <w:webHidden/>
              </w:rPr>
            </w:r>
            <w:r w:rsidR="00E229A9">
              <w:rPr>
                <w:noProof/>
                <w:webHidden/>
              </w:rPr>
              <w:fldChar w:fldCharType="separate"/>
            </w:r>
            <w:r w:rsidR="00E229A9">
              <w:rPr>
                <w:noProof/>
                <w:webHidden/>
              </w:rPr>
              <w:t>60</w:t>
            </w:r>
            <w:r w:rsidR="00E229A9">
              <w:rPr>
                <w:noProof/>
                <w:webHidden/>
              </w:rPr>
              <w:fldChar w:fldCharType="end"/>
            </w:r>
          </w:hyperlink>
        </w:p>
        <w:p w14:paraId="4AF1BA72" w14:textId="2CE8FE96"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40" w:history="1">
            <w:r w:rsidR="00E229A9" w:rsidRPr="00F63275">
              <w:rPr>
                <w:rStyle w:val="Hyperlink"/>
                <w:noProof/>
              </w:rPr>
              <w:t>B-1.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Introduction.</w:t>
            </w:r>
            <w:r w:rsidR="00E229A9">
              <w:rPr>
                <w:noProof/>
                <w:webHidden/>
              </w:rPr>
              <w:tab/>
            </w:r>
            <w:r w:rsidR="00E229A9">
              <w:rPr>
                <w:noProof/>
                <w:webHidden/>
              </w:rPr>
              <w:fldChar w:fldCharType="begin"/>
            </w:r>
            <w:r w:rsidR="00E229A9">
              <w:rPr>
                <w:noProof/>
                <w:webHidden/>
              </w:rPr>
              <w:instrText xml:space="preserve"> PAGEREF _Toc226035140 \h </w:instrText>
            </w:r>
            <w:r w:rsidR="00E229A9">
              <w:rPr>
                <w:noProof/>
                <w:webHidden/>
              </w:rPr>
            </w:r>
            <w:r w:rsidR="00E229A9">
              <w:rPr>
                <w:noProof/>
                <w:webHidden/>
              </w:rPr>
              <w:fldChar w:fldCharType="separate"/>
            </w:r>
            <w:r w:rsidR="00E229A9">
              <w:rPr>
                <w:noProof/>
                <w:webHidden/>
              </w:rPr>
              <w:t>60</w:t>
            </w:r>
            <w:r w:rsidR="00E229A9">
              <w:rPr>
                <w:noProof/>
                <w:webHidden/>
              </w:rPr>
              <w:fldChar w:fldCharType="end"/>
            </w:r>
          </w:hyperlink>
        </w:p>
        <w:p w14:paraId="368A7CFC" w14:textId="7A6A0840"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41" w:history="1">
            <w:r w:rsidR="00E229A9" w:rsidRPr="00F63275">
              <w:rPr>
                <w:rStyle w:val="Hyperlink"/>
                <w:noProof/>
              </w:rPr>
              <w:t>B-2.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Error code descriptions.</w:t>
            </w:r>
            <w:r w:rsidR="00E229A9">
              <w:rPr>
                <w:noProof/>
                <w:webHidden/>
              </w:rPr>
              <w:tab/>
            </w:r>
            <w:r w:rsidR="00E229A9">
              <w:rPr>
                <w:noProof/>
                <w:webHidden/>
              </w:rPr>
              <w:fldChar w:fldCharType="begin"/>
            </w:r>
            <w:r w:rsidR="00E229A9">
              <w:rPr>
                <w:noProof/>
                <w:webHidden/>
              </w:rPr>
              <w:instrText xml:space="preserve"> PAGEREF _Toc226035141 \h </w:instrText>
            </w:r>
            <w:r w:rsidR="00E229A9">
              <w:rPr>
                <w:noProof/>
                <w:webHidden/>
              </w:rPr>
            </w:r>
            <w:r w:rsidR="00E229A9">
              <w:rPr>
                <w:noProof/>
                <w:webHidden/>
              </w:rPr>
              <w:fldChar w:fldCharType="separate"/>
            </w:r>
            <w:r w:rsidR="00E229A9">
              <w:rPr>
                <w:noProof/>
                <w:webHidden/>
              </w:rPr>
              <w:t>61</w:t>
            </w:r>
            <w:r w:rsidR="00E229A9">
              <w:rPr>
                <w:noProof/>
                <w:webHidden/>
              </w:rPr>
              <w:fldChar w:fldCharType="end"/>
            </w:r>
          </w:hyperlink>
        </w:p>
        <w:p w14:paraId="79E993A7" w14:textId="29B4848D"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42" w:history="1">
            <w:r w:rsidR="00E229A9" w:rsidRPr="00F63275">
              <w:rPr>
                <w:rStyle w:val="Hyperlink"/>
                <w:noProof/>
              </w:rPr>
              <w:t>B-3.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Exchange Set Installation on ECDIS</w:t>
            </w:r>
            <w:r w:rsidR="00E229A9">
              <w:rPr>
                <w:noProof/>
                <w:webHidden/>
              </w:rPr>
              <w:tab/>
            </w:r>
            <w:r w:rsidR="00E229A9">
              <w:rPr>
                <w:noProof/>
                <w:webHidden/>
              </w:rPr>
              <w:fldChar w:fldCharType="begin"/>
            </w:r>
            <w:r w:rsidR="00E229A9">
              <w:rPr>
                <w:noProof/>
                <w:webHidden/>
              </w:rPr>
              <w:instrText xml:space="preserve"> PAGEREF _Toc226035142 \h </w:instrText>
            </w:r>
            <w:r w:rsidR="00E229A9">
              <w:rPr>
                <w:noProof/>
                <w:webHidden/>
              </w:rPr>
            </w:r>
            <w:r w:rsidR="00E229A9">
              <w:rPr>
                <w:noProof/>
                <w:webHidden/>
              </w:rPr>
              <w:fldChar w:fldCharType="separate"/>
            </w:r>
            <w:r w:rsidR="00E229A9">
              <w:rPr>
                <w:noProof/>
                <w:webHidden/>
              </w:rPr>
              <w:t>63</w:t>
            </w:r>
            <w:r w:rsidR="00E229A9">
              <w:rPr>
                <w:noProof/>
                <w:webHidden/>
              </w:rPr>
              <w:fldChar w:fldCharType="end"/>
            </w:r>
          </w:hyperlink>
        </w:p>
        <w:p w14:paraId="10D27225" w14:textId="009FB896"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43" w:history="1">
            <w:r w:rsidR="00E229A9" w:rsidRPr="00F63275">
              <w:rPr>
                <w:rStyle w:val="Hyperlink"/>
                <w:noProof/>
              </w:rPr>
              <w:t>Appendix C  -  ECDIS Update Status Reports</w:t>
            </w:r>
            <w:r w:rsidR="00E229A9">
              <w:rPr>
                <w:noProof/>
                <w:webHidden/>
              </w:rPr>
              <w:tab/>
            </w:r>
            <w:r w:rsidR="00E229A9">
              <w:rPr>
                <w:noProof/>
                <w:webHidden/>
              </w:rPr>
              <w:fldChar w:fldCharType="begin"/>
            </w:r>
            <w:r w:rsidR="00E229A9">
              <w:rPr>
                <w:noProof/>
                <w:webHidden/>
              </w:rPr>
              <w:instrText xml:space="preserve"> PAGEREF _Toc226035143 \h </w:instrText>
            </w:r>
            <w:r w:rsidR="00E229A9">
              <w:rPr>
                <w:noProof/>
                <w:webHidden/>
              </w:rPr>
            </w:r>
            <w:r w:rsidR="00E229A9">
              <w:rPr>
                <w:noProof/>
                <w:webHidden/>
              </w:rPr>
              <w:fldChar w:fldCharType="separate"/>
            </w:r>
            <w:r w:rsidR="00E229A9">
              <w:rPr>
                <w:noProof/>
                <w:webHidden/>
              </w:rPr>
              <w:t>67</w:t>
            </w:r>
            <w:r w:rsidR="00E229A9">
              <w:rPr>
                <w:noProof/>
                <w:webHidden/>
              </w:rPr>
              <w:fldChar w:fldCharType="end"/>
            </w:r>
          </w:hyperlink>
        </w:p>
        <w:p w14:paraId="7471AE4F" w14:textId="5E2940D0"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44" w:history="1">
            <w:r w:rsidR="00E229A9" w:rsidRPr="00F63275">
              <w:rPr>
                <w:rStyle w:val="Hyperlink"/>
                <w:noProof/>
              </w:rPr>
              <w:t>C-1</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Purpose</w:t>
            </w:r>
            <w:r w:rsidR="00E229A9">
              <w:rPr>
                <w:noProof/>
                <w:webHidden/>
              </w:rPr>
              <w:tab/>
            </w:r>
            <w:r w:rsidR="00E229A9">
              <w:rPr>
                <w:noProof/>
                <w:webHidden/>
              </w:rPr>
              <w:fldChar w:fldCharType="begin"/>
            </w:r>
            <w:r w:rsidR="00E229A9">
              <w:rPr>
                <w:noProof/>
                <w:webHidden/>
              </w:rPr>
              <w:instrText xml:space="preserve"> PAGEREF _Toc226035144 \h </w:instrText>
            </w:r>
            <w:r w:rsidR="00E229A9">
              <w:rPr>
                <w:noProof/>
                <w:webHidden/>
              </w:rPr>
            </w:r>
            <w:r w:rsidR="00E229A9">
              <w:rPr>
                <w:noProof/>
                <w:webHidden/>
              </w:rPr>
              <w:fldChar w:fldCharType="separate"/>
            </w:r>
            <w:r w:rsidR="00E229A9">
              <w:rPr>
                <w:noProof/>
                <w:webHidden/>
              </w:rPr>
              <w:t>67</w:t>
            </w:r>
            <w:r w:rsidR="00E229A9">
              <w:rPr>
                <w:noProof/>
                <w:webHidden/>
              </w:rPr>
              <w:fldChar w:fldCharType="end"/>
            </w:r>
          </w:hyperlink>
        </w:p>
        <w:p w14:paraId="483907BB" w14:textId="2520C621"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45" w:history="1">
            <w:r w:rsidR="00E229A9" w:rsidRPr="00F63275">
              <w:rPr>
                <w:rStyle w:val="Hyperlink"/>
                <w:noProof/>
              </w:rPr>
              <w:t>Appendix D – Enhanced Safety Contour and Water Level Adjustment</w:t>
            </w:r>
            <w:r w:rsidR="00E229A9">
              <w:rPr>
                <w:noProof/>
                <w:webHidden/>
              </w:rPr>
              <w:tab/>
            </w:r>
            <w:r w:rsidR="00E229A9">
              <w:rPr>
                <w:noProof/>
                <w:webHidden/>
              </w:rPr>
              <w:fldChar w:fldCharType="begin"/>
            </w:r>
            <w:r w:rsidR="00E229A9">
              <w:rPr>
                <w:noProof/>
                <w:webHidden/>
              </w:rPr>
              <w:instrText xml:space="preserve"> PAGEREF _Toc226035145 \h </w:instrText>
            </w:r>
            <w:r w:rsidR="00E229A9">
              <w:rPr>
                <w:noProof/>
                <w:webHidden/>
              </w:rPr>
            </w:r>
            <w:r w:rsidR="00E229A9">
              <w:rPr>
                <w:noProof/>
                <w:webHidden/>
              </w:rPr>
              <w:fldChar w:fldCharType="separate"/>
            </w:r>
            <w:r w:rsidR="00E229A9">
              <w:rPr>
                <w:noProof/>
                <w:webHidden/>
              </w:rPr>
              <w:t>74</w:t>
            </w:r>
            <w:r w:rsidR="00E229A9">
              <w:rPr>
                <w:noProof/>
                <w:webHidden/>
              </w:rPr>
              <w:fldChar w:fldCharType="end"/>
            </w:r>
          </w:hyperlink>
        </w:p>
        <w:p w14:paraId="4EEA74AA" w14:textId="238CFB48"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46" w:history="1">
            <w:r w:rsidR="00E229A9" w:rsidRPr="00F63275">
              <w:rPr>
                <w:rStyle w:val="Hyperlink"/>
                <w:noProof/>
              </w:rPr>
              <w:t>D-1</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Enhanced Safety Contour</w:t>
            </w:r>
            <w:r w:rsidR="00E229A9">
              <w:rPr>
                <w:noProof/>
                <w:webHidden/>
              </w:rPr>
              <w:tab/>
            </w:r>
            <w:r w:rsidR="00E229A9">
              <w:rPr>
                <w:noProof/>
                <w:webHidden/>
              </w:rPr>
              <w:fldChar w:fldCharType="begin"/>
            </w:r>
            <w:r w:rsidR="00E229A9">
              <w:rPr>
                <w:noProof/>
                <w:webHidden/>
              </w:rPr>
              <w:instrText xml:space="preserve"> PAGEREF _Toc226035146 \h </w:instrText>
            </w:r>
            <w:r w:rsidR="00E229A9">
              <w:rPr>
                <w:noProof/>
                <w:webHidden/>
              </w:rPr>
            </w:r>
            <w:r w:rsidR="00E229A9">
              <w:rPr>
                <w:noProof/>
                <w:webHidden/>
              </w:rPr>
              <w:fldChar w:fldCharType="separate"/>
            </w:r>
            <w:r w:rsidR="00E229A9">
              <w:rPr>
                <w:noProof/>
                <w:webHidden/>
              </w:rPr>
              <w:t>74</w:t>
            </w:r>
            <w:r w:rsidR="00E229A9">
              <w:rPr>
                <w:noProof/>
                <w:webHidden/>
              </w:rPr>
              <w:fldChar w:fldCharType="end"/>
            </w:r>
          </w:hyperlink>
        </w:p>
        <w:p w14:paraId="138A6E89" w14:textId="363DF1DD"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47" w:history="1">
            <w:r w:rsidR="00E229A9" w:rsidRPr="00F63275">
              <w:rPr>
                <w:rStyle w:val="Hyperlink"/>
                <w:noProof/>
              </w:rPr>
              <w:t>D-1.1</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Provision of Sun Illumination</w:t>
            </w:r>
            <w:r w:rsidR="00E229A9">
              <w:rPr>
                <w:noProof/>
                <w:webHidden/>
              </w:rPr>
              <w:tab/>
            </w:r>
            <w:r w:rsidR="00E229A9">
              <w:rPr>
                <w:noProof/>
                <w:webHidden/>
              </w:rPr>
              <w:fldChar w:fldCharType="begin"/>
            </w:r>
            <w:r w:rsidR="00E229A9">
              <w:rPr>
                <w:noProof/>
                <w:webHidden/>
              </w:rPr>
              <w:instrText xml:space="preserve"> PAGEREF _Toc226035147 \h </w:instrText>
            </w:r>
            <w:r w:rsidR="00E229A9">
              <w:rPr>
                <w:noProof/>
                <w:webHidden/>
              </w:rPr>
            </w:r>
            <w:r w:rsidR="00E229A9">
              <w:rPr>
                <w:noProof/>
                <w:webHidden/>
              </w:rPr>
              <w:fldChar w:fldCharType="separate"/>
            </w:r>
            <w:r w:rsidR="00E229A9">
              <w:rPr>
                <w:noProof/>
                <w:webHidden/>
              </w:rPr>
              <w:t>75</w:t>
            </w:r>
            <w:r w:rsidR="00E229A9">
              <w:rPr>
                <w:noProof/>
                <w:webHidden/>
              </w:rPr>
              <w:fldChar w:fldCharType="end"/>
            </w:r>
          </w:hyperlink>
        </w:p>
        <w:p w14:paraId="40BF29E7" w14:textId="6F4EE0D8"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48" w:history="1">
            <w:r w:rsidR="00E229A9" w:rsidRPr="00F63275">
              <w:rPr>
                <w:rStyle w:val="Hyperlink"/>
                <w:noProof/>
              </w:rPr>
              <w:t>D-1.2</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Control over the use of S-102</w:t>
            </w:r>
            <w:r w:rsidR="00E229A9">
              <w:rPr>
                <w:noProof/>
                <w:webHidden/>
              </w:rPr>
              <w:tab/>
            </w:r>
            <w:r w:rsidR="00E229A9">
              <w:rPr>
                <w:noProof/>
                <w:webHidden/>
              </w:rPr>
              <w:fldChar w:fldCharType="begin"/>
            </w:r>
            <w:r w:rsidR="00E229A9">
              <w:rPr>
                <w:noProof/>
                <w:webHidden/>
              </w:rPr>
              <w:instrText xml:space="preserve"> PAGEREF _Toc226035148 \h </w:instrText>
            </w:r>
            <w:r w:rsidR="00E229A9">
              <w:rPr>
                <w:noProof/>
                <w:webHidden/>
              </w:rPr>
            </w:r>
            <w:r w:rsidR="00E229A9">
              <w:rPr>
                <w:noProof/>
                <w:webHidden/>
              </w:rPr>
              <w:fldChar w:fldCharType="separate"/>
            </w:r>
            <w:r w:rsidR="00E229A9">
              <w:rPr>
                <w:noProof/>
                <w:webHidden/>
              </w:rPr>
              <w:t>75</w:t>
            </w:r>
            <w:r w:rsidR="00E229A9">
              <w:rPr>
                <w:noProof/>
                <w:webHidden/>
              </w:rPr>
              <w:fldChar w:fldCharType="end"/>
            </w:r>
          </w:hyperlink>
        </w:p>
        <w:p w14:paraId="00B75C3D" w14:textId="75D575EC"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49" w:history="1">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Data Constraints</w:t>
            </w:r>
            <w:r w:rsidR="00E229A9">
              <w:rPr>
                <w:noProof/>
                <w:webHidden/>
              </w:rPr>
              <w:tab/>
            </w:r>
            <w:r w:rsidR="00E229A9">
              <w:rPr>
                <w:noProof/>
                <w:webHidden/>
              </w:rPr>
              <w:fldChar w:fldCharType="begin"/>
            </w:r>
            <w:r w:rsidR="00E229A9">
              <w:rPr>
                <w:noProof/>
                <w:webHidden/>
              </w:rPr>
              <w:instrText xml:space="preserve"> PAGEREF _Toc226035149 \h </w:instrText>
            </w:r>
            <w:r w:rsidR="00E229A9">
              <w:rPr>
                <w:noProof/>
                <w:webHidden/>
              </w:rPr>
            </w:r>
            <w:r w:rsidR="00E229A9">
              <w:rPr>
                <w:noProof/>
                <w:webHidden/>
              </w:rPr>
              <w:fldChar w:fldCharType="separate"/>
            </w:r>
            <w:r w:rsidR="00E229A9">
              <w:rPr>
                <w:noProof/>
                <w:webHidden/>
              </w:rPr>
              <w:t>75</w:t>
            </w:r>
            <w:r w:rsidR="00E229A9">
              <w:rPr>
                <w:noProof/>
                <w:webHidden/>
              </w:rPr>
              <w:fldChar w:fldCharType="end"/>
            </w:r>
          </w:hyperlink>
        </w:p>
        <w:p w14:paraId="155A310E" w14:textId="11EBFF1B"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50" w:history="1">
            <w:r w:rsidR="00E229A9" w:rsidRPr="00F63275">
              <w:rPr>
                <w:rStyle w:val="Hyperlink"/>
                <w:noProof/>
              </w:rPr>
              <w:t>D-1.3</w:t>
            </w:r>
            <w:r w:rsidR="00E229A9">
              <w:rPr>
                <w:noProof/>
                <w:webHidden/>
              </w:rPr>
              <w:tab/>
            </w:r>
            <w:r w:rsidR="00E229A9">
              <w:rPr>
                <w:noProof/>
                <w:webHidden/>
              </w:rPr>
              <w:fldChar w:fldCharType="begin"/>
            </w:r>
            <w:r w:rsidR="00E229A9">
              <w:rPr>
                <w:noProof/>
                <w:webHidden/>
              </w:rPr>
              <w:instrText xml:space="preserve"> PAGEREF _Toc226035150 \h </w:instrText>
            </w:r>
            <w:r w:rsidR="00E229A9">
              <w:rPr>
                <w:noProof/>
                <w:webHidden/>
              </w:rPr>
            </w:r>
            <w:r w:rsidR="00E229A9">
              <w:rPr>
                <w:noProof/>
                <w:webHidden/>
              </w:rPr>
              <w:fldChar w:fldCharType="separate"/>
            </w:r>
            <w:r w:rsidR="00E229A9">
              <w:rPr>
                <w:noProof/>
                <w:webHidden/>
              </w:rPr>
              <w:t>75</w:t>
            </w:r>
            <w:r w:rsidR="00E229A9">
              <w:rPr>
                <w:noProof/>
                <w:webHidden/>
              </w:rPr>
              <w:fldChar w:fldCharType="end"/>
            </w:r>
          </w:hyperlink>
        </w:p>
        <w:p w14:paraId="4018B5F6" w14:textId="7BE17302"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51" w:history="1">
            <w:r w:rsidR="00E229A9" w:rsidRPr="00F63275">
              <w:rPr>
                <w:rStyle w:val="Hyperlink"/>
                <w:noProof/>
              </w:rPr>
              <w:t>D-1.4</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Enhanced Safety Contour Selection and Implementation</w:t>
            </w:r>
            <w:r w:rsidR="00E229A9">
              <w:rPr>
                <w:noProof/>
                <w:webHidden/>
              </w:rPr>
              <w:tab/>
            </w:r>
            <w:r w:rsidR="00E229A9">
              <w:rPr>
                <w:noProof/>
                <w:webHidden/>
              </w:rPr>
              <w:fldChar w:fldCharType="begin"/>
            </w:r>
            <w:r w:rsidR="00E229A9">
              <w:rPr>
                <w:noProof/>
                <w:webHidden/>
              </w:rPr>
              <w:instrText xml:space="preserve"> PAGEREF _Toc226035151 \h </w:instrText>
            </w:r>
            <w:r w:rsidR="00E229A9">
              <w:rPr>
                <w:noProof/>
                <w:webHidden/>
              </w:rPr>
            </w:r>
            <w:r w:rsidR="00E229A9">
              <w:rPr>
                <w:noProof/>
                <w:webHidden/>
              </w:rPr>
              <w:fldChar w:fldCharType="separate"/>
            </w:r>
            <w:r w:rsidR="00E229A9">
              <w:rPr>
                <w:noProof/>
                <w:webHidden/>
              </w:rPr>
              <w:t>76</w:t>
            </w:r>
            <w:r w:rsidR="00E229A9">
              <w:rPr>
                <w:noProof/>
                <w:webHidden/>
              </w:rPr>
              <w:fldChar w:fldCharType="end"/>
            </w:r>
          </w:hyperlink>
        </w:p>
        <w:p w14:paraId="0F09757A" w14:textId="678B6D6C"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52" w:history="1">
            <w:r w:rsidR="00E229A9" w:rsidRPr="00F63275">
              <w:rPr>
                <w:rStyle w:val="Hyperlink"/>
                <w:noProof/>
              </w:rPr>
              <w:t>D-1.5</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Vertical Uncertainty in the calculation of depth values.</w:t>
            </w:r>
            <w:r w:rsidR="00E229A9">
              <w:rPr>
                <w:noProof/>
                <w:webHidden/>
              </w:rPr>
              <w:tab/>
            </w:r>
            <w:r w:rsidR="00E229A9">
              <w:rPr>
                <w:noProof/>
                <w:webHidden/>
              </w:rPr>
              <w:fldChar w:fldCharType="begin"/>
            </w:r>
            <w:r w:rsidR="00E229A9">
              <w:rPr>
                <w:noProof/>
                <w:webHidden/>
              </w:rPr>
              <w:instrText xml:space="preserve"> PAGEREF _Toc226035152 \h </w:instrText>
            </w:r>
            <w:r w:rsidR="00E229A9">
              <w:rPr>
                <w:noProof/>
                <w:webHidden/>
              </w:rPr>
            </w:r>
            <w:r w:rsidR="00E229A9">
              <w:rPr>
                <w:noProof/>
                <w:webHidden/>
              </w:rPr>
              <w:fldChar w:fldCharType="separate"/>
            </w:r>
            <w:r w:rsidR="00E229A9">
              <w:rPr>
                <w:noProof/>
                <w:webHidden/>
              </w:rPr>
              <w:t>78</w:t>
            </w:r>
            <w:r w:rsidR="00E229A9">
              <w:rPr>
                <w:noProof/>
                <w:webHidden/>
              </w:rPr>
              <w:fldChar w:fldCharType="end"/>
            </w:r>
          </w:hyperlink>
        </w:p>
        <w:p w14:paraId="78EC6FAE" w14:textId="538D1CF1"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53" w:history="1">
            <w:r w:rsidR="00E229A9" w:rsidRPr="00F63275">
              <w:rPr>
                <w:rStyle w:val="Hyperlink"/>
                <w:noProof/>
              </w:rPr>
              <w:t>D-2</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Water Level Adjustment (WLA)</w:t>
            </w:r>
            <w:r w:rsidR="00E229A9">
              <w:rPr>
                <w:noProof/>
                <w:webHidden/>
              </w:rPr>
              <w:tab/>
            </w:r>
            <w:r w:rsidR="00E229A9">
              <w:rPr>
                <w:noProof/>
                <w:webHidden/>
              </w:rPr>
              <w:fldChar w:fldCharType="begin"/>
            </w:r>
            <w:r w:rsidR="00E229A9">
              <w:rPr>
                <w:noProof/>
                <w:webHidden/>
              </w:rPr>
              <w:instrText xml:space="preserve"> PAGEREF _Toc226035153 \h </w:instrText>
            </w:r>
            <w:r w:rsidR="00E229A9">
              <w:rPr>
                <w:noProof/>
                <w:webHidden/>
              </w:rPr>
            </w:r>
            <w:r w:rsidR="00E229A9">
              <w:rPr>
                <w:noProof/>
                <w:webHidden/>
              </w:rPr>
              <w:fldChar w:fldCharType="separate"/>
            </w:r>
            <w:r w:rsidR="00E229A9">
              <w:rPr>
                <w:noProof/>
                <w:webHidden/>
              </w:rPr>
              <w:t>80</w:t>
            </w:r>
            <w:r w:rsidR="00E229A9">
              <w:rPr>
                <w:noProof/>
                <w:webHidden/>
              </w:rPr>
              <w:fldChar w:fldCharType="end"/>
            </w:r>
          </w:hyperlink>
        </w:p>
        <w:p w14:paraId="2185666A" w14:textId="6FC699CD"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54" w:history="1">
            <w:r w:rsidR="00E229A9" w:rsidRPr="00F63275">
              <w:rPr>
                <w:rStyle w:val="Hyperlink"/>
                <w:noProof/>
              </w:rPr>
              <w:t>D-2.1</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Scope</w:t>
            </w:r>
            <w:r w:rsidR="00E229A9">
              <w:rPr>
                <w:noProof/>
                <w:webHidden/>
              </w:rPr>
              <w:tab/>
            </w:r>
            <w:r w:rsidR="00E229A9">
              <w:rPr>
                <w:noProof/>
                <w:webHidden/>
              </w:rPr>
              <w:fldChar w:fldCharType="begin"/>
            </w:r>
            <w:r w:rsidR="00E229A9">
              <w:rPr>
                <w:noProof/>
                <w:webHidden/>
              </w:rPr>
              <w:instrText xml:space="preserve"> PAGEREF _Toc226035154 \h </w:instrText>
            </w:r>
            <w:r w:rsidR="00E229A9">
              <w:rPr>
                <w:noProof/>
                <w:webHidden/>
              </w:rPr>
            </w:r>
            <w:r w:rsidR="00E229A9">
              <w:rPr>
                <w:noProof/>
                <w:webHidden/>
              </w:rPr>
              <w:fldChar w:fldCharType="separate"/>
            </w:r>
            <w:r w:rsidR="00E229A9">
              <w:rPr>
                <w:noProof/>
                <w:webHidden/>
              </w:rPr>
              <w:t>80</w:t>
            </w:r>
            <w:r w:rsidR="00E229A9">
              <w:rPr>
                <w:noProof/>
                <w:webHidden/>
              </w:rPr>
              <w:fldChar w:fldCharType="end"/>
            </w:r>
          </w:hyperlink>
        </w:p>
        <w:p w14:paraId="15B6C242" w14:textId="00DCB05B"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55" w:history="1">
            <w:r w:rsidR="00E229A9" w:rsidRPr="00F63275">
              <w:rPr>
                <w:rStyle w:val="Hyperlink"/>
                <w:noProof/>
              </w:rPr>
              <w:t>D-2.2</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Constraints on input data</w:t>
            </w:r>
            <w:r w:rsidR="00E229A9">
              <w:rPr>
                <w:noProof/>
                <w:webHidden/>
              </w:rPr>
              <w:tab/>
            </w:r>
            <w:r w:rsidR="00E229A9">
              <w:rPr>
                <w:noProof/>
                <w:webHidden/>
              </w:rPr>
              <w:fldChar w:fldCharType="begin"/>
            </w:r>
            <w:r w:rsidR="00E229A9">
              <w:rPr>
                <w:noProof/>
                <w:webHidden/>
              </w:rPr>
              <w:instrText xml:space="preserve"> PAGEREF _Toc226035155 \h </w:instrText>
            </w:r>
            <w:r w:rsidR="00E229A9">
              <w:rPr>
                <w:noProof/>
                <w:webHidden/>
              </w:rPr>
            </w:r>
            <w:r w:rsidR="00E229A9">
              <w:rPr>
                <w:noProof/>
                <w:webHidden/>
              </w:rPr>
              <w:fldChar w:fldCharType="separate"/>
            </w:r>
            <w:r w:rsidR="00E229A9">
              <w:rPr>
                <w:noProof/>
                <w:webHidden/>
              </w:rPr>
              <w:t>80</w:t>
            </w:r>
            <w:r w:rsidR="00E229A9">
              <w:rPr>
                <w:noProof/>
                <w:webHidden/>
              </w:rPr>
              <w:fldChar w:fldCharType="end"/>
            </w:r>
          </w:hyperlink>
        </w:p>
        <w:p w14:paraId="1F4717F9" w14:textId="488FDD3A"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56" w:history="1">
            <w:r w:rsidR="00E229A9" w:rsidRPr="00F63275">
              <w:rPr>
                <w:rStyle w:val="Hyperlink"/>
                <w:noProof/>
              </w:rPr>
              <w:t>D-2.3</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User Inputs</w:t>
            </w:r>
            <w:r w:rsidR="00E229A9">
              <w:rPr>
                <w:noProof/>
                <w:webHidden/>
              </w:rPr>
              <w:tab/>
            </w:r>
            <w:r w:rsidR="00E229A9">
              <w:rPr>
                <w:noProof/>
                <w:webHidden/>
              </w:rPr>
              <w:fldChar w:fldCharType="begin"/>
            </w:r>
            <w:r w:rsidR="00E229A9">
              <w:rPr>
                <w:noProof/>
                <w:webHidden/>
              </w:rPr>
              <w:instrText xml:space="preserve"> PAGEREF _Toc226035156 \h </w:instrText>
            </w:r>
            <w:r w:rsidR="00E229A9">
              <w:rPr>
                <w:noProof/>
                <w:webHidden/>
              </w:rPr>
            </w:r>
            <w:r w:rsidR="00E229A9">
              <w:rPr>
                <w:noProof/>
                <w:webHidden/>
              </w:rPr>
              <w:fldChar w:fldCharType="separate"/>
            </w:r>
            <w:r w:rsidR="00E229A9">
              <w:rPr>
                <w:noProof/>
                <w:webHidden/>
              </w:rPr>
              <w:t>81</w:t>
            </w:r>
            <w:r w:rsidR="00E229A9">
              <w:rPr>
                <w:noProof/>
                <w:webHidden/>
              </w:rPr>
              <w:fldChar w:fldCharType="end"/>
            </w:r>
          </w:hyperlink>
        </w:p>
        <w:p w14:paraId="056F7591" w14:textId="3578A068"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57" w:history="1">
            <w:r w:rsidR="00E229A9" w:rsidRPr="00F63275">
              <w:rPr>
                <w:rStyle w:val="Hyperlink"/>
                <w:noProof/>
              </w:rPr>
              <w:t>D-2.4</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Implementation - general</w:t>
            </w:r>
            <w:r w:rsidR="00E229A9">
              <w:rPr>
                <w:noProof/>
                <w:webHidden/>
              </w:rPr>
              <w:tab/>
            </w:r>
            <w:r w:rsidR="00E229A9">
              <w:rPr>
                <w:noProof/>
                <w:webHidden/>
              </w:rPr>
              <w:fldChar w:fldCharType="begin"/>
            </w:r>
            <w:r w:rsidR="00E229A9">
              <w:rPr>
                <w:noProof/>
                <w:webHidden/>
              </w:rPr>
              <w:instrText xml:space="preserve"> PAGEREF _Toc226035157 \h </w:instrText>
            </w:r>
            <w:r w:rsidR="00E229A9">
              <w:rPr>
                <w:noProof/>
                <w:webHidden/>
              </w:rPr>
            </w:r>
            <w:r w:rsidR="00E229A9">
              <w:rPr>
                <w:noProof/>
                <w:webHidden/>
              </w:rPr>
              <w:fldChar w:fldCharType="separate"/>
            </w:r>
            <w:r w:rsidR="00E229A9">
              <w:rPr>
                <w:noProof/>
                <w:webHidden/>
              </w:rPr>
              <w:t>81</w:t>
            </w:r>
            <w:r w:rsidR="00E229A9">
              <w:rPr>
                <w:noProof/>
                <w:webHidden/>
              </w:rPr>
              <w:fldChar w:fldCharType="end"/>
            </w:r>
          </w:hyperlink>
        </w:p>
        <w:p w14:paraId="1FFDE171" w14:textId="15A365A1"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58" w:history="1">
            <w:r w:rsidR="00E229A9" w:rsidRPr="00F63275">
              <w:rPr>
                <w:rStyle w:val="Hyperlink"/>
                <w:noProof/>
              </w:rPr>
              <w:t>D-2.5</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Implementation of WLA Option 1 – WLA for a single datetime instant</w:t>
            </w:r>
            <w:r w:rsidR="00E229A9">
              <w:rPr>
                <w:noProof/>
                <w:webHidden/>
              </w:rPr>
              <w:tab/>
            </w:r>
            <w:r w:rsidR="00E229A9">
              <w:rPr>
                <w:noProof/>
                <w:webHidden/>
              </w:rPr>
              <w:fldChar w:fldCharType="begin"/>
            </w:r>
            <w:r w:rsidR="00E229A9">
              <w:rPr>
                <w:noProof/>
                <w:webHidden/>
              </w:rPr>
              <w:instrText xml:space="preserve"> PAGEREF _Toc226035158 \h </w:instrText>
            </w:r>
            <w:r w:rsidR="00E229A9">
              <w:rPr>
                <w:noProof/>
                <w:webHidden/>
              </w:rPr>
            </w:r>
            <w:r w:rsidR="00E229A9">
              <w:rPr>
                <w:noProof/>
                <w:webHidden/>
              </w:rPr>
              <w:fldChar w:fldCharType="separate"/>
            </w:r>
            <w:r w:rsidR="00E229A9">
              <w:rPr>
                <w:noProof/>
                <w:webHidden/>
              </w:rPr>
              <w:t>83</w:t>
            </w:r>
            <w:r w:rsidR="00E229A9">
              <w:rPr>
                <w:noProof/>
                <w:webHidden/>
              </w:rPr>
              <w:fldChar w:fldCharType="end"/>
            </w:r>
          </w:hyperlink>
        </w:p>
        <w:p w14:paraId="69BE7481" w14:textId="686F4D05"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59" w:history="1">
            <w:r w:rsidR="00E229A9" w:rsidRPr="00F63275">
              <w:rPr>
                <w:rStyle w:val="Hyperlink"/>
                <w:noProof/>
              </w:rPr>
              <w:t>D-2.6</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Implementation of WLA Option 2 – WLA for a datetime range specified by the user as a time period</w:t>
            </w:r>
            <w:r w:rsidR="00E229A9">
              <w:rPr>
                <w:noProof/>
                <w:webHidden/>
              </w:rPr>
              <w:tab/>
            </w:r>
            <w:r w:rsidR="00E229A9">
              <w:rPr>
                <w:noProof/>
                <w:webHidden/>
              </w:rPr>
              <w:fldChar w:fldCharType="begin"/>
            </w:r>
            <w:r w:rsidR="00E229A9">
              <w:rPr>
                <w:noProof/>
                <w:webHidden/>
              </w:rPr>
              <w:instrText xml:space="preserve"> PAGEREF _Toc226035159 \h </w:instrText>
            </w:r>
            <w:r w:rsidR="00E229A9">
              <w:rPr>
                <w:noProof/>
                <w:webHidden/>
              </w:rPr>
            </w:r>
            <w:r w:rsidR="00E229A9">
              <w:rPr>
                <w:noProof/>
                <w:webHidden/>
              </w:rPr>
              <w:fldChar w:fldCharType="separate"/>
            </w:r>
            <w:r w:rsidR="00E229A9">
              <w:rPr>
                <w:noProof/>
                <w:webHidden/>
              </w:rPr>
              <w:t>84</w:t>
            </w:r>
            <w:r w:rsidR="00E229A9">
              <w:rPr>
                <w:noProof/>
                <w:webHidden/>
              </w:rPr>
              <w:fldChar w:fldCharType="end"/>
            </w:r>
          </w:hyperlink>
        </w:p>
        <w:p w14:paraId="4A886B81" w14:textId="17C306C0"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60" w:history="1">
            <w:r w:rsidR="00E229A9" w:rsidRPr="00F63275">
              <w:rPr>
                <w:rStyle w:val="Hyperlink"/>
                <w:noProof/>
              </w:rPr>
              <w:t>D-2.7</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Implementation of WLA Option 3 – linking of WLA to a defined route with planned waypoints and times</w:t>
            </w:r>
            <w:r w:rsidR="00E229A9">
              <w:rPr>
                <w:noProof/>
                <w:webHidden/>
              </w:rPr>
              <w:tab/>
            </w:r>
            <w:r w:rsidR="00E229A9">
              <w:rPr>
                <w:noProof/>
                <w:webHidden/>
              </w:rPr>
              <w:fldChar w:fldCharType="begin"/>
            </w:r>
            <w:r w:rsidR="00E229A9">
              <w:rPr>
                <w:noProof/>
                <w:webHidden/>
              </w:rPr>
              <w:instrText xml:space="preserve"> PAGEREF _Toc226035160 \h </w:instrText>
            </w:r>
            <w:r w:rsidR="00E229A9">
              <w:rPr>
                <w:noProof/>
                <w:webHidden/>
              </w:rPr>
            </w:r>
            <w:r w:rsidR="00E229A9">
              <w:rPr>
                <w:noProof/>
                <w:webHidden/>
              </w:rPr>
              <w:fldChar w:fldCharType="separate"/>
            </w:r>
            <w:r w:rsidR="00E229A9">
              <w:rPr>
                <w:noProof/>
                <w:webHidden/>
              </w:rPr>
              <w:t>85</w:t>
            </w:r>
            <w:r w:rsidR="00E229A9">
              <w:rPr>
                <w:noProof/>
                <w:webHidden/>
              </w:rPr>
              <w:fldChar w:fldCharType="end"/>
            </w:r>
          </w:hyperlink>
        </w:p>
        <w:p w14:paraId="6E910A41" w14:textId="3FD5204B"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61" w:history="1">
            <w:r w:rsidR="00E229A9" w:rsidRPr="00F63275">
              <w:rPr>
                <w:rStyle w:val="Hyperlink"/>
                <w:noProof/>
              </w:rPr>
              <w:t>D-3</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Treatment of depth and water level related S-101 features</w:t>
            </w:r>
            <w:r w:rsidR="00E229A9">
              <w:rPr>
                <w:noProof/>
                <w:webHidden/>
              </w:rPr>
              <w:tab/>
            </w:r>
            <w:r w:rsidR="00E229A9">
              <w:rPr>
                <w:noProof/>
                <w:webHidden/>
              </w:rPr>
              <w:fldChar w:fldCharType="begin"/>
            </w:r>
            <w:r w:rsidR="00E229A9">
              <w:rPr>
                <w:noProof/>
                <w:webHidden/>
              </w:rPr>
              <w:instrText xml:space="preserve"> PAGEREF _Toc226035161 \h </w:instrText>
            </w:r>
            <w:r w:rsidR="00E229A9">
              <w:rPr>
                <w:noProof/>
                <w:webHidden/>
              </w:rPr>
            </w:r>
            <w:r w:rsidR="00E229A9">
              <w:rPr>
                <w:noProof/>
                <w:webHidden/>
              </w:rPr>
              <w:fldChar w:fldCharType="separate"/>
            </w:r>
            <w:r w:rsidR="00E229A9">
              <w:rPr>
                <w:noProof/>
                <w:webHidden/>
              </w:rPr>
              <w:t>90</w:t>
            </w:r>
            <w:r w:rsidR="00E229A9">
              <w:rPr>
                <w:noProof/>
                <w:webHidden/>
              </w:rPr>
              <w:fldChar w:fldCharType="end"/>
            </w:r>
          </w:hyperlink>
        </w:p>
        <w:p w14:paraId="4D434A03" w14:textId="5C2264D2"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62" w:history="1">
            <w:r w:rsidR="00E229A9" w:rsidRPr="00F63275">
              <w:rPr>
                <w:rStyle w:val="Hyperlink"/>
                <w:noProof/>
              </w:rPr>
              <w:t>D-3.1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Substitution and adjustment of depth values</w:t>
            </w:r>
            <w:r w:rsidR="00E229A9">
              <w:rPr>
                <w:noProof/>
                <w:webHidden/>
              </w:rPr>
              <w:tab/>
            </w:r>
            <w:r w:rsidR="00E229A9">
              <w:rPr>
                <w:noProof/>
                <w:webHidden/>
              </w:rPr>
              <w:fldChar w:fldCharType="begin"/>
            </w:r>
            <w:r w:rsidR="00E229A9">
              <w:rPr>
                <w:noProof/>
                <w:webHidden/>
              </w:rPr>
              <w:instrText xml:space="preserve"> PAGEREF _Toc226035162 \h </w:instrText>
            </w:r>
            <w:r w:rsidR="00E229A9">
              <w:rPr>
                <w:noProof/>
                <w:webHidden/>
              </w:rPr>
            </w:r>
            <w:r w:rsidR="00E229A9">
              <w:rPr>
                <w:noProof/>
                <w:webHidden/>
              </w:rPr>
              <w:fldChar w:fldCharType="separate"/>
            </w:r>
            <w:r w:rsidR="00E229A9">
              <w:rPr>
                <w:noProof/>
                <w:webHidden/>
              </w:rPr>
              <w:t>90</w:t>
            </w:r>
            <w:r w:rsidR="00E229A9">
              <w:rPr>
                <w:noProof/>
                <w:webHidden/>
              </w:rPr>
              <w:fldChar w:fldCharType="end"/>
            </w:r>
          </w:hyperlink>
        </w:p>
        <w:p w14:paraId="297B2C3C" w14:textId="65AA8BF8"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63" w:history="1">
            <w:r w:rsidR="00E229A9" w:rsidRPr="00F63275">
              <w:rPr>
                <w:rStyle w:val="Hyperlink"/>
                <w:noProof/>
              </w:rPr>
              <w:t>D-3.2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Areas covered by S-102 only or by both S-102 and S-104</w:t>
            </w:r>
            <w:r w:rsidR="00E229A9">
              <w:rPr>
                <w:noProof/>
                <w:webHidden/>
              </w:rPr>
              <w:tab/>
            </w:r>
            <w:r w:rsidR="00E229A9">
              <w:rPr>
                <w:noProof/>
                <w:webHidden/>
              </w:rPr>
              <w:fldChar w:fldCharType="begin"/>
            </w:r>
            <w:r w:rsidR="00E229A9">
              <w:rPr>
                <w:noProof/>
                <w:webHidden/>
              </w:rPr>
              <w:instrText xml:space="preserve"> PAGEREF _Toc226035163 \h </w:instrText>
            </w:r>
            <w:r w:rsidR="00E229A9">
              <w:rPr>
                <w:noProof/>
                <w:webHidden/>
              </w:rPr>
            </w:r>
            <w:r w:rsidR="00E229A9">
              <w:rPr>
                <w:noProof/>
                <w:webHidden/>
              </w:rPr>
              <w:fldChar w:fldCharType="separate"/>
            </w:r>
            <w:r w:rsidR="00E229A9">
              <w:rPr>
                <w:noProof/>
                <w:webHidden/>
              </w:rPr>
              <w:t>90</w:t>
            </w:r>
            <w:r w:rsidR="00E229A9">
              <w:rPr>
                <w:noProof/>
                <w:webHidden/>
              </w:rPr>
              <w:fldChar w:fldCharType="end"/>
            </w:r>
          </w:hyperlink>
        </w:p>
        <w:p w14:paraId="755CB6C9" w14:textId="5AD50B2A"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64" w:history="1">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Adjustment of vertical clearance values in areas covered by both S-102 and S-104</w:t>
            </w:r>
            <w:r w:rsidR="00E229A9">
              <w:rPr>
                <w:noProof/>
                <w:webHidden/>
              </w:rPr>
              <w:tab/>
            </w:r>
            <w:r w:rsidR="00E229A9">
              <w:rPr>
                <w:noProof/>
                <w:webHidden/>
              </w:rPr>
              <w:fldChar w:fldCharType="begin"/>
            </w:r>
            <w:r w:rsidR="00E229A9">
              <w:rPr>
                <w:noProof/>
                <w:webHidden/>
              </w:rPr>
              <w:instrText xml:space="preserve"> PAGEREF _Toc226035164 \h </w:instrText>
            </w:r>
            <w:r w:rsidR="00E229A9">
              <w:rPr>
                <w:noProof/>
                <w:webHidden/>
              </w:rPr>
            </w:r>
            <w:r w:rsidR="00E229A9">
              <w:rPr>
                <w:noProof/>
                <w:webHidden/>
              </w:rPr>
              <w:fldChar w:fldCharType="separate"/>
            </w:r>
            <w:r w:rsidR="00E229A9">
              <w:rPr>
                <w:noProof/>
                <w:webHidden/>
              </w:rPr>
              <w:t>92</w:t>
            </w:r>
            <w:r w:rsidR="00E229A9">
              <w:rPr>
                <w:noProof/>
                <w:webHidden/>
              </w:rPr>
              <w:fldChar w:fldCharType="end"/>
            </w:r>
          </w:hyperlink>
        </w:p>
        <w:p w14:paraId="00DD37AE" w14:textId="1B517D71"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67" w:history="1">
            <w:r w:rsidR="00E229A9" w:rsidRPr="00F63275">
              <w:rPr>
                <w:rStyle w:val="Hyperlink"/>
                <w:noProof/>
              </w:rPr>
              <w:t>D-3.3</w:t>
            </w:r>
            <w:r w:rsidR="00E229A9">
              <w:rPr>
                <w:noProof/>
                <w:webHidden/>
              </w:rPr>
              <w:tab/>
            </w:r>
            <w:r w:rsidR="00E229A9">
              <w:rPr>
                <w:noProof/>
                <w:webHidden/>
              </w:rPr>
              <w:fldChar w:fldCharType="begin"/>
            </w:r>
            <w:r w:rsidR="00E229A9">
              <w:rPr>
                <w:noProof/>
                <w:webHidden/>
              </w:rPr>
              <w:instrText xml:space="preserve"> PAGEREF _Toc226035167 \h </w:instrText>
            </w:r>
            <w:r w:rsidR="00E229A9">
              <w:rPr>
                <w:noProof/>
                <w:webHidden/>
              </w:rPr>
            </w:r>
            <w:r w:rsidR="00E229A9">
              <w:rPr>
                <w:noProof/>
                <w:webHidden/>
              </w:rPr>
              <w:fldChar w:fldCharType="separate"/>
            </w:r>
            <w:r w:rsidR="00E229A9">
              <w:rPr>
                <w:noProof/>
                <w:webHidden/>
              </w:rPr>
              <w:t>92</w:t>
            </w:r>
            <w:r w:rsidR="00E229A9">
              <w:rPr>
                <w:noProof/>
                <w:webHidden/>
              </w:rPr>
              <w:fldChar w:fldCharType="end"/>
            </w:r>
          </w:hyperlink>
        </w:p>
        <w:p w14:paraId="41ADCF06" w14:textId="3C1DB5BB"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68" w:history="1">
            <w:r w:rsidR="00E229A9" w:rsidRPr="00F63275">
              <w:rPr>
                <w:rStyle w:val="Hyperlink"/>
                <w:noProof/>
              </w:rPr>
              <w:t>D-3.4</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Alerts and indication details</w:t>
            </w:r>
            <w:r w:rsidR="00E229A9">
              <w:rPr>
                <w:noProof/>
                <w:webHidden/>
              </w:rPr>
              <w:tab/>
            </w:r>
            <w:r w:rsidR="00E229A9">
              <w:rPr>
                <w:noProof/>
                <w:webHidden/>
              </w:rPr>
              <w:fldChar w:fldCharType="begin"/>
            </w:r>
            <w:r w:rsidR="00E229A9">
              <w:rPr>
                <w:noProof/>
                <w:webHidden/>
              </w:rPr>
              <w:instrText xml:space="preserve"> PAGEREF _Toc226035168 \h </w:instrText>
            </w:r>
            <w:r w:rsidR="00E229A9">
              <w:rPr>
                <w:noProof/>
                <w:webHidden/>
              </w:rPr>
            </w:r>
            <w:r w:rsidR="00E229A9">
              <w:rPr>
                <w:noProof/>
                <w:webHidden/>
              </w:rPr>
              <w:fldChar w:fldCharType="separate"/>
            </w:r>
            <w:r w:rsidR="00E229A9">
              <w:rPr>
                <w:noProof/>
                <w:webHidden/>
              </w:rPr>
              <w:t>93</w:t>
            </w:r>
            <w:r w:rsidR="00E229A9">
              <w:rPr>
                <w:noProof/>
                <w:webHidden/>
              </w:rPr>
              <w:fldChar w:fldCharType="end"/>
            </w:r>
          </w:hyperlink>
        </w:p>
        <w:p w14:paraId="43EBF797" w14:textId="357F2FB5"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69" w:history="1">
            <w:r w:rsidR="00E229A9" w:rsidRPr="00F63275">
              <w:rPr>
                <w:rStyle w:val="Hyperlink"/>
                <w:noProof/>
              </w:rPr>
              <w:t>D-3.5</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Legend details</w:t>
            </w:r>
            <w:r w:rsidR="00E229A9">
              <w:rPr>
                <w:noProof/>
                <w:webHidden/>
              </w:rPr>
              <w:tab/>
            </w:r>
            <w:r w:rsidR="00E229A9">
              <w:rPr>
                <w:noProof/>
                <w:webHidden/>
              </w:rPr>
              <w:fldChar w:fldCharType="begin"/>
            </w:r>
            <w:r w:rsidR="00E229A9">
              <w:rPr>
                <w:noProof/>
                <w:webHidden/>
              </w:rPr>
              <w:instrText xml:space="preserve"> PAGEREF _Toc226035169 \h </w:instrText>
            </w:r>
            <w:r w:rsidR="00E229A9">
              <w:rPr>
                <w:noProof/>
                <w:webHidden/>
              </w:rPr>
            </w:r>
            <w:r w:rsidR="00E229A9">
              <w:rPr>
                <w:noProof/>
                <w:webHidden/>
              </w:rPr>
              <w:fldChar w:fldCharType="separate"/>
            </w:r>
            <w:r w:rsidR="00E229A9">
              <w:rPr>
                <w:noProof/>
                <w:webHidden/>
              </w:rPr>
              <w:t>93</w:t>
            </w:r>
            <w:r w:rsidR="00E229A9">
              <w:rPr>
                <w:noProof/>
                <w:webHidden/>
              </w:rPr>
              <w:fldChar w:fldCharType="end"/>
            </w:r>
          </w:hyperlink>
        </w:p>
        <w:p w14:paraId="4E863C10" w14:textId="5F563314"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70" w:history="1">
            <w:r w:rsidR="00E229A9" w:rsidRPr="00F63275">
              <w:rPr>
                <w:rStyle w:val="Hyperlink"/>
                <w:noProof/>
              </w:rPr>
              <w:t>Appendix E – Dataset Loading and Display (Rendering) Algorithms</w:t>
            </w:r>
            <w:r w:rsidR="00E229A9">
              <w:rPr>
                <w:noProof/>
                <w:webHidden/>
              </w:rPr>
              <w:tab/>
            </w:r>
            <w:r w:rsidR="00E229A9">
              <w:rPr>
                <w:noProof/>
                <w:webHidden/>
              </w:rPr>
              <w:fldChar w:fldCharType="begin"/>
            </w:r>
            <w:r w:rsidR="00E229A9">
              <w:rPr>
                <w:noProof/>
                <w:webHidden/>
              </w:rPr>
              <w:instrText xml:space="preserve"> PAGEREF _Toc226035170 \h </w:instrText>
            </w:r>
            <w:r w:rsidR="00E229A9">
              <w:rPr>
                <w:noProof/>
                <w:webHidden/>
              </w:rPr>
            </w:r>
            <w:r w:rsidR="00E229A9">
              <w:rPr>
                <w:noProof/>
                <w:webHidden/>
              </w:rPr>
              <w:fldChar w:fldCharType="separate"/>
            </w:r>
            <w:r w:rsidR="00E229A9">
              <w:rPr>
                <w:noProof/>
                <w:webHidden/>
              </w:rPr>
              <w:t>95</w:t>
            </w:r>
            <w:r w:rsidR="00E229A9">
              <w:rPr>
                <w:noProof/>
                <w:webHidden/>
              </w:rPr>
              <w:fldChar w:fldCharType="end"/>
            </w:r>
          </w:hyperlink>
        </w:p>
        <w:p w14:paraId="0EBB1459" w14:textId="58269D68"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71" w:history="1">
            <w:r w:rsidR="00E229A9" w:rsidRPr="00F63275">
              <w:rPr>
                <w:rStyle w:val="Hyperlink"/>
                <w:noProof/>
              </w:rPr>
              <w:t>E-1.</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Introduction</w:t>
            </w:r>
            <w:r w:rsidR="00E229A9">
              <w:rPr>
                <w:noProof/>
                <w:webHidden/>
              </w:rPr>
              <w:tab/>
            </w:r>
            <w:r w:rsidR="00E229A9">
              <w:rPr>
                <w:noProof/>
                <w:webHidden/>
              </w:rPr>
              <w:fldChar w:fldCharType="begin"/>
            </w:r>
            <w:r w:rsidR="00E229A9">
              <w:rPr>
                <w:noProof/>
                <w:webHidden/>
              </w:rPr>
              <w:instrText xml:space="preserve"> PAGEREF _Toc226035171 \h </w:instrText>
            </w:r>
            <w:r w:rsidR="00E229A9">
              <w:rPr>
                <w:noProof/>
                <w:webHidden/>
              </w:rPr>
            </w:r>
            <w:r w:rsidR="00E229A9">
              <w:rPr>
                <w:noProof/>
                <w:webHidden/>
              </w:rPr>
              <w:fldChar w:fldCharType="separate"/>
            </w:r>
            <w:r w:rsidR="00E229A9">
              <w:rPr>
                <w:noProof/>
                <w:webHidden/>
              </w:rPr>
              <w:t>95</w:t>
            </w:r>
            <w:r w:rsidR="00E229A9">
              <w:rPr>
                <w:noProof/>
                <w:webHidden/>
              </w:rPr>
              <w:fldChar w:fldCharType="end"/>
            </w:r>
          </w:hyperlink>
        </w:p>
        <w:p w14:paraId="3A084857" w14:textId="0A2CE66B" w:rsidR="00E229A9" w:rsidRDefault="00000000">
          <w:pPr>
            <w:pStyle w:val="Verzeichnis3"/>
            <w:rPr>
              <w:rFonts w:asciiTheme="minorHAnsi" w:eastAsiaTheme="minorEastAsia" w:hAnsiTheme="minorHAnsi" w:cstheme="minorBidi"/>
              <w:iCs w:val="0"/>
              <w:noProof/>
              <w:kern w:val="2"/>
              <w:sz w:val="24"/>
              <w:szCs w:val="24"/>
              <w:lang w:eastAsia="en-GB"/>
              <w14:ligatures w14:val="standardContextual"/>
            </w:rPr>
          </w:pPr>
          <w:hyperlink w:anchor="_Toc226035172" w:history="1">
            <w:r w:rsidR="00E229A9" w:rsidRPr="00F63275">
              <w:rPr>
                <w:rStyle w:val="Hyperlink"/>
                <w:noProof/>
                <w:lang w:eastAsia="en-US"/>
              </w:rPr>
              <w:t>E-1.1.1.</w:t>
            </w:r>
            <w:r w:rsidR="00E229A9">
              <w:rPr>
                <w:rFonts w:asciiTheme="minorHAnsi" w:eastAsiaTheme="minorEastAsia" w:hAnsiTheme="minorHAnsi" w:cstheme="minorBidi"/>
                <w:iCs w:val="0"/>
                <w:noProof/>
                <w:kern w:val="2"/>
                <w:sz w:val="24"/>
                <w:szCs w:val="24"/>
                <w:lang w:eastAsia="en-GB"/>
                <w14:ligatures w14:val="standardContextual"/>
              </w:rPr>
              <w:tab/>
            </w:r>
            <w:r w:rsidR="00E229A9" w:rsidRPr="00F63275">
              <w:rPr>
                <w:rStyle w:val="Hyperlink"/>
                <w:noProof/>
                <w:lang w:eastAsia="en-US"/>
              </w:rPr>
              <w:t>Prerequisites</w:t>
            </w:r>
            <w:r w:rsidR="00E229A9">
              <w:rPr>
                <w:noProof/>
                <w:webHidden/>
              </w:rPr>
              <w:tab/>
            </w:r>
            <w:r w:rsidR="00E229A9">
              <w:rPr>
                <w:noProof/>
                <w:webHidden/>
              </w:rPr>
              <w:fldChar w:fldCharType="begin"/>
            </w:r>
            <w:r w:rsidR="00E229A9">
              <w:rPr>
                <w:noProof/>
                <w:webHidden/>
              </w:rPr>
              <w:instrText xml:space="preserve"> PAGEREF _Toc226035172 \h </w:instrText>
            </w:r>
            <w:r w:rsidR="00E229A9">
              <w:rPr>
                <w:noProof/>
                <w:webHidden/>
              </w:rPr>
            </w:r>
            <w:r w:rsidR="00E229A9">
              <w:rPr>
                <w:noProof/>
                <w:webHidden/>
              </w:rPr>
              <w:fldChar w:fldCharType="separate"/>
            </w:r>
            <w:r w:rsidR="00E229A9">
              <w:rPr>
                <w:noProof/>
                <w:webHidden/>
              </w:rPr>
              <w:t>95</w:t>
            </w:r>
            <w:r w:rsidR="00E229A9">
              <w:rPr>
                <w:noProof/>
                <w:webHidden/>
              </w:rPr>
              <w:fldChar w:fldCharType="end"/>
            </w:r>
          </w:hyperlink>
        </w:p>
        <w:p w14:paraId="6ACBF94F" w14:textId="74BD92CC"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73" w:history="1">
            <w:r w:rsidR="00E229A9" w:rsidRPr="00F63275">
              <w:rPr>
                <w:rStyle w:val="Hyperlink"/>
                <w:noProof/>
              </w:rPr>
              <w:t>Appendix F – GML Coverage Polygons</w:t>
            </w:r>
            <w:r w:rsidR="00E229A9">
              <w:rPr>
                <w:noProof/>
                <w:webHidden/>
              </w:rPr>
              <w:tab/>
            </w:r>
            <w:r w:rsidR="00E229A9">
              <w:rPr>
                <w:noProof/>
                <w:webHidden/>
              </w:rPr>
              <w:fldChar w:fldCharType="begin"/>
            </w:r>
            <w:r w:rsidR="00E229A9">
              <w:rPr>
                <w:noProof/>
                <w:webHidden/>
              </w:rPr>
              <w:instrText xml:space="preserve"> PAGEREF _Toc226035173 \h </w:instrText>
            </w:r>
            <w:r w:rsidR="00E229A9">
              <w:rPr>
                <w:noProof/>
                <w:webHidden/>
              </w:rPr>
            </w:r>
            <w:r w:rsidR="00E229A9">
              <w:rPr>
                <w:noProof/>
                <w:webHidden/>
              </w:rPr>
              <w:fldChar w:fldCharType="separate"/>
            </w:r>
            <w:r w:rsidR="00E229A9">
              <w:rPr>
                <w:noProof/>
                <w:webHidden/>
              </w:rPr>
              <w:t>101</w:t>
            </w:r>
            <w:r w:rsidR="00E229A9">
              <w:rPr>
                <w:noProof/>
                <w:webHidden/>
              </w:rPr>
              <w:fldChar w:fldCharType="end"/>
            </w:r>
          </w:hyperlink>
        </w:p>
        <w:p w14:paraId="2E284562" w14:textId="792FA95D"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74" w:history="1">
            <w:r w:rsidR="00E229A9" w:rsidRPr="00F63275">
              <w:rPr>
                <w:rStyle w:val="Hyperlink"/>
                <w:noProof/>
              </w:rPr>
              <w:t>F-1</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GML Coverage Polygons</w:t>
            </w:r>
            <w:r w:rsidR="00E229A9">
              <w:rPr>
                <w:noProof/>
                <w:webHidden/>
              </w:rPr>
              <w:tab/>
            </w:r>
            <w:r w:rsidR="00E229A9">
              <w:rPr>
                <w:noProof/>
                <w:webHidden/>
              </w:rPr>
              <w:fldChar w:fldCharType="begin"/>
            </w:r>
            <w:r w:rsidR="00E229A9">
              <w:rPr>
                <w:noProof/>
                <w:webHidden/>
              </w:rPr>
              <w:instrText xml:space="preserve"> PAGEREF _Toc226035174 \h </w:instrText>
            </w:r>
            <w:r w:rsidR="00E229A9">
              <w:rPr>
                <w:noProof/>
                <w:webHidden/>
              </w:rPr>
            </w:r>
            <w:r w:rsidR="00E229A9">
              <w:rPr>
                <w:noProof/>
                <w:webHidden/>
              </w:rPr>
              <w:fldChar w:fldCharType="separate"/>
            </w:r>
            <w:r w:rsidR="00E229A9">
              <w:rPr>
                <w:noProof/>
                <w:webHidden/>
              </w:rPr>
              <w:t>101</w:t>
            </w:r>
            <w:r w:rsidR="00E229A9">
              <w:rPr>
                <w:noProof/>
                <w:webHidden/>
              </w:rPr>
              <w:fldChar w:fldCharType="end"/>
            </w:r>
          </w:hyperlink>
        </w:p>
        <w:p w14:paraId="59FA99D7" w14:textId="5FBD6A35"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75" w:history="1">
            <w:r w:rsidR="00E229A9" w:rsidRPr="00F63275">
              <w:rPr>
                <w:rStyle w:val="Hyperlink"/>
                <w:noProof/>
              </w:rPr>
              <w:t>F-1.1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Introduction</w:t>
            </w:r>
            <w:r w:rsidR="00E229A9">
              <w:rPr>
                <w:noProof/>
                <w:webHidden/>
              </w:rPr>
              <w:tab/>
            </w:r>
            <w:r w:rsidR="00E229A9">
              <w:rPr>
                <w:noProof/>
                <w:webHidden/>
              </w:rPr>
              <w:fldChar w:fldCharType="begin"/>
            </w:r>
            <w:r w:rsidR="00E229A9">
              <w:rPr>
                <w:noProof/>
                <w:webHidden/>
              </w:rPr>
              <w:instrText xml:space="preserve"> PAGEREF _Toc226035175 \h </w:instrText>
            </w:r>
            <w:r w:rsidR="00E229A9">
              <w:rPr>
                <w:noProof/>
                <w:webHidden/>
              </w:rPr>
            </w:r>
            <w:r w:rsidR="00E229A9">
              <w:rPr>
                <w:noProof/>
                <w:webHidden/>
              </w:rPr>
              <w:fldChar w:fldCharType="separate"/>
            </w:r>
            <w:r w:rsidR="00E229A9">
              <w:rPr>
                <w:noProof/>
                <w:webHidden/>
              </w:rPr>
              <w:t>101</w:t>
            </w:r>
            <w:r w:rsidR="00E229A9">
              <w:rPr>
                <w:noProof/>
                <w:webHidden/>
              </w:rPr>
              <w:fldChar w:fldCharType="end"/>
            </w:r>
          </w:hyperlink>
        </w:p>
        <w:p w14:paraId="7DECB3C1" w14:textId="2107FFE7"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76" w:history="1">
            <w:r w:rsidR="00E229A9" w:rsidRPr="00F63275">
              <w:rPr>
                <w:rStyle w:val="Hyperlink"/>
                <w:noProof/>
              </w:rPr>
              <w:t>F-1.2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Specification</w:t>
            </w:r>
            <w:r w:rsidR="00E229A9">
              <w:rPr>
                <w:noProof/>
                <w:webHidden/>
              </w:rPr>
              <w:tab/>
            </w:r>
            <w:r w:rsidR="00E229A9">
              <w:rPr>
                <w:noProof/>
                <w:webHidden/>
              </w:rPr>
              <w:fldChar w:fldCharType="begin"/>
            </w:r>
            <w:r w:rsidR="00E229A9">
              <w:rPr>
                <w:noProof/>
                <w:webHidden/>
              </w:rPr>
              <w:instrText xml:space="preserve"> PAGEREF _Toc226035176 \h </w:instrText>
            </w:r>
            <w:r w:rsidR="00E229A9">
              <w:rPr>
                <w:noProof/>
                <w:webHidden/>
              </w:rPr>
            </w:r>
            <w:r w:rsidR="00E229A9">
              <w:rPr>
                <w:noProof/>
                <w:webHidden/>
              </w:rPr>
              <w:fldChar w:fldCharType="separate"/>
            </w:r>
            <w:r w:rsidR="00E229A9">
              <w:rPr>
                <w:noProof/>
                <w:webHidden/>
              </w:rPr>
              <w:t>101</w:t>
            </w:r>
            <w:r w:rsidR="00E229A9">
              <w:rPr>
                <w:noProof/>
                <w:webHidden/>
              </w:rPr>
              <w:fldChar w:fldCharType="end"/>
            </w:r>
          </w:hyperlink>
        </w:p>
        <w:p w14:paraId="7CB8ED78" w14:textId="195DFE0C"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77" w:history="1">
            <w:r w:rsidR="00E229A9" w:rsidRPr="00F63275">
              <w:rPr>
                <w:rStyle w:val="Hyperlink"/>
                <w:noProof/>
              </w:rPr>
              <w:t>Appendix G - Thinning Algorithms</w:t>
            </w:r>
            <w:r w:rsidR="00E229A9">
              <w:rPr>
                <w:noProof/>
                <w:webHidden/>
              </w:rPr>
              <w:tab/>
            </w:r>
            <w:r w:rsidR="00E229A9">
              <w:rPr>
                <w:noProof/>
                <w:webHidden/>
              </w:rPr>
              <w:fldChar w:fldCharType="begin"/>
            </w:r>
            <w:r w:rsidR="00E229A9">
              <w:rPr>
                <w:noProof/>
                <w:webHidden/>
              </w:rPr>
              <w:instrText xml:space="preserve"> PAGEREF _Toc226035177 \h </w:instrText>
            </w:r>
            <w:r w:rsidR="00E229A9">
              <w:rPr>
                <w:noProof/>
                <w:webHidden/>
              </w:rPr>
            </w:r>
            <w:r w:rsidR="00E229A9">
              <w:rPr>
                <w:noProof/>
                <w:webHidden/>
              </w:rPr>
              <w:fldChar w:fldCharType="separate"/>
            </w:r>
            <w:r w:rsidR="00E229A9">
              <w:rPr>
                <w:noProof/>
                <w:webHidden/>
              </w:rPr>
              <w:t>102</w:t>
            </w:r>
            <w:r w:rsidR="00E229A9">
              <w:rPr>
                <w:noProof/>
                <w:webHidden/>
              </w:rPr>
              <w:fldChar w:fldCharType="end"/>
            </w:r>
          </w:hyperlink>
        </w:p>
        <w:p w14:paraId="5D7B0642" w14:textId="6AB3F0D9"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78" w:history="1">
            <w:r w:rsidR="00E229A9" w:rsidRPr="00F63275">
              <w:rPr>
                <w:rStyle w:val="Hyperlink"/>
                <w:noProof/>
              </w:rPr>
              <w:t>G-1</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Introduction</w:t>
            </w:r>
            <w:r w:rsidR="00E229A9">
              <w:rPr>
                <w:noProof/>
                <w:webHidden/>
              </w:rPr>
              <w:tab/>
            </w:r>
            <w:r w:rsidR="00E229A9">
              <w:rPr>
                <w:noProof/>
                <w:webHidden/>
              </w:rPr>
              <w:fldChar w:fldCharType="begin"/>
            </w:r>
            <w:r w:rsidR="00E229A9">
              <w:rPr>
                <w:noProof/>
                <w:webHidden/>
              </w:rPr>
              <w:instrText xml:space="preserve"> PAGEREF _Toc226035178 \h </w:instrText>
            </w:r>
            <w:r w:rsidR="00E229A9">
              <w:rPr>
                <w:noProof/>
                <w:webHidden/>
              </w:rPr>
            </w:r>
            <w:r w:rsidR="00E229A9">
              <w:rPr>
                <w:noProof/>
                <w:webHidden/>
              </w:rPr>
              <w:fldChar w:fldCharType="separate"/>
            </w:r>
            <w:r w:rsidR="00E229A9">
              <w:rPr>
                <w:noProof/>
                <w:webHidden/>
              </w:rPr>
              <w:t>102</w:t>
            </w:r>
            <w:r w:rsidR="00E229A9">
              <w:rPr>
                <w:noProof/>
                <w:webHidden/>
              </w:rPr>
              <w:fldChar w:fldCharType="end"/>
            </w:r>
          </w:hyperlink>
        </w:p>
        <w:p w14:paraId="53AC00F2" w14:textId="689F708A"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79" w:history="1">
            <w:r w:rsidR="00E229A9" w:rsidRPr="00F63275">
              <w:rPr>
                <w:rStyle w:val="Hyperlink"/>
                <w:noProof/>
              </w:rPr>
              <w:t>G-1.1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Regularly gridded data</w:t>
            </w:r>
            <w:r w:rsidR="00E229A9">
              <w:rPr>
                <w:noProof/>
                <w:webHidden/>
              </w:rPr>
              <w:tab/>
            </w:r>
            <w:r w:rsidR="00E229A9">
              <w:rPr>
                <w:noProof/>
                <w:webHidden/>
              </w:rPr>
              <w:fldChar w:fldCharType="begin"/>
            </w:r>
            <w:r w:rsidR="00E229A9">
              <w:rPr>
                <w:noProof/>
                <w:webHidden/>
              </w:rPr>
              <w:instrText xml:space="preserve"> PAGEREF _Toc226035179 \h </w:instrText>
            </w:r>
            <w:r w:rsidR="00E229A9">
              <w:rPr>
                <w:noProof/>
                <w:webHidden/>
              </w:rPr>
            </w:r>
            <w:r w:rsidR="00E229A9">
              <w:rPr>
                <w:noProof/>
                <w:webHidden/>
              </w:rPr>
              <w:fldChar w:fldCharType="separate"/>
            </w:r>
            <w:r w:rsidR="00E229A9">
              <w:rPr>
                <w:noProof/>
                <w:webHidden/>
              </w:rPr>
              <w:t>102</w:t>
            </w:r>
            <w:r w:rsidR="00E229A9">
              <w:rPr>
                <w:noProof/>
                <w:webHidden/>
              </w:rPr>
              <w:fldChar w:fldCharType="end"/>
            </w:r>
          </w:hyperlink>
        </w:p>
        <w:p w14:paraId="08AD1E22" w14:textId="5D852364"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80" w:history="1">
            <w:r w:rsidR="00E229A9" w:rsidRPr="00F63275">
              <w:rPr>
                <w:rStyle w:val="Hyperlink"/>
                <w:noProof/>
              </w:rPr>
              <w:t>Appendix H- Import and Use of projected data on S-100 ECDIS</w:t>
            </w:r>
            <w:r w:rsidR="00E229A9">
              <w:rPr>
                <w:noProof/>
                <w:webHidden/>
              </w:rPr>
              <w:tab/>
            </w:r>
            <w:r w:rsidR="00E229A9">
              <w:rPr>
                <w:noProof/>
                <w:webHidden/>
              </w:rPr>
              <w:fldChar w:fldCharType="begin"/>
            </w:r>
            <w:r w:rsidR="00E229A9">
              <w:rPr>
                <w:noProof/>
                <w:webHidden/>
              </w:rPr>
              <w:instrText xml:space="preserve"> PAGEREF _Toc226035180 \h </w:instrText>
            </w:r>
            <w:r w:rsidR="00E229A9">
              <w:rPr>
                <w:noProof/>
                <w:webHidden/>
              </w:rPr>
            </w:r>
            <w:r w:rsidR="00E229A9">
              <w:rPr>
                <w:noProof/>
                <w:webHidden/>
              </w:rPr>
              <w:fldChar w:fldCharType="separate"/>
            </w:r>
            <w:r w:rsidR="00E229A9">
              <w:rPr>
                <w:noProof/>
                <w:webHidden/>
              </w:rPr>
              <w:t>106</w:t>
            </w:r>
            <w:r w:rsidR="00E229A9">
              <w:rPr>
                <w:noProof/>
                <w:webHidden/>
              </w:rPr>
              <w:fldChar w:fldCharType="end"/>
            </w:r>
          </w:hyperlink>
        </w:p>
        <w:p w14:paraId="7469A623" w14:textId="6ED733D0" w:rsidR="00E229A9" w:rsidRDefault="00000000">
          <w:pPr>
            <w:pStyle w:val="Verzeichnis1"/>
            <w:rPr>
              <w:rFonts w:asciiTheme="minorHAnsi" w:eastAsiaTheme="minorEastAsia" w:hAnsiTheme="minorHAnsi" w:cstheme="minorBidi"/>
              <w:bCs w:val="0"/>
              <w:noProof/>
              <w:kern w:val="2"/>
              <w:sz w:val="24"/>
              <w:szCs w:val="24"/>
              <w:lang w:eastAsia="en-GB"/>
              <w14:ligatures w14:val="standardContextual"/>
            </w:rPr>
          </w:pPr>
          <w:hyperlink w:anchor="_Toc226035181" w:history="1">
            <w:r w:rsidR="00E229A9" w:rsidRPr="00F63275">
              <w:rPr>
                <w:rStyle w:val="Hyperlink"/>
                <w:noProof/>
              </w:rPr>
              <w:t>H-1</w:t>
            </w:r>
            <w:r w:rsidR="00E229A9">
              <w:rPr>
                <w:rFonts w:asciiTheme="minorHAnsi" w:eastAsiaTheme="minorEastAsia" w:hAnsiTheme="minorHAnsi" w:cstheme="minorBidi"/>
                <w:bCs w:val="0"/>
                <w:noProof/>
                <w:kern w:val="2"/>
                <w:sz w:val="24"/>
                <w:szCs w:val="24"/>
                <w:lang w:eastAsia="en-GB"/>
                <w14:ligatures w14:val="standardContextual"/>
              </w:rPr>
              <w:tab/>
            </w:r>
            <w:r w:rsidR="00E229A9" w:rsidRPr="00F63275">
              <w:rPr>
                <w:rStyle w:val="Hyperlink"/>
                <w:noProof/>
              </w:rPr>
              <w:t>Introduction</w:t>
            </w:r>
            <w:r w:rsidR="00E229A9">
              <w:rPr>
                <w:noProof/>
                <w:webHidden/>
              </w:rPr>
              <w:tab/>
            </w:r>
            <w:r w:rsidR="00E229A9">
              <w:rPr>
                <w:noProof/>
                <w:webHidden/>
              </w:rPr>
              <w:fldChar w:fldCharType="begin"/>
            </w:r>
            <w:r w:rsidR="00E229A9">
              <w:rPr>
                <w:noProof/>
                <w:webHidden/>
              </w:rPr>
              <w:instrText xml:space="preserve"> PAGEREF _Toc226035181 \h </w:instrText>
            </w:r>
            <w:r w:rsidR="00E229A9">
              <w:rPr>
                <w:noProof/>
                <w:webHidden/>
              </w:rPr>
            </w:r>
            <w:r w:rsidR="00E229A9">
              <w:rPr>
                <w:noProof/>
                <w:webHidden/>
              </w:rPr>
              <w:fldChar w:fldCharType="separate"/>
            </w:r>
            <w:r w:rsidR="00E229A9">
              <w:rPr>
                <w:noProof/>
                <w:webHidden/>
              </w:rPr>
              <w:t>106</w:t>
            </w:r>
            <w:r w:rsidR="00E229A9">
              <w:rPr>
                <w:noProof/>
                <w:webHidden/>
              </w:rPr>
              <w:fldChar w:fldCharType="end"/>
            </w:r>
          </w:hyperlink>
        </w:p>
        <w:p w14:paraId="141777DE" w14:textId="798FA50D"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82" w:history="1">
            <w:r w:rsidR="00E229A9" w:rsidRPr="00F63275">
              <w:rPr>
                <w:rStyle w:val="Hyperlink"/>
                <w:noProof/>
              </w:rPr>
              <w:t>H-1.1</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Conversion from UTM to WGS 84</w:t>
            </w:r>
            <w:r w:rsidR="00E229A9">
              <w:rPr>
                <w:noProof/>
                <w:webHidden/>
              </w:rPr>
              <w:tab/>
            </w:r>
            <w:r w:rsidR="00E229A9">
              <w:rPr>
                <w:noProof/>
                <w:webHidden/>
              </w:rPr>
              <w:fldChar w:fldCharType="begin"/>
            </w:r>
            <w:r w:rsidR="00E229A9">
              <w:rPr>
                <w:noProof/>
                <w:webHidden/>
              </w:rPr>
              <w:instrText xml:space="preserve"> PAGEREF _Toc226035182 \h </w:instrText>
            </w:r>
            <w:r w:rsidR="00E229A9">
              <w:rPr>
                <w:noProof/>
                <w:webHidden/>
              </w:rPr>
            </w:r>
            <w:r w:rsidR="00E229A9">
              <w:rPr>
                <w:noProof/>
                <w:webHidden/>
              </w:rPr>
              <w:fldChar w:fldCharType="separate"/>
            </w:r>
            <w:r w:rsidR="00E229A9">
              <w:rPr>
                <w:noProof/>
                <w:webHidden/>
              </w:rPr>
              <w:t>106</w:t>
            </w:r>
            <w:r w:rsidR="00E229A9">
              <w:rPr>
                <w:noProof/>
                <w:webHidden/>
              </w:rPr>
              <w:fldChar w:fldCharType="end"/>
            </w:r>
          </w:hyperlink>
        </w:p>
        <w:p w14:paraId="635E2988" w14:textId="42A7DB76"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83" w:history="1">
            <w:r w:rsidR="00E229A9" w:rsidRPr="00F63275">
              <w:rPr>
                <w:rStyle w:val="Hyperlink"/>
                <w:noProof/>
              </w:rPr>
              <w:t>H-1.2</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Conversion from UPS North to WGS 84</w:t>
            </w:r>
            <w:r w:rsidR="00E229A9">
              <w:rPr>
                <w:noProof/>
                <w:webHidden/>
              </w:rPr>
              <w:tab/>
            </w:r>
            <w:r w:rsidR="00E229A9">
              <w:rPr>
                <w:noProof/>
                <w:webHidden/>
              </w:rPr>
              <w:fldChar w:fldCharType="begin"/>
            </w:r>
            <w:r w:rsidR="00E229A9">
              <w:rPr>
                <w:noProof/>
                <w:webHidden/>
              </w:rPr>
              <w:instrText xml:space="preserve"> PAGEREF _Toc226035183 \h </w:instrText>
            </w:r>
            <w:r w:rsidR="00E229A9">
              <w:rPr>
                <w:noProof/>
                <w:webHidden/>
              </w:rPr>
            </w:r>
            <w:r w:rsidR="00E229A9">
              <w:rPr>
                <w:noProof/>
                <w:webHidden/>
              </w:rPr>
              <w:fldChar w:fldCharType="separate"/>
            </w:r>
            <w:r w:rsidR="00E229A9">
              <w:rPr>
                <w:noProof/>
                <w:webHidden/>
              </w:rPr>
              <w:t>108</w:t>
            </w:r>
            <w:r w:rsidR="00E229A9">
              <w:rPr>
                <w:noProof/>
                <w:webHidden/>
              </w:rPr>
              <w:fldChar w:fldCharType="end"/>
            </w:r>
          </w:hyperlink>
        </w:p>
        <w:p w14:paraId="2E6C34DA" w14:textId="240BF663"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84" w:history="1">
            <w:r w:rsidR="00E229A9" w:rsidRPr="00F63275">
              <w:rPr>
                <w:rStyle w:val="Hyperlink"/>
                <w:noProof/>
              </w:rPr>
              <w:t>H-1.3</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Conversion from UPS South to WGS 84</w:t>
            </w:r>
            <w:r w:rsidR="00E229A9">
              <w:rPr>
                <w:noProof/>
                <w:webHidden/>
              </w:rPr>
              <w:tab/>
            </w:r>
            <w:r w:rsidR="00E229A9">
              <w:rPr>
                <w:noProof/>
                <w:webHidden/>
              </w:rPr>
              <w:fldChar w:fldCharType="begin"/>
            </w:r>
            <w:r w:rsidR="00E229A9">
              <w:rPr>
                <w:noProof/>
                <w:webHidden/>
              </w:rPr>
              <w:instrText xml:space="preserve"> PAGEREF _Toc226035184 \h </w:instrText>
            </w:r>
            <w:r w:rsidR="00E229A9">
              <w:rPr>
                <w:noProof/>
                <w:webHidden/>
              </w:rPr>
            </w:r>
            <w:r w:rsidR="00E229A9">
              <w:rPr>
                <w:noProof/>
                <w:webHidden/>
              </w:rPr>
              <w:fldChar w:fldCharType="separate"/>
            </w:r>
            <w:r w:rsidR="00E229A9">
              <w:rPr>
                <w:noProof/>
                <w:webHidden/>
              </w:rPr>
              <w:t>109</w:t>
            </w:r>
            <w:r w:rsidR="00E229A9">
              <w:rPr>
                <w:noProof/>
                <w:webHidden/>
              </w:rPr>
              <w:fldChar w:fldCharType="end"/>
            </w:r>
          </w:hyperlink>
        </w:p>
        <w:p w14:paraId="08345EFF" w14:textId="37F4FA86" w:rsidR="00E229A9" w:rsidRDefault="00000000">
          <w:pPr>
            <w:pStyle w:val="Verzeichnis2"/>
            <w:rPr>
              <w:rFonts w:asciiTheme="minorHAnsi" w:eastAsiaTheme="minorEastAsia" w:hAnsiTheme="minorHAnsi" w:cstheme="minorBidi"/>
              <w:noProof/>
              <w:kern w:val="2"/>
              <w:sz w:val="24"/>
              <w:szCs w:val="24"/>
              <w:lang w:eastAsia="en-GB"/>
              <w14:ligatures w14:val="standardContextual"/>
            </w:rPr>
          </w:pPr>
          <w:hyperlink w:anchor="_Toc226035185" w:history="1">
            <w:r w:rsidR="00E229A9" w:rsidRPr="00F63275">
              <w:rPr>
                <w:rStyle w:val="Hyperlink"/>
                <w:noProof/>
              </w:rPr>
              <w:t>H-1.4</w:t>
            </w:r>
            <w:r w:rsidR="00E229A9">
              <w:rPr>
                <w:rFonts w:asciiTheme="minorHAnsi" w:eastAsiaTheme="minorEastAsia" w:hAnsiTheme="minorHAnsi" w:cstheme="minorBidi"/>
                <w:noProof/>
                <w:kern w:val="2"/>
                <w:sz w:val="24"/>
                <w:szCs w:val="24"/>
                <w:lang w:eastAsia="en-GB"/>
                <w14:ligatures w14:val="standardContextual"/>
              </w:rPr>
              <w:tab/>
            </w:r>
            <w:r w:rsidR="00E229A9" w:rsidRPr="00F63275">
              <w:rPr>
                <w:rStyle w:val="Hyperlink"/>
                <w:noProof/>
              </w:rPr>
              <w:t>References [Informative]</w:t>
            </w:r>
            <w:r w:rsidR="00E229A9">
              <w:rPr>
                <w:noProof/>
                <w:webHidden/>
              </w:rPr>
              <w:tab/>
            </w:r>
            <w:r w:rsidR="00E229A9">
              <w:rPr>
                <w:noProof/>
                <w:webHidden/>
              </w:rPr>
              <w:fldChar w:fldCharType="begin"/>
            </w:r>
            <w:r w:rsidR="00E229A9">
              <w:rPr>
                <w:noProof/>
                <w:webHidden/>
              </w:rPr>
              <w:instrText xml:space="preserve"> PAGEREF _Toc226035185 \h </w:instrText>
            </w:r>
            <w:r w:rsidR="00E229A9">
              <w:rPr>
                <w:noProof/>
                <w:webHidden/>
              </w:rPr>
            </w:r>
            <w:r w:rsidR="00E229A9">
              <w:rPr>
                <w:noProof/>
                <w:webHidden/>
              </w:rPr>
              <w:fldChar w:fldCharType="separate"/>
            </w:r>
            <w:r w:rsidR="00E229A9">
              <w:rPr>
                <w:noProof/>
                <w:webHidden/>
              </w:rPr>
              <w:t>110</w:t>
            </w:r>
            <w:r w:rsidR="00E229A9">
              <w:rPr>
                <w:noProof/>
                <w:webHidden/>
              </w:rPr>
              <w:fldChar w:fldCharType="end"/>
            </w:r>
          </w:hyperlink>
        </w:p>
        <w:p w14:paraId="22BDCFFF" w14:textId="1D1FE646" w:rsidR="009F2693" w:rsidRPr="0062074F" w:rsidRDefault="000806E0" w:rsidP="004E61EE">
          <w:pPr>
            <w:tabs>
              <w:tab w:val="left" w:pos="567"/>
              <w:tab w:val="left" w:pos="1134"/>
            </w:tabs>
            <w:spacing w:after="0" w:line="240" w:lineRule="auto"/>
          </w:pPr>
          <w:r w:rsidRPr="0062074F">
            <w:rPr>
              <w:bCs/>
            </w:rPr>
            <w:fldChar w:fldCharType="end"/>
          </w:r>
        </w:p>
      </w:sdtContent>
    </w:sdt>
    <w:p w14:paraId="177165BF" w14:textId="77777777" w:rsidR="00703BA8" w:rsidRPr="0062074F" w:rsidRDefault="00703BA8" w:rsidP="004E61EE">
      <w:pPr>
        <w:spacing w:line="240" w:lineRule="auto"/>
      </w:pPr>
      <w:r w:rsidRPr="0062074F">
        <w:br w:type="page"/>
      </w:r>
    </w:p>
    <w:p w14:paraId="3C0D622C" w14:textId="77777777" w:rsidR="00703BA8" w:rsidRPr="0062074F" w:rsidRDefault="00703BA8" w:rsidP="004E61EE">
      <w:pPr>
        <w:spacing w:before="360" w:line="240" w:lineRule="auto"/>
        <w:jc w:val="center"/>
        <w:rPr>
          <w:rFonts w:asciiTheme="minorHAnsi" w:eastAsiaTheme="minorEastAsia" w:hAnsiTheme="minorHAnsi"/>
          <w:lang w:eastAsia="en-US"/>
        </w:rPr>
      </w:pPr>
      <w:r w:rsidRPr="0062074F">
        <w:rPr>
          <w:rFonts w:eastAsia="Times New Roman"/>
          <w:b/>
          <w:sz w:val="24"/>
          <w:szCs w:val="24"/>
        </w:rPr>
        <w:lastRenderedPageBreak/>
        <w:t>Document History</w:t>
      </w:r>
    </w:p>
    <w:p w14:paraId="687C0634" w14:textId="683BAD8D" w:rsidR="00703BA8" w:rsidRPr="0062074F" w:rsidRDefault="00703BA8" w:rsidP="00E54143">
      <w:pPr>
        <w:spacing w:line="240" w:lineRule="auto"/>
        <w:jc w:val="both"/>
      </w:pPr>
      <w:r w:rsidRPr="0062074F">
        <w:t xml:space="preserve">Changes to this Specification are coordinated by </w:t>
      </w:r>
      <w:del w:id="45" w:author="Birklhuber Bernd" w:date="2026-08-07T08:44:00Z">
        <w:r w:rsidRPr="0062074F" w:rsidDel="005C7AF2">
          <w:delText>the IHO S-100 Working Group</w:delText>
        </w:r>
      </w:del>
      <w:ins w:id="46" w:author="Birklhuber Bernd" w:date="2026-08-07T08:44:00Z">
        <w:r w:rsidR="005C7AF2">
          <w:t>the Inland ENC Harmonization Group (IEHG)</w:t>
        </w:r>
      </w:ins>
      <w:r w:rsidRPr="0062074F">
        <w:t xml:space="preserve">. New editions will be made available via the </w:t>
      </w:r>
      <w:del w:id="47" w:author="Birklhuber Bernd" w:date="2026-08-07T08:44:00Z">
        <w:r w:rsidRPr="0062074F" w:rsidDel="005C7AF2">
          <w:delText>IHO website</w:delText>
        </w:r>
      </w:del>
      <w:ins w:id="48" w:author="Birklhuber Bernd" w:date="2026-08-07T08:44:00Z">
        <w:r w:rsidR="005C7AF2">
          <w:t>S-100 registry</w:t>
        </w:r>
      </w:ins>
      <w:r w:rsidRPr="0062074F">
        <w:t>.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721"/>
        <w:gridCol w:w="1193"/>
        <w:gridCol w:w="4658"/>
        <w:tblGridChange w:id="49">
          <w:tblGrid>
            <w:gridCol w:w="1520"/>
            <w:gridCol w:w="1721"/>
            <w:gridCol w:w="1193"/>
            <w:gridCol w:w="4658"/>
          </w:tblGrid>
        </w:tblGridChange>
      </w:tblGrid>
      <w:tr w:rsidR="00703BA8" w:rsidRPr="0062074F" w14:paraId="73E3154A" w14:textId="77777777" w:rsidTr="001C1CA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06D905" w14:textId="77777777" w:rsidR="00703BA8" w:rsidRPr="0062074F" w:rsidRDefault="00703BA8" w:rsidP="004E61EE">
            <w:pPr>
              <w:spacing w:before="60" w:after="60" w:line="240" w:lineRule="auto"/>
              <w:rPr>
                <w:rFonts w:cs="Arial"/>
                <w:b/>
              </w:rPr>
            </w:pPr>
            <w:r w:rsidRPr="0062074F">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C096BF" w14:textId="77777777" w:rsidR="00703BA8" w:rsidRPr="0062074F" w:rsidRDefault="00703BA8" w:rsidP="004E61EE">
            <w:pPr>
              <w:spacing w:before="60" w:after="60" w:line="240" w:lineRule="auto"/>
              <w:ind w:left="-1" w:firstLine="1"/>
              <w:rPr>
                <w:rFonts w:cs="Arial"/>
                <w:b/>
              </w:rPr>
            </w:pPr>
            <w:r w:rsidRPr="0062074F">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63CFA9" w14:textId="3675C8FA" w:rsidR="00703BA8" w:rsidRPr="0062074F" w:rsidRDefault="00703BA8" w:rsidP="000E4371">
            <w:pPr>
              <w:spacing w:before="60" w:after="60" w:line="240" w:lineRule="auto"/>
              <w:ind w:firstLine="21"/>
              <w:rPr>
                <w:rFonts w:cs="Arial"/>
                <w:b/>
              </w:rPr>
            </w:pPr>
            <w:r w:rsidRPr="0062074F">
              <w:rPr>
                <w:rFonts w:cs="Arial"/>
                <w:b/>
              </w:rPr>
              <w:t>A</w:t>
            </w:r>
            <w:r w:rsidR="000E4371" w:rsidRPr="0062074F">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228208" w14:textId="77777777" w:rsidR="00703BA8" w:rsidRPr="0062074F" w:rsidRDefault="00703BA8" w:rsidP="004E61EE">
            <w:pPr>
              <w:spacing w:before="60" w:after="60" w:line="240" w:lineRule="auto"/>
              <w:ind w:left="44" w:firstLine="43"/>
              <w:rPr>
                <w:rFonts w:cs="Arial"/>
                <w:b/>
              </w:rPr>
            </w:pPr>
            <w:r w:rsidRPr="0062074F">
              <w:rPr>
                <w:rFonts w:cs="Arial"/>
                <w:b/>
              </w:rPr>
              <w:t>Purpose</w:t>
            </w:r>
          </w:p>
        </w:tc>
      </w:tr>
      <w:tr w:rsidR="00703BA8" w:rsidRPr="0062074F" w14:paraId="027EDA10" w14:textId="77777777" w:rsidTr="005C7AF2">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0" w:author="Birklhuber Bernd" w:date="2026-08-07T08:45:00Z">
            <w:tblPrEx>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tcW w:w="1526" w:type="dxa"/>
            <w:tcBorders>
              <w:top w:val="single" w:sz="4" w:space="0" w:color="auto"/>
              <w:left w:val="single" w:sz="4" w:space="0" w:color="auto"/>
              <w:bottom w:val="single" w:sz="4" w:space="0" w:color="auto"/>
              <w:right w:val="single" w:sz="4" w:space="0" w:color="auto"/>
            </w:tcBorders>
            <w:hideMark/>
            <w:tcPrChange w:id="51" w:author="Birklhuber Bernd" w:date="2026-08-07T08:45:00Z">
              <w:tcPr>
                <w:tcW w:w="1526" w:type="dxa"/>
                <w:tcBorders>
                  <w:top w:val="single" w:sz="4" w:space="0" w:color="auto"/>
                  <w:left w:val="single" w:sz="4" w:space="0" w:color="auto"/>
                  <w:bottom w:val="single" w:sz="4" w:space="0" w:color="auto"/>
                  <w:right w:val="single" w:sz="4" w:space="0" w:color="auto"/>
                </w:tcBorders>
                <w:hideMark/>
              </w:tcPr>
            </w:tcPrChange>
          </w:tcPr>
          <w:p w14:paraId="69B4B469" w14:textId="4DB3C3E7"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1</w:t>
            </w:r>
          </w:p>
        </w:tc>
        <w:tc>
          <w:tcPr>
            <w:tcW w:w="1730" w:type="dxa"/>
            <w:tcBorders>
              <w:top w:val="single" w:sz="4" w:space="0" w:color="auto"/>
              <w:left w:val="single" w:sz="4" w:space="0" w:color="auto"/>
              <w:bottom w:val="single" w:sz="4" w:space="0" w:color="auto"/>
              <w:right w:val="single" w:sz="4" w:space="0" w:color="auto"/>
            </w:tcBorders>
            <w:tcPrChange w:id="52" w:author="Birklhuber Bernd" w:date="2026-08-07T08:45:00Z">
              <w:tcPr>
                <w:tcW w:w="1730" w:type="dxa"/>
                <w:tcBorders>
                  <w:top w:val="single" w:sz="4" w:space="0" w:color="auto"/>
                  <w:left w:val="single" w:sz="4" w:space="0" w:color="auto"/>
                  <w:bottom w:val="single" w:sz="4" w:space="0" w:color="auto"/>
                  <w:right w:val="single" w:sz="4" w:space="0" w:color="auto"/>
                </w:tcBorders>
              </w:tcPr>
            </w:tcPrChange>
          </w:tcPr>
          <w:p w14:paraId="547A1C26" w14:textId="02ADB0CC" w:rsidR="00703BA8" w:rsidRPr="0062074F" w:rsidRDefault="00703BA8" w:rsidP="004E61EE">
            <w:pPr>
              <w:spacing w:before="60" w:after="60" w:line="240" w:lineRule="auto"/>
              <w:ind w:left="-1" w:firstLine="1"/>
              <w:rPr>
                <w:rFonts w:cs="Arial"/>
              </w:rPr>
            </w:pPr>
            <w:del w:id="53" w:author="Birklhuber Bernd" w:date="2026-08-07T08:45:00Z">
              <w:r w:rsidRPr="0062074F" w:rsidDel="005C7AF2">
                <w:rPr>
                  <w:rFonts w:cs="Arial"/>
                </w:rPr>
                <w:delText>28 Aug 2020</w:delText>
              </w:r>
            </w:del>
          </w:p>
        </w:tc>
        <w:tc>
          <w:tcPr>
            <w:tcW w:w="1134" w:type="dxa"/>
            <w:tcBorders>
              <w:top w:val="single" w:sz="4" w:space="0" w:color="auto"/>
              <w:left w:val="single" w:sz="4" w:space="0" w:color="auto"/>
              <w:bottom w:val="single" w:sz="4" w:space="0" w:color="auto"/>
              <w:right w:val="single" w:sz="4" w:space="0" w:color="auto"/>
            </w:tcBorders>
            <w:tcPrChange w:id="54" w:author="Birklhuber Bernd" w:date="2026-08-07T08:45:00Z">
              <w:tcPr>
                <w:tcW w:w="1134" w:type="dxa"/>
                <w:tcBorders>
                  <w:top w:val="single" w:sz="4" w:space="0" w:color="auto"/>
                  <w:left w:val="single" w:sz="4" w:space="0" w:color="auto"/>
                  <w:bottom w:val="single" w:sz="4" w:space="0" w:color="auto"/>
                  <w:right w:val="single" w:sz="4" w:space="0" w:color="auto"/>
                </w:tcBorders>
              </w:tcPr>
            </w:tcPrChange>
          </w:tcPr>
          <w:p w14:paraId="6B96CF3E" w14:textId="77152EB4" w:rsidR="00703BA8" w:rsidRPr="0062074F" w:rsidRDefault="00703BA8" w:rsidP="004E61EE">
            <w:pPr>
              <w:spacing w:before="60" w:after="60" w:line="240" w:lineRule="auto"/>
              <w:ind w:firstLine="21"/>
              <w:rPr>
                <w:rFonts w:cs="Arial"/>
              </w:rPr>
            </w:pPr>
            <w:del w:id="55" w:author="Birklhuber Bernd" w:date="2026-08-07T08:45:00Z">
              <w:r w:rsidRPr="0062074F" w:rsidDel="005C7AF2">
                <w:rPr>
                  <w:rFonts w:cs="Arial"/>
                </w:rPr>
                <w:delText>RM</w:delText>
              </w:r>
            </w:del>
          </w:p>
        </w:tc>
        <w:tc>
          <w:tcPr>
            <w:tcW w:w="4702" w:type="dxa"/>
            <w:tcBorders>
              <w:top w:val="single" w:sz="4" w:space="0" w:color="auto"/>
              <w:left w:val="single" w:sz="4" w:space="0" w:color="auto"/>
              <w:bottom w:val="single" w:sz="4" w:space="0" w:color="auto"/>
              <w:right w:val="single" w:sz="4" w:space="0" w:color="auto"/>
            </w:tcBorders>
            <w:tcPrChange w:id="56" w:author="Birklhuber Bernd" w:date="2026-08-07T08:45:00Z">
              <w:tcPr>
                <w:tcW w:w="4702" w:type="dxa"/>
                <w:tcBorders>
                  <w:top w:val="single" w:sz="4" w:space="0" w:color="auto"/>
                  <w:left w:val="single" w:sz="4" w:space="0" w:color="auto"/>
                  <w:bottom w:val="single" w:sz="4" w:space="0" w:color="auto"/>
                  <w:right w:val="single" w:sz="4" w:space="0" w:color="auto"/>
                </w:tcBorders>
              </w:tcPr>
            </w:tcPrChange>
          </w:tcPr>
          <w:p w14:paraId="13997DE1" w14:textId="01D58327" w:rsidR="00703BA8" w:rsidRPr="0062074F" w:rsidRDefault="00703BA8" w:rsidP="004E61EE">
            <w:pPr>
              <w:spacing w:before="60" w:after="60" w:line="240" w:lineRule="auto"/>
              <w:ind w:left="44" w:firstLine="43"/>
              <w:rPr>
                <w:rFonts w:cs="Arial"/>
              </w:rPr>
            </w:pPr>
            <w:del w:id="57" w:author="Birklhuber Bernd" w:date="2026-08-07T08:45:00Z">
              <w:r w:rsidRPr="0062074F" w:rsidDel="005C7AF2">
                <w:rPr>
                  <w:rFonts w:cs="Arial"/>
                </w:rPr>
                <w:delText>First draft. Reviewed by EM</w:delText>
              </w:r>
              <w:r w:rsidR="00817E4C" w:rsidRPr="0062074F" w:rsidDel="005C7AF2">
                <w:rPr>
                  <w:rFonts w:cs="Arial"/>
                </w:rPr>
                <w:delText>.</w:delText>
              </w:r>
            </w:del>
          </w:p>
        </w:tc>
      </w:tr>
      <w:tr w:rsidR="00703BA8" w:rsidRPr="0062074F" w14:paraId="529D0F01" w14:textId="77777777" w:rsidTr="001C1CAB">
        <w:tc>
          <w:tcPr>
            <w:tcW w:w="1526" w:type="dxa"/>
            <w:tcBorders>
              <w:top w:val="single" w:sz="4" w:space="0" w:color="auto"/>
              <w:left w:val="single" w:sz="4" w:space="0" w:color="auto"/>
              <w:bottom w:val="single" w:sz="4" w:space="0" w:color="auto"/>
              <w:right w:val="single" w:sz="4" w:space="0" w:color="auto"/>
            </w:tcBorders>
          </w:tcPr>
          <w:p w14:paraId="57804990" w14:textId="4958C86E" w:rsidR="00703BA8" w:rsidRPr="0062074F" w:rsidRDefault="00703BA8" w:rsidP="004E61EE">
            <w:pPr>
              <w:spacing w:before="60" w:after="60" w:line="240" w:lineRule="auto"/>
              <w:rPr>
                <w:rFonts w:cs="Arial"/>
              </w:rPr>
            </w:pPr>
            <w:del w:id="58" w:author="Birklhuber Bernd" w:date="2026-08-07T08:45:00Z">
              <w:r w:rsidRPr="0062074F" w:rsidDel="005C7AF2">
                <w:rPr>
                  <w:rFonts w:cs="Arial"/>
                </w:rPr>
                <w:delText>0.</w:delText>
              </w:r>
              <w:r w:rsidR="00817E4C" w:rsidRPr="0062074F" w:rsidDel="005C7AF2">
                <w:rPr>
                  <w:rFonts w:cs="Arial"/>
                </w:rPr>
                <w:delText>0.</w:delText>
              </w:r>
              <w:r w:rsidRPr="0062074F" w:rsidDel="005C7AF2">
                <w:rPr>
                  <w:rFonts w:cs="Arial"/>
                </w:rPr>
                <w:delText>2</w:delText>
              </w:r>
            </w:del>
          </w:p>
        </w:tc>
        <w:tc>
          <w:tcPr>
            <w:tcW w:w="1730" w:type="dxa"/>
            <w:tcBorders>
              <w:top w:val="single" w:sz="4" w:space="0" w:color="auto"/>
              <w:left w:val="single" w:sz="4" w:space="0" w:color="auto"/>
              <w:bottom w:val="single" w:sz="4" w:space="0" w:color="auto"/>
              <w:right w:val="single" w:sz="4" w:space="0" w:color="auto"/>
            </w:tcBorders>
          </w:tcPr>
          <w:p w14:paraId="6F930A87" w14:textId="0D1F0159" w:rsidR="00703BA8" w:rsidRPr="0062074F" w:rsidRDefault="00703BA8" w:rsidP="004E61EE">
            <w:pPr>
              <w:spacing w:before="60" w:after="60" w:line="240" w:lineRule="auto"/>
              <w:ind w:left="-1" w:firstLine="1"/>
              <w:rPr>
                <w:rFonts w:cs="Arial"/>
              </w:rPr>
            </w:pPr>
            <w:del w:id="59" w:author="Birklhuber Bernd" w:date="2026-08-07T08:45:00Z">
              <w:r w:rsidRPr="0062074F" w:rsidDel="005C7AF2">
                <w:rPr>
                  <w:rFonts w:cs="Arial"/>
                </w:rPr>
                <w:delText>01 Nov 2021</w:delText>
              </w:r>
            </w:del>
          </w:p>
        </w:tc>
        <w:tc>
          <w:tcPr>
            <w:tcW w:w="1134" w:type="dxa"/>
            <w:tcBorders>
              <w:top w:val="single" w:sz="4" w:space="0" w:color="auto"/>
              <w:left w:val="single" w:sz="4" w:space="0" w:color="auto"/>
              <w:bottom w:val="single" w:sz="4" w:space="0" w:color="auto"/>
              <w:right w:val="single" w:sz="4" w:space="0" w:color="auto"/>
            </w:tcBorders>
          </w:tcPr>
          <w:p w14:paraId="7707DF7D" w14:textId="5FDF1B16" w:rsidR="00703BA8" w:rsidRPr="0062074F" w:rsidRDefault="00703BA8" w:rsidP="004E61EE">
            <w:pPr>
              <w:spacing w:before="60" w:after="60" w:line="240" w:lineRule="auto"/>
              <w:ind w:firstLine="21"/>
              <w:rPr>
                <w:rFonts w:cs="Arial"/>
              </w:rPr>
            </w:pPr>
            <w:del w:id="60" w:author="Birklhuber Bernd" w:date="2026-08-07T08:45:00Z">
              <w:r w:rsidRPr="0062074F" w:rsidDel="005C7AF2">
                <w:rPr>
                  <w:rFonts w:cs="Arial"/>
                </w:rPr>
                <w:delText>J.Powell</w:delText>
              </w:r>
            </w:del>
          </w:p>
        </w:tc>
        <w:tc>
          <w:tcPr>
            <w:tcW w:w="4702" w:type="dxa"/>
            <w:tcBorders>
              <w:top w:val="single" w:sz="4" w:space="0" w:color="auto"/>
              <w:left w:val="single" w:sz="4" w:space="0" w:color="auto"/>
              <w:bottom w:val="single" w:sz="4" w:space="0" w:color="auto"/>
              <w:right w:val="single" w:sz="4" w:space="0" w:color="auto"/>
            </w:tcBorders>
          </w:tcPr>
          <w:p w14:paraId="0415C7C2" w14:textId="0E2295F2" w:rsidR="00703BA8" w:rsidRPr="0062074F" w:rsidRDefault="00703BA8" w:rsidP="004E61EE">
            <w:pPr>
              <w:spacing w:before="60" w:after="60" w:line="240" w:lineRule="auto"/>
              <w:ind w:left="44"/>
              <w:rPr>
                <w:rFonts w:cs="Arial"/>
              </w:rPr>
            </w:pPr>
            <w:del w:id="61" w:author="Birklhuber Bernd" w:date="2026-08-07T08:45:00Z">
              <w:r w:rsidRPr="0062074F" w:rsidDel="005C7AF2">
                <w:rPr>
                  <w:rFonts w:cs="Arial"/>
                </w:rPr>
                <w:delText xml:space="preserve">Numerous revisions to take into account the S-98 </w:delText>
              </w:r>
              <w:r w:rsidR="00817E4C" w:rsidRPr="0062074F" w:rsidDel="005C7AF2">
                <w:rPr>
                  <w:rFonts w:cs="Arial"/>
                </w:rPr>
                <w:delText>C</w:delText>
              </w:r>
              <w:r w:rsidRPr="0062074F" w:rsidDel="005C7AF2">
                <w:rPr>
                  <w:rFonts w:cs="Arial"/>
                </w:rPr>
                <w:delText xml:space="preserve">orrespondence </w:delText>
              </w:r>
              <w:r w:rsidR="00817E4C" w:rsidRPr="0062074F" w:rsidDel="005C7AF2">
                <w:rPr>
                  <w:rFonts w:cs="Arial"/>
                </w:rPr>
                <w:delText>G</w:delText>
              </w:r>
              <w:r w:rsidRPr="0062074F" w:rsidDel="005C7AF2">
                <w:rPr>
                  <w:rFonts w:cs="Arial"/>
                </w:rPr>
                <w:delText>roup adjudication work.</w:delText>
              </w:r>
            </w:del>
          </w:p>
        </w:tc>
      </w:tr>
      <w:tr w:rsidR="00817E4C" w:rsidRPr="0062074F" w14:paraId="3EF37538" w14:textId="77777777" w:rsidTr="001C1CAB">
        <w:tc>
          <w:tcPr>
            <w:tcW w:w="1526" w:type="dxa"/>
            <w:tcBorders>
              <w:top w:val="single" w:sz="4" w:space="0" w:color="auto"/>
              <w:left w:val="single" w:sz="4" w:space="0" w:color="auto"/>
              <w:bottom w:val="single" w:sz="4" w:space="0" w:color="auto"/>
              <w:right w:val="single" w:sz="4" w:space="0" w:color="auto"/>
            </w:tcBorders>
          </w:tcPr>
          <w:p w14:paraId="6E5575AC" w14:textId="6E0DF568" w:rsidR="00817E4C" w:rsidRPr="0062074F" w:rsidRDefault="00817E4C" w:rsidP="004E61EE">
            <w:pPr>
              <w:spacing w:before="60" w:after="60" w:line="240" w:lineRule="auto"/>
              <w:rPr>
                <w:rFonts w:cs="Arial"/>
              </w:rPr>
            </w:pPr>
            <w:del w:id="62" w:author="Birklhuber Bernd" w:date="2026-08-07T08:45:00Z">
              <w:r w:rsidRPr="0062074F" w:rsidDel="005C7AF2">
                <w:rPr>
                  <w:rFonts w:cs="Arial"/>
                </w:rPr>
                <w:delText>1.0.0</w:delText>
              </w:r>
            </w:del>
          </w:p>
        </w:tc>
        <w:tc>
          <w:tcPr>
            <w:tcW w:w="1730" w:type="dxa"/>
            <w:tcBorders>
              <w:top w:val="single" w:sz="4" w:space="0" w:color="auto"/>
              <w:left w:val="single" w:sz="4" w:space="0" w:color="auto"/>
              <w:bottom w:val="single" w:sz="4" w:space="0" w:color="auto"/>
              <w:right w:val="single" w:sz="4" w:space="0" w:color="auto"/>
            </w:tcBorders>
          </w:tcPr>
          <w:p w14:paraId="5F903F4B" w14:textId="774CAF92" w:rsidR="00817E4C" w:rsidRPr="0062074F" w:rsidRDefault="00817E4C" w:rsidP="004E61EE">
            <w:pPr>
              <w:spacing w:before="60" w:after="60" w:line="240" w:lineRule="auto"/>
              <w:ind w:left="-1" w:firstLine="1"/>
              <w:rPr>
                <w:rFonts w:cs="Arial"/>
              </w:rPr>
            </w:pPr>
            <w:del w:id="63" w:author="Birklhuber Bernd" w:date="2026-08-07T08:45:00Z">
              <w:r w:rsidRPr="0062074F" w:rsidDel="005C7AF2">
                <w:rPr>
                  <w:rFonts w:cs="Arial"/>
                </w:rPr>
                <w:delText>May 2022</w:delText>
              </w:r>
            </w:del>
          </w:p>
        </w:tc>
        <w:tc>
          <w:tcPr>
            <w:tcW w:w="1134" w:type="dxa"/>
            <w:tcBorders>
              <w:top w:val="single" w:sz="4" w:space="0" w:color="auto"/>
              <w:left w:val="single" w:sz="4" w:space="0" w:color="auto"/>
              <w:bottom w:val="single" w:sz="4" w:space="0" w:color="auto"/>
              <w:right w:val="single" w:sz="4" w:space="0" w:color="auto"/>
            </w:tcBorders>
          </w:tcPr>
          <w:p w14:paraId="3BD90B2B" w14:textId="1B286238" w:rsidR="00817E4C" w:rsidRPr="0062074F" w:rsidRDefault="000E4371" w:rsidP="004E61EE">
            <w:pPr>
              <w:spacing w:before="60" w:after="60" w:line="240" w:lineRule="auto"/>
              <w:ind w:firstLine="21"/>
              <w:rPr>
                <w:rFonts w:cs="Arial"/>
              </w:rPr>
            </w:pPr>
            <w:del w:id="64" w:author="Birklhuber Bernd" w:date="2026-08-07T08:45:00Z">
              <w:r w:rsidRPr="0062074F" w:rsidDel="005C7AF2">
                <w:rPr>
                  <w:rFonts w:cs="Arial"/>
                </w:rPr>
                <w:delText>S-100WG</w:delText>
              </w:r>
            </w:del>
          </w:p>
        </w:tc>
        <w:tc>
          <w:tcPr>
            <w:tcW w:w="4702" w:type="dxa"/>
            <w:tcBorders>
              <w:top w:val="single" w:sz="4" w:space="0" w:color="auto"/>
              <w:left w:val="single" w:sz="4" w:space="0" w:color="auto"/>
              <w:bottom w:val="single" w:sz="4" w:space="0" w:color="auto"/>
              <w:right w:val="single" w:sz="4" w:space="0" w:color="auto"/>
            </w:tcBorders>
          </w:tcPr>
          <w:p w14:paraId="108E522E" w14:textId="3565BDA0" w:rsidR="00817E4C" w:rsidRPr="0062074F" w:rsidRDefault="00817E4C" w:rsidP="000E4371">
            <w:pPr>
              <w:spacing w:before="60" w:after="60" w:line="240" w:lineRule="auto"/>
              <w:ind w:left="44"/>
              <w:rPr>
                <w:rFonts w:cs="Arial"/>
              </w:rPr>
            </w:pPr>
            <w:del w:id="65" w:author="Birklhuber Bernd" w:date="2026-08-07T08:45:00Z">
              <w:r w:rsidRPr="0062074F" w:rsidDel="005C7AF2">
                <w:rPr>
                  <w:rFonts w:cs="Arial"/>
                </w:rPr>
                <w:delText xml:space="preserve">Submission to HSSC14 for </w:delText>
              </w:r>
              <w:r w:rsidR="000E4371" w:rsidRPr="0062074F" w:rsidDel="005C7AF2">
                <w:rPr>
                  <w:rFonts w:cs="Arial"/>
                </w:rPr>
                <w:delText>approval</w:delText>
              </w:r>
              <w:r w:rsidRPr="0062074F" w:rsidDel="005C7AF2">
                <w:rPr>
                  <w:rFonts w:cs="Arial"/>
                </w:rPr>
                <w:delText>.</w:delText>
              </w:r>
            </w:del>
          </w:p>
        </w:tc>
      </w:tr>
      <w:tr w:rsidR="00703BA8" w:rsidRPr="0062074F" w14:paraId="22DF7DAE" w14:textId="77777777" w:rsidTr="001C1CAB">
        <w:tc>
          <w:tcPr>
            <w:tcW w:w="1526" w:type="dxa"/>
            <w:tcBorders>
              <w:top w:val="single" w:sz="4" w:space="0" w:color="auto"/>
              <w:left w:val="single" w:sz="4" w:space="0" w:color="auto"/>
              <w:bottom w:val="single" w:sz="4" w:space="0" w:color="auto"/>
              <w:right w:val="single" w:sz="4" w:space="0" w:color="auto"/>
            </w:tcBorders>
          </w:tcPr>
          <w:p w14:paraId="1CE4BC43" w14:textId="288C81A1" w:rsidR="00703BA8" w:rsidRPr="0062074F" w:rsidRDefault="000E4371" w:rsidP="004E61EE">
            <w:pPr>
              <w:spacing w:before="60" w:after="60" w:line="240" w:lineRule="auto"/>
              <w:rPr>
                <w:rFonts w:cs="Arial"/>
              </w:rPr>
            </w:pPr>
            <w:del w:id="66" w:author="Birklhuber Bernd" w:date="2026-08-07T08:45:00Z">
              <w:r w:rsidRPr="0062074F" w:rsidDel="005C7AF2">
                <w:rPr>
                  <w:rFonts w:cs="Arial"/>
                </w:rPr>
                <w:delText>1.0.0</w:delText>
              </w:r>
            </w:del>
          </w:p>
        </w:tc>
        <w:tc>
          <w:tcPr>
            <w:tcW w:w="1730" w:type="dxa"/>
            <w:tcBorders>
              <w:top w:val="single" w:sz="4" w:space="0" w:color="auto"/>
              <w:left w:val="single" w:sz="4" w:space="0" w:color="auto"/>
              <w:bottom w:val="single" w:sz="4" w:space="0" w:color="auto"/>
              <w:right w:val="single" w:sz="4" w:space="0" w:color="auto"/>
            </w:tcBorders>
          </w:tcPr>
          <w:p w14:paraId="0E1724CB" w14:textId="1ABD5E9F" w:rsidR="00703BA8" w:rsidRPr="0062074F" w:rsidRDefault="000E4371" w:rsidP="004E61EE">
            <w:pPr>
              <w:spacing w:before="60" w:after="60" w:line="240" w:lineRule="auto"/>
              <w:ind w:left="-1" w:firstLine="1"/>
              <w:rPr>
                <w:rFonts w:cs="Arial"/>
              </w:rPr>
            </w:pPr>
            <w:del w:id="67" w:author="Birklhuber Bernd" w:date="2026-08-07T08:45:00Z">
              <w:r w:rsidRPr="0062074F" w:rsidDel="005C7AF2">
                <w:rPr>
                  <w:rFonts w:cs="Arial"/>
                </w:rPr>
                <w:delText>May 2022</w:delText>
              </w:r>
            </w:del>
          </w:p>
        </w:tc>
        <w:tc>
          <w:tcPr>
            <w:tcW w:w="1134" w:type="dxa"/>
            <w:tcBorders>
              <w:top w:val="single" w:sz="4" w:space="0" w:color="auto"/>
              <w:left w:val="single" w:sz="4" w:space="0" w:color="auto"/>
              <w:bottom w:val="single" w:sz="4" w:space="0" w:color="auto"/>
              <w:right w:val="single" w:sz="4" w:space="0" w:color="auto"/>
            </w:tcBorders>
          </w:tcPr>
          <w:p w14:paraId="28EB3A0B" w14:textId="79C1CC09" w:rsidR="00703BA8" w:rsidRPr="0062074F" w:rsidRDefault="000E4371" w:rsidP="004E61EE">
            <w:pPr>
              <w:spacing w:before="60" w:after="60" w:line="240" w:lineRule="auto"/>
              <w:ind w:firstLine="21"/>
              <w:rPr>
                <w:rFonts w:cs="Arial"/>
              </w:rPr>
            </w:pPr>
            <w:del w:id="68" w:author="Birklhuber Bernd" w:date="2026-08-07T08:45:00Z">
              <w:r w:rsidRPr="0062074F" w:rsidDel="005C7AF2">
                <w:rPr>
                  <w:rFonts w:cs="Arial"/>
                </w:rPr>
                <w:delText>HSSC</w:delText>
              </w:r>
            </w:del>
          </w:p>
        </w:tc>
        <w:tc>
          <w:tcPr>
            <w:tcW w:w="4702" w:type="dxa"/>
            <w:tcBorders>
              <w:top w:val="single" w:sz="4" w:space="0" w:color="auto"/>
              <w:left w:val="single" w:sz="4" w:space="0" w:color="auto"/>
              <w:bottom w:val="single" w:sz="4" w:space="0" w:color="auto"/>
              <w:right w:val="single" w:sz="4" w:space="0" w:color="auto"/>
            </w:tcBorders>
          </w:tcPr>
          <w:p w14:paraId="631E779C" w14:textId="53F85AD7" w:rsidR="00703BA8" w:rsidRPr="0062074F" w:rsidRDefault="000E4371" w:rsidP="000E4371">
            <w:pPr>
              <w:spacing w:before="60" w:after="60" w:line="240" w:lineRule="auto"/>
              <w:ind w:left="45"/>
              <w:rPr>
                <w:rFonts w:cs="Arial"/>
              </w:rPr>
            </w:pPr>
            <w:del w:id="69" w:author="Birklhuber Bernd" w:date="2026-08-07T08:45:00Z">
              <w:r w:rsidRPr="0062074F" w:rsidDel="005C7AF2">
                <w:rPr>
                  <w:rFonts w:cs="Arial"/>
                </w:rPr>
                <w:delText>Initial published version for evaluation and testing.</w:delText>
              </w:r>
            </w:del>
          </w:p>
        </w:tc>
      </w:tr>
      <w:tr w:rsidR="00703BA8" w:rsidRPr="0062074F" w14:paraId="12A94405" w14:textId="77777777" w:rsidTr="001C1CAB">
        <w:tc>
          <w:tcPr>
            <w:tcW w:w="1526" w:type="dxa"/>
            <w:tcBorders>
              <w:top w:val="single" w:sz="4" w:space="0" w:color="auto"/>
              <w:left w:val="single" w:sz="4" w:space="0" w:color="auto"/>
              <w:bottom w:val="single" w:sz="4" w:space="0" w:color="auto"/>
              <w:right w:val="single" w:sz="4" w:space="0" w:color="auto"/>
            </w:tcBorders>
          </w:tcPr>
          <w:p w14:paraId="72E5462A" w14:textId="3155D83A" w:rsidR="00703BA8" w:rsidRPr="0062074F" w:rsidRDefault="00E47E2A" w:rsidP="004E61EE">
            <w:pPr>
              <w:spacing w:before="60" w:after="60" w:line="240" w:lineRule="auto"/>
              <w:rPr>
                <w:rFonts w:cs="Arial"/>
              </w:rPr>
            </w:pPr>
            <w:del w:id="70" w:author="Birklhuber Bernd" w:date="2026-08-07T08:45:00Z">
              <w:r w:rsidRPr="0062074F" w:rsidDel="005C7AF2">
                <w:rPr>
                  <w:rFonts w:cs="Arial"/>
                </w:rPr>
                <w:delText>1.1.0</w:delText>
              </w:r>
            </w:del>
          </w:p>
        </w:tc>
        <w:tc>
          <w:tcPr>
            <w:tcW w:w="1730" w:type="dxa"/>
            <w:tcBorders>
              <w:top w:val="single" w:sz="4" w:space="0" w:color="auto"/>
              <w:left w:val="single" w:sz="4" w:space="0" w:color="auto"/>
              <w:bottom w:val="single" w:sz="4" w:space="0" w:color="auto"/>
              <w:right w:val="single" w:sz="4" w:space="0" w:color="auto"/>
            </w:tcBorders>
          </w:tcPr>
          <w:p w14:paraId="60C19DCF" w14:textId="23A5B493" w:rsidR="00703BA8" w:rsidRPr="0062074F" w:rsidRDefault="00E47E2A" w:rsidP="004E61EE">
            <w:pPr>
              <w:spacing w:before="60" w:after="60" w:line="240" w:lineRule="auto"/>
              <w:ind w:left="-1" w:firstLine="1"/>
              <w:rPr>
                <w:rFonts w:cs="Arial"/>
              </w:rPr>
            </w:pPr>
            <w:del w:id="71" w:author="Birklhuber Bernd" w:date="2026-08-07T08:45:00Z">
              <w:r w:rsidRPr="0062074F" w:rsidDel="005C7AF2">
                <w:rPr>
                  <w:rFonts w:cs="Arial"/>
                </w:rPr>
                <w:delText>August 2023</w:delText>
              </w:r>
            </w:del>
          </w:p>
        </w:tc>
        <w:tc>
          <w:tcPr>
            <w:tcW w:w="1134" w:type="dxa"/>
            <w:tcBorders>
              <w:top w:val="single" w:sz="4" w:space="0" w:color="auto"/>
              <w:left w:val="single" w:sz="4" w:space="0" w:color="auto"/>
              <w:bottom w:val="single" w:sz="4" w:space="0" w:color="auto"/>
              <w:right w:val="single" w:sz="4" w:space="0" w:color="auto"/>
            </w:tcBorders>
          </w:tcPr>
          <w:p w14:paraId="7ED00568"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D6C669D" w14:textId="548594AE" w:rsidR="00703BA8" w:rsidRPr="0062074F" w:rsidRDefault="003171AA" w:rsidP="004E61EE">
            <w:pPr>
              <w:spacing w:before="60" w:after="60" w:line="240" w:lineRule="auto"/>
              <w:ind w:left="44" w:hanging="26"/>
              <w:rPr>
                <w:rFonts w:cs="Arial"/>
              </w:rPr>
            </w:pPr>
            <w:del w:id="72" w:author="Birklhuber Bernd" w:date="2026-08-07T08:45:00Z">
              <w:r w:rsidRPr="0062074F" w:rsidDel="005C7AF2">
                <w:rPr>
                  <w:rFonts w:cs="Arial"/>
                </w:rPr>
                <w:delText xml:space="preserve">Added </w:delText>
              </w:r>
              <w:r w:rsidR="0056040E" w:rsidRPr="0062074F" w:rsidDel="005C7AF2">
                <w:rPr>
                  <w:rFonts w:cs="Arial"/>
                </w:rPr>
                <w:delText>MSC.530(106)/Rev.1</w:delText>
              </w:r>
              <w:r w:rsidRPr="0062074F" w:rsidDel="005C7AF2">
                <w:rPr>
                  <w:rFonts w:cs="Arial"/>
                </w:rPr>
                <w:delText xml:space="preserve"> in place of MSC.232(82) and updated text accordingly</w:delText>
              </w:r>
              <w:r w:rsidR="009F5B46" w:rsidRPr="0062074F" w:rsidDel="005C7AF2">
                <w:rPr>
                  <w:rFonts w:cs="Arial"/>
                </w:rPr>
                <w:delText xml:space="preserve"> (</w:delText>
              </w:r>
              <w:r w:rsidR="003571AE" w:rsidRPr="0062074F" w:rsidDel="005C7AF2">
                <w:rPr>
                  <w:rFonts w:cs="Arial"/>
                </w:rPr>
                <w:delText xml:space="preserve">“SENC” to “System Database”- </w:delText>
              </w:r>
              <w:r w:rsidR="009B7AB4" w:rsidRPr="0062074F" w:rsidDel="005C7AF2">
                <w:rPr>
                  <w:rFonts w:cs="Arial"/>
                </w:rPr>
                <w:delText>various clauses</w:delText>
              </w:r>
              <w:r w:rsidR="009F5B46" w:rsidRPr="0062074F" w:rsidDel="005C7AF2">
                <w:rPr>
                  <w:rFonts w:cs="Arial"/>
                </w:rPr>
                <w:delText>)</w:delText>
              </w:r>
              <w:r w:rsidRPr="0062074F" w:rsidDel="005C7AF2">
                <w:rPr>
                  <w:rFonts w:cs="Arial"/>
                </w:rPr>
                <w:delText>; updated tidal stream panel presentation (C-15.4);</w:delText>
              </w:r>
              <w:r w:rsidR="005226E5" w:rsidRPr="0062074F" w:rsidDel="005C7AF2">
                <w:rPr>
                  <w:rFonts w:cs="Arial"/>
                </w:rPr>
                <w:delText xml:space="preserve"> fixed heading 1 and heading 2 styles; added new clause listing allowed support file formats for ECDIS</w:delText>
              </w:r>
              <w:r w:rsidR="00BA7446" w:rsidRPr="0062074F" w:rsidDel="005C7AF2">
                <w:rPr>
                  <w:rFonts w:cs="Arial"/>
                </w:rPr>
                <w:delText xml:space="preserve"> and elaborated rules for additional information in text (C-11.5)</w:delText>
              </w:r>
              <w:r w:rsidR="003571AE" w:rsidRPr="0062074F" w:rsidDel="005C7AF2">
                <w:rPr>
                  <w:rFonts w:cs="Arial"/>
                </w:rPr>
                <w:delText>; struck alternate labels in Tables C-2 and C-3;</w:delText>
              </w:r>
            </w:del>
          </w:p>
        </w:tc>
      </w:tr>
      <w:tr w:rsidR="00703BA8" w:rsidRPr="0062074F" w14:paraId="0CD91432" w14:textId="77777777" w:rsidTr="001C1CAB">
        <w:tc>
          <w:tcPr>
            <w:tcW w:w="1526" w:type="dxa"/>
            <w:tcBorders>
              <w:top w:val="single" w:sz="4" w:space="0" w:color="auto"/>
              <w:left w:val="single" w:sz="4" w:space="0" w:color="auto"/>
              <w:bottom w:val="single" w:sz="4" w:space="0" w:color="auto"/>
              <w:right w:val="single" w:sz="4" w:space="0" w:color="auto"/>
            </w:tcBorders>
          </w:tcPr>
          <w:p w14:paraId="02A32306" w14:textId="455501A3" w:rsidR="00703BA8" w:rsidRPr="0062074F" w:rsidRDefault="006722CB" w:rsidP="004E61EE">
            <w:pPr>
              <w:spacing w:before="60" w:after="60" w:line="240" w:lineRule="auto"/>
              <w:rPr>
                <w:rFonts w:cs="Arial"/>
              </w:rPr>
            </w:pPr>
            <w:del w:id="73" w:author="Birklhuber Bernd" w:date="2026-08-07T08:45:00Z">
              <w:r w:rsidRPr="0062074F" w:rsidDel="005C7AF2">
                <w:rPr>
                  <w:rFonts w:cs="Arial"/>
                </w:rPr>
                <w:delText>1.2.0</w:delText>
              </w:r>
            </w:del>
          </w:p>
        </w:tc>
        <w:tc>
          <w:tcPr>
            <w:tcW w:w="1730" w:type="dxa"/>
            <w:tcBorders>
              <w:top w:val="single" w:sz="4" w:space="0" w:color="auto"/>
              <w:left w:val="single" w:sz="4" w:space="0" w:color="auto"/>
              <w:bottom w:val="single" w:sz="4" w:space="0" w:color="auto"/>
              <w:right w:val="single" w:sz="4" w:space="0" w:color="auto"/>
            </w:tcBorders>
          </w:tcPr>
          <w:p w14:paraId="4783614A" w14:textId="3F4399F1" w:rsidR="00703BA8" w:rsidRPr="0062074F" w:rsidRDefault="006722CB" w:rsidP="004E61EE">
            <w:pPr>
              <w:spacing w:before="60" w:after="60" w:line="240" w:lineRule="auto"/>
              <w:ind w:left="-1" w:firstLine="1"/>
              <w:rPr>
                <w:rFonts w:cs="Arial"/>
              </w:rPr>
            </w:pPr>
            <w:del w:id="74" w:author="Birklhuber Bernd" w:date="2026-08-07T08:45:00Z">
              <w:r w:rsidRPr="0062074F" w:rsidDel="005C7AF2">
                <w:rPr>
                  <w:rFonts w:cs="Arial"/>
                </w:rPr>
                <w:delText>February 2024</w:delText>
              </w:r>
            </w:del>
          </w:p>
        </w:tc>
        <w:tc>
          <w:tcPr>
            <w:tcW w:w="1134" w:type="dxa"/>
            <w:tcBorders>
              <w:top w:val="single" w:sz="4" w:space="0" w:color="auto"/>
              <w:left w:val="single" w:sz="4" w:space="0" w:color="auto"/>
              <w:bottom w:val="single" w:sz="4" w:space="0" w:color="auto"/>
              <w:right w:val="single" w:sz="4" w:space="0" w:color="auto"/>
            </w:tcBorders>
          </w:tcPr>
          <w:p w14:paraId="163831FF"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4E2D384" w14:textId="270D2B51" w:rsidR="00703BA8" w:rsidRPr="0062074F" w:rsidRDefault="006722CB" w:rsidP="00B30BBA">
            <w:pPr>
              <w:spacing w:before="60" w:after="60" w:line="240" w:lineRule="auto"/>
              <w:rPr>
                <w:rFonts w:cs="Arial"/>
              </w:rPr>
            </w:pPr>
            <w:del w:id="75" w:author="Birklhuber Bernd" w:date="2026-08-07T08:45:00Z">
              <w:r w:rsidRPr="0062074F" w:rsidDel="005C7AF2">
                <w:rPr>
                  <w:rFonts w:cs="Arial"/>
                </w:rPr>
                <w:delText>Collection of issues identified by subgroup and external stakeholder.</w:delText>
              </w:r>
            </w:del>
          </w:p>
        </w:tc>
      </w:tr>
      <w:tr w:rsidR="00703BA8" w:rsidRPr="0062074F" w14:paraId="3ECE5E82" w14:textId="77777777" w:rsidTr="001C1CAB">
        <w:tc>
          <w:tcPr>
            <w:tcW w:w="1526" w:type="dxa"/>
            <w:tcBorders>
              <w:top w:val="single" w:sz="4" w:space="0" w:color="auto"/>
              <w:left w:val="single" w:sz="4" w:space="0" w:color="auto"/>
              <w:bottom w:val="single" w:sz="4" w:space="0" w:color="auto"/>
              <w:right w:val="single" w:sz="4" w:space="0" w:color="auto"/>
            </w:tcBorders>
          </w:tcPr>
          <w:p w14:paraId="7EE88034" w14:textId="27D920B9" w:rsidR="00703BA8" w:rsidRPr="0062074F" w:rsidRDefault="00F75C61" w:rsidP="004E61EE">
            <w:pPr>
              <w:spacing w:before="60" w:after="60" w:line="240" w:lineRule="auto"/>
              <w:rPr>
                <w:rFonts w:cs="Arial"/>
              </w:rPr>
            </w:pPr>
            <w:del w:id="76" w:author="Birklhuber Bernd" w:date="2026-08-07T08:45:00Z">
              <w:r w:rsidRPr="0062074F" w:rsidDel="005C7AF2">
                <w:rPr>
                  <w:rFonts w:cs="Arial"/>
                </w:rPr>
                <w:delText>1.</w:delText>
              </w:r>
              <w:r w:rsidR="002D6A62" w:rsidRPr="0062074F" w:rsidDel="005C7AF2">
                <w:rPr>
                  <w:rFonts w:cs="Arial"/>
                </w:rPr>
                <w:delText>3</w:delText>
              </w:r>
              <w:r w:rsidRPr="0062074F" w:rsidDel="005C7AF2">
                <w:rPr>
                  <w:rFonts w:cs="Arial"/>
                </w:rPr>
                <w:delText>.</w:delText>
              </w:r>
              <w:r w:rsidR="002D6A62" w:rsidRPr="0062074F" w:rsidDel="005C7AF2">
                <w:rPr>
                  <w:rFonts w:cs="Arial"/>
                </w:rPr>
                <w:delText>0</w:delText>
              </w:r>
            </w:del>
          </w:p>
        </w:tc>
        <w:tc>
          <w:tcPr>
            <w:tcW w:w="1730" w:type="dxa"/>
            <w:tcBorders>
              <w:top w:val="single" w:sz="4" w:space="0" w:color="auto"/>
              <w:left w:val="single" w:sz="4" w:space="0" w:color="auto"/>
              <w:bottom w:val="single" w:sz="4" w:space="0" w:color="auto"/>
              <w:right w:val="single" w:sz="4" w:space="0" w:color="auto"/>
            </w:tcBorders>
          </w:tcPr>
          <w:p w14:paraId="388B3404" w14:textId="7C7D9FA7" w:rsidR="00703BA8" w:rsidRPr="0062074F" w:rsidRDefault="00F75C61" w:rsidP="004E61EE">
            <w:pPr>
              <w:spacing w:before="60" w:after="60" w:line="240" w:lineRule="auto"/>
              <w:ind w:left="-1" w:firstLine="1"/>
              <w:rPr>
                <w:rFonts w:cs="Arial"/>
              </w:rPr>
            </w:pPr>
            <w:del w:id="77" w:author="Birklhuber Bernd" w:date="2026-08-07T08:45:00Z">
              <w:r w:rsidRPr="0062074F" w:rsidDel="005C7AF2">
                <w:rPr>
                  <w:rFonts w:cs="Arial"/>
                </w:rPr>
                <w:delText>May 2024</w:delText>
              </w:r>
            </w:del>
          </w:p>
        </w:tc>
        <w:tc>
          <w:tcPr>
            <w:tcW w:w="1134" w:type="dxa"/>
            <w:tcBorders>
              <w:top w:val="single" w:sz="4" w:space="0" w:color="auto"/>
              <w:left w:val="single" w:sz="4" w:space="0" w:color="auto"/>
              <w:bottom w:val="single" w:sz="4" w:space="0" w:color="auto"/>
              <w:right w:val="single" w:sz="4" w:space="0" w:color="auto"/>
            </w:tcBorders>
          </w:tcPr>
          <w:p w14:paraId="4F57514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3D6B443" w14:textId="1F759263" w:rsidR="00703BA8" w:rsidRPr="0062074F" w:rsidRDefault="00F75C61" w:rsidP="00B30BBA">
            <w:pPr>
              <w:spacing w:before="60" w:after="60" w:line="240" w:lineRule="auto"/>
              <w:rPr>
                <w:rFonts w:cs="Arial"/>
              </w:rPr>
            </w:pPr>
            <w:del w:id="78" w:author="Birklhuber Bernd" w:date="2026-08-07T08:45:00Z">
              <w:r w:rsidRPr="0062074F" w:rsidDel="005C7AF2">
                <w:rPr>
                  <w:rFonts w:cs="Arial"/>
                </w:rPr>
                <w:delText>Incorporating stakeholder inputs, GitHub discussions and TSM 2024 outputs.</w:delText>
              </w:r>
            </w:del>
          </w:p>
        </w:tc>
      </w:tr>
      <w:tr w:rsidR="00703BA8" w:rsidRPr="0062074F" w14:paraId="03A471B7" w14:textId="77777777" w:rsidTr="001C1CAB">
        <w:tc>
          <w:tcPr>
            <w:tcW w:w="1526" w:type="dxa"/>
            <w:tcBorders>
              <w:top w:val="single" w:sz="4" w:space="0" w:color="auto"/>
              <w:left w:val="single" w:sz="4" w:space="0" w:color="auto"/>
              <w:bottom w:val="single" w:sz="4" w:space="0" w:color="auto"/>
              <w:right w:val="single" w:sz="4" w:space="0" w:color="auto"/>
            </w:tcBorders>
          </w:tcPr>
          <w:p w14:paraId="0E0C77D9" w14:textId="74704843" w:rsidR="00703BA8" w:rsidRPr="0062074F" w:rsidRDefault="00314CAB" w:rsidP="004E61EE">
            <w:pPr>
              <w:spacing w:before="60" w:after="60" w:line="240" w:lineRule="auto"/>
              <w:rPr>
                <w:rFonts w:cs="Arial"/>
              </w:rPr>
            </w:pPr>
            <w:del w:id="79" w:author="Birklhuber Bernd" w:date="2026-08-07T08:45:00Z">
              <w:r w:rsidRPr="0062074F" w:rsidDel="005C7AF2">
                <w:rPr>
                  <w:rFonts w:cs="Arial"/>
                </w:rPr>
                <w:delText>1.3.</w:delText>
              </w:r>
              <w:r w:rsidR="00B64E30" w:rsidRPr="0062074F" w:rsidDel="005C7AF2">
                <w:rPr>
                  <w:rFonts w:cs="Arial"/>
                </w:rPr>
                <w:delText>4</w:delText>
              </w:r>
            </w:del>
          </w:p>
        </w:tc>
        <w:tc>
          <w:tcPr>
            <w:tcW w:w="1730" w:type="dxa"/>
            <w:tcBorders>
              <w:top w:val="single" w:sz="4" w:space="0" w:color="auto"/>
              <w:left w:val="single" w:sz="4" w:space="0" w:color="auto"/>
              <w:bottom w:val="single" w:sz="4" w:space="0" w:color="auto"/>
              <w:right w:val="single" w:sz="4" w:space="0" w:color="auto"/>
            </w:tcBorders>
          </w:tcPr>
          <w:p w14:paraId="0F5E7269" w14:textId="4B8E55CE" w:rsidR="00703BA8" w:rsidRPr="0062074F" w:rsidRDefault="00314CAB" w:rsidP="004E61EE">
            <w:pPr>
              <w:spacing w:before="60" w:after="60" w:line="240" w:lineRule="auto"/>
              <w:ind w:left="-1" w:firstLine="1"/>
              <w:rPr>
                <w:rFonts w:cs="Arial"/>
              </w:rPr>
            </w:pPr>
            <w:del w:id="80" w:author="Birklhuber Bernd" w:date="2026-08-07T08:45:00Z">
              <w:r w:rsidRPr="0062074F" w:rsidDel="005C7AF2">
                <w:rPr>
                  <w:rFonts w:cs="Arial"/>
                </w:rPr>
                <w:delText>July 2024</w:delText>
              </w:r>
            </w:del>
          </w:p>
        </w:tc>
        <w:tc>
          <w:tcPr>
            <w:tcW w:w="1134" w:type="dxa"/>
            <w:tcBorders>
              <w:top w:val="single" w:sz="4" w:space="0" w:color="auto"/>
              <w:left w:val="single" w:sz="4" w:space="0" w:color="auto"/>
              <w:bottom w:val="single" w:sz="4" w:space="0" w:color="auto"/>
              <w:right w:val="single" w:sz="4" w:space="0" w:color="auto"/>
            </w:tcBorders>
          </w:tcPr>
          <w:p w14:paraId="3557F0ED"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9C27238" w14:textId="376C29DA" w:rsidR="00703BA8" w:rsidRPr="0062074F" w:rsidRDefault="00314CAB" w:rsidP="00B30BBA">
            <w:pPr>
              <w:spacing w:before="60" w:after="60" w:line="240" w:lineRule="auto"/>
              <w:rPr>
                <w:rFonts w:cs="Arial"/>
              </w:rPr>
            </w:pPr>
            <w:del w:id="81" w:author="Birklhuber Bernd" w:date="2026-08-07T08:45:00Z">
              <w:r w:rsidRPr="0062074F" w:rsidDel="005C7AF2">
                <w:rPr>
                  <w:rFonts w:cs="Arial"/>
                </w:rPr>
                <w:delText>Version after review m</w:delText>
              </w:r>
              <w:r w:rsidR="00B64E30" w:rsidRPr="0062074F" w:rsidDel="005C7AF2">
                <w:rPr>
                  <w:rFonts w:cs="Arial"/>
                </w:rPr>
                <w:delText>eetings</w:delText>
              </w:r>
            </w:del>
          </w:p>
        </w:tc>
      </w:tr>
      <w:tr w:rsidR="00703BA8" w:rsidRPr="0062074F" w14:paraId="4CDB0B68" w14:textId="77777777" w:rsidTr="001C1CAB">
        <w:tc>
          <w:tcPr>
            <w:tcW w:w="1526" w:type="dxa"/>
            <w:tcBorders>
              <w:top w:val="single" w:sz="4" w:space="0" w:color="auto"/>
              <w:left w:val="single" w:sz="4" w:space="0" w:color="auto"/>
              <w:bottom w:val="single" w:sz="4" w:space="0" w:color="auto"/>
              <w:right w:val="single" w:sz="4" w:space="0" w:color="auto"/>
            </w:tcBorders>
          </w:tcPr>
          <w:p w14:paraId="56AB22C4" w14:textId="12912608" w:rsidR="00703BA8" w:rsidRPr="0062074F" w:rsidRDefault="00237F07" w:rsidP="004E61EE">
            <w:pPr>
              <w:spacing w:before="60" w:after="60" w:line="240" w:lineRule="auto"/>
              <w:rPr>
                <w:rFonts w:cs="Arial"/>
              </w:rPr>
            </w:pPr>
            <w:del w:id="82" w:author="Birklhuber Bernd" w:date="2026-08-07T08:45:00Z">
              <w:r w:rsidRPr="0062074F" w:rsidDel="005C7AF2">
                <w:rPr>
                  <w:rFonts w:cs="Arial"/>
                </w:rPr>
                <w:delText>1.4.0</w:delText>
              </w:r>
            </w:del>
          </w:p>
        </w:tc>
        <w:tc>
          <w:tcPr>
            <w:tcW w:w="1730" w:type="dxa"/>
            <w:tcBorders>
              <w:top w:val="single" w:sz="4" w:space="0" w:color="auto"/>
              <w:left w:val="single" w:sz="4" w:space="0" w:color="auto"/>
              <w:bottom w:val="single" w:sz="4" w:space="0" w:color="auto"/>
              <w:right w:val="single" w:sz="4" w:space="0" w:color="auto"/>
            </w:tcBorders>
          </w:tcPr>
          <w:p w14:paraId="7E619643" w14:textId="69BABF07" w:rsidR="00703BA8" w:rsidRPr="0062074F" w:rsidRDefault="00237F07" w:rsidP="004E61EE">
            <w:pPr>
              <w:spacing w:before="60" w:after="60" w:line="240" w:lineRule="auto"/>
              <w:ind w:left="-1" w:firstLine="1"/>
              <w:rPr>
                <w:rFonts w:cs="Arial"/>
              </w:rPr>
            </w:pPr>
            <w:del w:id="83" w:author="Birklhuber Bernd" w:date="2026-08-07T08:45:00Z">
              <w:r w:rsidRPr="0062074F" w:rsidDel="005C7AF2">
                <w:rPr>
                  <w:rFonts w:cs="Arial"/>
                </w:rPr>
                <w:delText>August 2024</w:delText>
              </w:r>
            </w:del>
          </w:p>
        </w:tc>
        <w:tc>
          <w:tcPr>
            <w:tcW w:w="1134" w:type="dxa"/>
            <w:tcBorders>
              <w:top w:val="single" w:sz="4" w:space="0" w:color="auto"/>
              <w:left w:val="single" w:sz="4" w:space="0" w:color="auto"/>
              <w:bottom w:val="single" w:sz="4" w:space="0" w:color="auto"/>
              <w:right w:val="single" w:sz="4" w:space="0" w:color="auto"/>
            </w:tcBorders>
          </w:tcPr>
          <w:p w14:paraId="00CE791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C08E8E3" w14:textId="4861C476" w:rsidR="00703BA8" w:rsidRPr="0062074F" w:rsidRDefault="00237F07" w:rsidP="00B30BBA">
            <w:pPr>
              <w:spacing w:before="60" w:after="60" w:line="240" w:lineRule="auto"/>
              <w:ind w:left="44"/>
              <w:rPr>
                <w:rFonts w:cs="Arial"/>
              </w:rPr>
            </w:pPr>
            <w:del w:id="84" w:author="Birklhuber Bernd" w:date="2026-08-07T08:45:00Z">
              <w:r w:rsidRPr="0062074F" w:rsidDel="005C7AF2">
                <w:rPr>
                  <w:rFonts w:cs="Arial"/>
                </w:rPr>
                <w:delText>Version prepared for F2F meeting with stakeholders.</w:delText>
              </w:r>
            </w:del>
          </w:p>
        </w:tc>
      </w:tr>
      <w:tr w:rsidR="00703BA8" w:rsidRPr="0062074F" w14:paraId="7F160AEA" w14:textId="77777777" w:rsidTr="001C1CAB">
        <w:tc>
          <w:tcPr>
            <w:tcW w:w="1526" w:type="dxa"/>
            <w:tcBorders>
              <w:top w:val="single" w:sz="4" w:space="0" w:color="auto"/>
              <w:left w:val="single" w:sz="4" w:space="0" w:color="auto"/>
              <w:bottom w:val="single" w:sz="4" w:space="0" w:color="auto"/>
              <w:right w:val="single" w:sz="4" w:space="0" w:color="auto"/>
            </w:tcBorders>
          </w:tcPr>
          <w:p w14:paraId="0A5169F1" w14:textId="656CC5C3" w:rsidR="00703BA8" w:rsidRPr="0062074F" w:rsidRDefault="00950BE9" w:rsidP="004E61EE">
            <w:pPr>
              <w:spacing w:before="60" w:after="60" w:line="240" w:lineRule="auto"/>
              <w:rPr>
                <w:rFonts w:cs="Arial"/>
              </w:rPr>
            </w:pPr>
            <w:del w:id="85" w:author="Birklhuber Bernd" w:date="2026-08-07T08:45:00Z">
              <w:r w:rsidRPr="0062074F" w:rsidDel="005C7AF2">
                <w:rPr>
                  <w:rFonts w:cs="Arial"/>
                </w:rPr>
                <w:delText>1,6.0</w:delText>
              </w:r>
            </w:del>
          </w:p>
        </w:tc>
        <w:tc>
          <w:tcPr>
            <w:tcW w:w="1730" w:type="dxa"/>
            <w:tcBorders>
              <w:top w:val="single" w:sz="4" w:space="0" w:color="auto"/>
              <w:left w:val="single" w:sz="4" w:space="0" w:color="auto"/>
              <w:bottom w:val="single" w:sz="4" w:space="0" w:color="auto"/>
              <w:right w:val="single" w:sz="4" w:space="0" w:color="auto"/>
            </w:tcBorders>
          </w:tcPr>
          <w:p w14:paraId="7059F38D" w14:textId="65562A99" w:rsidR="00703BA8" w:rsidRPr="0062074F" w:rsidRDefault="00950BE9" w:rsidP="004E61EE">
            <w:pPr>
              <w:spacing w:before="60" w:after="60" w:line="240" w:lineRule="auto"/>
              <w:ind w:left="-1" w:firstLine="1"/>
              <w:rPr>
                <w:rFonts w:cs="Arial"/>
              </w:rPr>
            </w:pPr>
            <w:del w:id="86" w:author="Birklhuber Bernd" w:date="2026-08-07T08:45:00Z">
              <w:r w:rsidRPr="0062074F" w:rsidDel="005C7AF2">
                <w:rPr>
                  <w:rFonts w:cs="Arial"/>
                </w:rPr>
                <w:delText>September 2024</w:delText>
              </w:r>
            </w:del>
          </w:p>
        </w:tc>
        <w:tc>
          <w:tcPr>
            <w:tcW w:w="1134" w:type="dxa"/>
            <w:tcBorders>
              <w:top w:val="single" w:sz="4" w:space="0" w:color="auto"/>
              <w:left w:val="single" w:sz="4" w:space="0" w:color="auto"/>
              <w:bottom w:val="single" w:sz="4" w:space="0" w:color="auto"/>
              <w:right w:val="single" w:sz="4" w:space="0" w:color="auto"/>
            </w:tcBorders>
          </w:tcPr>
          <w:p w14:paraId="45E1607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723F3D0D" w14:textId="3C3F596B" w:rsidR="00703BA8" w:rsidRPr="0062074F" w:rsidRDefault="00950BE9" w:rsidP="00B30BBA">
            <w:pPr>
              <w:spacing w:before="60" w:after="60" w:line="240" w:lineRule="auto"/>
              <w:rPr>
                <w:rFonts w:cs="Arial"/>
              </w:rPr>
            </w:pPr>
            <w:del w:id="87" w:author="Birklhuber Bernd" w:date="2026-08-07T08:45:00Z">
              <w:r w:rsidRPr="0062074F" w:rsidDel="005C7AF2">
                <w:rPr>
                  <w:rFonts w:cs="Arial"/>
                </w:rPr>
                <w:delText>Prepared following Face to Face meeting.</w:delText>
              </w:r>
            </w:del>
          </w:p>
        </w:tc>
      </w:tr>
      <w:tr w:rsidR="00703BA8" w:rsidRPr="0062074F" w14:paraId="3A0AD7DB" w14:textId="77777777" w:rsidTr="001C1CAB">
        <w:tc>
          <w:tcPr>
            <w:tcW w:w="1526" w:type="dxa"/>
            <w:tcBorders>
              <w:top w:val="single" w:sz="4" w:space="0" w:color="auto"/>
              <w:left w:val="single" w:sz="4" w:space="0" w:color="auto"/>
              <w:bottom w:val="single" w:sz="4" w:space="0" w:color="auto"/>
              <w:right w:val="single" w:sz="4" w:space="0" w:color="auto"/>
            </w:tcBorders>
          </w:tcPr>
          <w:p w14:paraId="0BADA221" w14:textId="18EBC746" w:rsidR="00703BA8" w:rsidRPr="0062074F" w:rsidRDefault="00B30BBA" w:rsidP="004E61EE">
            <w:pPr>
              <w:spacing w:before="60" w:after="60" w:line="240" w:lineRule="auto"/>
              <w:rPr>
                <w:rFonts w:cs="Arial"/>
              </w:rPr>
            </w:pPr>
            <w:del w:id="88" w:author="Birklhuber Bernd" w:date="2026-08-07T08:45:00Z">
              <w:r w:rsidRPr="0062074F" w:rsidDel="005C7AF2">
                <w:rPr>
                  <w:rFonts w:cs="Arial"/>
                </w:rPr>
                <w:delText>1.7.1</w:delText>
              </w:r>
            </w:del>
          </w:p>
        </w:tc>
        <w:tc>
          <w:tcPr>
            <w:tcW w:w="1730" w:type="dxa"/>
            <w:tcBorders>
              <w:top w:val="single" w:sz="4" w:space="0" w:color="auto"/>
              <w:left w:val="single" w:sz="4" w:space="0" w:color="auto"/>
              <w:bottom w:val="single" w:sz="4" w:space="0" w:color="auto"/>
              <w:right w:val="single" w:sz="4" w:space="0" w:color="auto"/>
            </w:tcBorders>
          </w:tcPr>
          <w:p w14:paraId="1F318DDA" w14:textId="4A4F45E8" w:rsidR="00703BA8" w:rsidRPr="0062074F" w:rsidRDefault="00B30BBA" w:rsidP="004E61EE">
            <w:pPr>
              <w:spacing w:before="60" w:after="60" w:line="240" w:lineRule="auto"/>
              <w:ind w:left="-1" w:firstLine="1"/>
              <w:rPr>
                <w:rFonts w:cs="Arial"/>
              </w:rPr>
            </w:pPr>
            <w:del w:id="89" w:author="Birklhuber Bernd" w:date="2026-08-07T08:45:00Z">
              <w:r w:rsidRPr="0062074F" w:rsidDel="005C7AF2">
                <w:rPr>
                  <w:rFonts w:cs="Arial"/>
                </w:rPr>
                <w:delText>October 2024</w:delText>
              </w:r>
            </w:del>
          </w:p>
        </w:tc>
        <w:tc>
          <w:tcPr>
            <w:tcW w:w="1134" w:type="dxa"/>
            <w:tcBorders>
              <w:top w:val="single" w:sz="4" w:space="0" w:color="auto"/>
              <w:left w:val="single" w:sz="4" w:space="0" w:color="auto"/>
              <w:bottom w:val="single" w:sz="4" w:space="0" w:color="auto"/>
              <w:right w:val="single" w:sz="4" w:space="0" w:color="auto"/>
            </w:tcBorders>
          </w:tcPr>
          <w:p w14:paraId="4B1BB112"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064E752" w14:textId="35AD096C" w:rsidR="00703BA8" w:rsidRPr="0062074F" w:rsidRDefault="00B30BBA" w:rsidP="004E61EE">
            <w:pPr>
              <w:spacing w:before="60" w:after="60" w:line="240" w:lineRule="auto"/>
              <w:ind w:left="44" w:firstLine="43"/>
              <w:rPr>
                <w:rFonts w:cs="Arial"/>
              </w:rPr>
            </w:pPr>
            <w:del w:id="90" w:author="Birklhuber Bernd" w:date="2026-08-07T08:45:00Z">
              <w:r w:rsidRPr="0062074F" w:rsidDel="005C7AF2">
                <w:rPr>
                  <w:rFonts w:cs="Arial"/>
                </w:rPr>
                <w:delText>Remainder of comments received applied and commented.</w:delText>
              </w:r>
            </w:del>
          </w:p>
        </w:tc>
      </w:tr>
      <w:tr w:rsidR="00BC2B3F" w:rsidRPr="0062074F" w14:paraId="377BD032" w14:textId="77777777" w:rsidTr="001C1CAB">
        <w:tc>
          <w:tcPr>
            <w:tcW w:w="1526" w:type="dxa"/>
            <w:tcBorders>
              <w:top w:val="single" w:sz="4" w:space="0" w:color="auto"/>
              <w:left w:val="single" w:sz="4" w:space="0" w:color="auto"/>
              <w:bottom w:val="single" w:sz="4" w:space="0" w:color="auto"/>
              <w:right w:val="single" w:sz="4" w:space="0" w:color="auto"/>
            </w:tcBorders>
          </w:tcPr>
          <w:p w14:paraId="19BA2325" w14:textId="28487E74" w:rsidR="00BC2B3F" w:rsidRPr="0062074F" w:rsidRDefault="00BC2B3F" w:rsidP="004E61EE">
            <w:pPr>
              <w:spacing w:before="60" w:after="60" w:line="240" w:lineRule="auto"/>
              <w:rPr>
                <w:rFonts w:cs="Arial"/>
              </w:rPr>
            </w:pPr>
            <w:del w:id="91" w:author="Birklhuber Bernd" w:date="2026-08-07T08:45:00Z">
              <w:r w:rsidRPr="0062074F" w:rsidDel="005C7AF2">
                <w:rPr>
                  <w:rFonts w:cs="Arial"/>
                </w:rPr>
                <w:delText>1.8.0 [2.0.0]</w:delText>
              </w:r>
            </w:del>
          </w:p>
        </w:tc>
        <w:tc>
          <w:tcPr>
            <w:tcW w:w="1730" w:type="dxa"/>
            <w:tcBorders>
              <w:top w:val="single" w:sz="4" w:space="0" w:color="auto"/>
              <w:left w:val="single" w:sz="4" w:space="0" w:color="auto"/>
              <w:bottom w:val="single" w:sz="4" w:space="0" w:color="auto"/>
              <w:right w:val="single" w:sz="4" w:space="0" w:color="auto"/>
            </w:tcBorders>
          </w:tcPr>
          <w:p w14:paraId="14E2FB77" w14:textId="74E0FDFC" w:rsidR="00BC2B3F" w:rsidRPr="0062074F" w:rsidRDefault="00BC2B3F" w:rsidP="004E61EE">
            <w:pPr>
              <w:spacing w:before="60" w:after="60" w:line="240" w:lineRule="auto"/>
              <w:ind w:left="-1" w:firstLine="1"/>
              <w:rPr>
                <w:rFonts w:cs="Arial"/>
              </w:rPr>
            </w:pPr>
            <w:del w:id="92" w:author="Birklhuber Bernd" w:date="2026-08-07T08:45:00Z">
              <w:r w:rsidRPr="0062074F" w:rsidDel="005C7AF2">
                <w:rPr>
                  <w:rFonts w:cs="Arial"/>
                </w:rPr>
                <w:delText>January 2025</w:delText>
              </w:r>
            </w:del>
          </w:p>
        </w:tc>
        <w:tc>
          <w:tcPr>
            <w:tcW w:w="1134" w:type="dxa"/>
            <w:tcBorders>
              <w:top w:val="single" w:sz="4" w:space="0" w:color="auto"/>
              <w:left w:val="single" w:sz="4" w:space="0" w:color="auto"/>
              <w:bottom w:val="single" w:sz="4" w:space="0" w:color="auto"/>
              <w:right w:val="single" w:sz="4" w:space="0" w:color="auto"/>
            </w:tcBorders>
          </w:tcPr>
          <w:p w14:paraId="62D5C079" w14:textId="77777777" w:rsidR="00BC2B3F" w:rsidRPr="0062074F"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3D45BD4C" w14:textId="14E373DF" w:rsidR="00BC2B3F" w:rsidRPr="0062074F" w:rsidRDefault="00BC2B3F" w:rsidP="006D2CAA">
            <w:pPr>
              <w:spacing w:before="60" w:after="60" w:line="240" w:lineRule="auto"/>
              <w:ind w:left="44"/>
              <w:rPr>
                <w:rFonts w:cs="Arial"/>
              </w:rPr>
            </w:pPr>
            <w:del w:id="93" w:author="Birklhuber Bernd" w:date="2026-08-07T08:45:00Z">
              <w:r w:rsidRPr="0062074F" w:rsidDel="005C7AF2">
                <w:rPr>
                  <w:rFonts w:cs="Arial"/>
                </w:rPr>
                <w:delText>Draft for 2.0.0</w:delText>
              </w:r>
              <w:r w:rsidR="00B94DFF" w:rsidRPr="0062074F" w:rsidDel="005C7AF2">
                <w:rPr>
                  <w:rFonts w:cs="Arial"/>
                </w:rPr>
                <w:delText>, HSSC 2025 following VTC reviews and resolutions of comments from F2F meeting.</w:delText>
              </w:r>
            </w:del>
          </w:p>
        </w:tc>
      </w:tr>
      <w:tr w:rsidR="002348F9" w:rsidRPr="0062074F" w14:paraId="0671ED5F" w14:textId="77777777" w:rsidTr="001C1CAB">
        <w:tc>
          <w:tcPr>
            <w:tcW w:w="1526" w:type="dxa"/>
            <w:tcBorders>
              <w:top w:val="single" w:sz="4" w:space="0" w:color="auto"/>
              <w:left w:val="single" w:sz="4" w:space="0" w:color="auto"/>
              <w:bottom w:val="single" w:sz="4" w:space="0" w:color="auto"/>
              <w:right w:val="single" w:sz="4" w:space="0" w:color="auto"/>
            </w:tcBorders>
          </w:tcPr>
          <w:p w14:paraId="7C2D0CE6" w14:textId="0028008F" w:rsidR="002348F9" w:rsidRPr="0062074F" w:rsidRDefault="002348F9" w:rsidP="004E61EE">
            <w:pPr>
              <w:spacing w:before="60" w:after="60" w:line="240" w:lineRule="auto"/>
              <w:rPr>
                <w:rFonts w:cs="Arial"/>
              </w:rPr>
            </w:pPr>
            <w:del w:id="94" w:author="Birklhuber Bernd" w:date="2026-08-07T08:45:00Z">
              <w:r w:rsidRPr="0062074F" w:rsidDel="005C7AF2">
                <w:rPr>
                  <w:rFonts w:cs="Arial"/>
                </w:rPr>
                <w:delText>1.9.0[2.0.0</w:delText>
              </w:r>
            </w:del>
          </w:p>
        </w:tc>
        <w:tc>
          <w:tcPr>
            <w:tcW w:w="1730" w:type="dxa"/>
            <w:tcBorders>
              <w:top w:val="single" w:sz="4" w:space="0" w:color="auto"/>
              <w:left w:val="single" w:sz="4" w:space="0" w:color="auto"/>
              <w:bottom w:val="single" w:sz="4" w:space="0" w:color="auto"/>
              <w:right w:val="single" w:sz="4" w:space="0" w:color="auto"/>
            </w:tcBorders>
          </w:tcPr>
          <w:p w14:paraId="6754DB8C" w14:textId="290A4758" w:rsidR="002348F9" w:rsidRPr="0062074F" w:rsidRDefault="002348F9" w:rsidP="004E61EE">
            <w:pPr>
              <w:spacing w:before="60" w:after="60" w:line="240" w:lineRule="auto"/>
              <w:ind w:left="-1" w:firstLine="1"/>
              <w:rPr>
                <w:rFonts w:cs="Arial"/>
              </w:rPr>
            </w:pPr>
            <w:del w:id="95" w:author="Birklhuber Bernd" w:date="2026-08-07T08:45:00Z">
              <w:r w:rsidRPr="0062074F" w:rsidDel="005C7AF2">
                <w:rPr>
                  <w:rFonts w:cs="Arial"/>
                </w:rPr>
                <w:delText>March 2025</w:delText>
              </w:r>
            </w:del>
          </w:p>
        </w:tc>
        <w:tc>
          <w:tcPr>
            <w:tcW w:w="1134" w:type="dxa"/>
            <w:tcBorders>
              <w:top w:val="single" w:sz="4" w:space="0" w:color="auto"/>
              <w:left w:val="single" w:sz="4" w:space="0" w:color="auto"/>
              <w:bottom w:val="single" w:sz="4" w:space="0" w:color="auto"/>
              <w:right w:val="single" w:sz="4" w:space="0" w:color="auto"/>
            </w:tcBorders>
          </w:tcPr>
          <w:p w14:paraId="3D777DC6"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C20EEB2" w14:textId="767CB3CA" w:rsidR="002348F9" w:rsidRPr="0062074F" w:rsidRDefault="002348F9" w:rsidP="006D2CAA">
            <w:pPr>
              <w:spacing w:before="60" w:after="60" w:line="240" w:lineRule="auto"/>
              <w:ind w:left="44"/>
              <w:rPr>
                <w:rFonts w:cs="Arial"/>
              </w:rPr>
            </w:pPr>
            <w:del w:id="96" w:author="Birklhuber Bernd" w:date="2026-08-07T08:45:00Z">
              <w:r w:rsidRPr="0062074F" w:rsidDel="005C7AF2">
                <w:rPr>
                  <w:rFonts w:cs="Arial"/>
                </w:rPr>
                <w:delText>Prepared version for TSM 2025</w:delText>
              </w:r>
            </w:del>
          </w:p>
        </w:tc>
      </w:tr>
      <w:tr w:rsidR="002348F9" w:rsidRPr="0062074F" w14:paraId="2F97F856" w14:textId="77777777" w:rsidTr="001C1CAB">
        <w:tc>
          <w:tcPr>
            <w:tcW w:w="1526" w:type="dxa"/>
            <w:tcBorders>
              <w:top w:val="single" w:sz="4" w:space="0" w:color="auto"/>
              <w:left w:val="single" w:sz="4" w:space="0" w:color="auto"/>
              <w:bottom w:val="single" w:sz="4" w:space="0" w:color="auto"/>
              <w:right w:val="single" w:sz="4" w:space="0" w:color="auto"/>
            </w:tcBorders>
          </w:tcPr>
          <w:p w14:paraId="510649EE" w14:textId="19AA2E51" w:rsidR="002348F9" w:rsidRPr="0062074F" w:rsidRDefault="002348F9" w:rsidP="004E61EE">
            <w:pPr>
              <w:spacing w:before="60" w:after="60" w:line="240" w:lineRule="auto"/>
              <w:rPr>
                <w:rFonts w:cs="Arial"/>
              </w:rPr>
            </w:pPr>
            <w:del w:id="97" w:author="Birklhuber Bernd" w:date="2026-08-07T08:45:00Z">
              <w:r w:rsidRPr="0062074F" w:rsidDel="005C7AF2">
                <w:rPr>
                  <w:rFonts w:cs="Arial"/>
                </w:rPr>
                <w:delText>2.0.0</w:delText>
              </w:r>
            </w:del>
          </w:p>
        </w:tc>
        <w:tc>
          <w:tcPr>
            <w:tcW w:w="1730" w:type="dxa"/>
            <w:tcBorders>
              <w:top w:val="single" w:sz="4" w:space="0" w:color="auto"/>
              <w:left w:val="single" w:sz="4" w:space="0" w:color="auto"/>
              <w:bottom w:val="single" w:sz="4" w:space="0" w:color="auto"/>
              <w:right w:val="single" w:sz="4" w:space="0" w:color="auto"/>
            </w:tcBorders>
          </w:tcPr>
          <w:p w14:paraId="794F2339" w14:textId="1421582D" w:rsidR="002348F9" w:rsidRPr="0062074F" w:rsidRDefault="002348F9" w:rsidP="004E61EE">
            <w:pPr>
              <w:spacing w:before="60" w:after="60" w:line="240" w:lineRule="auto"/>
              <w:ind w:left="-1" w:firstLine="1"/>
              <w:rPr>
                <w:rFonts w:cs="Arial"/>
              </w:rPr>
            </w:pPr>
            <w:del w:id="98" w:author="Birklhuber Bernd" w:date="2026-08-07T08:45:00Z">
              <w:r w:rsidRPr="0062074F" w:rsidDel="005C7AF2">
                <w:rPr>
                  <w:rFonts w:cs="Arial"/>
                </w:rPr>
                <w:delText>March 2025</w:delText>
              </w:r>
            </w:del>
          </w:p>
        </w:tc>
        <w:tc>
          <w:tcPr>
            <w:tcW w:w="1134" w:type="dxa"/>
            <w:tcBorders>
              <w:top w:val="single" w:sz="4" w:space="0" w:color="auto"/>
              <w:left w:val="single" w:sz="4" w:space="0" w:color="auto"/>
              <w:bottom w:val="single" w:sz="4" w:space="0" w:color="auto"/>
              <w:right w:val="single" w:sz="4" w:space="0" w:color="auto"/>
            </w:tcBorders>
          </w:tcPr>
          <w:p w14:paraId="6C0733E5"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B5ED17F" w14:textId="0A5FB14C" w:rsidR="002348F9" w:rsidRPr="0062074F" w:rsidRDefault="002348F9" w:rsidP="006D2CAA">
            <w:pPr>
              <w:spacing w:before="60" w:after="60" w:line="240" w:lineRule="auto"/>
              <w:ind w:left="44"/>
              <w:rPr>
                <w:rFonts w:cs="Arial"/>
              </w:rPr>
            </w:pPr>
            <w:del w:id="99" w:author="Birklhuber Bernd" w:date="2026-08-07T08:45:00Z">
              <w:r w:rsidRPr="0062074F" w:rsidDel="005C7AF2">
                <w:rPr>
                  <w:rFonts w:cs="Arial"/>
                </w:rPr>
                <w:delText>Version submitted to HSSC 2025</w:delText>
              </w:r>
            </w:del>
          </w:p>
        </w:tc>
      </w:tr>
      <w:tr w:rsidR="00CE3CEE" w:rsidRPr="0062074F" w14:paraId="4E471BFD" w14:textId="77777777" w:rsidTr="001C1CAB">
        <w:tc>
          <w:tcPr>
            <w:tcW w:w="1526" w:type="dxa"/>
            <w:tcBorders>
              <w:top w:val="single" w:sz="4" w:space="0" w:color="auto"/>
              <w:left w:val="single" w:sz="4" w:space="0" w:color="auto"/>
              <w:bottom w:val="single" w:sz="4" w:space="0" w:color="auto"/>
              <w:right w:val="single" w:sz="4" w:space="0" w:color="auto"/>
            </w:tcBorders>
          </w:tcPr>
          <w:p w14:paraId="18FE944D" w14:textId="30BF8E07" w:rsidR="00CE3CEE" w:rsidRPr="0062074F" w:rsidRDefault="00CE3CEE" w:rsidP="004E61EE">
            <w:pPr>
              <w:spacing w:before="60" w:after="60" w:line="240" w:lineRule="auto"/>
              <w:rPr>
                <w:rFonts w:cs="Arial"/>
              </w:rPr>
            </w:pPr>
            <w:del w:id="100" w:author="Birklhuber Bernd" w:date="2026-08-07T08:45:00Z">
              <w:r w:rsidRPr="0062074F" w:rsidDel="005C7AF2">
                <w:rPr>
                  <w:rFonts w:cs="Arial"/>
                </w:rPr>
                <w:delText>2.1.0</w:delText>
              </w:r>
            </w:del>
          </w:p>
        </w:tc>
        <w:tc>
          <w:tcPr>
            <w:tcW w:w="1730" w:type="dxa"/>
            <w:tcBorders>
              <w:top w:val="single" w:sz="4" w:space="0" w:color="auto"/>
              <w:left w:val="single" w:sz="4" w:space="0" w:color="auto"/>
              <w:bottom w:val="single" w:sz="4" w:space="0" w:color="auto"/>
              <w:right w:val="single" w:sz="4" w:space="0" w:color="auto"/>
            </w:tcBorders>
          </w:tcPr>
          <w:p w14:paraId="798C13A7" w14:textId="4AC18FCA" w:rsidR="00CE3CEE" w:rsidRPr="0062074F" w:rsidRDefault="00CE3CEE" w:rsidP="004E61EE">
            <w:pPr>
              <w:spacing w:before="60" w:after="60" w:line="240" w:lineRule="auto"/>
              <w:ind w:left="-1" w:firstLine="1"/>
              <w:rPr>
                <w:rFonts w:cs="Arial"/>
              </w:rPr>
            </w:pPr>
            <w:del w:id="101" w:author="Birklhuber Bernd" w:date="2026-08-07T08:45:00Z">
              <w:r w:rsidRPr="0062074F" w:rsidDel="005C7AF2">
                <w:rPr>
                  <w:rFonts w:cs="Arial"/>
                </w:rPr>
                <w:delText>July 2025</w:delText>
              </w:r>
            </w:del>
          </w:p>
        </w:tc>
        <w:tc>
          <w:tcPr>
            <w:tcW w:w="1134" w:type="dxa"/>
            <w:tcBorders>
              <w:top w:val="single" w:sz="4" w:space="0" w:color="auto"/>
              <w:left w:val="single" w:sz="4" w:space="0" w:color="auto"/>
              <w:bottom w:val="single" w:sz="4" w:space="0" w:color="auto"/>
              <w:right w:val="single" w:sz="4" w:space="0" w:color="auto"/>
            </w:tcBorders>
          </w:tcPr>
          <w:p w14:paraId="0DDAEB07" w14:textId="77777777" w:rsidR="00CE3CEE" w:rsidRPr="0062074F"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2771AAD" w14:textId="679E9B88" w:rsidR="00CE3CEE" w:rsidRPr="0062074F" w:rsidRDefault="00CE3CEE" w:rsidP="006D2CAA">
            <w:pPr>
              <w:spacing w:before="60" w:after="60" w:line="240" w:lineRule="auto"/>
              <w:ind w:left="44"/>
              <w:rPr>
                <w:rFonts w:cs="Arial"/>
              </w:rPr>
            </w:pPr>
            <w:del w:id="102" w:author="Birklhuber Bernd" w:date="2026-08-07T08:45:00Z">
              <w:r w:rsidRPr="0062074F" w:rsidDel="005C7AF2">
                <w:rPr>
                  <w:rFonts w:cs="Arial"/>
                </w:rPr>
                <w:delText>Version prepared to address remaining comments and actions from S-98 VTCs.</w:delText>
              </w:r>
              <w:r w:rsidR="003561CD" w:rsidRPr="0062074F" w:rsidDel="005C7AF2">
                <w:rPr>
                  <w:rFonts w:cs="Arial"/>
                </w:rPr>
                <w:delText>.</w:delText>
              </w:r>
            </w:del>
          </w:p>
        </w:tc>
      </w:tr>
      <w:tr w:rsidR="005303D9" w:rsidRPr="0062074F" w14:paraId="220C65A5" w14:textId="77777777" w:rsidTr="001C1CAB">
        <w:tc>
          <w:tcPr>
            <w:tcW w:w="1526" w:type="dxa"/>
            <w:tcBorders>
              <w:top w:val="single" w:sz="4" w:space="0" w:color="auto"/>
              <w:left w:val="single" w:sz="4" w:space="0" w:color="auto"/>
              <w:bottom w:val="single" w:sz="4" w:space="0" w:color="auto"/>
              <w:right w:val="single" w:sz="4" w:space="0" w:color="auto"/>
            </w:tcBorders>
          </w:tcPr>
          <w:p w14:paraId="32B10090" w14:textId="3FB87805" w:rsidR="005303D9" w:rsidRPr="0062074F" w:rsidRDefault="005303D9" w:rsidP="004E61EE">
            <w:pPr>
              <w:spacing w:before="60" w:after="60" w:line="240" w:lineRule="auto"/>
              <w:rPr>
                <w:rFonts w:cs="Arial"/>
              </w:rPr>
            </w:pPr>
            <w:del w:id="103" w:author="Birklhuber Bernd" w:date="2026-08-07T08:45:00Z">
              <w:r w:rsidRPr="0062074F" w:rsidDel="005C7AF2">
                <w:rPr>
                  <w:rFonts w:cs="Arial"/>
                </w:rPr>
                <w:delText>2.2.0</w:delText>
              </w:r>
            </w:del>
          </w:p>
        </w:tc>
        <w:tc>
          <w:tcPr>
            <w:tcW w:w="1730" w:type="dxa"/>
            <w:tcBorders>
              <w:top w:val="single" w:sz="4" w:space="0" w:color="auto"/>
              <w:left w:val="single" w:sz="4" w:space="0" w:color="auto"/>
              <w:bottom w:val="single" w:sz="4" w:space="0" w:color="auto"/>
              <w:right w:val="single" w:sz="4" w:space="0" w:color="auto"/>
            </w:tcBorders>
          </w:tcPr>
          <w:p w14:paraId="4B6F5AAB" w14:textId="40D6A64F" w:rsidR="005303D9" w:rsidRPr="0062074F" w:rsidRDefault="008841FB" w:rsidP="004E61EE">
            <w:pPr>
              <w:spacing w:before="60" w:after="60" w:line="240" w:lineRule="auto"/>
              <w:ind w:left="-1" w:firstLine="1"/>
              <w:rPr>
                <w:rFonts w:cs="Arial"/>
              </w:rPr>
            </w:pPr>
            <w:del w:id="104" w:author="Birklhuber Bernd" w:date="2026-08-07T08:45:00Z">
              <w:r w:rsidRPr="0062074F" w:rsidDel="005C7AF2">
                <w:rPr>
                  <w:rFonts w:cs="Arial"/>
                </w:rPr>
                <w:delText>September</w:delText>
              </w:r>
              <w:r w:rsidR="005303D9" w:rsidRPr="0062074F" w:rsidDel="005C7AF2">
                <w:rPr>
                  <w:rFonts w:cs="Arial"/>
                </w:rPr>
                <w:delText xml:space="preserve"> 2025</w:delText>
              </w:r>
            </w:del>
          </w:p>
        </w:tc>
        <w:tc>
          <w:tcPr>
            <w:tcW w:w="1134" w:type="dxa"/>
            <w:tcBorders>
              <w:top w:val="single" w:sz="4" w:space="0" w:color="auto"/>
              <w:left w:val="single" w:sz="4" w:space="0" w:color="auto"/>
              <w:bottom w:val="single" w:sz="4" w:space="0" w:color="auto"/>
              <w:right w:val="single" w:sz="4" w:space="0" w:color="auto"/>
            </w:tcBorders>
          </w:tcPr>
          <w:p w14:paraId="09F64178" w14:textId="77777777" w:rsidR="005303D9" w:rsidRPr="0062074F" w:rsidRDefault="005303D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473A48EC" w14:textId="2B363740" w:rsidR="005303D9" w:rsidRPr="0062074F" w:rsidRDefault="005303D9" w:rsidP="006D2CAA">
            <w:pPr>
              <w:spacing w:before="60" w:after="60" w:line="240" w:lineRule="auto"/>
              <w:ind w:left="44"/>
              <w:rPr>
                <w:rFonts w:cs="Arial"/>
              </w:rPr>
            </w:pPr>
            <w:del w:id="105" w:author="Birklhuber Bernd" w:date="2026-08-07T08:45:00Z">
              <w:r w:rsidRPr="0062074F" w:rsidDel="005C7AF2">
                <w:rPr>
                  <w:rFonts w:cs="Arial"/>
                </w:rPr>
                <w:delText>Comments from AU, DS, 7C</w:delText>
              </w:r>
              <w:r w:rsidR="008841FB" w:rsidRPr="0062074F" w:rsidDel="005C7AF2">
                <w:rPr>
                  <w:rFonts w:cs="Arial"/>
                </w:rPr>
                <w:delText>s</w:delText>
              </w:r>
            </w:del>
          </w:p>
        </w:tc>
      </w:tr>
      <w:tr w:rsidR="008841FB" w:rsidRPr="0062074F" w14:paraId="1F03975B" w14:textId="77777777" w:rsidTr="008841FB">
        <w:tc>
          <w:tcPr>
            <w:tcW w:w="1526" w:type="dxa"/>
            <w:tcBorders>
              <w:top w:val="single" w:sz="4" w:space="0" w:color="auto"/>
              <w:left w:val="single" w:sz="4" w:space="0" w:color="auto"/>
              <w:bottom w:val="single" w:sz="4" w:space="0" w:color="auto"/>
              <w:right w:val="single" w:sz="4" w:space="0" w:color="auto"/>
            </w:tcBorders>
          </w:tcPr>
          <w:p w14:paraId="6BB0D721" w14:textId="22E11CD4" w:rsidR="008841FB" w:rsidRPr="0062074F" w:rsidRDefault="008841FB" w:rsidP="004E61EE">
            <w:pPr>
              <w:spacing w:before="60" w:after="60" w:line="240" w:lineRule="auto"/>
              <w:rPr>
                <w:rFonts w:cs="Arial"/>
              </w:rPr>
            </w:pPr>
            <w:del w:id="106" w:author="Birklhuber Bernd" w:date="2026-08-07T08:45:00Z">
              <w:r w:rsidRPr="0062074F" w:rsidDel="005C7AF2">
                <w:rPr>
                  <w:rFonts w:cs="Arial"/>
                </w:rPr>
                <w:delText>2.3.0</w:delText>
              </w:r>
            </w:del>
          </w:p>
        </w:tc>
        <w:tc>
          <w:tcPr>
            <w:tcW w:w="1730" w:type="dxa"/>
            <w:tcBorders>
              <w:top w:val="single" w:sz="4" w:space="0" w:color="auto"/>
              <w:left w:val="single" w:sz="4" w:space="0" w:color="auto"/>
              <w:bottom w:val="single" w:sz="4" w:space="0" w:color="auto"/>
              <w:right w:val="single" w:sz="4" w:space="0" w:color="auto"/>
            </w:tcBorders>
          </w:tcPr>
          <w:p w14:paraId="7A39F882" w14:textId="57139408" w:rsidR="008841FB" w:rsidRPr="0062074F" w:rsidRDefault="008841FB" w:rsidP="004E61EE">
            <w:pPr>
              <w:spacing w:before="60" w:after="60" w:line="240" w:lineRule="auto"/>
              <w:ind w:left="-1" w:firstLine="1"/>
              <w:rPr>
                <w:rFonts w:cs="Arial"/>
              </w:rPr>
            </w:pPr>
            <w:del w:id="107" w:author="Birklhuber Bernd" w:date="2026-08-07T08:45:00Z">
              <w:r w:rsidRPr="0062074F" w:rsidDel="005C7AF2">
                <w:rPr>
                  <w:rFonts w:cs="Arial"/>
                </w:rPr>
                <w:delText>October 2025</w:delText>
              </w:r>
            </w:del>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62074F" w:rsidRDefault="008841FB"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5B6F64D" w:rsidR="008841FB" w:rsidRPr="0062074F" w:rsidRDefault="008841FB" w:rsidP="006D2CAA">
            <w:pPr>
              <w:spacing w:before="60" w:after="60" w:line="240" w:lineRule="auto"/>
              <w:ind w:left="44"/>
              <w:rPr>
                <w:rFonts w:cs="Arial"/>
              </w:rPr>
            </w:pPr>
            <w:del w:id="108" w:author="Birklhuber Bernd" w:date="2026-08-07T08:45:00Z">
              <w:r w:rsidRPr="0062074F" w:rsidDel="005C7AF2">
                <w:rPr>
                  <w:rFonts w:cs="Arial"/>
                </w:rPr>
                <w:delText>For VTC – HSSC, AU comments</w:delText>
              </w:r>
            </w:del>
          </w:p>
        </w:tc>
      </w:tr>
      <w:tr w:rsidR="00D8414F" w:rsidRPr="0062074F" w14:paraId="7FF8CCF8" w14:textId="77777777" w:rsidTr="008841FB">
        <w:tc>
          <w:tcPr>
            <w:tcW w:w="1526" w:type="dxa"/>
            <w:tcBorders>
              <w:top w:val="single" w:sz="4" w:space="0" w:color="auto"/>
              <w:left w:val="single" w:sz="4" w:space="0" w:color="auto"/>
              <w:bottom w:val="single" w:sz="4" w:space="0" w:color="auto"/>
              <w:right w:val="single" w:sz="4" w:space="0" w:color="auto"/>
            </w:tcBorders>
          </w:tcPr>
          <w:p w14:paraId="17D30822" w14:textId="311BAFA8" w:rsidR="00D8414F" w:rsidRPr="0062074F" w:rsidRDefault="00D8414F" w:rsidP="004E61EE">
            <w:pPr>
              <w:spacing w:before="60" w:after="60" w:line="240" w:lineRule="auto"/>
              <w:rPr>
                <w:rFonts w:cs="Arial"/>
              </w:rPr>
            </w:pPr>
            <w:del w:id="109" w:author="Birklhuber Bernd" w:date="2026-08-07T08:45:00Z">
              <w:r w:rsidRPr="0062074F" w:rsidDel="005C7AF2">
                <w:rPr>
                  <w:rFonts w:cs="Arial"/>
                </w:rPr>
                <w:delText>2.5.5</w:delText>
              </w:r>
            </w:del>
          </w:p>
        </w:tc>
        <w:tc>
          <w:tcPr>
            <w:tcW w:w="1730" w:type="dxa"/>
            <w:tcBorders>
              <w:top w:val="single" w:sz="4" w:space="0" w:color="auto"/>
              <w:left w:val="single" w:sz="4" w:space="0" w:color="auto"/>
              <w:bottom w:val="single" w:sz="4" w:space="0" w:color="auto"/>
              <w:right w:val="single" w:sz="4" w:space="0" w:color="auto"/>
            </w:tcBorders>
          </w:tcPr>
          <w:p w14:paraId="15EBC4EA" w14:textId="3C4972BB" w:rsidR="00D8414F" w:rsidRPr="0062074F" w:rsidRDefault="00D8414F" w:rsidP="004E61EE">
            <w:pPr>
              <w:spacing w:before="60" w:after="60" w:line="240" w:lineRule="auto"/>
              <w:ind w:left="-1" w:firstLine="1"/>
              <w:rPr>
                <w:rFonts w:cs="Arial"/>
              </w:rPr>
            </w:pPr>
            <w:del w:id="110" w:author="Birklhuber Bernd" w:date="2026-08-07T08:45:00Z">
              <w:r w:rsidRPr="0062074F" w:rsidDel="005C7AF2">
                <w:rPr>
                  <w:rFonts w:cs="Arial"/>
                </w:rPr>
                <w:delText>January 2026</w:delText>
              </w:r>
            </w:del>
          </w:p>
        </w:tc>
        <w:tc>
          <w:tcPr>
            <w:tcW w:w="1134" w:type="dxa"/>
            <w:tcBorders>
              <w:top w:val="single" w:sz="4" w:space="0" w:color="auto"/>
              <w:left w:val="single" w:sz="4" w:space="0" w:color="auto"/>
              <w:bottom w:val="single" w:sz="4" w:space="0" w:color="auto"/>
              <w:right w:val="single" w:sz="4" w:space="0" w:color="auto"/>
            </w:tcBorders>
          </w:tcPr>
          <w:p w14:paraId="10EE0034" w14:textId="7A8E330D" w:rsidR="00D8414F" w:rsidRPr="0062074F" w:rsidRDefault="00644DBC" w:rsidP="004E61EE">
            <w:pPr>
              <w:spacing w:before="60" w:after="60" w:line="240" w:lineRule="auto"/>
              <w:ind w:firstLine="21"/>
              <w:rPr>
                <w:rFonts w:cs="Arial"/>
              </w:rPr>
            </w:pPr>
            <w:del w:id="111" w:author="Birklhuber Bernd" w:date="2026-08-07T08:45:00Z">
              <w:r w:rsidDel="005C7AF2">
                <w:rPr>
                  <w:rFonts w:cs="Arial"/>
                </w:rPr>
                <w:delText>J.Pritchard</w:delText>
              </w:r>
            </w:del>
          </w:p>
        </w:tc>
        <w:tc>
          <w:tcPr>
            <w:tcW w:w="4702" w:type="dxa"/>
            <w:tcBorders>
              <w:top w:val="single" w:sz="4" w:space="0" w:color="auto"/>
              <w:left w:val="single" w:sz="4" w:space="0" w:color="auto"/>
              <w:bottom w:val="single" w:sz="4" w:space="0" w:color="auto"/>
              <w:right w:val="single" w:sz="4" w:space="0" w:color="auto"/>
            </w:tcBorders>
          </w:tcPr>
          <w:p w14:paraId="158A9167" w14:textId="184718C6" w:rsidR="00D8414F" w:rsidRPr="0062074F" w:rsidRDefault="00D8414F" w:rsidP="006D2CAA">
            <w:pPr>
              <w:spacing w:before="60" w:after="60" w:line="240" w:lineRule="auto"/>
              <w:ind w:left="44"/>
              <w:rPr>
                <w:rFonts w:cs="Arial"/>
              </w:rPr>
            </w:pPr>
            <w:del w:id="112" w:author="Birklhuber Bernd" w:date="2026-08-07T08:45:00Z">
              <w:r w:rsidRPr="0062074F" w:rsidDel="005C7AF2">
                <w:rPr>
                  <w:rFonts w:cs="Arial"/>
                </w:rPr>
                <w:delText xml:space="preserve">Formal review </w:delText>
              </w:r>
              <w:r w:rsidR="0007155F" w:rsidDel="005C7AF2">
                <w:rPr>
                  <w:rFonts w:cs="Arial"/>
                </w:rPr>
                <w:delText xml:space="preserve">edition </w:delText>
              </w:r>
              <w:r w:rsidRPr="0062074F" w:rsidDel="005C7AF2">
                <w:rPr>
                  <w:rFonts w:cs="Arial"/>
                </w:rPr>
                <w:delText>for 3.0.0, HSSC 2026 following VTC reviews and resolutions of comments.</w:delText>
              </w:r>
            </w:del>
          </w:p>
        </w:tc>
      </w:tr>
      <w:tr w:rsidR="00104287" w:rsidRPr="0062074F" w14:paraId="72CFD89A" w14:textId="77777777" w:rsidTr="008841FB">
        <w:tc>
          <w:tcPr>
            <w:tcW w:w="1526" w:type="dxa"/>
            <w:tcBorders>
              <w:top w:val="single" w:sz="4" w:space="0" w:color="auto"/>
              <w:left w:val="single" w:sz="4" w:space="0" w:color="auto"/>
              <w:bottom w:val="single" w:sz="4" w:space="0" w:color="auto"/>
              <w:right w:val="single" w:sz="4" w:space="0" w:color="auto"/>
            </w:tcBorders>
          </w:tcPr>
          <w:p w14:paraId="2A16F615" w14:textId="0E2E942E" w:rsidR="00104287" w:rsidRPr="0062074F" w:rsidRDefault="00E229A9" w:rsidP="004E61EE">
            <w:pPr>
              <w:spacing w:before="60" w:after="60" w:line="240" w:lineRule="auto"/>
              <w:rPr>
                <w:rFonts w:cs="Arial"/>
              </w:rPr>
            </w:pPr>
            <w:del w:id="113" w:author="Birklhuber Bernd" w:date="2026-08-07T08:45:00Z">
              <w:r w:rsidDel="005C7AF2">
                <w:rPr>
                  <w:rFonts w:cs="Arial"/>
                </w:rPr>
                <w:delText>3.0.0</w:delText>
              </w:r>
            </w:del>
          </w:p>
        </w:tc>
        <w:tc>
          <w:tcPr>
            <w:tcW w:w="1730" w:type="dxa"/>
            <w:tcBorders>
              <w:top w:val="single" w:sz="4" w:space="0" w:color="auto"/>
              <w:left w:val="single" w:sz="4" w:space="0" w:color="auto"/>
              <w:bottom w:val="single" w:sz="4" w:space="0" w:color="auto"/>
              <w:right w:val="single" w:sz="4" w:space="0" w:color="auto"/>
            </w:tcBorders>
          </w:tcPr>
          <w:p w14:paraId="4DEB4963" w14:textId="36DD1BA8" w:rsidR="00104287" w:rsidRPr="0062074F" w:rsidRDefault="00104287" w:rsidP="004E61EE">
            <w:pPr>
              <w:spacing w:before="60" w:after="60" w:line="240" w:lineRule="auto"/>
              <w:ind w:left="-1" w:firstLine="1"/>
              <w:rPr>
                <w:rFonts w:cs="Arial"/>
              </w:rPr>
            </w:pPr>
            <w:del w:id="114" w:author="Birklhuber Bernd" w:date="2026-08-07T08:45:00Z">
              <w:r w:rsidDel="005C7AF2">
                <w:rPr>
                  <w:rFonts w:cs="Arial"/>
                </w:rPr>
                <w:delText>March 2026</w:delText>
              </w:r>
            </w:del>
          </w:p>
        </w:tc>
        <w:tc>
          <w:tcPr>
            <w:tcW w:w="1134" w:type="dxa"/>
            <w:tcBorders>
              <w:top w:val="single" w:sz="4" w:space="0" w:color="auto"/>
              <w:left w:val="single" w:sz="4" w:space="0" w:color="auto"/>
              <w:bottom w:val="single" w:sz="4" w:space="0" w:color="auto"/>
              <w:right w:val="single" w:sz="4" w:space="0" w:color="auto"/>
            </w:tcBorders>
          </w:tcPr>
          <w:p w14:paraId="566B38ED" w14:textId="28F76B53" w:rsidR="00104287" w:rsidRDefault="00104287" w:rsidP="004E61EE">
            <w:pPr>
              <w:spacing w:before="60" w:after="60" w:line="240" w:lineRule="auto"/>
              <w:ind w:firstLine="21"/>
              <w:rPr>
                <w:rFonts w:cs="Arial"/>
              </w:rPr>
            </w:pPr>
            <w:del w:id="115" w:author="Birklhuber Bernd" w:date="2026-08-07T08:45:00Z">
              <w:r w:rsidDel="005C7AF2">
                <w:rPr>
                  <w:rFonts w:cs="Arial"/>
                </w:rPr>
                <w:delText>J Pritchard</w:delText>
              </w:r>
            </w:del>
          </w:p>
        </w:tc>
        <w:tc>
          <w:tcPr>
            <w:tcW w:w="4702" w:type="dxa"/>
            <w:tcBorders>
              <w:top w:val="single" w:sz="4" w:space="0" w:color="auto"/>
              <w:left w:val="single" w:sz="4" w:space="0" w:color="auto"/>
              <w:bottom w:val="single" w:sz="4" w:space="0" w:color="auto"/>
              <w:right w:val="single" w:sz="4" w:space="0" w:color="auto"/>
            </w:tcBorders>
          </w:tcPr>
          <w:p w14:paraId="6A73AD65" w14:textId="68C35742" w:rsidR="00104287" w:rsidRPr="0062074F" w:rsidRDefault="00104287" w:rsidP="006D2CAA">
            <w:pPr>
              <w:spacing w:before="60" w:after="60" w:line="240" w:lineRule="auto"/>
              <w:ind w:left="44"/>
              <w:rPr>
                <w:rFonts w:cs="Arial"/>
              </w:rPr>
            </w:pPr>
            <w:del w:id="116" w:author="Birklhuber Bernd" w:date="2026-08-07T08:45:00Z">
              <w:r w:rsidDel="005C7AF2">
                <w:rPr>
                  <w:rFonts w:cs="Arial"/>
                </w:rPr>
                <w:delText>Updates following comment adjudication meetings and TSM meeting. Version for HSSC.</w:delText>
              </w:r>
            </w:del>
          </w:p>
        </w:tc>
      </w:tr>
    </w:tbl>
    <w:p w14:paraId="7DEA819B" w14:textId="4FF57AB6" w:rsidR="009F2693" w:rsidRPr="0062074F" w:rsidRDefault="009F2693" w:rsidP="004E61EE">
      <w:pPr>
        <w:spacing w:line="240" w:lineRule="auto"/>
      </w:pPr>
      <w:r w:rsidRPr="0062074F">
        <w:br w:type="page"/>
      </w:r>
    </w:p>
    <w:p w14:paraId="192F998D" w14:textId="77777777" w:rsidR="006456D7" w:rsidRPr="0062074F" w:rsidRDefault="006456D7" w:rsidP="004E61EE">
      <w:pPr>
        <w:spacing w:after="0" w:line="240" w:lineRule="auto"/>
        <w:sectPr w:rsidR="006456D7" w:rsidRPr="0062074F" w:rsidSect="00686450">
          <w:headerReference w:type="even" r:id="rId12"/>
          <w:headerReference w:type="default" r:id="rId13"/>
          <w:footerReference w:type="even" r:id="rId14"/>
          <w:footerReference w:type="default" r:id="rId15"/>
          <w:pgSz w:w="11906" w:h="16838" w:code="9"/>
          <w:pgMar w:top="1440" w:right="1400" w:bottom="1440" w:left="1400" w:header="708" w:footer="708" w:gutter="0"/>
          <w:pgNumType w:fmt="lowerRoman"/>
          <w:cols w:space="708"/>
          <w:docGrid w:linePitch="360"/>
        </w:sectPr>
      </w:pPr>
    </w:p>
    <w:p w14:paraId="45FEC972" w14:textId="03F17AE2" w:rsidR="00297204" w:rsidRPr="0062074F" w:rsidRDefault="00297204" w:rsidP="00225381">
      <w:pPr>
        <w:pStyle w:val="berschrift1"/>
        <w:rPr>
          <w:rFonts w:eastAsia="MS Mincho"/>
        </w:rPr>
      </w:pPr>
      <w:bookmarkStart w:id="124" w:name="_Toc226034967"/>
      <w:bookmarkEnd w:id="0"/>
      <w:bookmarkEnd w:id="1"/>
      <w:bookmarkEnd w:id="2"/>
      <w:r w:rsidRPr="0062074F">
        <w:rPr>
          <w:rFonts w:eastAsia="MS Mincho"/>
        </w:rPr>
        <w:lastRenderedPageBreak/>
        <w:t>Introduction</w:t>
      </w:r>
      <w:bookmarkEnd w:id="124"/>
    </w:p>
    <w:p w14:paraId="7DC15C14" w14:textId="651C8A0B" w:rsidR="002C2784" w:rsidRPr="0062074F" w:rsidDel="0093539C" w:rsidRDefault="0096094A" w:rsidP="004E61EE">
      <w:pPr>
        <w:spacing w:after="120" w:line="240" w:lineRule="auto"/>
        <w:jc w:val="both"/>
        <w:rPr>
          <w:del w:id="125" w:author="Birklhuber Bernd" w:date="2026-08-21T10:38:00Z"/>
        </w:rPr>
      </w:pPr>
      <w:r w:rsidRPr="0062074F">
        <w:t xml:space="preserve">This </w:t>
      </w:r>
      <w:r w:rsidR="008B07B0" w:rsidRPr="0062074F">
        <w:t xml:space="preserve">document </w:t>
      </w:r>
      <w:r w:rsidR="00095477" w:rsidRPr="0062074F">
        <w:t>contains</w:t>
      </w:r>
      <w:r w:rsidRPr="0062074F">
        <w:t xml:space="preserve"> </w:t>
      </w:r>
      <w:r w:rsidR="00411E72" w:rsidRPr="0062074F">
        <w:t xml:space="preserve">requirements and </w:t>
      </w:r>
      <w:r w:rsidR="00C951BB" w:rsidRPr="0062074F">
        <w:t>guidance for the implementation of</w:t>
      </w:r>
      <w:r w:rsidRPr="0062074F">
        <w:t xml:space="preserve"> harmonised portrayal and other </w:t>
      </w:r>
      <w:r w:rsidR="00C951BB" w:rsidRPr="0062074F">
        <w:t>user interaction</w:t>
      </w:r>
      <w:r w:rsidRPr="0062074F">
        <w:t xml:space="preserve"> functions for </w:t>
      </w:r>
      <w:r w:rsidR="007F33C3" w:rsidRPr="0062074F">
        <w:t>S-</w:t>
      </w:r>
      <w:ins w:id="126" w:author="Birklhuber Bernd" w:date="2026-08-07T08:45:00Z">
        <w:r w:rsidR="005C7AF2">
          <w:t>4</w:t>
        </w:r>
      </w:ins>
      <w:del w:id="127" w:author="Birklhuber Bernd" w:date="2026-08-07T08:45:00Z">
        <w:r w:rsidR="007F33C3" w:rsidRPr="0062074F" w:rsidDel="005C7AF2">
          <w:delText>1</w:delText>
        </w:r>
      </w:del>
      <w:r w:rsidR="007F33C3" w:rsidRPr="0062074F">
        <w:t xml:space="preserve">01 </w:t>
      </w:r>
      <w:ins w:id="128" w:author="Birklhuber Bernd" w:date="2026-08-07T08:45:00Z">
        <w:r w:rsidR="005C7AF2">
          <w:t xml:space="preserve">Inland </w:t>
        </w:r>
      </w:ins>
      <w:r w:rsidR="00C23C23" w:rsidRPr="0062074F">
        <w:t xml:space="preserve">Electronic Navigational Chart </w:t>
      </w:r>
      <w:r w:rsidR="007F33C3" w:rsidRPr="0062074F">
        <w:t>(</w:t>
      </w:r>
      <w:ins w:id="129" w:author="Birklhuber Bernd" w:date="2026-08-07T08:45:00Z">
        <w:r w:rsidR="005C7AF2">
          <w:t>I</w:t>
        </w:r>
      </w:ins>
      <w:r w:rsidR="007F33C3" w:rsidRPr="0062074F">
        <w:t xml:space="preserve">ENC) and other </w:t>
      </w:r>
      <w:r w:rsidRPr="0062074F">
        <w:t xml:space="preserve">S-100 based data products in an </w:t>
      </w:r>
      <w:ins w:id="130" w:author="Birklhuber Bernd" w:date="2026-08-07T08:45:00Z">
        <w:r w:rsidR="005C7AF2">
          <w:t xml:space="preserve">Inland </w:t>
        </w:r>
      </w:ins>
      <w:r w:rsidR="00C23C23" w:rsidRPr="0062074F">
        <w:t>Electronic Chart Display and Information System (</w:t>
      </w:r>
      <w:ins w:id="131" w:author="Birklhuber Bernd" w:date="2026-08-07T08:45:00Z">
        <w:r w:rsidR="005C7AF2">
          <w:t xml:space="preserve">Inland </w:t>
        </w:r>
      </w:ins>
      <w:r w:rsidRPr="0062074F">
        <w:t>ECDIS</w:t>
      </w:r>
      <w:r w:rsidR="00C23C23" w:rsidRPr="0062074F">
        <w:t>)</w:t>
      </w:r>
      <w:ins w:id="132" w:author="Birklhuber Bernd" w:date="2026-08-07T08:45:00Z">
        <w:r w:rsidR="005C7AF2">
          <w:t xml:space="preserve"> or </w:t>
        </w:r>
      </w:ins>
      <w:ins w:id="133" w:author="Birklhuber Bernd" w:date="2026-08-21T09:34:00Z">
        <w:r w:rsidR="000539F0">
          <w:t xml:space="preserve">Inland </w:t>
        </w:r>
      </w:ins>
      <w:ins w:id="134" w:author="Birklhuber Bernd" w:date="2026-08-07T08:46:00Z">
        <w:r w:rsidR="005C7AF2">
          <w:t>Electronic Chart System (ECS)</w:t>
        </w:r>
      </w:ins>
      <w:r w:rsidRPr="0062074F">
        <w:t>.</w:t>
      </w:r>
      <w:r w:rsidR="007F33C3" w:rsidRPr="0062074F">
        <w:t xml:space="preserve"> It describes how S-100 products are to be used and displayed simultaneously on the navigation screen.</w:t>
      </w:r>
      <w:r w:rsidRPr="0062074F">
        <w:t xml:space="preserve"> It does not address the portrayal processes or architectures, which are addressed in S-100 Part</w:t>
      </w:r>
      <w:r w:rsidR="00A355E2" w:rsidRPr="0062074F">
        <w:t xml:space="preserve"> 9</w:t>
      </w:r>
      <w:r w:rsidRPr="0062074F">
        <w:t>. It is based on the general principles described in S-100 Part 16A</w:t>
      </w:r>
      <w:ins w:id="135" w:author="Birklhuber Bernd" w:date="2026-08-07T08:47:00Z">
        <w:r w:rsidR="005C7AF2">
          <w:t>.</w:t>
        </w:r>
      </w:ins>
      <w:del w:id="136" w:author="Birklhuber Bernd" w:date="2026-08-07T08:47:00Z">
        <w:r w:rsidR="007F33C3" w:rsidRPr="0062074F" w:rsidDel="005C7AF2">
          <w:delText>,</w:delText>
        </w:r>
      </w:del>
      <w:r w:rsidRPr="0062074F">
        <w:t xml:space="preserve"> </w:t>
      </w:r>
      <w:del w:id="137" w:author="Birklhuber Bernd" w:date="2026-08-07T08:47:00Z">
        <w:r w:rsidRPr="0062074F" w:rsidDel="005C7AF2">
          <w:delText>and the</w:delText>
        </w:r>
        <w:r w:rsidR="007F33C3" w:rsidRPr="0062074F" w:rsidDel="005C7AF2">
          <w:delText xml:space="preserve"> requirements for ECDIS specified in the</w:delText>
        </w:r>
        <w:r w:rsidRPr="0062074F" w:rsidDel="005C7AF2">
          <w:delText xml:space="preserve"> relevant </w:delText>
        </w:r>
        <w:r w:rsidR="005C25FA" w:rsidRPr="0062074F" w:rsidDel="005C7AF2">
          <w:delText>International Maritime Organization (</w:delText>
        </w:r>
        <w:r w:rsidRPr="0062074F" w:rsidDel="005C7AF2">
          <w:delText>IMO</w:delText>
        </w:r>
        <w:r w:rsidR="005C25FA" w:rsidRPr="0062074F" w:rsidDel="005C7AF2">
          <w:delText>)</w:delText>
        </w:r>
        <w:r w:rsidRPr="0062074F" w:rsidDel="005C7AF2">
          <w:delText xml:space="preserve">, </w:delText>
        </w:r>
        <w:r w:rsidR="005C25FA" w:rsidRPr="0062074F" w:rsidDel="005C7AF2">
          <w:delText>International Hydrographic Organization (</w:delText>
        </w:r>
        <w:r w:rsidRPr="0062074F" w:rsidDel="005C7AF2">
          <w:delText>IHO</w:delText>
        </w:r>
        <w:r w:rsidR="005C25FA" w:rsidRPr="0062074F" w:rsidDel="005C7AF2">
          <w:delText>)</w:delText>
        </w:r>
        <w:r w:rsidRPr="0062074F" w:rsidDel="005C7AF2">
          <w:delText xml:space="preserve">, and </w:delText>
        </w:r>
        <w:r w:rsidR="005C25FA" w:rsidRPr="0062074F" w:rsidDel="005C7AF2">
          <w:delText>International Electrotechnical Commission (</w:delText>
        </w:r>
        <w:r w:rsidRPr="0062074F" w:rsidDel="005C7AF2">
          <w:delText>IEC</w:delText>
        </w:r>
        <w:r w:rsidR="005C25FA" w:rsidRPr="0062074F" w:rsidDel="005C7AF2">
          <w:delText>)</w:delText>
        </w:r>
        <w:r w:rsidRPr="0062074F" w:rsidDel="005C7AF2">
          <w:delText xml:space="preserve"> standards.</w:delText>
        </w:r>
      </w:del>
      <w:bookmarkStart w:id="138" w:name="_Hlk238199640"/>
    </w:p>
    <w:bookmarkEnd w:id="138"/>
    <w:p w14:paraId="30646B99" w14:textId="4663D4BD" w:rsidR="0096094A" w:rsidRPr="0062074F" w:rsidDel="005C7AF2" w:rsidRDefault="00C951BB" w:rsidP="004E61EE">
      <w:pPr>
        <w:spacing w:after="120" w:line="240" w:lineRule="auto"/>
        <w:jc w:val="both"/>
        <w:rPr>
          <w:del w:id="139" w:author="Birklhuber Bernd" w:date="2026-08-07T08:48:00Z"/>
        </w:rPr>
      </w:pPr>
      <w:del w:id="140" w:author="Birklhuber Bernd" w:date="2026-08-07T08:48:00Z">
        <w:r w:rsidRPr="0062074F" w:rsidDel="005C7AF2">
          <w:delText xml:space="preserve">This </w:delText>
        </w:r>
        <w:r w:rsidR="004554DE" w:rsidRPr="0062074F" w:rsidDel="005C7AF2">
          <w:delText xml:space="preserve">specification </w:delText>
        </w:r>
        <w:r w:rsidR="001C07C4" w:rsidRPr="0062074F" w:rsidDel="005C7AF2">
          <w:delText>is the</w:delText>
        </w:r>
        <w:r w:rsidR="007F33C3" w:rsidRPr="0062074F" w:rsidDel="005C7AF2">
          <w:delText xml:space="preserve"> successor to the IHO S-52 </w:delText>
        </w:r>
        <w:r w:rsidR="001C07C4" w:rsidRPr="0062074F" w:rsidDel="005C7AF2">
          <w:delText>S</w:delText>
        </w:r>
        <w:r w:rsidR="007F33C3" w:rsidRPr="0062074F" w:rsidDel="005C7AF2">
          <w:delText>tandard for chart content and display in ECDIS</w:delText>
        </w:r>
        <w:r w:rsidRPr="0062074F" w:rsidDel="005C7AF2">
          <w:delText>.</w:delText>
        </w:r>
        <w:r w:rsidR="007F33C3" w:rsidRPr="0062074F" w:rsidDel="005C7AF2">
          <w:delText xml:space="preserve"> </w:delText>
        </w:r>
        <w:r w:rsidRPr="0062074F" w:rsidDel="005C7AF2">
          <w:delText xml:space="preserve">It contains material from S-52 that has been </w:delText>
        </w:r>
        <w:r w:rsidR="007F33C3" w:rsidRPr="0062074F" w:rsidDel="005C7AF2">
          <w:delText xml:space="preserve">updated for S-100, but does not include </w:delText>
        </w:r>
        <w:r w:rsidR="00AF7AAF" w:rsidRPr="0062074F" w:rsidDel="005C7AF2">
          <w:delText xml:space="preserve">symbol specifications (the S-52 “presentation library”) or portrayal rules </w:delText>
        </w:r>
        <w:r w:rsidRPr="0062074F" w:rsidDel="005C7AF2">
          <w:delText>because</w:delText>
        </w:r>
        <w:r w:rsidR="00AF7AAF" w:rsidRPr="0062074F" w:rsidDel="005C7AF2">
          <w:delText xml:space="preserve"> symbols and portrayal rules are now defined in the IHO GI Registry </w:delText>
        </w:r>
        <w:r w:rsidR="00C4067C" w:rsidRPr="0062074F" w:rsidDel="005C7AF2">
          <w:delText xml:space="preserve">and </w:delText>
        </w:r>
        <w:r w:rsidR="00AF7AAF" w:rsidRPr="0062074F" w:rsidDel="005C7AF2">
          <w:delText>portrayal catalogues for individual product specifications</w:delText>
        </w:r>
        <w:r w:rsidR="007F33C3" w:rsidRPr="0062074F" w:rsidDel="005C7AF2">
          <w:delText>.</w:delText>
        </w:r>
        <w:r w:rsidR="00277767" w:rsidRPr="0062074F" w:rsidDel="005C7AF2">
          <w:delText xml:space="preserve"> This document focuses on </w:delText>
        </w:r>
        <w:r w:rsidR="001A6C75" w:rsidRPr="0062074F" w:rsidDel="005C7AF2">
          <w:delText xml:space="preserve">the principles for portraying </w:delText>
        </w:r>
        <w:r w:rsidR="00277767" w:rsidRPr="0062074F" w:rsidDel="005C7AF2">
          <w:delText>S-101 ENC and S-100 based data</w:delText>
        </w:r>
        <w:r w:rsidR="001A6C75" w:rsidRPr="0062074F" w:rsidDel="005C7AF2">
          <w:delText xml:space="preserve"> on ECDIS</w:delText>
        </w:r>
        <w:r w:rsidR="00277767" w:rsidRPr="0062074F" w:rsidDel="005C7AF2">
          <w:delText xml:space="preserve">. The principles </w:delText>
        </w:r>
        <w:r w:rsidR="001A6C75" w:rsidRPr="0062074F" w:rsidDel="005C7AF2">
          <w:delText>described herein</w:delText>
        </w:r>
        <w:r w:rsidR="00277767" w:rsidRPr="0062074F" w:rsidDel="005C7AF2">
          <w:delText xml:space="preserve"> are intended to be compatible with </w:delText>
        </w:r>
        <w:r w:rsidR="001A6C75" w:rsidRPr="0062074F" w:rsidDel="005C7AF2">
          <w:delText>the corresponding</w:delText>
        </w:r>
        <w:r w:rsidR="00277767" w:rsidRPr="0062074F" w:rsidDel="005C7AF2">
          <w:delText xml:space="preserve"> requirements </w:delText>
        </w:r>
        <w:r w:rsidR="001A6C75" w:rsidRPr="0062074F" w:rsidDel="005C7AF2">
          <w:delText>for</w:delText>
        </w:r>
        <w:r w:rsidR="00277767" w:rsidRPr="0062074F" w:rsidDel="005C7AF2">
          <w:delText xml:space="preserve"> ECDIS portrayal of S-57 ENC</w:delText>
        </w:r>
        <w:r w:rsidR="001A6C75" w:rsidRPr="0062074F" w:rsidDel="005C7AF2">
          <w:delText>s</w:delText>
        </w:r>
        <w:r w:rsidR="00277767" w:rsidRPr="0062074F" w:rsidDel="005C7AF2">
          <w:delText>.</w:delText>
        </w:r>
      </w:del>
    </w:p>
    <w:p w14:paraId="57EDF006" w14:textId="4959A21E" w:rsidR="00413E27" w:rsidRPr="0062074F" w:rsidRDefault="00E60658" w:rsidP="004E61EE">
      <w:pPr>
        <w:spacing w:after="120" w:line="240" w:lineRule="auto"/>
        <w:jc w:val="both"/>
      </w:pPr>
      <w:r w:rsidRPr="0062074F">
        <w:t xml:space="preserve">This </w:t>
      </w:r>
      <w:r w:rsidR="004554DE" w:rsidRPr="0062074F">
        <w:t xml:space="preserve">specification </w:t>
      </w:r>
      <w:r w:rsidRPr="0062074F">
        <w:t xml:space="preserve">does not revoke nor does it supersede S-52 </w:t>
      </w:r>
      <w:ins w:id="141" w:author="Birklhuber Bernd" w:date="2026-08-07T08:48:00Z">
        <w:r w:rsidR="005C7AF2">
          <w:t xml:space="preserve">based </w:t>
        </w:r>
      </w:ins>
      <w:ins w:id="142" w:author="Birklhuber Bernd" w:date="2026-08-07T08:49:00Z">
        <w:r w:rsidR="005C7AF2">
          <w:t xml:space="preserve">requirements for the display of </w:t>
        </w:r>
      </w:ins>
      <w:del w:id="143" w:author="Birklhuber Bernd" w:date="2026-08-07T08:49:00Z">
        <w:r w:rsidRPr="0062074F" w:rsidDel="005C7AF2">
          <w:delText xml:space="preserve">in its applicability to the use of </w:delText>
        </w:r>
      </w:del>
      <w:r w:rsidRPr="0062074F">
        <w:t xml:space="preserve">S-57 </w:t>
      </w:r>
      <w:ins w:id="144" w:author="Birklhuber Bernd" w:date="2026-08-07T08:49:00Z">
        <w:r w:rsidR="005C7AF2">
          <w:t xml:space="preserve">based </w:t>
        </w:r>
      </w:ins>
      <w:r w:rsidR="00BE77A7" w:rsidRPr="0062074F">
        <w:t xml:space="preserve">information </w:t>
      </w:r>
      <w:r w:rsidRPr="0062074F">
        <w:t xml:space="preserve">on </w:t>
      </w:r>
      <w:ins w:id="145" w:author="Birklhuber Bernd" w:date="2026-08-07T08:49:00Z">
        <w:r w:rsidR="005C7AF2">
          <w:t xml:space="preserve">Inland </w:t>
        </w:r>
      </w:ins>
      <w:r w:rsidRPr="0062074F">
        <w:t xml:space="preserve">ECDIS. </w:t>
      </w:r>
      <w:r w:rsidR="00277767" w:rsidRPr="0062074F">
        <w:t>It</w:t>
      </w:r>
      <w:r w:rsidR="00BE77A7" w:rsidRPr="0062074F">
        <w:t xml:space="preserve"> assumes</w:t>
      </w:r>
      <w:r w:rsidR="00413E27" w:rsidRPr="0062074F">
        <w:t xml:space="preserve"> </w:t>
      </w:r>
      <w:ins w:id="146" w:author="Birklhuber Bernd" w:date="2026-08-07T08:49:00Z">
        <w:r w:rsidR="005C7AF2">
          <w:t xml:space="preserve">Inland </w:t>
        </w:r>
      </w:ins>
      <w:r w:rsidR="00BE77A7" w:rsidRPr="0062074F">
        <w:t xml:space="preserve">ECDIS </w:t>
      </w:r>
      <w:ins w:id="147" w:author="Birklhuber Bernd" w:date="2026-08-07T08:49:00Z">
        <w:r w:rsidR="005C7AF2">
          <w:t xml:space="preserve">and </w:t>
        </w:r>
      </w:ins>
      <w:ins w:id="148" w:author="Birklhuber Bernd" w:date="2026-08-21T09:35:00Z">
        <w:r w:rsidR="000539F0">
          <w:t xml:space="preserve">Inland </w:t>
        </w:r>
      </w:ins>
      <w:ins w:id="149" w:author="Birklhuber Bernd" w:date="2026-08-07T08:49:00Z">
        <w:r w:rsidR="005C7AF2">
          <w:t xml:space="preserve">ECS </w:t>
        </w:r>
      </w:ins>
      <w:r w:rsidR="00BE77A7" w:rsidRPr="0062074F">
        <w:t xml:space="preserve">will support both S-52/S-57 </w:t>
      </w:r>
      <w:ins w:id="150" w:author="Birklhuber Bernd" w:date="2026-08-07T08:50:00Z">
        <w:r w:rsidR="005C7AF2">
          <w:t xml:space="preserve">based Inland ENCs </w:t>
        </w:r>
      </w:ins>
      <w:r w:rsidR="00BE77A7" w:rsidRPr="0062074F">
        <w:t>and S-</w:t>
      </w:r>
      <w:ins w:id="151" w:author="Birklhuber Bernd" w:date="2026-08-07T08:50:00Z">
        <w:r w:rsidR="005C7AF2">
          <w:t>4</w:t>
        </w:r>
      </w:ins>
      <w:del w:id="152" w:author="Birklhuber Bernd" w:date="2026-08-07T08:50:00Z">
        <w:r w:rsidR="00BE77A7" w:rsidRPr="0062074F" w:rsidDel="005C7AF2">
          <w:delText>1</w:delText>
        </w:r>
      </w:del>
      <w:r w:rsidR="00BE77A7" w:rsidRPr="0062074F">
        <w:t xml:space="preserve">01 </w:t>
      </w:r>
      <w:ins w:id="153" w:author="Birklhuber Bernd" w:date="2026-08-07T08:50:00Z">
        <w:r w:rsidR="005C7AF2">
          <w:t xml:space="preserve">Inland </w:t>
        </w:r>
      </w:ins>
      <w:r w:rsidR="00BE77A7" w:rsidRPr="0062074F">
        <w:t xml:space="preserve">ENCs </w:t>
      </w:r>
      <w:commentRangeStart w:id="154"/>
      <w:r w:rsidR="00BE77A7" w:rsidRPr="0062074F">
        <w:t>for the foreseeable future</w:t>
      </w:r>
      <w:commentRangeEnd w:id="154"/>
      <w:r w:rsidR="00BE56AF">
        <w:rPr>
          <w:rStyle w:val="Kommentarzeichen"/>
        </w:rPr>
        <w:commentReference w:id="154"/>
      </w:r>
      <w:r w:rsidR="00BE77A7" w:rsidRPr="0062074F">
        <w:t>. Such systems should continue to follow the S-52</w:t>
      </w:r>
      <w:r w:rsidR="00277767" w:rsidRPr="0062074F">
        <w:t>/</w:t>
      </w:r>
      <w:r w:rsidR="00BE77A7" w:rsidRPr="0062074F">
        <w:t xml:space="preserve">S-57 </w:t>
      </w:r>
      <w:ins w:id="155" w:author="Birklhuber Bernd" w:date="2026-08-07T08:50:00Z">
        <w:r w:rsidR="005C7AF2">
          <w:t xml:space="preserve">based </w:t>
        </w:r>
      </w:ins>
      <w:r w:rsidR="0042425D" w:rsidRPr="0062074F">
        <w:t xml:space="preserve">standards </w:t>
      </w:r>
      <w:ins w:id="156" w:author="Birklhuber Bernd" w:date="2026-08-07T08:50:00Z">
        <w:r w:rsidR="005C7AF2">
          <w:t xml:space="preserve">(e.g. the European Inland </w:t>
        </w:r>
      </w:ins>
      <w:ins w:id="157" w:author="Birklhuber Bernd" w:date="2026-08-07T08:51:00Z">
        <w:r w:rsidR="005C7AF2">
          <w:t xml:space="preserve">ECDIS standard) </w:t>
        </w:r>
      </w:ins>
      <w:r w:rsidR="00277767" w:rsidRPr="0062074F">
        <w:t xml:space="preserve">for S-57 </w:t>
      </w:r>
      <w:ins w:id="158" w:author="Birklhuber Bernd" w:date="2026-08-07T08:50:00Z">
        <w:r w:rsidR="005C7AF2">
          <w:t xml:space="preserve">based </w:t>
        </w:r>
      </w:ins>
      <w:r w:rsidR="00277767" w:rsidRPr="0062074F">
        <w:t>information</w:t>
      </w:r>
      <w:ins w:id="159" w:author="Birklhuber Bernd" w:date="2026-08-07T08:51:00Z">
        <w:r w:rsidR="005C7AF2">
          <w:t xml:space="preserve"> (</w:t>
        </w:r>
        <w:r w:rsidR="009C0999">
          <w:t>editions 2.1 to 2.6 of the Product Specification for Inland ENCs)</w:t>
        </w:r>
      </w:ins>
      <w:r w:rsidRPr="0062074F">
        <w:t>.</w:t>
      </w:r>
    </w:p>
    <w:p w14:paraId="208BE7A6" w14:textId="0EC5EEAB" w:rsidR="007B452F" w:rsidRPr="0062074F" w:rsidRDefault="009C0999" w:rsidP="004E61EE">
      <w:pPr>
        <w:spacing w:after="60" w:line="240" w:lineRule="auto"/>
        <w:jc w:val="both"/>
      </w:pPr>
      <w:ins w:id="160" w:author="Birklhuber Bernd" w:date="2026-08-07T08:51:00Z">
        <w:r>
          <w:t xml:space="preserve">Inland </w:t>
        </w:r>
      </w:ins>
      <w:r w:rsidR="00AF7AAF" w:rsidRPr="0062074F">
        <w:t xml:space="preserve">ECDIS </w:t>
      </w:r>
      <w:ins w:id="161" w:author="Birklhuber Bernd" w:date="2026-08-07T08:51:00Z">
        <w:r>
          <w:t xml:space="preserve">and </w:t>
        </w:r>
      </w:ins>
      <w:ins w:id="162" w:author="Birklhuber Bernd" w:date="2026-08-21T09:35:00Z">
        <w:r w:rsidR="000539F0">
          <w:t xml:space="preserve">Inland </w:t>
        </w:r>
      </w:ins>
      <w:ins w:id="163" w:author="Birklhuber Bernd" w:date="2026-08-07T08:51:00Z">
        <w:r>
          <w:t xml:space="preserve">ECS </w:t>
        </w:r>
      </w:ins>
      <w:r w:rsidR="00AF7AAF" w:rsidRPr="0062074F">
        <w:t xml:space="preserve">presentation </w:t>
      </w:r>
      <w:ins w:id="164" w:author="Birklhuber Bernd" w:date="2026-08-07T08:52:00Z">
        <w:r>
          <w:t xml:space="preserve">of Inland ENCs </w:t>
        </w:r>
      </w:ins>
      <w:r w:rsidR="00AF7AAF" w:rsidRPr="0062074F">
        <w:t>and user interactions are determined by the following standards:</w:t>
      </w:r>
    </w:p>
    <w:p w14:paraId="7C58E095" w14:textId="15A95058" w:rsidR="007B452F" w:rsidRPr="0062074F" w:rsidDel="009C0999" w:rsidRDefault="007B452F">
      <w:pPr>
        <w:pStyle w:val="Listenabsatz"/>
        <w:numPr>
          <w:ilvl w:val="0"/>
          <w:numId w:val="11"/>
        </w:numPr>
        <w:spacing w:after="60" w:line="240" w:lineRule="auto"/>
        <w:jc w:val="both"/>
        <w:rPr>
          <w:del w:id="165" w:author="Birklhuber Bernd" w:date="2026-08-07T08:52:00Z"/>
        </w:rPr>
      </w:pPr>
      <w:del w:id="166" w:author="Birklhuber Bernd" w:date="2026-08-07T08:52:00Z">
        <w:r w:rsidRPr="0062074F" w:rsidDel="009C0999">
          <w:delText>IMO</w:delText>
        </w:r>
        <w:r w:rsidR="008748FB" w:rsidRPr="0062074F" w:rsidDel="009C0999">
          <w:delText xml:space="preserve"> standards</w:delText>
        </w:r>
        <w:r w:rsidR="00AF7AAF" w:rsidRPr="0062074F" w:rsidDel="009C0999">
          <w:delText xml:space="preserve"> control p</w:delText>
        </w:r>
        <w:r w:rsidR="008748FB" w:rsidRPr="0062074F" w:rsidDel="009C0999">
          <w:delText>resentation, performance, and user experience</w:delText>
        </w:r>
        <w:r w:rsidR="00AF7AAF" w:rsidRPr="0062074F" w:rsidDel="009C0999">
          <w:delText>. They</w:delText>
        </w:r>
        <w:r w:rsidR="008748FB" w:rsidRPr="0062074F" w:rsidDel="009C0999">
          <w:delText xml:space="preserve"> include standards and guidelines for display and user interaction, </w:delText>
        </w:r>
        <w:r w:rsidR="009F7151" w:rsidRPr="0062074F" w:rsidDel="009C0999">
          <w:delText>including</w:delText>
        </w:r>
        <w:r w:rsidR="008748FB" w:rsidRPr="0062074F" w:rsidDel="009C0999">
          <w:delText xml:space="preserve"> alerts.</w:delText>
        </w:r>
      </w:del>
    </w:p>
    <w:p w14:paraId="5B17D2A9" w14:textId="08E98E45" w:rsidR="007B452F" w:rsidRPr="0062074F" w:rsidRDefault="007B452F">
      <w:pPr>
        <w:pStyle w:val="Listenabsatz"/>
        <w:numPr>
          <w:ilvl w:val="0"/>
          <w:numId w:val="11"/>
        </w:numPr>
        <w:spacing w:after="60" w:line="240" w:lineRule="auto"/>
        <w:jc w:val="both"/>
      </w:pPr>
      <w:r w:rsidRPr="0062074F">
        <w:t>IHO</w:t>
      </w:r>
      <w:r w:rsidR="008748FB" w:rsidRPr="0062074F">
        <w:t xml:space="preserve"> standards</w:t>
      </w:r>
      <w:r w:rsidR="00AF7AAF" w:rsidRPr="0062074F">
        <w:t xml:space="preserve"> provide t</w:t>
      </w:r>
      <w:r w:rsidR="008748FB" w:rsidRPr="0062074F">
        <w:t>he framework for data content, primarily in S-100</w:t>
      </w:r>
      <w:r w:rsidR="00A53A4E" w:rsidRPr="0062074F">
        <w:t>, as well as standards for portrayal of hydrographic data</w:t>
      </w:r>
      <w:r w:rsidR="0013502A" w:rsidRPr="0062074F">
        <w:t>.</w:t>
      </w:r>
      <w:r w:rsidR="008748FB" w:rsidRPr="0062074F">
        <w:t xml:space="preserve"> S-100 also provides an abstract specification for visual interoperability; </w:t>
      </w:r>
      <w:commentRangeStart w:id="167"/>
      <w:r w:rsidR="0013502A" w:rsidRPr="0062074F">
        <w:t xml:space="preserve">for </w:t>
      </w:r>
      <w:ins w:id="168" w:author="Birklhuber Bernd" w:date="2026-08-10T08:02:00Z">
        <w:r w:rsidR="00BE56AF">
          <w:t xml:space="preserve">maritime </w:t>
        </w:r>
      </w:ins>
      <w:r w:rsidR="0013502A" w:rsidRPr="0062074F">
        <w:t xml:space="preserve">ECDIS, interoperability </w:t>
      </w:r>
      <w:r w:rsidR="00A73DCC" w:rsidRPr="0062074F">
        <w:t xml:space="preserve">requirements </w:t>
      </w:r>
      <w:r w:rsidR="00F27D30" w:rsidRPr="0062074F">
        <w:t>are</w:t>
      </w:r>
      <w:r w:rsidR="0013502A" w:rsidRPr="0062074F">
        <w:t xml:space="preserve"> specified</w:t>
      </w:r>
      <w:r w:rsidR="008748FB" w:rsidRPr="0062074F">
        <w:t xml:space="preserve"> </w:t>
      </w:r>
      <w:r w:rsidR="0013502A" w:rsidRPr="0062074F">
        <w:t>in</w:t>
      </w:r>
      <w:r w:rsidR="008748FB" w:rsidRPr="0062074F">
        <w:t xml:space="preserve"> S-98.</w:t>
      </w:r>
      <w:r w:rsidR="00A53A4E" w:rsidRPr="0062074F">
        <w:t xml:space="preserve"> IHO standards additionally provide methods of test and required test results for portrayal and interoperability, these are in S-64 (for S-57) and S-164 (for S-100).</w:t>
      </w:r>
      <w:commentRangeEnd w:id="167"/>
      <w:r w:rsidR="00BE56AF">
        <w:rPr>
          <w:rStyle w:val="Kommentarzeichen"/>
        </w:rPr>
        <w:commentReference w:id="167"/>
      </w:r>
    </w:p>
    <w:p w14:paraId="04CD5E8C" w14:textId="75750F21" w:rsidR="007B452F" w:rsidRPr="0062074F" w:rsidRDefault="007B452F">
      <w:pPr>
        <w:pStyle w:val="Listenabsatz"/>
        <w:numPr>
          <w:ilvl w:val="0"/>
          <w:numId w:val="11"/>
        </w:numPr>
        <w:spacing w:after="60" w:line="240" w:lineRule="auto"/>
        <w:jc w:val="both"/>
      </w:pPr>
      <w:commentRangeStart w:id="169"/>
      <w:r w:rsidRPr="0062074F">
        <w:t>IEC</w:t>
      </w:r>
      <w:r w:rsidR="008748FB" w:rsidRPr="0062074F">
        <w:t xml:space="preserve"> standards </w:t>
      </w:r>
      <w:r w:rsidR="0013502A" w:rsidRPr="0062074F">
        <w:t>describe</w:t>
      </w:r>
      <w:r w:rsidR="001A6C75" w:rsidRPr="0062074F">
        <w:t xml:space="preserve"> </w:t>
      </w:r>
      <w:r w:rsidR="0013502A" w:rsidRPr="0062074F">
        <w:t>methods and required results for</w:t>
      </w:r>
      <w:r w:rsidR="008748FB" w:rsidRPr="0062074F">
        <w:t xml:space="preserve"> equipment and system testing</w:t>
      </w:r>
      <w:ins w:id="170" w:author="Birklhuber Bernd" w:date="2026-08-10T08:06:00Z">
        <w:r w:rsidR="00BE56AF">
          <w:t xml:space="preserve"> of maritime ECDIS</w:t>
        </w:r>
      </w:ins>
      <w:r w:rsidR="008748FB" w:rsidRPr="0062074F">
        <w:t>.</w:t>
      </w:r>
      <w:commentRangeEnd w:id="169"/>
      <w:r w:rsidR="009C0999">
        <w:rPr>
          <w:rStyle w:val="Kommentarzeichen"/>
        </w:rPr>
        <w:commentReference w:id="169"/>
      </w:r>
    </w:p>
    <w:p w14:paraId="016DD7EF" w14:textId="755E9C79" w:rsidR="008748FB" w:rsidRDefault="0013502A">
      <w:pPr>
        <w:pStyle w:val="Listenabsatz"/>
        <w:numPr>
          <w:ilvl w:val="0"/>
          <w:numId w:val="11"/>
        </w:numPr>
        <w:spacing w:after="120" w:line="240" w:lineRule="auto"/>
        <w:jc w:val="both"/>
        <w:rPr>
          <w:ins w:id="171" w:author="Birklhuber Bernd" w:date="2026-08-10T08:06:00Z"/>
        </w:rPr>
      </w:pPr>
      <w:r w:rsidRPr="0062074F">
        <w:t>Data p</w:t>
      </w:r>
      <w:r w:rsidR="008748FB" w:rsidRPr="0062074F">
        <w:t xml:space="preserve">roduct specifications </w:t>
      </w:r>
      <w:r w:rsidR="00451A0E" w:rsidRPr="0062074F">
        <w:t>describe the content, data formats,</w:t>
      </w:r>
      <w:r w:rsidR="00E558AF" w:rsidRPr="0062074F">
        <w:t xml:space="preserve"> symbols,</w:t>
      </w:r>
      <w:r w:rsidR="00451A0E" w:rsidRPr="0062074F">
        <w:t xml:space="preserve"> portrayal</w:t>
      </w:r>
      <w:r w:rsidR="00E558AF" w:rsidRPr="0062074F">
        <w:t xml:space="preserve"> rules</w:t>
      </w:r>
      <w:r w:rsidR="00451A0E" w:rsidRPr="0062074F">
        <w:t>, packaging, and delivery, of individual data products</w:t>
      </w:r>
      <w:r w:rsidR="008748FB" w:rsidRPr="0062074F">
        <w:t xml:space="preserve">. </w:t>
      </w:r>
      <w:r w:rsidR="00451A0E" w:rsidRPr="0062074F">
        <w:t xml:space="preserve">For </w:t>
      </w:r>
      <w:ins w:id="172" w:author="Birklhuber Bernd" w:date="2026-08-07T08:53:00Z">
        <w:r w:rsidR="009C0999">
          <w:t xml:space="preserve">Inland </w:t>
        </w:r>
      </w:ins>
      <w:r w:rsidR="00451A0E" w:rsidRPr="0062074F">
        <w:t>ECDIS</w:t>
      </w:r>
      <w:ins w:id="173" w:author="Birklhuber Bernd" w:date="2026-08-07T08:53:00Z">
        <w:r w:rsidR="009C0999">
          <w:t xml:space="preserve"> and </w:t>
        </w:r>
      </w:ins>
      <w:ins w:id="174" w:author="Birklhuber Bernd" w:date="2026-08-21T09:36:00Z">
        <w:r w:rsidR="000539F0">
          <w:t xml:space="preserve">Inland </w:t>
        </w:r>
      </w:ins>
      <w:ins w:id="175" w:author="Birklhuber Bernd" w:date="2026-08-07T08:53:00Z">
        <w:r w:rsidR="009C0999">
          <w:t>ECS</w:t>
        </w:r>
      </w:ins>
      <w:r w:rsidR="00451A0E" w:rsidRPr="0062074F">
        <w:t>, the basic data product is S-</w:t>
      </w:r>
      <w:ins w:id="176" w:author="Birklhuber Bernd" w:date="2026-08-07T08:53:00Z">
        <w:r w:rsidR="009C0999">
          <w:t>4</w:t>
        </w:r>
      </w:ins>
      <w:del w:id="177" w:author="Birklhuber Bernd" w:date="2026-08-07T08:53:00Z">
        <w:r w:rsidR="00451A0E" w:rsidRPr="0062074F" w:rsidDel="009C0999">
          <w:delText>1</w:delText>
        </w:r>
      </w:del>
      <w:r w:rsidR="00451A0E" w:rsidRPr="0062074F">
        <w:t>01 (</w:t>
      </w:r>
      <w:ins w:id="178" w:author="Birklhuber Bernd" w:date="2026-08-07T08:53:00Z">
        <w:r w:rsidR="009C0999">
          <w:t xml:space="preserve">Inland </w:t>
        </w:r>
      </w:ins>
      <w:r w:rsidR="00451A0E" w:rsidRPr="0062074F">
        <w:t xml:space="preserve">Electronic Navigational Charts). Other </w:t>
      </w:r>
      <w:r w:rsidR="00E558AF" w:rsidRPr="0062074F">
        <w:t>product</w:t>
      </w:r>
      <w:r w:rsidR="00C4067C" w:rsidRPr="0062074F">
        <w:t>s</w:t>
      </w:r>
      <w:r w:rsidR="008748FB" w:rsidRPr="0062074F">
        <w:t xml:space="preserve"> </w:t>
      </w:r>
      <w:r w:rsidR="00451A0E" w:rsidRPr="0062074F">
        <w:t>describe</w:t>
      </w:r>
      <w:r w:rsidR="008748FB" w:rsidRPr="0062074F">
        <w:t xml:space="preserve"> </w:t>
      </w:r>
      <w:r w:rsidR="00451A0E" w:rsidRPr="0062074F">
        <w:t>additional information relevant to navigation</w:t>
      </w:r>
      <w:r w:rsidR="008748FB" w:rsidRPr="0062074F">
        <w:t xml:space="preserve">, </w:t>
      </w:r>
      <w:r w:rsidR="00E558AF" w:rsidRPr="0062074F">
        <w:t xml:space="preserve">for example, </w:t>
      </w:r>
      <w:commentRangeStart w:id="179"/>
      <w:r w:rsidR="00E558AF" w:rsidRPr="0062074F">
        <w:t>bathymetry, currents, water levels, regulated areas</w:t>
      </w:r>
      <w:r w:rsidR="008303AC">
        <w:t xml:space="preserve"> and</w:t>
      </w:r>
      <w:r w:rsidR="00E558AF" w:rsidRPr="0062074F">
        <w:t xml:space="preserve"> </w:t>
      </w:r>
      <w:r w:rsidR="00BA654F" w:rsidRPr="0062074F">
        <w:t>services</w:t>
      </w:r>
      <w:r w:rsidR="00C4067C" w:rsidRPr="0062074F">
        <w:t xml:space="preserve"> </w:t>
      </w:r>
      <w:commentRangeEnd w:id="179"/>
      <w:r w:rsidR="009C0999">
        <w:rPr>
          <w:rStyle w:val="Kommentarzeichen"/>
        </w:rPr>
        <w:commentReference w:id="179"/>
      </w:r>
      <w:r w:rsidR="00C4067C" w:rsidRPr="0062074F">
        <w:t>.</w:t>
      </w:r>
    </w:p>
    <w:p w14:paraId="074110F6" w14:textId="3D857F45" w:rsidR="00BE56AF" w:rsidRPr="0062074F" w:rsidRDefault="00BE56AF">
      <w:pPr>
        <w:pStyle w:val="Listenabsatz"/>
        <w:numPr>
          <w:ilvl w:val="0"/>
          <w:numId w:val="11"/>
        </w:numPr>
        <w:spacing w:after="120" w:line="240" w:lineRule="auto"/>
        <w:jc w:val="both"/>
      </w:pPr>
      <w:commentRangeStart w:id="180"/>
      <w:ins w:id="181" w:author="Birklhuber Bernd" w:date="2026-08-10T08:07:00Z">
        <w:r>
          <w:t xml:space="preserve">Hardware and type approval requirements for Inland ECDIS and ECS can be defined in </w:t>
        </w:r>
        <w:r w:rsidR="00976115">
          <w:t xml:space="preserve">regulations of the various regions (e.g. the European Inland </w:t>
        </w:r>
      </w:ins>
      <w:ins w:id="182" w:author="Birklhuber Bernd" w:date="2026-08-10T08:08:00Z">
        <w:r w:rsidR="00976115">
          <w:t>ECDIS standard).</w:t>
        </w:r>
      </w:ins>
      <w:commentRangeEnd w:id="180"/>
      <w:ins w:id="183" w:author="Birklhuber Bernd" w:date="2026-08-21T09:36:00Z">
        <w:r w:rsidR="000539F0">
          <w:rPr>
            <w:rStyle w:val="Kommentarzeichen"/>
          </w:rPr>
          <w:commentReference w:id="180"/>
        </w:r>
      </w:ins>
    </w:p>
    <w:p w14:paraId="0E4B2726" w14:textId="1ED07282" w:rsidR="00451A0E" w:rsidRPr="0062074F" w:rsidRDefault="00E558AF" w:rsidP="004E61EE">
      <w:pPr>
        <w:spacing w:after="120" w:line="240" w:lineRule="auto"/>
        <w:jc w:val="both"/>
      </w:pPr>
      <w:r w:rsidRPr="0062074F">
        <w:t xml:space="preserve">The standards </w:t>
      </w:r>
      <w:r w:rsidR="008D36AB" w:rsidRPr="0062074F">
        <w:t xml:space="preserve">that are </w:t>
      </w:r>
      <w:r w:rsidRPr="0062074F">
        <w:t xml:space="preserve">current at the time of writing of this </w:t>
      </w:r>
      <w:r w:rsidR="004554DE" w:rsidRPr="0062074F">
        <w:t xml:space="preserve">specification </w:t>
      </w:r>
      <w:r w:rsidRPr="0062074F">
        <w:t xml:space="preserve">are listed in the References section. </w:t>
      </w:r>
      <w:r w:rsidR="00451A0E" w:rsidRPr="0062074F">
        <w:t xml:space="preserve">More detailed information about the various standards is provided in </w:t>
      </w:r>
      <w:r w:rsidR="009C26C0" w:rsidRPr="0062074F">
        <w:t xml:space="preserve">S-100 </w:t>
      </w:r>
      <w:r w:rsidR="00451A0E" w:rsidRPr="0062074F">
        <w:t>Part 16</w:t>
      </w:r>
      <w:r w:rsidR="001D420D" w:rsidRPr="0062074F">
        <w:t>a</w:t>
      </w:r>
      <w:r w:rsidR="00451A0E" w:rsidRPr="0062074F">
        <w:t>.</w:t>
      </w:r>
    </w:p>
    <w:p w14:paraId="3AEB7C84" w14:textId="46F2B2C1" w:rsidR="007B452F" w:rsidRPr="0062074F" w:rsidRDefault="008937C6" w:rsidP="004E61EE">
      <w:pPr>
        <w:spacing w:after="120" w:line="240" w:lineRule="auto"/>
        <w:jc w:val="both"/>
        <w:rPr>
          <w:lang w:eastAsia="en-US"/>
        </w:rPr>
      </w:pPr>
      <w:r w:rsidRPr="0062074F">
        <w:t>Application developers should obtain a</w:t>
      </w:r>
      <w:r w:rsidR="00C4067C" w:rsidRPr="0062074F">
        <w:t>n</w:t>
      </w:r>
      <w:r w:rsidRPr="0062074F">
        <w:t xml:space="preserve"> up-to-date set of applicable standards and specifications from the relevant organisations. </w:t>
      </w:r>
      <w:r w:rsidR="008748FB" w:rsidRPr="0062074F">
        <w:t xml:space="preserve">Developers must conform to the mandatory requirements of the particular standards which apply to an application or system. In case of a conflict between this </w:t>
      </w:r>
      <w:r w:rsidR="004554DE" w:rsidRPr="0062074F">
        <w:t xml:space="preserve">specification </w:t>
      </w:r>
      <w:r w:rsidR="008748FB" w:rsidRPr="0062074F">
        <w:t xml:space="preserve">and a mandatory requirement in an applicable standard, the requirement in the standard supersedes the guidance in this </w:t>
      </w:r>
      <w:r w:rsidR="004554DE" w:rsidRPr="0062074F">
        <w:t>specification</w:t>
      </w:r>
      <w:r w:rsidR="008748FB" w:rsidRPr="0062074F">
        <w:t>.</w:t>
      </w:r>
      <w:r w:rsidR="00D748F6" w:rsidRPr="0062074F">
        <w:t xml:space="preserve"> </w:t>
      </w:r>
      <w:r w:rsidR="00D748F6" w:rsidRPr="0062074F">
        <w:rPr>
          <w:lang w:eastAsia="en-US"/>
        </w:rPr>
        <w:t xml:space="preserve">Manufacturers, type-approval authorities, and above all </w:t>
      </w:r>
      <w:del w:id="184" w:author="Birklhuber Bernd" w:date="2026-08-07T08:54:00Z">
        <w:r w:rsidR="00D748F6" w:rsidRPr="0062074F" w:rsidDel="009C0999">
          <w:rPr>
            <w:lang w:eastAsia="en-US"/>
          </w:rPr>
          <w:delText>Mariners</w:delText>
        </w:r>
      </w:del>
      <w:proofErr w:type="spellStart"/>
      <w:ins w:id="185" w:author="Birklhuber Bernd" w:date="2026-08-07T08:54:00Z">
        <w:r w:rsidR="009C0999">
          <w:rPr>
            <w:lang w:eastAsia="en-US"/>
          </w:rPr>
          <w:t>boatmasters</w:t>
        </w:r>
      </w:ins>
      <w:proofErr w:type="spellEnd"/>
      <w:r w:rsidR="00D748F6" w:rsidRPr="0062074F">
        <w:rPr>
          <w:lang w:eastAsia="en-US"/>
        </w:rPr>
        <w:t xml:space="preserve">, are always encouraged to contact the </w:t>
      </w:r>
      <w:del w:id="186" w:author="Birklhuber Bernd" w:date="2026-08-07T08:54:00Z">
        <w:r w:rsidR="00D748F6" w:rsidRPr="0062074F" w:rsidDel="009C0999">
          <w:rPr>
            <w:lang w:eastAsia="en-US"/>
          </w:rPr>
          <w:delText xml:space="preserve">IHO </w:delText>
        </w:r>
      </w:del>
      <w:ins w:id="187" w:author="Birklhuber Bernd" w:date="2026-08-07T08:54:00Z">
        <w:r w:rsidR="009C0999">
          <w:rPr>
            <w:lang w:eastAsia="en-US"/>
          </w:rPr>
          <w:t>IEHG</w:t>
        </w:r>
        <w:r w:rsidR="009C0999" w:rsidRPr="0062074F">
          <w:rPr>
            <w:lang w:eastAsia="en-US"/>
          </w:rPr>
          <w:t xml:space="preserve"> </w:t>
        </w:r>
      </w:ins>
      <w:r w:rsidR="007F244A" w:rsidRPr="0062074F">
        <w:rPr>
          <w:lang w:eastAsia="en-US"/>
        </w:rPr>
        <w:t>to provide feedback</w:t>
      </w:r>
      <w:r w:rsidR="00D748F6" w:rsidRPr="0062074F">
        <w:rPr>
          <w:lang w:eastAsia="en-US"/>
        </w:rPr>
        <w:t xml:space="preserve"> that they may have about the </w:t>
      </w:r>
      <w:ins w:id="188" w:author="Birklhuber Bernd" w:date="2026-08-07T08:54:00Z">
        <w:r w:rsidR="009C0999">
          <w:rPr>
            <w:lang w:eastAsia="en-US"/>
          </w:rPr>
          <w:t xml:space="preserve">Inland </w:t>
        </w:r>
      </w:ins>
      <w:r w:rsidR="00D748F6" w:rsidRPr="0062074F">
        <w:rPr>
          <w:lang w:eastAsia="en-US"/>
        </w:rPr>
        <w:t xml:space="preserve">ECDIS </w:t>
      </w:r>
      <w:ins w:id="189" w:author="Birklhuber Bernd" w:date="2026-08-07T08:54:00Z">
        <w:r w:rsidR="009C0999">
          <w:rPr>
            <w:lang w:eastAsia="en-US"/>
          </w:rPr>
          <w:t xml:space="preserve">or </w:t>
        </w:r>
      </w:ins>
      <w:ins w:id="190" w:author="Birklhuber Bernd" w:date="2026-08-21T09:37:00Z">
        <w:r w:rsidR="000539F0">
          <w:rPr>
            <w:lang w:eastAsia="en-US"/>
          </w:rPr>
          <w:t xml:space="preserve">Inland </w:t>
        </w:r>
      </w:ins>
      <w:ins w:id="191" w:author="Birklhuber Bernd" w:date="2026-08-07T08:54:00Z">
        <w:r w:rsidR="009C0999">
          <w:rPr>
            <w:lang w:eastAsia="en-US"/>
          </w:rPr>
          <w:t xml:space="preserve">ECS </w:t>
        </w:r>
      </w:ins>
      <w:r w:rsidR="00D748F6" w:rsidRPr="0062074F">
        <w:rPr>
          <w:lang w:eastAsia="en-US"/>
        </w:rPr>
        <w:t>display, in order that th</w:t>
      </w:r>
      <w:r w:rsidR="004554DE" w:rsidRPr="0062074F">
        <w:rPr>
          <w:lang w:eastAsia="en-US"/>
        </w:rPr>
        <w:t>is</w:t>
      </w:r>
      <w:r w:rsidR="00D748F6" w:rsidRPr="0062074F">
        <w:rPr>
          <w:lang w:eastAsia="en-US"/>
        </w:rPr>
        <w:t xml:space="preserve"> </w:t>
      </w:r>
      <w:r w:rsidR="004554DE" w:rsidRPr="0062074F">
        <w:rPr>
          <w:lang w:eastAsia="en-US"/>
        </w:rPr>
        <w:t>s</w:t>
      </w:r>
      <w:r w:rsidR="00D748F6" w:rsidRPr="0062074F">
        <w:rPr>
          <w:lang w:eastAsia="en-US"/>
        </w:rPr>
        <w:t>pecification can be kept effective and up to date.</w:t>
      </w:r>
    </w:p>
    <w:p w14:paraId="74DA086D" w14:textId="65CAD049" w:rsidR="008172D8" w:rsidRPr="0062074F" w:rsidDel="009C0999" w:rsidRDefault="00C23C23" w:rsidP="004E61EE">
      <w:pPr>
        <w:spacing w:after="120" w:line="240" w:lineRule="auto"/>
        <w:jc w:val="both"/>
        <w:rPr>
          <w:del w:id="192" w:author="Birklhuber Bernd" w:date="2026-08-07T08:55:00Z"/>
        </w:rPr>
      </w:pPr>
      <w:del w:id="193" w:author="Birklhuber Bernd" w:date="2026-08-07T08:55:00Z">
        <w:r w:rsidRPr="0062074F" w:rsidDel="009C0999">
          <w:delText>Th</w:delText>
        </w:r>
        <w:r w:rsidR="001D420D" w:rsidRPr="0062074F" w:rsidDel="009C0999">
          <w:delText>is</w:delText>
        </w:r>
        <w:r w:rsidRPr="0062074F" w:rsidDel="009C0999">
          <w:delText xml:space="preserve"> specification </w:delText>
        </w:r>
        <w:r w:rsidR="001D420D" w:rsidRPr="0062074F" w:rsidDel="009C0999">
          <w:delText>al</w:delText>
        </w:r>
        <w:r w:rsidRPr="0062074F" w:rsidDel="009C0999">
          <w:delText>so app</w:delText>
        </w:r>
        <w:r w:rsidR="001D420D" w:rsidRPr="0062074F" w:rsidDel="009C0999">
          <w:delText>lies</w:delText>
        </w:r>
        <w:r w:rsidRPr="0062074F" w:rsidDel="009C0999">
          <w:delText xml:space="preserve"> to navigation displays in an Integrated Navigation System (INS) which </w:delText>
        </w:r>
        <w:r w:rsidR="009F7151" w:rsidRPr="0062074F" w:rsidDel="009C0999">
          <w:delText>fulfil</w:delText>
        </w:r>
        <w:r w:rsidRPr="0062074F" w:rsidDel="009C0999">
          <w:delText xml:space="preserve"> the role of an ECDIS.</w:delText>
        </w:r>
        <w:r w:rsidR="00D748F6" w:rsidRPr="0062074F" w:rsidDel="009C0999">
          <w:delText xml:space="preserve"> </w:delText>
        </w:r>
        <w:r w:rsidR="008B441C" w:rsidRPr="0062074F" w:rsidDel="009C0999">
          <w:delText xml:space="preserve">Users of this document should refer to </w:delText>
        </w:r>
        <w:r w:rsidR="00C4067C" w:rsidRPr="0062074F" w:rsidDel="009C0999">
          <w:delText xml:space="preserve">IEC </w:delText>
        </w:r>
        <w:r w:rsidR="008B441C" w:rsidRPr="0062074F" w:rsidDel="009C0999">
          <w:delText>publications when dealing with implementation testing.</w:delText>
        </w:r>
      </w:del>
    </w:p>
    <w:p w14:paraId="62D86F4C" w14:textId="4535CC3B" w:rsidR="004554DE" w:rsidRDefault="004554DE" w:rsidP="004554DE">
      <w:pPr>
        <w:spacing w:after="120"/>
        <w:jc w:val="both"/>
      </w:pPr>
      <w:bookmarkStart w:id="194" w:name="_Toc38829536"/>
      <w:bookmarkStart w:id="195" w:name="_Toc38830039"/>
      <w:bookmarkStart w:id="196" w:name="_Toc38936204"/>
      <w:bookmarkStart w:id="197" w:name="_Toc40990380"/>
      <w:bookmarkStart w:id="198" w:name="_Toc484523815"/>
      <w:bookmarkEnd w:id="194"/>
      <w:bookmarkEnd w:id="195"/>
      <w:bookmarkEnd w:id="196"/>
      <w:bookmarkEnd w:id="197"/>
      <w:r w:rsidRPr="0062074F">
        <w:lastRenderedPageBreak/>
        <w:t xml:space="preserve">This document contains the main requirements and guidance for development of S-100 </w:t>
      </w:r>
      <w:ins w:id="199" w:author="Birklhuber Bernd" w:date="2026-08-07T08:55:00Z">
        <w:r w:rsidR="009C0999">
          <w:t xml:space="preserve">based Inland </w:t>
        </w:r>
      </w:ins>
      <w:r w:rsidRPr="0062074F">
        <w:t>ECDIS</w:t>
      </w:r>
      <w:ins w:id="200" w:author="Birklhuber Bernd" w:date="2026-08-07T08:55:00Z">
        <w:r w:rsidR="009C0999">
          <w:t xml:space="preserve"> and </w:t>
        </w:r>
      </w:ins>
      <w:ins w:id="201" w:author="Birklhuber Bernd" w:date="2026-08-21T09:37:00Z">
        <w:r w:rsidR="000539F0">
          <w:t xml:space="preserve">Inland </w:t>
        </w:r>
      </w:ins>
      <w:ins w:id="202" w:author="Birklhuber Bernd" w:date="2026-08-07T08:55:00Z">
        <w:r w:rsidR="009C0999">
          <w:t>ECS</w:t>
        </w:r>
      </w:ins>
      <w:r w:rsidRPr="0062074F">
        <w:t xml:space="preserve">. </w:t>
      </w:r>
      <w:proofErr w:type="spellStart"/>
      <w:ins w:id="203" w:author="Birklhuber Bernd" w:date="2026-08-07T08:55:00Z">
        <w:r w:rsidR="009C0999">
          <w:t>Boatmasters</w:t>
        </w:r>
      </w:ins>
      <w:proofErr w:type="spellEnd"/>
      <w:del w:id="204" w:author="Birklhuber Bernd" w:date="2026-08-07T08:55:00Z">
        <w:r w:rsidRPr="0062074F" w:rsidDel="009C0999">
          <w:delText xml:space="preserve">Mariners </w:delText>
        </w:r>
      </w:del>
      <w:ins w:id="205" w:author="Birklhuber Bernd" w:date="2026-08-10T08:09:00Z">
        <w:r w:rsidR="00976115">
          <w:t xml:space="preserve"> </w:t>
        </w:r>
      </w:ins>
      <w:r w:rsidRPr="0062074F">
        <w:t xml:space="preserve">and other users will receive different S-100-based data products, each providing one or more information layers, and will often need to view some of the information layers simultaneously on a S-100 compatible </w:t>
      </w:r>
      <w:ins w:id="206" w:author="Birklhuber Bernd" w:date="2026-08-07T08:55:00Z">
        <w:r w:rsidR="009C0999">
          <w:t xml:space="preserve">Inland </w:t>
        </w:r>
      </w:ins>
      <w:r w:rsidRPr="0062074F">
        <w:t xml:space="preserve">ECDIS </w:t>
      </w:r>
      <w:ins w:id="207" w:author="Birklhuber Bernd" w:date="2026-08-07T08:55:00Z">
        <w:r w:rsidR="009C0999">
          <w:t xml:space="preserve">or </w:t>
        </w:r>
      </w:ins>
      <w:ins w:id="208" w:author="Birklhuber Bernd" w:date="2026-08-21T09:38:00Z">
        <w:r w:rsidR="000539F0">
          <w:t xml:space="preserve">Inland </w:t>
        </w:r>
      </w:ins>
      <w:ins w:id="209" w:author="Birklhuber Bernd" w:date="2026-08-07T08:55:00Z">
        <w:r w:rsidR="009C0999">
          <w:t xml:space="preserve">ECS </w:t>
        </w:r>
      </w:ins>
      <w:r w:rsidRPr="0062074F">
        <w:t xml:space="preserve">as well as in other </w:t>
      </w:r>
      <w:del w:id="210" w:author="Birklhuber Bernd" w:date="2026-08-10T08:11:00Z">
        <w:r w:rsidRPr="0062074F" w:rsidDel="00976115">
          <w:delText xml:space="preserve">ship </w:delText>
        </w:r>
      </w:del>
      <w:ins w:id="211" w:author="Birklhuber Bernd" w:date="2026-08-10T08:11:00Z">
        <w:r w:rsidR="00976115">
          <w:t>vessel</w:t>
        </w:r>
        <w:r w:rsidR="00976115" w:rsidRPr="0062074F">
          <w:t xml:space="preserve"> </w:t>
        </w:r>
      </w:ins>
      <w:r w:rsidRPr="0062074F">
        <w:t>and shore-based scenarios.</w:t>
      </w:r>
    </w:p>
    <w:p w14:paraId="21B696C9" w14:textId="21EB39E1" w:rsidR="00BD5CCF" w:rsidRPr="00104287" w:rsidRDefault="00BD5CCF" w:rsidP="00BD5CCF">
      <w:pPr>
        <w:spacing w:after="120"/>
        <w:jc w:val="both"/>
      </w:pPr>
      <w:del w:id="212" w:author="Birklhuber Bernd" w:date="2026-08-07T08:56:00Z">
        <w:r w:rsidRPr="00104287" w:rsidDel="009C0999">
          <w:delText xml:space="preserve">IHO </w:delText>
        </w:r>
      </w:del>
      <w:ins w:id="213" w:author="Birklhuber Bernd" w:date="2026-08-07T08:56:00Z">
        <w:r w:rsidR="009C0999">
          <w:t>IEHG</w:t>
        </w:r>
        <w:r w:rsidR="009C0999" w:rsidRPr="00104287">
          <w:t xml:space="preserve"> </w:t>
        </w:r>
      </w:ins>
      <w:r w:rsidRPr="00104287">
        <w:t>Standards are maintained under a formal, ongoing maintenance regime and are subject to periodic review and revision. They are intended to evolve in response to operational experience, technological developments, and user requirements.</w:t>
      </w:r>
    </w:p>
    <w:p w14:paraId="74C356C9" w14:textId="075F0AB8" w:rsidR="00BD5CCF" w:rsidRPr="00104287" w:rsidRDefault="00BD5CCF" w:rsidP="00BD5CCF">
      <w:pPr>
        <w:spacing w:after="120"/>
        <w:jc w:val="both"/>
      </w:pPr>
      <w:r w:rsidRPr="00104287">
        <w:t xml:space="preserve">Consequently, future editions of an </w:t>
      </w:r>
      <w:del w:id="214" w:author="Birklhuber Bernd" w:date="2026-08-07T08:56:00Z">
        <w:r w:rsidRPr="00104287" w:rsidDel="009C0999">
          <w:delText xml:space="preserve">IHO </w:delText>
        </w:r>
      </w:del>
      <w:ins w:id="215" w:author="Birklhuber Bernd" w:date="2026-08-07T08:56:00Z">
        <w:r w:rsidR="009C0999">
          <w:t>IEHG</w:t>
        </w:r>
        <w:r w:rsidR="009C0999" w:rsidRPr="00104287">
          <w:t xml:space="preserve"> </w:t>
        </w:r>
      </w:ins>
      <w:r w:rsidRPr="00104287">
        <w:t>Standard may add, modify, or remove requirements. Provisions identified as optional, conditional, or informative in one edition may be reclassified as mandatory in later editions, and vice versa. Conformance claims shall therefore always reference a specific edition of the Standard, and compliance with earlier editions does not imply compliance with subsequent ones.</w:t>
      </w:r>
    </w:p>
    <w:p w14:paraId="21B42A89" w14:textId="5D62E606" w:rsidR="00BD5CCF" w:rsidRDefault="00BD5CCF" w:rsidP="004554DE">
      <w:pPr>
        <w:spacing w:after="120"/>
        <w:jc w:val="both"/>
      </w:pPr>
      <w:r w:rsidRPr="00104287">
        <w:t>Implementers are advised to ensure they are using the current edition of the Standard and to consider the potential impact of future revisions in system design and implementation.</w:t>
      </w:r>
    </w:p>
    <w:p w14:paraId="7289ED63" w14:textId="4CEB7550" w:rsidR="00CD3CA0" w:rsidRPr="0062074F" w:rsidRDefault="00CD3CA0" w:rsidP="004554DE">
      <w:pPr>
        <w:spacing w:after="120"/>
        <w:jc w:val="both"/>
      </w:pPr>
      <w:r>
        <w:t xml:space="preserve">This document also contains various clauses which reference constraints within data which is intended for use in S-100 </w:t>
      </w:r>
      <w:ins w:id="216" w:author="Birklhuber Bernd" w:date="2026-08-07T08:56:00Z">
        <w:r w:rsidR="009C0999">
          <w:t xml:space="preserve">Inland </w:t>
        </w:r>
      </w:ins>
      <w:r>
        <w:t xml:space="preserve">ECDIS </w:t>
      </w:r>
      <w:ins w:id="217" w:author="Birklhuber Bernd" w:date="2026-08-07T08:56:00Z">
        <w:r w:rsidR="009C0999">
          <w:t xml:space="preserve">and </w:t>
        </w:r>
      </w:ins>
      <w:ins w:id="218" w:author="Birklhuber Bernd" w:date="2026-08-21T09:38:00Z">
        <w:r w:rsidR="000539F0">
          <w:t xml:space="preserve">Inland </w:t>
        </w:r>
      </w:ins>
      <w:ins w:id="219" w:author="Birklhuber Bernd" w:date="2026-08-07T08:56:00Z">
        <w:r w:rsidR="009C0999">
          <w:t xml:space="preserve">ECS </w:t>
        </w:r>
      </w:ins>
      <w:r>
        <w:t>and its supporting infrastructure. These are reproduced in Annex</w:t>
      </w:r>
      <w:ins w:id="220" w:author="Birklhuber Bernd" w:date="2026-08-10T08:13:00Z">
        <w:r w:rsidR="00976115">
          <w:t> </w:t>
        </w:r>
      </w:ins>
      <w:del w:id="221" w:author="Birklhuber Bernd" w:date="2026-08-10T08:13:00Z">
        <w:r w:rsidDel="00976115">
          <w:delText xml:space="preserve"> </w:delText>
        </w:r>
      </w:del>
      <w:r>
        <w:t xml:space="preserve">A: Data Constraints. They are intended for data producers to correctly encode data intended for use on </w:t>
      </w:r>
      <w:ins w:id="222" w:author="Birklhuber Bernd" w:date="2026-08-07T08:57:00Z">
        <w:r w:rsidR="009C0999">
          <w:t xml:space="preserve">Inland </w:t>
        </w:r>
      </w:ins>
      <w:r>
        <w:t>ECDIS</w:t>
      </w:r>
      <w:ins w:id="223" w:author="Birklhuber Bernd" w:date="2026-08-07T08:57:00Z">
        <w:r w:rsidR="009C0999">
          <w:t xml:space="preserve"> and </w:t>
        </w:r>
      </w:ins>
      <w:ins w:id="224" w:author="Birklhuber Bernd" w:date="2026-08-21T09:38:00Z">
        <w:r w:rsidR="000539F0">
          <w:t xml:space="preserve">Inland </w:t>
        </w:r>
      </w:ins>
      <w:ins w:id="225" w:author="Birklhuber Bernd" w:date="2026-08-07T08:57:00Z">
        <w:r w:rsidR="009C0999">
          <w:t>ECS</w:t>
        </w:r>
      </w:ins>
      <w:r>
        <w:t xml:space="preserve">. Annex A thus contains no requirements for </w:t>
      </w:r>
      <w:ins w:id="226" w:author="Birklhuber Bernd" w:date="2026-08-07T08:57:00Z">
        <w:r w:rsidR="009C0999">
          <w:t xml:space="preserve">Inland </w:t>
        </w:r>
      </w:ins>
      <w:r>
        <w:t xml:space="preserve">ECDIS </w:t>
      </w:r>
      <w:ins w:id="227" w:author="Birklhuber Bernd" w:date="2026-08-07T08:57:00Z">
        <w:r w:rsidR="009C0999">
          <w:t xml:space="preserve">or </w:t>
        </w:r>
      </w:ins>
      <w:ins w:id="228" w:author="Birklhuber Bernd" w:date="2026-08-21T09:38:00Z">
        <w:r w:rsidR="000539F0">
          <w:t xml:space="preserve">Inland </w:t>
        </w:r>
      </w:ins>
      <w:ins w:id="229" w:author="Birklhuber Bernd" w:date="2026-08-07T08:57:00Z">
        <w:r w:rsidR="009C0999">
          <w:t xml:space="preserve">ECS </w:t>
        </w:r>
      </w:ins>
      <w:r>
        <w:t>over and above those contained in the main document of S-</w:t>
      </w:r>
      <w:del w:id="230" w:author="Birklhuber Bernd" w:date="2026-08-21T09:39:00Z">
        <w:r w:rsidDel="000539F0">
          <w:delText>98</w:delText>
        </w:r>
      </w:del>
      <w:ins w:id="231" w:author="Birklhuber Bernd" w:date="2026-08-21T09:39:00Z">
        <w:r w:rsidR="000539F0">
          <w:t>403</w:t>
        </w:r>
      </w:ins>
      <w:r>
        <w:t>.</w:t>
      </w:r>
    </w:p>
    <w:p w14:paraId="697FD68D" w14:textId="15B01C10" w:rsidR="0064639B" w:rsidRPr="0062074F" w:rsidRDefault="0064639B" w:rsidP="00AE3E22">
      <w:pPr>
        <w:pStyle w:val="berschrift1"/>
      </w:pPr>
      <w:bookmarkStart w:id="232" w:name="_Toc219458167"/>
      <w:bookmarkStart w:id="233" w:name="_Toc219458168"/>
      <w:bookmarkStart w:id="234" w:name="_Toc219458169"/>
      <w:bookmarkStart w:id="235" w:name="_Toc226034968"/>
      <w:bookmarkEnd w:id="198"/>
      <w:bookmarkEnd w:id="232"/>
      <w:bookmarkEnd w:id="233"/>
      <w:bookmarkEnd w:id="234"/>
      <w:r w:rsidRPr="0062074F">
        <w:t>References</w:t>
      </w:r>
      <w:bookmarkEnd w:id="235"/>
    </w:p>
    <w:p w14:paraId="263D91F4" w14:textId="7B06BD9B" w:rsidR="0096295A" w:rsidRPr="0062074F" w:rsidRDefault="0096295A" w:rsidP="00DB7CFE">
      <w:pPr>
        <w:pStyle w:val="berschrift2"/>
      </w:pPr>
      <w:bookmarkStart w:id="236" w:name="_Toc226034969"/>
      <w:r w:rsidRPr="0062074F">
        <w:t>Normative references</w:t>
      </w:r>
      <w:bookmarkEnd w:id="236"/>
    </w:p>
    <w:p w14:paraId="6BD7343C" w14:textId="55334363" w:rsidR="00B727EB" w:rsidRPr="0062074F" w:rsidDel="009C0999" w:rsidRDefault="00B727EB" w:rsidP="004E61EE">
      <w:pPr>
        <w:spacing w:after="120" w:line="240" w:lineRule="auto"/>
        <w:ind w:left="1418" w:hanging="1418"/>
        <w:jc w:val="both"/>
        <w:rPr>
          <w:del w:id="237" w:author="Birklhuber Bernd" w:date="2026-08-07T08:57:00Z"/>
          <w:lang w:eastAsia="en-GB"/>
        </w:rPr>
      </w:pPr>
      <w:bookmarkStart w:id="238" w:name="_Hlk38497336"/>
      <w:del w:id="239" w:author="Birklhuber Bernd" w:date="2026-08-07T08:57:00Z">
        <w:r w:rsidRPr="0062074F" w:rsidDel="009C0999">
          <w:rPr>
            <w:lang w:eastAsia="en-GB"/>
          </w:rPr>
          <w:delText>A.1021(26)</w:delText>
        </w:r>
        <w:r w:rsidRPr="0062074F" w:rsidDel="009C0999">
          <w:rPr>
            <w:lang w:eastAsia="en-GB"/>
          </w:rPr>
          <w:tab/>
        </w:r>
        <w:r w:rsidRPr="0062074F" w:rsidDel="009C0999">
          <w:rPr>
            <w:i/>
            <w:lang w:eastAsia="en-GB"/>
          </w:rPr>
          <w:delText>Code on Alerts and Indicators</w:delText>
        </w:r>
        <w:r w:rsidR="005A4E20" w:rsidRPr="0062074F" w:rsidDel="009C0999">
          <w:rPr>
            <w:i/>
            <w:lang w:eastAsia="en-GB"/>
          </w:rPr>
          <w:delText xml:space="preserve"> (2009)</w:delText>
        </w:r>
        <w:r w:rsidR="005A4E20" w:rsidRPr="0062074F" w:rsidDel="009C0999">
          <w:rPr>
            <w:lang w:eastAsia="en-GB"/>
          </w:rPr>
          <w:delText>,</w:delText>
        </w:r>
        <w:r w:rsidRPr="0062074F" w:rsidDel="009C0999">
          <w:rPr>
            <w:lang w:eastAsia="en-GB"/>
          </w:rPr>
          <w:delText xml:space="preserve"> IMO Resolution A.1021(26), 2009.</w:delText>
        </w:r>
      </w:del>
    </w:p>
    <w:bookmarkEnd w:id="238"/>
    <w:p w14:paraId="16E11171" w14:textId="7399CF4A" w:rsidR="004D3C45" w:rsidRPr="0062074F" w:rsidRDefault="004D3C45" w:rsidP="004E61EE">
      <w:pPr>
        <w:spacing w:after="120" w:line="240" w:lineRule="auto"/>
        <w:ind w:left="1418" w:hanging="1418"/>
        <w:jc w:val="both"/>
        <w:rPr>
          <w:lang w:eastAsia="en-GB"/>
        </w:rPr>
      </w:pPr>
      <w:commentRangeStart w:id="240"/>
      <w:r w:rsidRPr="0062074F">
        <w:rPr>
          <w:lang w:eastAsia="en-GB"/>
        </w:rPr>
        <w:t>IEC 60945</w:t>
      </w:r>
      <w:r w:rsidRPr="0062074F">
        <w:rPr>
          <w:lang w:eastAsia="en-GB"/>
        </w:rPr>
        <w:tab/>
      </w:r>
      <w:r w:rsidRPr="0062074F">
        <w:rPr>
          <w:i/>
          <w:lang w:eastAsia="en-GB"/>
        </w:rPr>
        <w:t>Maritime navigation and radiocommunication equipment and systems – General requirements – Methods of testing and required test results</w:t>
      </w:r>
      <w:r w:rsidR="00703B5C" w:rsidRPr="0062074F">
        <w:rPr>
          <w:lang w:eastAsia="en-GB"/>
        </w:rPr>
        <w:t>,</w:t>
      </w:r>
      <w:r w:rsidRPr="0062074F">
        <w:rPr>
          <w:lang w:eastAsia="en-GB"/>
        </w:rPr>
        <w:t xml:space="preserve"> International Electrotechnical Commission (IEC), Fourth Edition, 2002.</w:t>
      </w:r>
    </w:p>
    <w:p w14:paraId="7CB627EA" w14:textId="77777777" w:rsidR="00C56536" w:rsidRPr="0062074F" w:rsidRDefault="00B727EB" w:rsidP="004E61EE">
      <w:pPr>
        <w:spacing w:after="120" w:line="240" w:lineRule="auto"/>
        <w:ind w:left="1418" w:hanging="1418"/>
        <w:jc w:val="both"/>
        <w:rPr>
          <w:lang w:eastAsia="en-GB"/>
        </w:rPr>
      </w:pPr>
      <w:r w:rsidRPr="0062074F">
        <w:rPr>
          <w:lang w:eastAsia="en-GB"/>
        </w:rPr>
        <w:t>IEC 61174</w:t>
      </w:r>
      <w:r w:rsidRPr="0062074F">
        <w:rPr>
          <w:lang w:eastAsia="en-GB"/>
        </w:rPr>
        <w:tab/>
      </w:r>
      <w:r w:rsidRPr="0062074F">
        <w:rPr>
          <w:i/>
          <w:lang w:eastAsia="en-GB"/>
        </w:rPr>
        <w:t>Maritime navigation and radiocommunication equipment and systems – Electronic chart display and information system (ECDIS) – Operational and performance requirements, methods of testing and required test results</w:t>
      </w:r>
      <w:r w:rsidR="00703B5C" w:rsidRPr="0062074F">
        <w:rPr>
          <w:lang w:eastAsia="en-GB"/>
        </w:rPr>
        <w:t>,</w:t>
      </w:r>
      <w:r w:rsidRPr="0062074F">
        <w:rPr>
          <w:lang w:eastAsia="en-GB"/>
        </w:rPr>
        <w:t xml:space="preserve"> International Electrotechnical Commission (IEC)</w:t>
      </w:r>
    </w:p>
    <w:p w14:paraId="4C87F8B1" w14:textId="565BB0FB" w:rsidR="00B727EB" w:rsidRPr="0062074F" w:rsidRDefault="00B727EB" w:rsidP="004E61EE">
      <w:pPr>
        <w:spacing w:after="120" w:line="240" w:lineRule="auto"/>
        <w:ind w:left="1418" w:hanging="1418"/>
        <w:jc w:val="both"/>
        <w:rPr>
          <w:lang w:eastAsia="en-GB"/>
        </w:rPr>
      </w:pPr>
      <w:r w:rsidRPr="0062074F">
        <w:rPr>
          <w:lang w:eastAsia="en-GB"/>
        </w:rPr>
        <w:t>IEC 62288</w:t>
      </w:r>
      <w:r w:rsidRPr="0062074F">
        <w:rPr>
          <w:lang w:eastAsia="en-GB"/>
        </w:rPr>
        <w:tab/>
      </w:r>
      <w:r w:rsidR="00335E14" w:rsidRPr="0062074F">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62074F">
        <w:rPr>
          <w:lang w:eastAsia="en-GB"/>
        </w:rPr>
        <w:t>,</w:t>
      </w:r>
      <w:r w:rsidR="00335E14" w:rsidRPr="0062074F">
        <w:rPr>
          <w:lang w:eastAsia="en-GB"/>
        </w:rPr>
        <w:t xml:space="preserve"> International Electrotechnical Commission (IEC), Edition </w:t>
      </w:r>
      <w:r w:rsidR="00AD76F5" w:rsidRPr="0062074F">
        <w:rPr>
          <w:lang w:eastAsia="en-GB"/>
        </w:rPr>
        <w:t>3</w:t>
      </w:r>
      <w:r w:rsidR="00335E14" w:rsidRPr="0062074F">
        <w:rPr>
          <w:lang w:eastAsia="en-GB"/>
        </w:rPr>
        <w:t xml:space="preserve">.0, </w:t>
      </w:r>
      <w:r w:rsidR="00AD76F5" w:rsidRPr="0062074F">
        <w:rPr>
          <w:lang w:eastAsia="en-GB"/>
        </w:rPr>
        <w:t>2021</w:t>
      </w:r>
      <w:r w:rsidR="00335E14" w:rsidRPr="0062074F">
        <w:rPr>
          <w:lang w:eastAsia="en-GB"/>
        </w:rPr>
        <w:t>.</w:t>
      </w:r>
    </w:p>
    <w:p w14:paraId="73CD0B53" w14:textId="36219E3C" w:rsidR="00425B5E" w:rsidRPr="0062074F" w:rsidRDefault="00425B5E" w:rsidP="004E61EE">
      <w:pPr>
        <w:spacing w:after="120" w:line="240" w:lineRule="auto"/>
        <w:ind w:left="1418" w:hanging="1418"/>
        <w:jc w:val="both"/>
        <w:rPr>
          <w:lang w:eastAsia="en-GB"/>
        </w:rPr>
      </w:pPr>
      <w:r w:rsidRPr="0062074F">
        <w:rPr>
          <w:lang w:eastAsia="en-GB"/>
        </w:rPr>
        <w:t>IEC 63173-2</w:t>
      </w:r>
      <w:r w:rsidRPr="0062074F">
        <w:rPr>
          <w:lang w:eastAsia="en-GB"/>
        </w:rPr>
        <w:tab/>
        <w:t>Maritime navigation and radiocommunication equipment and systems - Data interfaces - Part 2: Secure communication between ship and shore (SECOM)</w:t>
      </w:r>
      <w:commentRangeEnd w:id="240"/>
      <w:r w:rsidR="009C0999">
        <w:rPr>
          <w:rStyle w:val="Kommentarzeichen"/>
        </w:rPr>
        <w:commentReference w:id="240"/>
      </w:r>
    </w:p>
    <w:p w14:paraId="78CC5B88" w14:textId="620F5077" w:rsidR="000E7565" w:rsidRPr="0062074F" w:rsidRDefault="000E7565" w:rsidP="004E61EE">
      <w:pPr>
        <w:spacing w:after="120" w:line="240" w:lineRule="auto"/>
        <w:ind w:left="1418" w:hanging="1418"/>
        <w:jc w:val="both"/>
        <w:rPr>
          <w:lang w:eastAsia="en-GB"/>
        </w:rPr>
      </w:pPr>
      <w:commentRangeStart w:id="241"/>
      <w:r w:rsidRPr="0062074F">
        <w:rPr>
          <w:lang w:eastAsia="en-GB"/>
        </w:rPr>
        <w:t>MSC</w:t>
      </w:r>
      <w:r w:rsidR="00067B82" w:rsidRPr="0062074F">
        <w:rPr>
          <w:lang w:eastAsia="en-GB"/>
        </w:rPr>
        <w:t>.</w:t>
      </w:r>
      <w:r w:rsidRPr="0062074F">
        <w:rPr>
          <w:lang w:eastAsia="en-GB"/>
        </w:rPr>
        <w:t>191(79)</w:t>
      </w:r>
      <w:r w:rsidRPr="0062074F">
        <w:rPr>
          <w:lang w:eastAsia="en-GB"/>
        </w:rPr>
        <w:tab/>
      </w:r>
      <w:r w:rsidRPr="0062074F">
        <w:rPr>
          <w:i/>
          <w:lang w:eastAsia="en-GB"/>
        </w:rPr>
        <w:t>Amendments to the Performance Standards for the Presentation of Navigation-Related Information on Shipborne Navigational Displays</w:t>
      </w:r>
      <w:r w:rsidRPr="0062074F">
        <w:rPr>
          <w:lang w:eastAsia="en-GB"/>
        </w:rPr>
        <w:t xml:space="preserve">, IMO Resolution MSC.191(79), </w:t>
      </w:r>
      <w:r w:rsidR="007F49B3" w:rsidRPr="0062074F">
        <w:rPr>
          <w:lang w:eastAsia="en-GB"/>
        </w:rPr>
        <w:t>2004</w:t>
      </w:r>
      <w:r w:rsidRPr="0062074F">
        <w:rPr>
          <w:lang w:eastAsia="en-GB"/>
        </w:rPr>
        <w:t>. As amended by MSC</w:t>
      </w:r>
      <w:r w:rsidR="007F49B3" w:rsidRPr="0062074F">
        <w:rPr>
          <w:lang w:eastAsia="en-GB"/>
        </w:rPr>
        <w:t xml:space="preserve"> 466(101).</w:t>
      </w:r>
    </w:p>
    <w:p w14:paraId="12D33703" w14:textId="6E10EE0C" w:rsidR="004427C4" w:rsidRPr="0062074F" w:rsidRDefault="004427C4"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252(83)</w:t>
      </w:r>
      <w:r w:rsidRPr="0062074F">
        <w:rPr>
          <w:lang w:eastAsia="en-GB"/>
        </w:rPr>
        <w:tab/>
      </w:r>
      <w:r w:rsidRPr="0062074F">
        <w:rPr>
          <w:i/>
          <w:lang w:eastAsia="en-GB"/>
        </w:rPr>
        <w:t>Performance Standards for Integrated Navigation Systems (INS)</w:t>
      </w:r>
      <w:r w:rsidRPr="0062074F">
        <w:rPr>
          <w:lang w:eastAsia="en-GB"/>
        </w:rPr>
        <w:t xml:space="preserve">, IMO Resolution 252(83), </w:t>
      </w:r>
      <w:r w:rsidR="004A5160" w:rsidRPr="0062074F">
        <w:rPr>
          <w:lang w:eastAsia="en-GB"/>
        </w:rPr>
        <w:t>2007.</w:t>
      </w:r>
    </w:p>
    <w:p w14:paraId="1DBFDF5D" w14:textId="1B30A9A6" w:rsidR="005056C1" w:rsidRPr="0062074F" w:rsidRDefault="005056C1"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302(87)</w:t>
      </w:r>
      <w:r w:rsidRPr="0062074F">
        <w:rPr>
          <w:lang w:eastAsia="en-GB"/>
        </w:rPr>
        <w:tab/>
      </w:r>
      <w:r w:rsidRPr="0062074F">
        <w:rPr>
          <w:i/>
          <w:lang w:eastAsia="en-GB"/>
        </w:rPr>
        <w:t xml:space="preserve">Adoption </w:t>
      </w:r>
      <w:r w:rsidR="00252410" w:rsidRPr="0062074F">
        <w:rPr>
          <w:i/>
          <w:lang w:eastAsia="en-GB"/>
        </w:rPr>
        <w:t>o</w:t>
      </w:r>
      <w:r w:rsidRPr="0062074F">
        <w:rPr>
          <w:i/>
          <w:lang w:eastAsia="en-GB"/>
        </w:rPr>
        <w:t>f Performance Standards for Bridge Alert Management</w:t>
      </w:r>
      <w:r w:rsidRPr="0062074F">
        <w:rPr>
          <w:lang w:eastAsia="en-GB"/>
        </w:rPr>
        <w:t>, IMO Resolution 302(87), 2010.</w:t>
      </w:r>
    </w:p>
    <w:p w14:paraId="66AC4CB6" w14:textId="0A40975C" w:rsidR="00082003" w:rsidRPr="0062074F" w:rsidRDefault="00E908EA" w:rsidP="004E61EE">
      <w:pPr>
        <w:spacing w:after="120" w:line="240" w:lineRule="auto"/>
        <w:ind w:left="1418" w:hanging="1418"/>
        <w:jc w:val="both"/>
        <w:rPr>
          <w:lang w:eastAsia="en-GB"/>
        </w:rPr>
      </w:pPr>
      <w:bookmarkStart w:id="242" w:name="_Hlk38558695"/>
      <w:r w:rsidRPr="0062074F">
        <w:rPr>
          <w:lang w:eastAsia="en-GB"/>
        </w:rPr>
        <w:t>MSC</w:t>
      </w:r>
      <w:r w:rsidR="00067B82" w:rsidRPr="0062074F">
        <w:rPr>
          <w:lang w:eastAsia="en-GB"/>
        </w:rPr>
        <w:t>.</w:t>
      </w:r>
      <w:r w:rsidRPr="0062074F">
        <w:rPr>
          <w:lang w:eastAsia="en-GB"/>
        </w:rPr>
        <w:t>466(101)</w:t>
      </w:r>
      <w:r w:rsidRPr="0062074F">
        <w:rPr>
          <w:lang w:eastAsia="en-GB"/>
        </w:rPr>
        <w:tab/>
      </w:r>
      <w:r w:rsidRPr="0062074F">
        <w:rPr>
          <w:i/>
          <w:lang w:eastAsia="en-GB"/>
        </w:rPr>
        <w:t>Amendments to the Performance Standards for the Presentation of Navigation-Related Information on Shipborne Navigational Displays</w:t>
      </w:r>
      <w:r w:rsidR="00703B5C" w:rsidRPr="0062074F">
        <w:rPr>
          <w:lang w:eastAsia="en-GB"/>
        </w:rPr>
        <w:t>,</w:t>
      </w:r>
      <w:r w:rsidRPr="0062074F">
        <w:rPr>
          <w:lang w:eastAsia="en-GB"/>
        </w:rPr>
        <w:t xml:space="preserve"> Resolution MSC.191(79), </w:t>
      </w:r>
      <w:r w:rsidR="00C27D15" w:rsidRPr="0062074F">
        <w:rPr>
          <w:lang w:eastAsia="en-GB"/>
        </w:rPr>
        <w:t>2019</w:t>
      </w:r>
      <w:r w:rsidR="00B46EDD" w:rsidRPr="0062074F">
        <w:rPr>
          <w:lang w:eastAsia="en-GB"/>
        </w:rPr>
        <w:t>.</w:t>
      </w:r>
    </w:p>
    <w:p w14:paraId="77AACCC1" w14:textId="419A1BF9" w:rsidR="0081373B" w:rsidRPr="0062074F" w:rsidRDefault="0056040E" w:rsidP="0081373B">
      <w:pPr>
        <w:spacing w:after="120" w:line="240" w:lineRule="auto"/>
        <w:ind w:left="1418" w:hanging="1418"/>
        <w:jc w:val="both"/>
        <w:rPr>
          <w:lang w:eastAsia="en-GB"/>
        </w:rPr>
      </w:pPr>
      <w:r w:rsidRPr="0062074F">
        <w:rPr>
          <w:lang w:eastAsia="en-GB"/>
        </w:rPr>
        <w:t>MSC.530(106)</w:t>
      </w:r>
      <w:r w:rsidRPr="00520800">
        <w:rPr>
          <w:strike/>
          <w:lang w:eastAsia="en-GB"/>
        </w:rPr>
        <w:t>/</w:t>
      </w:r>
      <w:r w:rsidR="008D6C94" w:rsidRPr="008303AC">
        <w:rPr>
          <w:lang w:eastAsia="en-GB"/>
        </w:rPr>
        <w:t>Rev</w:t>
      </w:r>
      <w:r w:rsidR="008303AC">
        <w:rPr>
          <w:lang w:eastAsia="en-GB"/>
        </w:rPr>
        <w:t>.</w:t>
      </w:r>
      <w:r w:rsidR="008D6C94" w:rsidRPr="008303AC">
        <w:rPr>
          <w:lang w:eastAsia="en-GB"/>
        </w:rPr>
        <w:t>1</w:t>
      </w:r>
      <w:r w:rsidR="0081373B" w:rsidRPr="0062074F">
        <w:rPr>
          <w:lang w:eastAsia="en-GB"/>
        </w:rPr>
        <w:tab/>
        <w:t>Performance Standards for Electronic Chart Display and</w:t>
      </w:r>
      <w:r w:rsidR="003C1749">
        <w:rPr>
          <w:lang w:eastAsia="en-GB"/>
        </w:rPr>
        <w:t xml:space="preserve"> </w:t>
      </w:r>
      <w:r w:rsidR="0081373B" w:rsidRPr="0062074F">
        <w:rPr>
          <w:lang w:eastAsia="en-GB"/>
        </w:rPr>
        <w:t xml:space="preserve">Information Systems (ECDIS), Resolution </w:t>
      </w:r>
      <w:r w:rsidRPr="0062074F">
        <w:rPr>
          <w:lang w:eastAsia="en-GB"/>
        </w:rPr>
        <w:t>MSC.530(106)/</w:t>
      </w:r>
      <w:r w:rsidR="008D6C94" w:rsidRPr="0062074F">
        <w:rPr>
          <w:lang w:eastAsia="en-GB"/>
        </w:rPr>
        <w:t>Rev.1</w:t>
      </w:r>
      <w:r w:rsidR="0081373B" w:rsidRPr="0062074F">
        <w:rPr>
          <w:lang w:eastAsia="en-GB"/>
        </w:rPr>
        <w:t xml:space="preserve">, </w:t>
      </w:r>
      <w:r w:rsidR="004E3071" w:rsidRPr="0062074F">
        <w:rPr>
          <w:lang w:eastAsia="en-GB"/>
        </w:rPr>
        <w:t>2024</w:t>
      </w:r>
      <w:r w:rsidR="0081373B" w:rsidRPr="0062074F">
        <w:rPr>
          <w:lang w:eastAsia="en-GB"/>
        </w:rPr>
        <w:t>.</w:t>
      </w:r>
    </w:p>
    <w:p w14:paraId="47AC3C87" w14:textId="5AE6E18B" w:rsidR="003B43E6" w:rsidRPr="0062074F" w:rsidRDefault="00357C86" w:rsidP="004E61EE">
      <w:pPr>
        <w:spacing w:after="120" w:line="240" w:lineRule="auto"/>
        <w:ind w:left="1418" w:hanging="1418"/>
        <w:jc w:val="both"/>
        <w:rPr>
          <w:lang w:eastAsia="en-GB"/>
        </w:rPr>
      </w:pPr>
      <w:r w:rsidRPr="0062074F">
        <w:rPr>
          <w:lang w:eastAsia="en-GB"/>
        </w:rPr>
        <w:t>MSC.1/</w:t>
      </w:r>
      <w:r w:rsidR="00C56536" w:rsidRPr="0062074F">
        <w:rPr>
          <w:lang w:eastAsia="en-GB"/>
        </w:rPr>
        <w:t>Circ</w:t>
      </w:r>
      <w:r w:rsidRPr="0062074F">
        <w:rPr>
          <w:lang w:eastAsia="en-GB"/>
        </w:rPr>
        <w:t>.1609</w:t>
      </w:r>
      <w:r w:rsidR="003B43E6" w:rsidRPr="0062074F">
        <w:rPr>
          <w:lang w:eastAsia="en-GB"/>
        </w:rPr>
        <w:tab/>
      </w:r>
      <w:r w:rsidR="003B43E6" w:rsidRPr="0062074F">
        <w:rPr>
          <w:i/>
          <w:lang w:eastAsia="en-GB"/>
        </w:rPr>
        <w:t>Guidelines for the Standardization of User Interface Design for Navigation Equipment</w:t>
      </w:r>
      <w:r w:rsidR="003B43E6" w:rsidRPr="0062074F">
        <w:rPr>
          <w:lang w:eastAsia="en-GB"/>
        </w:rPr>
        <w:t>, IMO MSC.1/</w:t>
      </w:r>
      <w:proofErr w:type="spellStart"/>
      <w:r w:rsidR="003B43E6" w:rsidRPr="0062074F">
        <w:rPr>
          <w:lang w:eastAsia="en-GB"/>
        </w:rPr>
        <w:t>Circ</w:t>
      </w:r>
      <w:proofErr w:type="spellEnd"/>
      <w:r w:rsidR="003B43E6" w:rsidRPr="0062074F">
        <w:rPr>
          <w:lang w:eastAsia="en-GB"/>
        </w:rPr>
        <w:t xml:space="preserve"> 1609, 2019.</w:t>
      </w:r>
      <w:commentRangeEnd w:id="241"/>
      <w:r w:rsidR="009C0999">
        <w:rPr>
          <w:rStyle w:val="Kommentarzeichen"/>
        </w:rPr>
        <w:commentReference w:id="241"/>
      </w:r>
    </w:p>
    <w:p w14:paraId="4998B4FF" w14:textId="2DA580D7" w:rsidR="00F9545E" w:rsidRPr="0062074F" w:rsidRDefault="00F9545E" w:rsidP="004E61EE">
      <w:pPr>
        <w:spacing w:after="120" w:line="240" w:lineRule="auto"/>
        <w:ind w:left="1418" w:hanging="1418"/>
        <w:jc w:val="both"/>
        <w:rPr>
          <w:lang w:eastAsia="en-GB"/>
        </w:rPr>
      </w:pPr>
      <w:r w:rsidRPr="0062074F">
        <w:rPr>
          <w:lang w:eastAsia="en-GB"/>
        </w:rPr>
        <w:lastRenderedPageBreak/>
        <w:t>S-97</w:t>
      </w:r>
      <w:r w:rsidRPr="0062074F">
        <w:rPr>
          <w:lang w:eastAsia="en-GB"/>
        </w:rPr>
        <w:tab/>
      </w:r>
      <w:r w:rsidRPr="0062074F">
        <w:rPr>
          <w:i/>
          <w:lang w:eastAsia="en-GB"/>
        </w:rPr>
        <w:t>IHO Guidelines for Creating S-100 Product Specifications</w:t>
      </w:r>
      <w:r w:rsidRPr="0062074F">
        <w:rPr>
          <w:lang w:eastAsia="en-GB"/>
        </w:rPr>
        <w:t>, IHO Publication S-97 1.1.0 (June 2020).</w:t>
      </w:r>
    </w:p>
    <w:p w14:paraId="798FC0A3" w14:textId="7964F832" w:rsidR="00591F3D" w:rsidRPr="0062074F" w:rsidRDefault="00F27D30" w:rsidP="004E61EE">
      <w:pPr>
        <w:spacing w:after="120" w:line="240" w:lineRule="auto"/>
        <w:ind w:left="1418" w:hanging="1418"/>
        <w:jc w:val="both"/>
        <w:rPr>
          <w:lang w:eastAsia="en-GB"/>
        </w:rPr>
      </w:pPr>
      <w:r w:rsidRPr="0062074F">
        <w:rPr>
          <w:lang w:eastAsia="en-GB"/>
        </w:rPr>
        <w:t>S-100</w:t>
      </w:r>
      <w:r w:rsidR="00D453BA" w:rsidRPr="0062074F">
        <w:rPr>
          <w:lang w:eastAsia="en-GB"/>
        </w:rPr>
        <w:tab/>
      </w:r>
      <w:r w:rsidR="00D453BA" w:rsidRPr="0062074F">
        <w:rPr>
          <w:i/>
          <w:lang w:eastAsia="en-GB"/>
        </w:rPr>
        <w:t>Universal Hydrographic Data Model</w:t>
      </w:r>
      <w:r w:rsidR="00D453BA" w:rsidRPr="0062074F">
        <w:rPr>
          <w:lang w:eastAsia="en-GB"/>
        </w:rPr>
        <w:t>, IHO Publication S-100</w:t>
      </w:r>
      <w:r w:rsidR="000E4371" w:rsidRPr="0062074F">
        <w:rPr>
          <w:lang w:eastAsia="en-GB"/>
        </w:rPr>
        <w:t>, Edition</w:t>
      </w:r>
      <w:r w:rsidR="00D453BA" w:rsidRPr="0062074F">
        <w:rPr>
          <w:lang w:eastAsia="en-GB"/>
        </w:rPr>
        <w:t xml:space="preserve"> 5.</w:t>
      </w:r>
      <w:r w:rsidR="00B840E1" w:rsidRPr="0062074F">
        <w:rPr>
          <w:lang w:eastAsia="en-GB"/>
        </w:rPr>
        <w:t>2</w:t>
      </w:r>
      <w:r w:rsidR="00D453BA" w:rsidRPr="0062074F">
        <w:rPr>
          <w:lang w:eastAsia="en-GB"/>
        </w:rPr>
        <w:t xml:space="preserve"> (</w:t>
      </w:r>
      <w:r w:rsidR="000E4371" w:rsidRPr="0062074F">
        <w:rPr>
          <w:lang w:eastAsia="en-GB"/>
        </w:rPr>
        <w:t>202</w:t>
      </w:r>
      <w:r w:rsidR="000A7EC5">
        <w:rPr>
          <w:lang w:eastAsia="en-GB"/>
        </w:rPr>
        <w:t>5</w:t>
      </w:r>
      <w:r w:rsidR="00D453BA" w:rsidRPr="0062074F">
        <w:rPr>
          <w:lang w:eastAsia="en-GB"/>
        </w:rPr>
        <w:t>).</w:t>
      </w:r>
    </w:p>
    <w:p w14:paraId="27089AC1" w14:textId="13DBE2EB" w:rsidR="003B43E6" w:rsidRDefault="003B43E6" w:rsidP="004E61EE">
      <w:pPr>
        <w:spacing w:after="120" w:line="240" w:lineRule="auto"/>
        <w:ind w:left="1418" w:hanging="1418"/>
        <w:jc w:val="both"/>
        <w:rPr>
          <w:ins w:id="243" w:author="Birklhuber Bernd" w:date="2026-08-21T10:29:00Z"/>
          <w:lang w:eastAsia="en-GB"/>
        </w:rPr>
      </w:pPr>
      <w:commentRangeStart w:id="244"/>
      <w:r w:rsidRPr="0062074F">
        <w:rPr>
          <w:lang w:eastAsia="en-GB"/>
        </w:rPr>
        <w:t>SN</w:t>
      </w:r>
      <w:r w:rsidR="00151AD5" w:rsidRPr="0062074F">
        <w:rPr>
          <w:lang w:eastAsia="en-GB"/>
        </w:rPr>
        <w:t>.1/Circ</w:t>
      </w:r>
      <w:r w:rsidRPr="0062074F">
        <w:rPr>
          <w:lang w:eastAsia="en-GB"/>
        </w:rPr>
        <w:t>.243/</w:t>
      </w:r>
      <w:r w:rsidR="002F4314" w:rsidRPr="0062074F">
        <w:rPr>
          <w:lang w:eastAsia="en-GB"/>
        </w:rPr>
        <w:t xml:space="preserve">Rev. </w:t>
      </w:r>
      <w:r w:rsidRPr="0062074F">
        <w:rPr>
          <w:lang w:eastAsia="en-GB"/>
        </w:rPr>
        <w:t>2</w:t>
      </w:r>
      <w:r w:rsidRPr="0062074F">
        <w:rPr>
          <w:lang w:eastAsia="en-GB"/>
        </w:rPr>
        <w:tab/>
      </w:r>
      <w:r w:rsidRPr="0062074F">
        <w:rPr>
          <w:i/>
          <w:lang w:eastAsia="en-GB"/>
        </w:rPr>
        <w:t>Guidelines for the Presentation of Navigational-Related Symbols, Terms and Abbreviations</w:t>
      </w:r>
      <w:r w:rsidRPr="0062074F">
        <w:rPr>
          <w:lang w:eastAsia="en-GB"/>
        </w:rPr>
        <w:t>, IMO SN.1/Circ.243/Rev.2, 2019.</w:t>
      </w:r>
      <w:commentRangeEnd w:id="244"/>
      <w:r w:rsidR="009C0999">
        <w:rPr>
          <w:rStyle w:val="Kommentarzeichen"/>
        </w:rPr>
        <w:commentReference w:id="244"/>
      </w:r>
    </w:p>
    <w:p w14:paraId="52E8090B" w14:textId="7DEE5E53" w:rsidR="00D0271F" w:rsidRPr="0062074F" w:rsidRDefault="00D0271F" w:rsidP="004E61EE">
      <w:pPr>
        <w:spacing w:after="120" w:line="240" w:lineRule="auto"/>
        <w:ind w:left="1418" w:hanging="1418"/>
        <w:jc w:val="both"/>
        <w:rPr>
          <w:lang w:eastAsia="en-GB"/>
        </w:rPr>
      </w:pPr>
      <w:ins w:id="245" w:author="Birklhuber Bernd" w:date="2026-08-21T10:29:00Z">
        <w:r>
          <w:rPr>
            <w:lang w:eastAsia="en-GB"/>
          </w:rPr>
          <w:t>Product Specification for Inland ENCs, editions 2.1 to 2.6</w:t>
        </w:r>
      </w:ins>
      <w:ins w:id="246" w:author="Birklhuber Bernd" w:date="2026-08-21T10:30:00Z">
        <w:r>
          <w:rPr>
            <w:lang w:eastAsia="en-GB"/>
          </w:rPr>
          <w:t xml:space="preserve">, </w:t>
        </w:r>
      </w:ins>
      <w:ins w:id="247" w:author="Birklhuber Bernd" w:date="2026-08-21T10:34:00Z">
        <w:r>
          <w:rPr>
            <w:lang w:eastAsia="en-GB"/>
          </w:rPr>
          <w:fldChar w:fldCharType="begin"/>
        </w:r>
        <w:r>
          <w:rPr>
            <w:lang w:eastAsia="en-GB"/>
          </w:rPr>
          <w:instrText>HYPERLINK "https://editions.openecdis.org/%20"</w:instrText>
        </w:r>
        <w:r>
          <w:rPr>
            <w:lang w:eastAsia="en-GB"/>
          </w:rPr>
        </w:r>
        <w:r>
          <w:rPr>
            <w:lang w:eastAsia="en-GB"/>
          </w:rPr>
          <w:fldChar w:fldCharType="separate"/>
        </w:r>
        <w:r w:rsidRPr="00D0271F">
          <w:rPr>
            <w:rStyle w:val="Hyperlink"/>
            <w:lang w:eastAsia="en-GB"/>
          </w:rPr>
          <w:t>https://editions.openecdis.org/</w:t>
        </w:r>
        <w:r>
          <w:rPr>
            <w:lang w:eastAsia="en-GB"/>
          </w:rPr>
          <w:fldChar w:fldCharType="end"/>
        </w:r>
      </w:ins>
      <w:ins w:id="248" w:author="Birklhuber Bernd" w:date="2026-08-21T10:30:00Z">
        <w:r>
          <w:rPr>
            <w:lang w:eastAsia="en-GB"/>
          </w:rPr>
          <w:t xml:space="preserve"> </w:t>
        </w:r>
      </w:ins>
    </w:p>
    <w:p w14:paraId="4EA29DA9" w14:textId="1DB8AC45" w:rsidR="00395724" w:rsidRPr="0062074F" w:rsidRDefault="005A72AB" w:rsidP="00B812CA">
      <w:r w:rsidRPr="0062074F">
        <w:t xml:space="preserve">All </w:t>
      </w:r>
      <w:r w:rsidR="00FD236E">
        <w:t>undated</w:t>
      </w:r>
      <w:r w:rsidR="006336DC">
        <w:t xml:space="preserve"> or unnumbered</w:t>
      </w:r>
      <w:r w:rsidR="00FD236E">
        <w:t xml:space="preserve"> </w:t>
      </w:r>
      <w:r w:rsidRPr="0062074F">
        <w:t>references refer to the latest revision or amendment.</w:t>
      </w:r>
    </w:p>
    <w:p w14:paraId="62D9043F" w14:textId="77777777" w:rsidR="005A72AB" w:rsidRPr="0062074F" w:rsidRDefault="005A72AB" w:rsidP="00B812CA">
      <w:pPr>
        <w:spacing w:after="120" w:line="240" w:lineRule="auto"/>
        <w:jc w:val="both"/>
        <w:rPr>
          <w:lang w:eastAsia="en-GB"/>
        </w:rPr>
      </w:pPr>
    </w:p>
    <w:p w14:paraId="15FDC10C" w14:textId="6AD92085" w:rsidR="0096295A" w:rsidRPr="0062074F" w:rsidRDefault="0096295A" w:rsidP="00DB7CFE">
      <w:pPr>
        <w:pStyle w:val="berschrift2"/>
        <w:rPr>
          <w:lang w:eastAsia="en-GB"/>
        </w:rPr>
      </w:pPr>
      <w:bookmarkStart w:id="249" w:name="_Toc226034970"/>
      <w:bookmarkEnd w:id="242"/>
      <w:r w:rsidRPr="0062074F">
        <w:rPr>
          <w:lang w:eastAsia="en-GB"/>
        </w:rPr>
        <w:t>Informative references</w:t>
      </w:r>
      <w:bookmarkEnd w:id="249"/>
    </w:p>
    <w:p w14:paraId="1DC3F177" w14:textId="6044F1BB" w:rsidR="000621E3" w:rsidRPr="0062074F" w:rsidRDefault="0096295A" w:rsidP="004E61EE">
      <w:pPr>
        <w:spacing w:after="120" w:line="240" w:lineRule="auto"/>
        <w:ind w:left="1418" w:hanging="1418"/>
        <w:jc w:val="both"/>
        <w:rPr>
          <w:lang w:eastAsia="en-GB"/>
        </w:rPr>
      </w:pPr>
      <w:r w:rsidRPr="0062074F">
        <w:rPr>
          <w:lang w:eastAsia="en-GB"/>
        </w:rPr>
        <w:t>ISO 19117</w:t>
      </w:r>
      <w:r w:rsidRPr="0062074F">
        <w:rPr>
          <w:lang w:eastAsia="en-GB"/>
        </w:rPr>
        <w:tab/>
      </w:r>
      <w:r w:rsidRPr="0062074F">
        <w:rPr>
          <w:i/>
          <w:lang w:eastAsia="en-GB"/>
        </w:rPr>
        <w:t xml:space="preserve">Geographic Information </w:t>
      </w:r>
      <w:r w:rsidR="00EA350C" w:rsidRPr="0062074F">
        <w:rPr>
          <w:i/>
          <w:lang w:eastAsia="en-GB"/>
        </w:rPr>
        <w:t>–</w:t>
      </w:r>
      <w:r w:rsidRPr="0062074F">
        <w:rPr>
          <w:i/>
          <w:lang w:eastAsia="en-GB"/>
        </w:rPr>
        <w:t xml:space="preserve"> Portrayal</w:t>
      </w:r>
      <w:r w:rsidR="00EA350C" w:rsidRPr="0062074F">
        <w:rPr>
          <w:lang w:eastAsia="en-GB"/>
        </w:rPr>
        <w:t>,</w:t>
      </w:r>
      <w:r w:rsidRPr="0062074F">
        <w:rPr>
          <w:lang w:eastAsia="en-GB"/>
        </w:rPr>
        <w:t xml:space="preserve"> ISO Standard 19117 Edition 2, 2012.</w:t>
      </w:r>
    </w:p>
    <w:p w14:paraId="63B9D5E2" w14:textId="6E6D3392" w:rsidR="00D06526" w:rsidRPr="0062074F" w:rsidDel="009C0999" w:rsidRDefault="00D06526" w:rsidP="004E61EE">
      <w:pPr>
        <w:spacing w:after="120" w:line="240" w:lineRule="auto"/>
        <w:ind w:left="1418" w:hanging="1418"/>
        <w:jc w:val="both"/>
        <w:rPr>
          <w:del w:id="250" w:author="Birklhuber Bernd" w:date="2026-08-07T08:59:00Z"/>
          <w:lang w:eastAsia="en-GB"/>
        </w:rPr>
      </w:pPr>
      <w:del w:id="251" w:author="Birklhuber Bernd" w:date="2026-08-07T08:59:00Z">
        <w:r w:rsidRPr="0062074F" w:rsidDel="009C0999">
          <w:rPr>
            <w:lang w:eastAsia="en-GB"/>
          </w:rPr>
          <w:delText>S-4</w:delText>
        </w:r>
        <w:r w:rsidRPr="0062074F" w:rsidDel="009C0999">
          <w:rPr>
            <w:lang w:eastAsia="en-GB"/>
          </w:rPr>
          <w:tab/>
        </w:r>
        <w:r w:rsidR="005F6A06" w:rsidRPr="0062074F" w:rsidDel="009C0999">
          <w:rPr>
            <w:i/>
            <w:lang w:eastAsia="en-GB"/>
          </w:rPr>
          <w:delText>Regulations of the IHO for International (INT) Charts and Chart Specifications of the IHO</w:delText>
        </w:r>
        <w:r w:rsidRPr="0062074F" w:rsidDel="009C0999">
          <w:rPr>
            <w:lang w:eastAsia="en-GB"/>
          </w:rPr>
          <w:delText xml:space="preserve">, </w:delText>
        </w:r>
        <w:r w:rsidR="00EA350C" w:rsidRPr="0062074F" w:rsidDel="009C0999">
          <w:rPr>
            <w:lang w:eastAsia="en-GB"/>
          </w:rPr>
          <w:delText xml:space="preserve">IHO Publication S-4, </w:delText>
        </w:r>
        <w:r w:rsidRPr="0062074F" w:rsidDel="009C0999">
          <w:rPr>
            <w:lang w:eastAsia="en-GB"/>
          </w:rPr>
          <w:delText>Edition 4.8.0, October 2018.</w:delText>
        </w:r>
        <w:r w:rsidR="005F6A06" w:rsidRPr="0062074F" w:rsidDel="009C0999">
          <w:rPr>
            <w:lang w:eastAsia="en-GB"/>
          </w:rPr>
          <w:delText xml:space="preserve"> (Parts B and C in particular.) </w:delText>
        </w:r>
      </w:del>
    </w:p>
    <w:p w14:paraId="0BAC4D4A" w14:textId="578CD6DF" w:rsidR="00395724" w:rsidRDefault="00395724" w:rsidP="004E61EE">
      <w:pPr>
        <w:spacing w:after="120" w:line="240" w:lineRule="auto"/>
        <w:ind w:left="1411" w:hanging="1411"/>
        <w:jc w:val="both"/>
        <w:rPr>
          <w:ins w:id="252" w:author="Birklhuber Bernd" w:date="2026-08-21T10:31:00Z"/>
          <w:lang w:eastAsia="en-GB"/>
        </w:rPr>
      </w:pPr>
      <w:r w:rsidRPr="0062074F">
        <w:rPr>
          <w:lang w:eastAsia="en-GB"/>
        </w:rPr>
        <w:t>S-52</w:t>
      </w:r>
      <w:r w:rsidRPr="0062074F">
        <w:rPr>
          <w:lang w:eastAsia="en-GB"/>
        </w:rPr>
        <w:tab/>
      </w:r>
      <w:r w:rsidR="005F6A06" w:rsidRPr="0062074F">
        <w:rPr>
          <w:i/>
          <w:lang w:eastAsia="en-GB"/>
        </w:rPr>
        <w:t>Specifications for Chart Content and Display Aspects of</w:t>
      </w:r>
      <w:r w:rsidRPr="0062074F">
        <w:rPr>
          <w:i/>
          <w:lang w:eastAsia="en-GB"/>
        </w:rPr>
        <w:t xml:space="preserve"> ECDIS</w:t>
      </w:r>
      <w:r w:rsidRPr="0062074F">
        <w:rPr>
          <w:lang w:eastAsia="en-GB"/>
        </w:rPr>
        <w:t xml:space="preserve">, </w:t>
      </w:r>
      <w:r w:rsidR="00EA350C" w:rsidRPr="0062074F">
        <w:rPr>
          <w:lang w:eastAsia="en-GB"/>
        </w:rPr>
        <w:t xml:space="preserve">IHO Publication S-52, </w:t>
      </w:r>
      <w:r w:rsidRPr="0062074F">
        <w:rPr>
          <w:lang w:eastAsia="en-GB"/>
        </w:rPr>
        <w:t>Edition 6.1.1, June 2015.</w:t>
      </w:r>
    </w:p>
    <w:p w14:paraId="36859AC5" w14:textId="5C7E3BE8" w:rsidR="00D0271F" w:rsidRPr="0062074F" w:rsidRDefault="00D0271F" w:rsidP="004E61EE">
      <w:pPr>
        <w:spacing w:after="120" w:line="240" w:lineRule="auto"/>
        <w:ind w:left="1411" w:hanging="1411"/>
        <w:jc w:val="both"/>
        <w:rPr>
          <w:lang w:eastAsia="en-GB"/>
        </w:rPr>
      </w:pPr>
      <w:ins w:id="253" w:author="Birklhuber Bernd" w:date="2026-08-21T10:31:00Z">
        <w:r>
          <w:rPr>
            <w:lang w:eastAsia="en-GB"/>
          </w:rPr>
          <w:t xml:space="preserve">European Inland ECDIS Standard: </w:t>
        </w:r>
      </w:ins>
      <w:ins w:id="254" w:author="Birklhuber Bernd" w:date="2026-08-21T10:32:00Z">
        <w:r>
          <w:rPr>
            <w:lang w:eastAsia="en-GB"/>
          </w:rPr>
          <w:t>Part I and Part V of the European Standard for River Information Services (ES</w:t>
        </w:r>
      </w:ins>
      <w:ins w:id="255" w:author="Birklhuber Bernd" w:date="2026-08-21T10:33:00Z">
        <w:r>
          <w:rPr>
            <w:lang w:eastAsia="en-GB"/>
          </w:rPr>
          <w:t xml:space="preserve">-RIS), </w:t>
        </w:r>
      </w:ins>
      <w:ins w:id="256" w:author="Birklhuber Bernd" w:date="2026-08-21T10:34:00Z">
        <w:r>
          <w:rPr>
            <w:lang w:eastAsia="en-GB"/>
          </w:rPr>
          <w:fldChar w:fldCharType="begin"/>
        </w:r>
        <w:r>
          <w:rPr>
            <w:lang w:eastAsia="en-GB"/>
          </w:rPr>
          <w:instrText>HYPERLINK "https://www.cesni.eu/en/"</w:instrText>
        </w:r>
        <w:r>
          <w:rPr>
            <w:lang w:eastAsia="en-GB"/>
          </w:rPr>
        </w:r>
        <w:r>
          <w:rPr>
            <w:lang w:eastAsia="en-GB"/>
          </w:rPr>
          <w:fldChar w:fldCharType="separate"/>
        </w:r>
        <w:r w:rsidRPr="00D0271F">
          <w:rPr>
            <w:rStyle w:val="Hyperlink"/>
            <w:lang w:eastAsia="en-GB"/>
          </w:rPr>
          <w:t>https://www.cesni.eu/en/</w:t>
        </w:r>
        <w:r>
          <w:rPr>
            <w:lang w:eastAsia="en-GB"/>
          </w:rPr>
          <w:fldChar w:fldCharType="end"/>
        </w:r>
      </w:ins>
      <w:ins w:id="257" w:author="Birklhuber Bernd" w:date="2026-08-21T10:33:00Z">
        <w:r>
          <w:rPr>
            <w:lang w:eastAsia="en-GB"/>
          </w:rPr>
          <w:t xml:space="preserve"> </w:t>
        </w:r>
      </w:ins>
    </w:p>
    <w:p w14:paraId="7725B431" w14:textId="709C9D2F" w:rsidR="0096295A" w:rsidRPr="0062074F" w:rsidRDefault="0096295A" w:rsidP="004E61EE">
      <w:pPr>
        <w:spacing w:after="120" w:line="240" w:lineRule="auto"/>
        <w:jc w:val="both"/>
        <w:rPr>
          <w:lang w:eastAsia="en-GB"/>
        </w:rPr>
      </w:pPr>
    </w:p>
    <w:p w14:paraId="1C33F8DA" w14:textId="6D4E1060" w:rsidR="003E7D16" w:rsidRPr="0062074F" w:rsidRDefault="003E7D16" w:rsidP="00214B3A">
      <w:pPr>
        <w:pStyle w:val="berschrift1"/>
        <w:rPr>
          <w:lang w:eastAsia="en-GB"/>
        </w:rPr>
      </w:pPr>
      <w:r w:rsidRPr="0062074F">
        <w:rPr>
          <w:lang w:eastAsia="en-GB"/>
        </w:rPr>
        <w:t xml:space="preserve"> </w:t>
      </w:r>
      <w:bookmarkStart w:id="258" w:name="_Toc226034971"/>
      <w:r w:rsidRPr="0062074F">
        <w:rPr>
          <w:lang w:eastAsia="en-GB"/>
        </w:rPr>
        <w:t>Abbreviations and Notation</w:t>
      </w:r>
      <w:bookmarkEnd w:id="258"/>
    </w:p>
    <w:p w14:paraId="672C963E" w14:textId="6BCD1D62" w:rsidR="003E7D16" w:rsidRPr="0062074F" w:rsidRDefault="003E7D16" w:rsidP="00DB7CFE">
      <w:pPr>
        <w:pStyle w:val="berschrift2"/>
        <w:rPr>
          <w:lang w:eastAsia="en-GB"/>
        </w:rPr>
      </w:pPr>
      <w:bookmarkStart w:id="259" w:name="_Toc99104495"/>
      <w:bookmarkStart w:id="260" w:name="_Toc99104948"/>
      <w:bookmarkStart w:id="261" w:name="_Toc226034972"/>
      <w:bookmarkEnd w:id="259"/>
      <w:bookmarkEnd w:id="260"/>
      <w:r w:rsidRPr="0062074F">
        <w:rPr>
          <w:lang w:eastAsia="en-GB"/>
        </w:rPr>
        <w:t>Abbreviations</w:t>
      </w:r>
      <w:bookmarkEnd w:id="261"/>
    </w:p>
    <w:p w14:paraId="601483DD" w14:textId="4BE5FD93" w:rsidR="00893D06" w:rsidRPr="0062074F" w:rsidRDefault="00893D06" w:rsidP="004E61EE">
      <w:pPr>
        <w:spacing w:after="120" w:line="240" w:lineRule="auto"/>
        <w:rPr>
          <w:lang w:eastAsia="en-GB"/>
        </w:rPr>
      </w:pPr>
      <w:r w:rsidRPr="0062074F">
        <w:rPr>
          <w:lang w:eastAsia="en-GB"/>
        </w:rPr>
        <w:t>AIS</w:t>
      </w:r>
      <w:r w:rsidRPr="0062074F">
        <w:rPr>
          <w:lang w:eastAsia="en-GB"/>
        </w:rPr>
        <w:tab/>
        <w:t>Automatic Identification System</w:t>
      </w:r>
    </w:p>
    <w:p w14:paraId="1A781BEF" w14:textId="69BA8790" w:rsidR="003B1910" w:rsidRPr="0062074F" w:rsidDel="009C0999" w:rsidRDefault="003B1910" w:rsidP="004E61EE">
      <w:pPr>
        <w:spacing w:after="120" w:line="240" w:lineRule="auto"/>
        <w:rPr>
          <w:del w:id="262" w:author="Birklhuber Bernd" w:date="2026-08-07T08:59:00Z"/>
          <w:lang w:eastAsia="en-GB"/>
        </w:rPr>
      </w:pPr>
      <w:del w:id="263" w:author="Birklhuber Bernd" w:date="2026-08-07T08:59:00Z">
        <w:r w:rsidRPr="0062074F" w:rsidDel="009C0999">
          <w:rPr>
            <w:lang w:eastAsia="en-GB"/>
          </w:rPr>
          <w:delText>ARPA</w:delText>
        </w:r>
        <w:r w:rsidRPr="0062074F" w:rsidDel="009C0999">
          <w:rPr>
            <w:lang w:eastAsia="en-GB"/>
          </w:rPr>
          <w:tab/>
          <w:delText>Automatic Radar Plotting Aid</w:delText>
        </w:r>
      </w:del>
    </w:p>
    <w:p w14:paraId="4B83A4C6" w14:textId="1B291719" w:rsidR="001036AA" w:rsidRPr="0062074F" w:rsidRDefault="001036AA" w:rsidP="004E61EE">
      <w:pPr>
        <w:spacing w:after="120" w:line="240" w:lineRule="auto"/>
        <w:rPr>
          <w:lang w:eastAsia="en-GB"/>
        </w:rPr>
      </w:pPr>
      <w:r w:rsidRPr="0062074F">
        <w:rPr>
          <w:lang w:eastAsia="en-GB"/>
        </w:rPr>
        <w:t xml:space="preserve">CRS </w:t>
      </w:r>
      <w:r w:rsidRPr="0062074F">
        <w:rPr>
          <w:lang w:eastAsia="en-GB"/>
        </w:rPr>
        <w:tab/>
        <w:t>Coordinate Reference System</w:t>
      </w:r>
    </w:p>
    <w:p w14:paraId="23EA8A00" w14:textId="47D82EAE" w:rsidR="000259FF" w:rsidRPr="0062074F" w:rsidRDefault="000259FF" w:rsidP="004E61EE">
      <w:pPr>
        <w:spacing w:after="120" w:line="240" w:lineRule="auto"/>
        <w:rPr>
          <w:lang w:eastAsia="en-GB"/>
        </w:rPr>
      </w:pPr>
      <w:r w:rsidRPr="0062074F">
        <w:rPr>
          <w:lang w:eastAsia="en-GB"/>
        </w:rPr>
        <w:t>CSS</w:t>
      </w:r>
      <w:r w:rsidR="002B18F2" w:rsidRPr="0062074F">
        <w:rPr>
          <w:lang w:eastAsia="en-GB"/>
        </w:rPr>
        <w:tab/>
        <w:t>Cascading Style Sheets</w:t>
      </w:r>
    </w:p>
    <w:p w14:paraId="36ED1E48" w14:textId="289718FA" w:rsidR="003E7D16" w:rsidRPr="0062074F" w:rsidRDefault="003E7D16" w:rsidP="004E61EE">
      <w:pPr>
        <w:spacing w:after="120" w:line="240" w:lineRule="auto"/>
        <w:rPr>
          <w:lang w:eastAsia="en-GB"/>
        </w:rPr>
      </w:pPr>
      <w:r w:rsidRPr="0062074F">
        <w:rPr>
          <w:lang w:eastAsia="en-GB"/>
        </w:rPr>
        <w:t>ECDIS</w:t>
      </w:r>
      <w:r w:rsidR="00815769" w:rsidRPr="0062074F">
        <w:rPr>
          <w:lang w:eastAsia="en-GB"/>
        </w:rPr>
        <w:tab/>
        <w:t>Electronic Chart Display and Information System</w:t>
      </w:r>
    </w:p>
    <w:p w14:paraId="47A5F853" w14:textId="3260BFD7" w:rsidR="00AA2BB6" w:rsidRPr="0062074F" w:rsidRDefault="00AA2BB6" w:rsidP="004E61EE">
      <w:pPr>
        <w:spacing w:after="120" w:line="240" w:lineRule="auto"/>
        <w:rPr>
          <w:lang w:eastAsia="en-GB"/>
        </w:rPr>
      </w:pPr>
      <w:r w:rsidRPr="0062074F">
        <w:rPr>
          <w:lang w:eastAsia="en-GB"/>
        </w:rPr>
        <w:t>ECS</w:t>
      </w:r>
      <w:r w:rsidRPr="0062074F">
        <w:rPr>
          <w:lang w:eastAsia="en-GB"/>
        </w:rPr>
        <w:tab/>
        <w:t>Electronic Chart System</w:t>
      </w:r>
    </w:p>
    <w:p w14:paraId="3CB91180" w14:textId="071E1DD1" w:rsidR="003E7D16" w:rsidRPr="0062074F" w:rsidRDefault="003E7D16" w:rsidP="004E61EE">
      <w:pPr>
        <w:spacing w:after="120" w:line="240" w:lineRule="auto"/>
        <w:rPr>
          <w:lang w:eastAsia="en-GB"/>
        </w:rPr>
      </w:pPr>
      <w:r w:rsidRPr="0062074F">
        <w:rPr>
          <w:lang w:eastAsia="en-GB"/>
        </w:rPr>
        <w:t>ENC</w:t>
      </w:r>
      <w:r w:rsidR="00815769" w:rsidRPr="0062074F">
        <w:rPr>
          <w:lang w:eastAsia="en-GB"/>
        </w:rPr>
        <w:tab/>
        <w:t>Electronic Navigational Chart</w:t>
      </w:r>
    </w:p>
    <w:p w14:paraId="112AAD9A" w14:textId="23243E55" w:rsidR="00BB4E9F" w:rsidRPr="0062074F" w:rsidRDefault="00BB4E9F" w:rsidP="004E61EE">
      <w:pPr>
        <w:spacing w:after="120" w:line="240" w:lineRule="auto"/>
        <w:rPr>
          <w:lang w:eastAsia="en-GB"/>
        </w:rPr>
      </w:pPr>
      <w:r w:rsidRPr="0062074F">
        <w:rPr>
          <w:lang w:eastAsia="en-GB"/>
        </w:rPr>
        <w:t>ENDS</w:t>
      </w:r>
      <w:r w:rsidRPr="0062074F">
        <w:rPr>
          <w:lang w:eastAsia="en-GB"/>
        </w:rPr>
        <w:tab/>
        <w:t>Electronic Navigational Data Service</w:t>
      </w:r>
    </w:p>
    <w:p w14:paraId="1173FB9A" w14:textId="5DFD21C8" w:rsidR="00CE36C4" w:rsidRPr="0062074F" w:rsidDel="009C0999" w:rsidRDefault="00CE36C4" w:rsidP="004E61EE">
      <w:pPr>
        <w:spacing w:after="120" w:line="240" w:lineRule="auto"/>
        <w:rPr>
          <w:del w:id="264" w:author="Birklhuber Bernd" w:date="2026-08-07T09:00:00Z"/>
          <w:lang w:eastAsia="en-GB"/>
        </w:rPr>
      </w:pPr>
      <w:del w:id="265" w:author="Birklhuber Bernd" w:date="2026-08-07T09:00:00Z">
        <w:r w:rsidRPr="0062074F" w:rsidDel="009C0999">
          <w:rPr>
            <w:lang w:eastAsia="en-GB"/>
          </w:rPr>
          <w:delText>ENP</w:delText>
        </w:r>
        <w:r w:rsidRPr="0062074F" w:rsidDel="009C0999">
          <w:rPr>
            <w:lang w:eastAsia="en-GB"/>
          </w:rPr>
          <w:tab/>
          <w:delText xml:space="preserve">Electronic </w:delText>
        </w:r>
        <w:r w:rsidR="002F4314" w:rsidRPr="0062074F" w:rsidDel="009C0999">
          <w:rPr>
            <w:lang w:eastAsia="en-GB"/>
          </w:rPr>
          <w:delText>Nautical</w:delText>
        </w:r>
        <w:r w:rsidRPr="0062074F" w:rsidDel="009C0999">
          <w:rPr>
            <w:lang w:eastAsia="en-GB"/>
          </w:rPr>
          <w:delText xml:space="preserve"> Publication</w:delText>
        </w:r>
      </w:del>
    </w:p>
    <w:p w14:paraId="296A8EB4" w14:textId="6FC5C719" w:rsidR="00D80D30" w:rsidRPr="0062074F" w:rsidRDefault="00D80D30" w:rsidP="004E61EE">
      <w:pPr>
        <w:spacing w:after="120" w:line="240" w:lineRule="auto"/>
        <w:rPr>
          <w:lang w:eastAsia="en-GB"/>
        </w:rPr>
      </w:pPr>
      <w:r w:rsidRPr="0062074F">
        <w:rPr>
          <w:lang w:eastAsia="en-GB"/>
        </w:rPr>
        <w:t>GML</w:t>
      </w:r>
      <w:r w:rsidRPr="0062074F">
        <w:rPr>
          <w:lang w:eastAsia="en-GB"/>
        </w:rPr>
        <w:tab/>
        <w:t>Geographic Markup Language</w:t>
      </w:r>
    </w:p>
    <w:p w14:paraId="1966DF3A" w14:textId="039B9C1E" w:rsidR="003E7D16" w:rsidRPr="0062074F" w:rsidRDefault="003E7D16" w:rsidP="004E61EE">
      <w:pPr>
        <w:spacing w:after="120" w:line="240" w:lineRule="auto"/>
        <w:rPr>
          <w:lang w:eastAsia="en-GB"/>
        </w:rPr>
      </w:pPr>
      <w:r w:rsidRPr="0062074F">
        <w:rPr>
          <w:lang w:eastAsia="en-GB"/>
        </w:rPr>
        <w:t>HO</w:t>
      </w:r>
      <w:r w:rsidRPr="0062074F">
        <w:rPr>
          <w:lang w:eastAsia="en-GB"/>
        </w:rPr>
        <w:tab/>
        <w:t>Hydrographic Office</w:t>
      </w:r>
    </w:p>
    <w:p w14:paraId="0275F22C" w14:textId="5584E210" w:rsidR="003E7D16" w:rsidRPr="0062074F" w:rsidRDefault="003E7D16" w:rsidP="004E61EE">
      <w:pPr>
        <w:spacing w:after="120" w:line="240" w:lineRule="auto"/>
        <w:rPr>
          <w:lang w:eastAsia="en-GB"/>
        </w:rPr>
      </w:pPr>
      <w:del w:id="266" w:author="Birklhuber Bernd" w:date="2026-08-07T08:59:00Z">
        <w:r w:rsidRPr="0062074F" w:rsidDel="009C0999">
          <w:rPr>
            <w:lang w:eastAsia="en-GB"/>
          </w:rPr>
          <w:delText>INS</w:delText>
        </w:r>
        <w:r w:rsidR="00815769" w:rsidRPr="0062074F" w:rsidDel="009C0999">
          <w:rPr>
            <w:lang w:eastAsia="en-GB"/>
          </w:rPr>
          <w:tab/>
          <w:delText>Integrated Navigation System</w:delText>
        </w:r>
      </w:del>
    </w:p>
    <w:p w14:paraId="089A65E4" w14:textId="7F679AD8" w:rsidR="003E7D16" w:rsidRPr="0062074F" w:rsidRDefault="003E7D16" w:rsidP="004E61EE">
      <w:pPr>
        <w:spacing w:after="120" w:line="240" w:lineRule="auto"/>
        <w:rPr>
          <w:lang w:eastAsia="en-GB"/>
        </w:rPr>
      </w:pPr>
      <w:r w:rsidRPr="0062074F">
        <w:rPr>
          <w:lang w:eastAsia="en-GB"/>
        </w:rPr>
        <w:t>IEC</w:t>
      </w:r>
      <w:r w:rsidR="00815769" w:rsidRPr="0062074F">
        <w:rPr>
          <w:lang w:eastAsia="en-GB"/>
        </w:rPr>
        <w:tab/>
        <w:t>International Electrotechnical Commission</w:t>
      </w:r>
    </w:p>
    <w:p w14:paraId="53DAE6EA" w14:textId="72A2ADC7" w:rsidR="00D0271F" w:rsidRDefault="00D0271F" w:rsidP="004E61EE">
      <w:pPr>
        <w:spacing w:after="120" w:line="240" w:lineRule="auto"/>
        <w:rPr>
          <w:ins w:id="267" w:author="Birklhuber Bernd" w:date="2026-08-21T10:34:00Z"/>
          <w:lang w:eastAsia="en-GB"/>
        </w:rPr>
      </w:pPr>
      <w:ins w:id="268" w:author="Birklhuber Bernd" w:date="2026-08-21T10:34:00Z">
        <w:r>
          <w:rPr>
            <w:lang w:eastAsia="en-GB"/>
          </w:rPr>
          <w:t>IENC</w:t>
        </w:r>
        <w:r>
          <w:rPr>
            <w:lang w:eastAsia="en-GB"/>
          </w:rPr>
          <w:tab/>
          <w:t>Inland Electronic</w:t>
        </w:r>
      </w:ins>
      <w:ins w:id="269" w:author="Birklhuber Bernd" w:date="2026-08-21T10:35:00Z">
        <w:r>
          <w:rPr>
            <w:lang w:eastAsia="en-GB"/>
          </w:rPr>
          <w:t xml:space="preserve"> Navigational Chart</w:t>
        </w:r>
      </w:ins>
    </w:p>
    <w:p w14:paraId="370B433F" w14:textId="082A2505" w:rsidR="003E7D16" w:rsidRPr="0062074F" w:rsidRDefault="003E7D16" w:rsidP="004E61EE">
      <w:pPr>
        <w:spacing w:after="120" w:line="240" w:lineRule="auto"/>
        <w:rPr>
          <w:lang w:eastAsia="en-GB"/>
        </w:rPr>
      </w:pPr>
      <w:r w:rsidRPr="0062074F">
        <w:rPr>
          <w:lang w:eastAsia="en-GB"/>
        </w:rPr>
        <w:t>IHO</w:t>
      </w:r>
      <w:r w:rsidR="00815769" w:rsidRPr="0062074F">
        <w:rPr>
          <w:lang w:eastAsia="en-GB"/>
        </w:rPr>
        <w:tab/>
        <w:t>International Hydrographic Organization</w:t>
      </w:r>
    </w:p>
    <w:p w14:paraId="6E9223EA" w14:textId="2403A54C" w:rsidR="003E7D16" w:rsidRDefault="003E7D16" w:rsidP="004E61EE">
      <w:pPr>
        <w:spacing w:after="120" w:line="240" w:lineRule="auto"/>
        <w:rPr>
          <w:lang w:eastAsia="en-GB"/>
        </w:rPr>
      </w:pPr>
      <w:r w:rsidRPr="0062074F">
        <w:rPr>
          <w:lang w:eastAsia="en-GB"/>
        </w:rPr>
        <w:t>IMO</w:t>
      </w:r>
      <w:r w:rsidR="00815769" w:rsidRPr="0062074F">
        <w:rPr>
          <w:lang w:eastAsia="en-GB"/>
        </w:rPr>
        <w:tab/>
        <w:t>International Maritime Organization</w:t>
      </w:r>
    </w:p>
    <w:p w14:paraId="5D1DDE83" w14:textId="07FAFC29" w:rsidR="007435CC" w:rsidRPr="0062074F" w:rsidRDefault="009C0999" w:rsidP="004E61EE">
      <w:pPr>
        <w:spacing w:after="120" w:line="240" w:lineRule="auto"/>
        <w:rPr>
          <w:lang w:eastAsia="en-GB"/>
        </w:rPr>
      </w:pPr>
      <w:ins w:id="270" w:author="Birklhuber Bernd" w:date="2026-08-07T09:00:00Z">
        <w:r>
          <w:rPr>
            <w:lang w:eastAsia="en-GB"/>
          </w:rPr>
          <w:t>B</w:t>
        </w:r>
      </w:ins>
      <w:del w:id="271" w:author="Birklhuber Bernd" w:date="2026-08-07T09:00:00Z">
        <w:r w:rsidR="007435CC" w:rsidDel="009C0999">
          <w:rPr>
            <w:lang w:eastAsia="en-GB"/>
          </w:rPr>
          <w:delText>M</w:delText>
        </w:r>
      </w:del>
      <w:r w:rsidR="007435CC">
        <w:rPr>
          <w:lang w:eastAsia="en-GB"/>
        </w:rPr>
        <w:t>SVS</w:t>
      </w:r>
      <w:r w:rsidR="007435CC">
        <w:rPr>
          <w:lang w:eastAsia="en-GB"/>
        </w:rPr>
        <w:tab/>
      </w:r>
      <w:del w:id="272" w:author="Birklhuber Bernd" w:date="2026-08-07T09:00:00Z">
        <w:r w:rsidR="007435CC" w:rsidDel="009C0999">
          <w:rPr>
            <w:lang w:eastAsia="en-GB"/>
          </w:rPr>
          <w:delText xml:space="preserve">Mariner </w:delText>
        </w:r>
      </w:del>
      <w:ins w:id="273" w:author="Birklhuber Bernd" w:date="2026-08-07T09:00:00Z">
        <w:r>
          <w:rPr>
            <w:lang w:eastAsia="en-GB"/>
          </w:rPr>
          <w:t xml:space="preserve">Boatmaster </w:t>
        </w:r>
      </w:ins>
      <w:r w:rsidR="007435CC">
        <w:rPr>
          <w:lang w:eastAsia="en-GB"/>
        </w:rPr>
        <w:t>Selected Viewing Scale</w:t>
      </w:r>
    </w:p>
    <w:p w14:paraId="1FC441AB" w14:textId="4C2D0C71" w:rsidR="006A6380" w:rsidRPr="0062074F" w:rsidRDefault="006665AC" w:rsidP="004E61EE">
      <w:pPr>
        <w:spacing w:after="120" w:line="240" w:lineRule="auto"/>
        <w:rPr>
          <w:lang w:eastAsia="en-GB"/>
        </w:rPr>
      </w:pPr>
      <w:r w:rsidRPr="0062074F">
        <w:rPr>
          <w:lang w:eastAsia="en-GB"/>
        </w:rPr>
        <w:t>SD</w:t>
      </w:r>
      <w:r w:rsidRPr="0062074F">
        <w:rPr>
          <w:lang w:eastAsia="en-GB"/>
        </w:rPr>
        <w:tab/>
        <w:t>System Database</w:t>
      </w:r>
    </w:p>
    <w:p w14:paraId="60A762E5" w14:textId="23D0D5EC" w:rsidR="00425B5E" w:rsidRPr="0062074F" w:rsidDel="009C0999" w:rsidRDefault="00425B5E" w:rsidP="004E61EE">
      <w:pPr>
        <w:spacing w:after="120" w:line="240" w:lineRule="auto"/>
        <w:rPr>
          <w:del w:id="274" w:author="Birklhuber Bernd" w:date="2026-08-07T09:00:00Z"/>
          <w:lang w:eastAsia="en-GB"/>
        </w:rPr>
      </w:pPr>
      <w:del w:id="275" w:author="Birklhuber Bernd" w:date="2026-08-07T09:00:00Z">
        <w:r w:rsidRPr="0062074F" w:rsidDel="009C0999">
          <w:rPr>
            <w:lang w:eastAsia="en-GB"/>
          </w:rPr>
          <w:delText>SECOM Secure communication between ship and shore</w:delText>
        </w:r>
      </w:del>
    </w:p>
    <w:p w14:paraId="65DC35EF" w14:textId="0C4C9ECC" w:rsidR="000259FF" w:rsidRPr="0062074F" w:rsidRDefault="000259FF" w:rsidP="004E61EE">
      <w:pPr>
        <w:spacing w:after="120" w:line="240" w:lineRule="auto"/>
        <w:rPr>
          <w:lang w:eastAsia="en-GB"/>
        </w:rPr>
      </w:pPr>
      <w:r w:rsidRPr="0062074F">
        <w:rPr>
          <w:lang w:eastAsia="en-GB"/>
        </w:rPr>
        <w:t>SVG</w:t>
      </w:r>
      <w:r w:rsidR="00815769" w:rsidRPr="0062074F">
        <w:rPr>
          <w:lang w:eastAsia="en-GB"/>
        </w:rPr>
        <w:tab/>
        <w:t>Scalable Vector Graphics</w:t>
      </w:r>
    </w:p>
    <w:p w14:paraId="22803720" w14:textId="4038E692" w:rsidR="000259FF" w:rsidRPr="0062074F" w:rsidRDefault="000259FF" w:rsidP="004E61EE">
      <w:pPr>
        <w:spacing w:after="120" w:line="240" w:lineRule="auto"/>
        <w:rPr>
          <w:lang w:eastAsia="en-GB"/>
        </w:rPr>
      </w:pPr>
      <w:r w:rsidRPr="0062074F">
        <w:rPr>
          <w:lang w:eastAsia="en-GB"/>
        </w:rPr>
        <w:t>XML</w:t>
      </w:r>
      <w:r w:rsidR="00815769" w:rsidRPr="0062074F">
        <w:rPr>
          <w:lang w:eastAsia="en-GB"/>
        </w:rPr>
        <w:tab/>
      </w:r>
      <w:proofErr w:type="spellStart"/>
      <w:r w:rsidR="004C74B2" w:rsidRPr="0062074F">
        <w:rPr>
          <w:lang w:eastAsia="en-GB"/>
        </w:rPr>
        <w:t>e</w:t>
      </w:r>
      <w:r w:rsidR="00815769" w:rsidRPr="0062074F">
        <w:rPr>
          <w:lang w:eastAsia="en-GB"/>
        </w:rPr>
        <w:t>Xtensible</w:t>
      </w:r>
      <w:proofErr w:type="spellEnd"/>
      <w:r w:rsidR="00815769" w:rsidRPr="0062074F">
        <w:rPr>
          <w:lang w:eastAsia="en-GB"/>
        </w:rPr>
        <w:t xml:space="preserve"> Markup Language</w:t>
      </w:r>
    </w:p>
    <w:p w14:paraId="39D7BC53" w14:textId="61F23612" w:rsidR="00815769" w:rsidRPr="0062074F" w:rsidRDefault="00815769" w:rsidP="004E61EE">
      <w:pPr>
        <w:spacing w:after="120" w:line="240" w:lineRule="auto"/>
        <w:rPr>
          <w:lang w:eastAsia="en-GB"/>
        </w:rPr>
      </w:pPr>
      <w:r w:rsidRPr="0062074F">
        <w:rPr>
          <w:lang w:eastAsia="en-GB"/>
        </w:rPr>
        <w:lastRenderedPageBreak/>
        <w:t>XSLT</w:t>
      </w:r>
      <w:r w:rsidRPr="0062074F">
        <w:rPr>
          <w:lang w:eastAsia="en-GB"/>
        </w:rPr>
        <w:tab/>
      </w:r>
      <w:proofErr w:type="spellStart"/>
      <w:r w:rsidR="004C74B2" w:rsidRPr="0062074F">
        <w:rPr>
          <w:lang w:eastAsia="en-GB"/>
        </w:rPr>
        <w:t>e</w:t>
      </w:r>
      <w:r w:rsidRPr="0062074F">
        <w:rPr>
          <w:lang w:eastAsia="en-GB"/>
        </w:rPr>
        <w:t>Xtensible</w:t>
      </w:r>
      <w:proofErr w:type="spellEnd"/>
      <w:r w:rsidRPr="0062074F">
        <w:rPr>
          <w:lang w:eastAsia="en-GB"/>
        </w:rPr>
        <w:t xml:space="preserve"> Stylesheet Language Transformations</w:t>
      </w:r>
    </w:p>
    <w:p w14:paraId="6CA575C2" w14:textId="77777777" w:rsidR="00E71512" w:rsidRPr="0062074F" w:rsidRDefault="00E71512" w:rsidP="004E61EE">
      <w:pPr>
        <w:spacing w:after="120" w:line="240" w:lineRule="auto"/>
        <w:rPr>
          <w:lang w:eastAsia="en-GB"/>
        </w:rPr>
      </w:pPr>
    </w:p>
    <w:p w14:paraId="7A67A338" w14:textId="635D788A" w:rsidR="003E7D16" w:rsidRPr="0062074F" w:rsidRDefault="003E7D16" w:rsidP="00DB7CFE">
      <w:pPr>
        <w:pStyle w:val="berschrift2"/>
        <w:rPr>
          <w:lang w:eastAsia="en-GB"/>
        </w:rPr>
      </w:pPr>
      <w:bookmarkStart w:id="276" w:name="_Toc226034973"/>
      <w:r w:rsidRPr="0062074F">
        <w:rPr>
          <w:lang w:eastAsia="en-GB"/>
        </w:rPr>
        <w:t>Notation</w:t>
      </w:r>
      <w:bookmarkEnd w:id="276"/>
    </w:p>
    <w:p w14:paraId="3A4970BF" w14:textId="08AF21D2" w:rsidR="003E7D16" w:rsidRPr="0062074F" w:rsidRDefault="00EE7A3D" w:rsidP="004E61EE">
      <w:pPr>
        <w:pStyle w:val="DescriptionTag"/>
        <w:spacing w:after="120" w:line="240" w:lineRule="auto"/>
        <w:jc w:val="both"/>
        <w:rPr>
          <w:lang w:eastAsia="en-GB"/>
        </w:rPr>
      </w:pPr>
      <w:r w:rsidRPr="0062074F">
        <w:rPr>
          <w:b w:val="0"/>
          <w:lang w:eastAsia="en-GB"/>
        </w:rPr>
        <w:t>The following notation is used throughout the document to describe various portrayal aspects.</w:t>
      </w:r>
    </w:p>
    <w:p w14:paraId="778A0BEB" w14:textId="3C014141" w:rsidR="007F21D9" w:rsidRPr="0062074F" w:rsidRDefault="007F21D9" w:rsidP="004E61EE">
      <w:pPr>
        <w:pStyle w:val="DescriptionTag"/>
        <w:spacing w:line="240" w:lineRule="auto"/>
        <w:jc w:val="both"/>
        <w:rPr>
          <w:lang w:eastAsia="en-GB"/>
        </w:rPr>
      </w:pPr>
      <w:r w:rsidRPr="0062074F">
        <w:rPr>
          <w:lang w:eastAsia="en-GB"/>
        </w:rPr>
        <w:t>(</w:t>
      </w:r>
      <w:r w:rsidR="00CE08C7" w:rsidRPr="0062074F">
        <w:rPr>
          <w:lang w:eastAsia="en-GB"/>
        </w:rPr>
        <w:t>Name of f</w:t>
      </w:r>
      <w:r w:rsidRPr="0062074F">
        <w:rPr>
          <w:lang w:eastAsia="en-GB"/>
        </w:rPr>
        <w:t>eature or information type)</w:t>
      </w:r>
    </w:p>
    <w:p w14:paraId="6F6E9BE7" w14:textId="57B01C32" w:rsidR="007F21D9" w:rsidRPr="00520800" w:rsidRDefault="007F21D9" w:rsidP="004E61EE">
      <w:pPr>
        <w:pStyle w:val="dl"/>
        <w:spacing w:after="120" w:line="240" w:lineRule="auto"/>
        <w:ind w:left="431" w:hanging="28"/>
        <w:jc w:val="both"/>
        <w:rPr>
          <w:b/>
          <w:bCs/>
          <w:lang w:eastAsia="en-GB"/>
        </w:rPr>
      </w:pPr>
      <w:r w:rsidRPr="0062074F">
        <w:rPr>
          <w:lang w:eastAsia="en-GB"/>
        </w:rPr>
        <w:t>Features and information types are referenced by their names in camel-case or space-separated names in initial capitals (</w:t>
      </w:r>
      <w:proofErr w:type="spellStart"/>
      <w:r w:rsidR="00D8414F" w:rsidRPr="0062074F">
        <w:rPr>
          <w:lang w:eastAsia="en-GB"/>
        </w:rPr>
        <w:t>e.g</w:t>
      </w:r>
      <w:proofErr w:type="spellEnd"/>
      <w:r w:rsidR="00D8414F" w:rsidRPr="0062074F">
        <w:rPr>
          <w:lang w:eastAsia="en-GB"/>
        </w:rPr>
        <w:t xml:space="preserve"> </w:t>
      </w:r>
      <w:r w:rsidRPr="0062074F">
        <w:rPr>
          <w:lang w:eastAsia="en-GB"/>
        </w:rPr>
        <w:t>“</w:t>
      </w:r>
      <w:proofErr w:type="spellStart"/>
      <w:r w:rsidRPr="0062074F">
        <w:rPr>
          <w:lang w:eastAsia="en-GB"/>
        </w:rPr>
        <w:t>LandArea</w:t>
      </w:r>
      <w:proofErr w:type="spellEnd"/>
      <w:r w:rsidRPr="0062074F">
        <w:rPr>
          <w:lang w:eastAsia="en-GB"/>
        </w:rPr>
        <w:t>” or “Land</w:t>
      </w:r>
      <w:r w:rsidR="00CE08C7" w:rsidRPr="0062074F">
        <w:rPr>
          <w:lang w:eastAsia="en-GB"/>
        </w:rPr>
        <w:t xml:space="preserve"> </w:t>
      </w:r>
      <w:r w:rsidRPr="0062074F">
        <w:rPr>
          <w:lang w:eastAsia="en-GB"/>
        </w:rPr>
        <w:t>Area”)</w:t>
      </w:r>
      <w:r w:rsidR="00CE08C7" w:rsidRPr="0062074F">
        <w:rPr>
          <w:lang w:eastAsia="en-GB"/>
        </w:rPr>
        <w:t>.</w:t>
      </w:r>
      <w:r w:rsidR="0053575B">
        <w:rPr>
          <w:lang w:eastAsia="en-GB"/>
        </w:rPr>
        <w:t xml:space="preserve"> These names will be in </w:t>
      </w:r>
      <w:r w:rsidR="0053575B">
        <w:rPr>
          <w:b/>
          <w:bCs/>
          <w:lang w:eastAsia="en-GB"/>
        </w:rPr>
        <w:t>bold</w:t>
      </w:r>
      <w:r w:rsidR="0053575B">
        <w:rPr>
          <w:lang w:eastAsia="en-GB"/>
        </w:rPr>
        <w:t xml:space="preserve"> text to differentiate them from other text, </w:t>
      </w:r>
      <w:proofErr w:type="spellStart"/>
      <w:r w:rsidR="0053575B">
        <w:rPr>
          <w:lang w:eastAsia="en-GB"/>
        </w:rPr>
        <w:t>e.g</w:t>
      </w:r>
      <w:proofErr w:type="spellEnd"/>
      <w:r w:rsidR="0053575B">
        <w:rPr>
          <w:lang w:eastAsia="en-GB"/>
        </w:rPr>
        <w:t xml:space="preserve"> “</w:t>
      </w:r>
      <w:proofErr w:type="spellStart"/>
      <w:r w:rsidR="0053575B">
        <w:rPr>
          <w:b/>
          <w:bCs/>
          <w:lang w:eastAsia="en-GB"/>
        </w:rPr>
        <w:t>LandArea</w:t>
      </w:r>
      <w:proofErr w:type="spellEnd"/>
      <w:r w:rsidR="0053575B">
        <w:rPr>
          <w:b/>
          <w:bCs/>
          <w:lang w:eastAsia="en-GB"/>
        </w:rPr>
        <w:t>”</w:t>
      </w:r>
    </w:p>
    <w:p w14:paraId="1B919E0A" w14:textId="78DFD69A" w:rsidR="00CE08C7" w:rsidRPr="0062074F" w:rsidRDefault="00CE08C7" w:rsidP="004E61EE">
      <w:pPr>
        <w:pStyle w:val="DescriptionTag"/>
        <w:spacing w:line="240" w:lineRule="auto"/>
        <w:jc w:val="both"/>
        <w:rPr>
          <w:lang w:eastAsia="en-GB"/>
        </w:rPr>
      </w:pPr>
      <w:r w:rsidRPr="0062074F">
        <w:rPr>
          <w:lang w:eastAsia="en-GB"/>
        </w:rPr>
        <w:t>(Name of attribute)</w:t>
      </w:r>
    </w:p>
    <w:p w14:paraId="598342EB" w14:textId="374CA7BB" w:rsidR="00CE08C7" w:rsidRPr="0053575B" w:rsidRDefault="00CE08C7" w:rsidP="004E61EE">
      <w:pPr>
        <w:pStyle w:val="dl"/>
        <w:spacing w:after="120" w:line="240" w:lineRule="auto"/>
        <w:ind w:left="431" w:hanging="28"/>
        <w:jc w:val="both"/>
        <w:rPr>
          <w:lang w:eastAsia="en-GB"/>
        </w:rPr>
      </w:pPr>
      <w:bookmarkStart w:id="277" w:name="_Hlk87453078"/>
      <w:r w:rsidRPr="0062074F">
        <w:rPr>
          <w:lang w:eastAsia="en-GB"/>
        </w:rPr>
        <w:t>Attributes are referenced by their names in camel-case with initial letters in lower case, or space-separated names in all lower case (</w:t>
      </w:r>
      <w:proofErr w:type="spellStart"/>
      <w:r w:rsidR="00D8414F" w:rsidRPr="0062074F">
        <w:rPr>
          <w:lang w:eastAsia="en-GB"/>
        </w:rPr>
        <w:t>e.g</w:t>
      </w:r>
      <w:proofErr w:type="spellEnd"/>
      <w:r w:rsidR="00D8414F" w:rsidRPr="0062074F">
        <w:rPr>
          <w:lang w:eastAsia="en-GB"/>
        </w:rPr>
        <w:t xml:space="preserve"> </w:t>
      </w:r>
      <w:r w:rsidRPr="0062074F">
        <w:rPr>
          <w:lang w:eastAsia="en-GB"/>
        </w:rPr>
        <w:t>“</w:t>
      </w:r>
      <w:proofErr w:type="spellStart"/>
      <w:r w:rsidRPr="0062074F">
        <w:rPr>
          <w:lang w:eastAsia="en-GB"/>
        </w:rPr>
        <w:t>visuallyConspicuous</w:t>
      </w:r>
      <w:proofErr w:type="spellEnd"/>
      <w:r w:rsidRPr="0062074F">
        <w:rPr>
          <w:lang w:eastAsia="en-GB"/>
        </w:rPr>
        <w:t>” or “visually conspicuous”).</w:t>
      </w:r>
      <w:bookmarkEnd w:id="277"/>
      <w:r w:rsidR="0053575B">
        <w:rPr>
          <w:lang w:eastAsia="en-GB"/>
        </w:rPr>
        <w:t xml:space="preserve"> These names will be in </w:t>
      </w:r>
      <w:r w:rsidR="0053575B" w:rsidRPr="006E1A3A">
        <w:rPr>
          <w:i/>
          <w:iCs/>
          <w:lang w:eastAsia="en-GB"/>
        </w:rPr>
        <w:t>italics</w:t>
      </w:r>
      <w:r w:rsidR="0053575B">
        <w:rPr>
          <w:lang w:eastAsia="en-GB"/>
        </w:rPr>
        <w:t>, e.g. “</w:t>
      </w:r>
      <w:proofErr w:type="spellStart"/>
      <w:r w:rsidR="0053575B" w:rsidRPr="00520800">
        <w:rPr>
          <w:i/>
          <w:iCs/>
          <w:lang w:eastAsia="en-GB"/>
        </w:rPr>
        <w:t>visuallyConspicuous</w:t>
      </w:r>
      <w:proofErr w:type="spellEnd"/>
      <w:r w:rsidR="0053575B">
        <w:rPr>
          <w:lang w:eastAsia="en-GB"/>
        </w:rPr>
        <w:t>”</w:t>
      </w:r>
    </w:p>
    <w:p w14:paraId="00BB8059" w14:textId="72D7BAA6" w:rsidR="008A09EF" w:rsidRPr="0062074F" w:rsidRDefault="008A09EF" w:rsidP="004E61EE">
      <w:pPr>
        <w:pStyle w:val="dl"/>
        <w:spacing w:after="60" w:line="240" w:lineRule="auto"/>
        <w:ind w:left="403" w:hanging="403"/>
        <w:jc w:val="both"/>
        <w:rPr>
          <w:b/>
          <w:bCs/>
          <w:lang w:eastAsia="en-GB"/>
        </w:rPr>
      </w:pPr>
      <w:r w:rsidRPr="0062074F">
        <w:rPr>
          <w:b/>
          <w:bCs/>
          <w:lang w:eastAsia="en-GB"/>
        </w:rPr>
        <w:t>(</w:t>
      </w:r>
      <w:r w:rsidR="00786923" w:rsidRPr="0062074F">
        <w:rPr>
          <w:b/>
          <w:bCs/>
          <w:lang w:eastAsia="en-GB"/>
        </w:rPr>
        <w:t>P</w:t>
      </w:r>
      <w:r w:rsidRPr="0062074F">
        <w:rPr>
          <w:b/>
          <w:bCs/>
          <w:lang w:eastAsia="en-GB"/>
        </w:rPr>
        <w:t>ortrayal register item)</w:t>
      </w:r>
    </w:p>
    <w:p w14:paraId="3C309714" w14:textId="7460304E" w:rsidR="008A09EF" w:rsidRDefault="008A09EF" w:rsidP="004E61EE">
      <w:pPr>
        <w:pStyle w:val="dl"/>
        <w:spacing w:after="120" w:line="240" w:lineRule="auto"/>
        <w:ind w:left="426" w:hanging="26"/>
        <w:jc w:val="both"/>
        <w:rPr>
          <w:lang w:eastAsia="en-GB"/>
        </w:rPr>
      </w:pPr>
      <w:r w:rsidRPr="0062074F">
        <w:rPr>
          <w:lang w:eastAsia="en-GB"/>
        </w:rPr>
        <w:t xml:space="preserve">Items from the IHO portrayal registry </w:t>
      </w:r>
      <w:proofErr w:type="gramStart"/>
      <w:r w:rsidRPr="0062074F">
        <w:rPr>
          <w:lang w:eastAsia="en-GB"/>
        </w:rPr>
        <w:t>are</w:t>
      </w:r>
      <w:proofErr w:type="gramEnd"/>
      <w:r w:rsidRPr="0062074F">
        <w:rPr>
          <w:lang w:eastAsia="en-GB"/>
        </w:rPr>
        <w:t xml:space="preserve"> referenced by their registered name and item type (“line style SCLBDY51”). The </w:t>
      </w:r>
      <w:r w:rsidR="000202B1" w:rsidRPr="0062074F">
        <w:rPr>
          <w:lang w:eastAsia="en-GB"/>
        </w:rPr>
        <w:t>portrayal registry is a component of the IHO</w:t>
      </w:r>
      <w:r w:rsidRPr="0062074F">
        <w:rPr>
          <w:lang w:eastAsia="en-GB"/>
        </w:rPr>
        <w:t xml:space="preserve"> </w:t>
      </w:r>
      <w:r w:rsidR="000202B1" w:rsidRPr="0062074F">
        <w:rPr>
          <w:lang w:eastAsia="en-GB"/>
        </w:rPr>
        <w:t>Geospatial Information R</w:t>
      </w:r>
      <w:r w:rsidRPr="0062074F">
        <w:rPr>
          <w:lang w:eastAsia="en-GB"/>
        </w:rPr>
        <w:t>egistry</w:t>
      </w:r>
      <w:r w:rsidR="000202B1" w:rsidRPr="0062074F">
        <w:rPr>
          <w:lang w:eastAsia="en-GB"/>
        </w:rPr>
        <w:t xml:space="preserve"> (</w:t>
      </w:r>
      <w:hyperlink r:id="rId16" w:history="1">
        <w:r w:rsidR="000202B1" w:rsidRPr="0062074F">
          <w:rPr>
            <w:rStyle w:val="Hyperlink"/>
            <w:lang w:eastAsia="en-GB"/>
          </w:rPr>
          <w:t>https://registry.iho.int</w:t>
        </w:r>
      </w:hyperlink>
      <w:r w:rsidR="000202B1" w:rsidRPr="0062074F">
        <w:rPr>
          <w:lang w:eastAsia="en-GB"/>
        </w:rPr>
        <w:t>)</w:t>
      </w:r>
      <w:r w:rsidRPr="0062074F">
        <w:rPr>
          <w:lang w:eastAsia="en-GB"/>
        </w:rPr>
        <w:t>.</w:t>
      </w:r>
    </w:p>
    <w:p w14:paraId="65390428" w14:textId="7908856A" w:rsidR="006E1A3A" w:rsidRPr="006E1A3A" w:rsidRDefault="006E1A3A" w:rsidP="006E1A3A">
      <w:pPr>
        <w:pStyle w:val="dl"/>
        <w:spacing w:after="120" w:line="240" w:lineRule="auto"/>
        <w:ind w:left="0" w:firstLine="0"/>
        <w:jc w:val="both"/>
        <w:rPr>
          <w:lang w:eastAsia="en-GB"/>
        </w:rPr>
      </w:pPr>
      <w:r>
        <w:rPr>
          <w:lang w:eastAsia="en-GB"/>
        </w:rPr>
        <w:t xml:space="preserve">Other items of a technical nature, for example context parameters, are referenced by their names in </w:t>
      </w:r>
      <w:r>
        <w:rPr>
          <w:i/>
          <w:iCs/>
          <w:lang w:eastAsia="en-GB"/>
        </w:rPr>
        <w:t>italics</w:t>
      </w:r>
      <w:r>
        <w:rPr>
          <w:lang w:eastAsia="en-GB"/>
        </w:rPr>
        <w:t xml:space="preserve">. </w:t>
      </w:r>
    </w:p>
    <w:p w14:paraId="4724F14A" w14:textId="65DB1DA0" w:rsidR="006E1A3A" w:rsidRPr="0062074F" w:rsidRDefault="006E1A3A" w:rsidP="00520800">
      <w:pPr>
        <w:pStyle w:val="dl"/>
        <w:spacing w:after="120" w:line="240" w:lineRule="auto"/>
        <w:ind w:left="0" w:firstLine="0"/>
        <w:jc w:val="both"/>
        <w:rPr>
          <w:lang w:eastAsia="en-GB"/>
        </w:rPr>
      </w:pPr>
    </w:p>
    <w:p w14:paraId="6F71C654" w14:textId="4D44BAED" w:rsidR="00480BC0" w:rsidRPr="0062074F" w:rsidRDefault="00480BC0" w:rsidP="00DB7CFE">
      <w:pPr>
        <w:pStyle w:val="berschrift2"/>
        <w:rPr>
          <w:lang w:eastAsia="en-GB"/>
        </w:rPr>
      </w:pPr>
      <w:bookmarkStart w:id="278" w:name="_Toc226034974"/>
      <w:r w:rsidRPr="0062074F">
        <w:rPr>
          <w:lang w:eastAsia="en-GB"/>
        </w:rPr>
        <w:t>Normative vs Informative</w:t>
      </w:r>
      <w:r w:rsidR="00B6123E" w:rsidRPr="0062074F">
        <w:rPr>
          <w:lang w:eastAsia="en-GB"/>
        </w:rPr>
        <w:t xml:space="preserve"> within this document</w:t>
      </w:r>
      <w:r w:rsidRPr="0062074F">
        <w:rPr>
          <w:lang w:eastAsia="en-GB"/>
        </w:rPr>
        <w:t>.</w:t>
      </w:r>
      <w:bookmarkEnd w:id="278"/>
    </w:p>
    <w:p w14:paraId="2FE3184A" w14:textId="5E7BB41D" w:rsidR="00AD2F07" w:rsidRPr="0062074F" w:rsidRDefault="00B6123E" w:rsidP="00F2390C">
      <w:pPr>
        <w:jc w:val="both"/>
        <w:rPr>
          <w:lang w:eastAsia="en-GB"/>
        </w:rPr>
      </w:pPr>
      <w:r w:rsidRPr="0062074F">
        <w:rPr>
          <w:lang w:eastAsia="en-GB"/>
        </w:rPr>
        <w:t>This document uses the word “</w:t>
      </w:r>
      <w:r w:rsidR="00F2390C" w:rsidRPr="0062074F">
        <w:rPr>
          <w:lang w:eastAsia="en-GB"/>
        </w:rPr>
        <w:t>m</w:t>
      </w:r>
      <w:r w:rsidR="00AE3E22" w:rsidRPr="0062074F">
        <w:rPr>
          <w:lang w:eastAsia="en-GB"/>
        </w:rPr>
        <w:t>u</w:t>
      </w:r>
      <w:r w:rsidR="00F2390C" w:rsidRPr="0062074F">
        <w:rPr>
          <w:lang w:eastAsia="en-GB"/>
        </w:rPr>
        <w:t>st</w:t>
      </w:r>
      <w:r w:rsidRPr="0062074F">
        <w:rPr>
          <w:lang w:eastAsia="en-GB"/>
        </w:rPr>
        <w:t xml:space="preserve">” to describe </w:t>
      </w:r>
      <w:r w:rsidR="00237F07" w:rsidRPr="0062074F">
        <w:rPr>
          <w:lang w:eastAsia="en-GB"/>
        </w:rPr>
        <w:t xml:space="preserve">how </w:t>
      </w:r>
      <w:r w:rsidRPr="0062074F">
        <w:rPr>
          <w:lang w:eastAsia="en-GB"/>
        </w:rPr>
        <w:t xml:space="preserve">mandatory functionality for S-100 </w:t>
      </w:r>
      <w:ins w:id="279" w:author="Birklhuber Bernd" w:date="2026-08-07T09:01:00Z">
        <w:r w:rsidR="009C0999">
          <w:rPr>
            <w:lang w:eastAsia="en-GB"/>
          </w:rPr>
          <w:t xml:space="preserve">Inland </w:t>
        </w:r>
      </w:ins>
      <w:r w:rsidRPr="0062074F">
        <w:rPr>
          <w:lang w:eastAsia="en-GB"/>
        </w:rPr>
        <w:t>ECDIS</w:t>
      </w:r>
      <w:ins w:id="280" w:author="Birklhuber Bernd" w:date="2026-08-07T09:01:00Z">
        <w:r w:rsidR="009C0999">
          <w:rPr>
            <w:lang w:eastAsia="en-GB"/>
          </w:rPr>
          <w:t xml:space="preserve"> and </w:t>
        </w:r>
      </w:ins>
      <w:ins w:id="281" w:author="Birklhuber Bernd" w:date="2026-08-21T10:35:00Z">
        <w:r w:rsidR="00D0271F">
          <w:rPr>
            <w:lang w:eastAsia="en-GB"/>
          </w:rPr>
          <w:t xml:space="preserve">Inland </w:t>
        </w:r>
      </w:ins>
      <w:ins w:id="282" w:author="Birklhuber Bernd" w:date="2026-08-07T09:01:00Z">
        <w:r w:rsidR="009C0999">
          <w:rPr>
            <w:lang w:eastAsia="en-GB"/>
          </w:rPr>
          <w:t>ECS</w:t>
        </w:r>
      </w:ins>
      <w:r w:rsidR="00237F07" w:rsidRPr="0062074F">
        <w:rPr>
          <w:lang w:eastAsia="en-GB"/>
        </w:rPr>
        <w:t xml:space="preserve"> </w:t>
      </w:r>
      <w:r w:rsidR="006F7B6E" w:rsidRPr="0062074F">
        <w:rPr>
          <w:lang w:eastAsia="en-GB"/>
        </w:rPr>
        <w:t xml:space="preserve">must </w:t>
      </w:r>
      <w:r w:rsidR="00237F07" w:rsidRPr="0062074F">
        <w:rPr>
          <w:lang w:eastAsia="en-GB"/>
        </w:rPr>
        <w:t>be implemented</w:t>
      </w:r>
      <w:r w:rsidRPr="0062074F">
        <w:rPr>
          <w:lang w:eastAsia="en-GB"/>
        </w:rPr>
        <w:t xml:space="preserve">. </w:t>
      </w:r>
      <w:r w:rsidR="006F7B6E" w:rsidRPr="0062074F">
        <w:rPr>
          <w:lang w:eastAsia="en-GB"/>
        </w:rPr>
        <w:t>Some</w:t>
      </w:r>
      <w:r w:rsidR="00AD2F07" w:rsidRPr="0062074F">
        <w:rPr>
          <w:lang w:eastAsia="en-GB"/>
        </w:rPr>
        <w:t xml:space="preserve"> parts of the S-100 framework are </w:t>
      </w:r>
      <w:r w:rsidR="006F7B6E" w:rsidRPr="0062074F">
        <w:rPr>
          <w:lang w:eastAsia="en-GB"/>
        </w:rPr>
        <w:t xml:space="preserve">also </w:t>
      </w:r>
      <w:r w:rsidR="00AD2F07" w:rsidRPr="0062074F">
        <w:rPr>
          <w:lang w:eastAsia="en-GB"/>
        </w:rPr>
        <w:t>described in overview to provide useful context for implementers. Where this is the case</w:t>
      </w:r>
      <w:r w:rsidR="00237F07" w:rsidRPr="0062074F">
        <w:rPr>
          <w:lang w:eastAsia="en-GB"/>
        </w:rPr>
        <w:t xml:space="preserve"> </w:t>
      </w:r>
      <w:r w:rsidR="00E934DF">
        <w:rPr>
          <w:lang w:eastAsia="en-GB"/>
        </w:rPr>
        <w:t>clauses</w:t>
      </w:r>
      <w:r w:rsidR="00E934DF" w:rsidRPr="0062074F">
        <w:rPr>
          <w:lang w:eastAsia="en-GB"/>
        </w:rPr>
        <w:t xml:space="preserve"> </w:t>
      </w:r>
      <w:r w:rsidR="00AD2F07" w:rsidRPr="0062074F">
        <w:rPr>
          <w:lang w:eastAsia="en-GB"/>
        </w:rPr>
        <w:t>are marked as “Informative”</w:t>
      </w:r>
      <w:r w:rsidR="00237F07" w:rsidRPr="0062074F">
        <w:rPr>
          <w:lang w:eastAsia="en-GB"/>
        </w:rPr>
        <w:t xml:space="preserve"> to clarify</w:t>
      </w:r>
      <w:r w:rsidR="00AD2F07" w:rsidRPr="0062074F">
        <w:rPr>
          <w:lang w:eastAsia="en-GB"/>
        </w:rPr>
        <w:t xml:space="preserve">. </w:t>
      </w:r>
    </w:p>
    <w:p w14:paraId="538B6C3F" w14:textId="7DD963B9" w:rsidR="00B42BF5" w:rsidRPr="0062074F" w:rsidRDefault="00B42BF5" w:rsidP="00F2390C">
      <w:pPr>
        <w:jc w:val="both"/>
        <w:rPr>
          <w:lang w:eastAsia="en-GB"/>
        </w:rPr>
      </w:pPr>
      <w:r w:rsidRPr="0062074F">
        <w:rPr>
          <w:lang w:eastAsia="en-GB"/>
        </w:rPr>
        <w:t xml:space="preserve">Non-mandatory requirements or recommendations to implementers are indicated using </w:t>
      </w:r>
      <w:r w:rsidR="000F7D72" w:rsidRPr="0062074F">
        <w:rPr>
          <w:lang w:eastAsia="en-GB"/>
        </w:rPr>
        <w:t xml:space="preserve">the </w:t>
      </w:r>
      <w:r w:rsidRPr="0062074F">
        <w:rPr>
          <w:lang w:eastAsia="en-GB"/>
        </w:rPr>
        <w:t>word</w:t>
      </w:r>
      <w:del w:id="283" w:author="Birklhuber Bernd" w:date="2026-08-07T09:01:00Z">
        <w:r w:rsidRPr="0062074F" w:rsidDel="005227F1">
          <w:rPr>
            <w:lang w:eastAsia="en-GB"/>
          </w:rPr>
          <w:delText xml:space="preserve"> </w:delText>
        </w:r>
      </w:del>
      <w:r w:rsidRPr="0062074F">
        <w:rPr>
          <w:lang w:eastAsia="en-GB"/>
        </w:rPr>
        <w:t xml:space="preserve"> “should”.</w:t>
      </w:r>
    </w:p>
    <w:p w14:paraId="5894818B" w14:textId="71F630AF" w:rsidR="00B76036" w:rsidRPr="0062074F" w:rsidRDefault="00B76036" w:rsidP="00F2390C">
      <w:pPr>
        <w:jc w:val="both"/>
        <w:rPr>
          <w:lang w:eastAsia="en-GB"/>
        </w:rPr>
      </w:pPr>
      <w:r w:rsidRPr="0062074F">
        <w:rPr>
          <w:lang w:eastAsia="en-GB"/>
        </w:rPr>
        <w:t xml:space="preserve">The word “may” </w:t>
      </w:r>
      <w:proofErr w:type="gramStart"/>
      <w:r w:rsidRPr="0062074F">
        <w:rPr>
          <w:lang w:eastAsia="en-GB"/>
        </w:rPr>
        <w:t>expresses</w:t>
      </w:r>
      <w:proofErr w:type="gramEnd"/>
      <w:r w:rsidRPr="0062074F">
        <w:rPr>
          <w:lang w:eastAsia="en-GB"/>
        </w:rPr>
        <w:t xml:space="preserve"> a permissible practice for action. It does not express a requirement.</w:t>
      </w:r>
    </w:p>
    <w:p w14:paraId="292A074A" w14:textId="37DE2984" w:rsidR="00AE2E01" w:rsidRPr="0062074F" w:rsidRDefault="00AD2F07" w:rsidP="00F2390C">
      <w:pPr>
        <w:jc w:val="both"/>
        <w:rPr>
          <w:i/>
          <w:iCs/>
          <w:lang w:eastAsia="en-GB"/>
        </w:rPr>
      </w:pPr>
      <w:r w:rsidRPr="0062074F">
        <w:rPr>
          <w:lang w:eastAsia="en-GB"/>
        </w:rPr>
        <w:t>Mandatory functionality is achieved by the implementation of the relevant parts of S-100</w:t>
      </w:r>
      <w:r w:rsidR="004B1F0F" w:rsidRPr="0062074F">
        <w:rPr>
          <w:lang w:eastAsia="en-GB"/>
        </w:rPr>
        <w:t xml:space="preserve"> and S-</w:t>
      </w:r>
      <w:ins w:id="284" w:author="Birklhuber Bernd" w:date="2026-08-07T09:01:00Z">
        <w:r w:rsidR="005227F1">
          <w:rPr>
            <w:lang w:eastAsia="en-GB"/>
          </w:rPr>
          <w:t>403</w:t>
        </w:r>
      </w:ins>
      <w:del w:id="285" w:author="Birklhuber Bernd" w:date="2026-08-07T09:01:00Z">
        <w:r w:rsidR="004B1F0F" w:rsidRPr="0062074F" w:rsidDel="005227F1">
          <w:rPr>
            <w:lang w:eastAsia="en-GB"/>
          </w:rPr>
          <w:delText>98</w:delText>
        </w:r>
      </w:del>
      <w:r w:rsidRPr="0062074F">
        <w:rPr>
          <w:lang w:eastAsia="en-GB"/>
        </w:rPr>
        <w:t xml:space="preserve">. In all cases the content of the published, operational </w:t>
      </w:r>
      <w:del w:id="286" w:author="Birklhuber Bernd" w:date="2026-08-07T09:02:00Z">
        <w:r w:rsidRPr="0062074F" w:rsidDel="005227F1">
          <w:rPr>
            <w:lang w:eastAsia="en-GB"/>
          </w:rPr>
          <w:delText xml:space="preserve">IHO </w:delText>
        </w:r>
      </w:del>
      <w:ins w:id="287" w:author="Birklhuber Bernd" w:date="2026-08-07T09:02:00Z">
        <w:r w:rsidR="005227F1">
          <w:rPr>
            <w:lang w:eastAsia="en-GB"/>
          </w:rPr>
          <w:t>IEHG</w:t>
        </w:r>
        <w:r w:rsidR="005227F1" w:rsidRPr="0062074F">
          <w:rPr>
            <w:lang w:eastAsia="en-GB"/>
          </w:rPr>
          <w:t xml:space="preserve"> </w:t>
        </w:r>
      </w:ins>
      <w:r w:rsidRPr="0062074F">
        <w:rPr>
          <w:lang w:eastAsia="en-GB"/>
        </w:rPr>
        <w:t xml:space="preserve">product specifications are </w:t>
      </w:r>
      <w:r w:rsidR="00237F07" w:rsidRPr="0062074F">
        <w:rPr>
          <w:lang w:eastAsia="en-GB"/>
        </w:rPr>
        <w:t xml:space="preserve">also </w:t>
      </w:r>
      <w:r w:rsidRPr="0062074F">
        <w:rPr>
          <w:lang w:eastAsia="en-GB"/>
        </w:rPr>
        <w:t xml:space="preserve">normative. </w:t>
      </w:r>
    </w:p>
    <w:p w14:paraId="1BFE4A96" w14:textId="185362F5" w:rsidR="0033324D" w:rsidRPr="0062074F" w:rsidRDefault="00256304" w:rsidP="00F2390C">
      <w:pPr>
        <w:pStyle w:val="berschrift1"/>
      </w:pPr>
      <w:bookmarkStart w:id="288" w:name="_Toc40990386"/>
      <w:bookmarkStart w:id="289" w:name="_Toc40990387"/>
      <w:bookmarkStart w:id="290" w:name="_Toc40990388"/>
      <w:bookmarkStart w:id="291" w:name="_Toc40990389"/>
      <w:bookmarkStart w:id="292" w:name="_Toc40990390"/>
      <w:bookmarkStart w:id="293" w:name="_Toc40990391"/>
      <w:bookmarkStart w:id="294" w:name="_Toc40990392"/>
      <w:bookmarkStart w:id="295" w:name="_Toc40990393"/>
      <w:bookmarkStart w:id="296" w:name="_Toc40990394"/>
      <w:bookmarkStart w:id="297" w:name="_Toc40990395"/>
      <w:bookmarkStart w:id="298" w:name="_Toc40990396"/>
      <w:bookmarkStart w:id="299" w:name="_Toc40990397"/>
      <w:bookmarkStart w:id="300" w:name="_Toc40990398"/>
      <w:bookmarkStart w:id="301" w:name="_Toc40990399"/>
      <w:bookmarkStart w:id="302" w:name="_Toc40990400"/>
      <w:bookmarkStart w:id="303" w:name="_Toc40990401"/>
      <w:bookmarkStart w:id="304" w:name="_Toc38829544"/>
      <w:bookmarkStart w:id="305" w:name="_Toc38830047"/>
      <w:bookmarkStart w:id="306" w:name="_Toc226034975"/>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r w:rsidRPr="0062074F">
        <w:t xml:space="preserve">Background - </w:t>
      </w:r>
      <w:r w:rsidR="00E36AC7" w:rsidRPr="0062074F">
        <w:t xml:space="preserve">System </w:t>
      </w:r>
      <w:r w:rsidR="00D259B2" w:rsidRPr="0062074F">
        <w:t>C</w:t>
      </w:r>
      <w:r w:rsidR="0033324D" w:rsidRPr="0062074F">
        <w:t>oncept</w:t>
      </w:r>
      <w:r w:rsidR="004C242A" w:rsidRPr="0062074F">
        <w:t>s</w:t>
      </w:r>
      <w:r w:rsidR="0033324D" w:rsidRPr="0062074F">
        <w:t xml:space="preserve"> and </w:t>
      </w:r>
      <w:r w:rsidR="00D259B2" w:rsidRPr="0062074F">
        <w:t>L</w:t>
      </w:r>
      <w:r w:rsidR="0033324D" w:rsidRPr="0062074F">
        <w:t>imitations</w:t>
      </w:r>
      <w:bookmarkEnd w:id="306"/>
      <w:r w:rsidR="00411D24" w:rsidRPr="0062074F">
        <w:t xml:space="preserve"> </w:t>
      </w:r>
    </w:p>
    <w:p w14:paraId="72A69B43" w14:textId="16C84714" w:rsidR="00826285" w:rsidRPr="0062074F" w:rsidDel="005227F1" w:rsidRDefault="00826285" w:rsidP="00DB7CFE">
      <w:pPr>
        <w:pStyle w:val="berschrift2"/>
        <w:rPr>
          <w:del w:id="307" w:author="Birklhuber Bernd" w:date="2026-08-07T09:04:00Z"/>
        </w:rPr>
      </w:pPr>
      <w:bookmarkStart w:id="308" w:name="_Toc226034976"/>
      <w:del w:id="309" w:author="Birklhuber Bernd" w:date="2026-08-07T09:04:00Z">
        <w:r w:rsidRPr="0062074F" w:rsidDel="005227F1">
          <w:delText>The concepts of ENC</w:delText>
        </w:r>
        <w:r w:rsidR="00C64C79" w:rsidRPr="0062074F" w:rsidDel="005227F1">
          <w:delText>, ENDS and System Database</w:delText>
        </w:r>
        <w:bookmarkEnd w:id="308"/>
      </w:del>
    </w:p>
    <w:p w14:paraId="7C9F4ED3" w14:textId="354FF1E5" w:rsidR="00826285" w:rsidRPr="0062074F" w:rsidDel="005227F1" w:rsidRDefault="00826285" w:rsidP="00AA0332">
      <w:pPr>
        <w:spacing w:after="120" w:line="240" w:lineRule="auto"/>
        <w:jc w:val="both"/>
        <w:rPr>
          <w:del w:id="310" w:author="Birklhuber Bernd" w:date="2026-08-07T09:04:00Z"/>
        </w:rPr>
      </w:pPr>
      <w:del w:id="311" w:author="Birklhuber Bernd" w:date="2026-08-07T09:04:00Z">
        <w:r w:rsidRPr="0062074F" w:rsidDel="005227F1">
          <w:delText xml:space="preserve">The </w:delText>
        </w:r>
        <w:r w:rsidR="00C64C79" w:rsidRPr="0062074F" w:rsidDel="005227F1">
          <w:delText xml:space="preserve">Electronic Navigational Data Service and </w:delText>
        </w:r>
        <w:r w:rsidR="006665AC" w:rsidRPr="0062074F" w:rsidDel="005227F1">
          <w:delText xml:space="preserve">System Database </w:delText>
        </w:r>
        <w:r w:rsidRPr="0062074F" w:rsidDel="005227F1">
          <w:delText>concept</w:delText>
        </w:r>
        <w:r w:rsidR="00C64C79" w:rsidRPr="0062074F" w:rsidDel="005227F1">
          <w:delText>s</w:delText>
        </w:r>
        <w:r w:rsidRPr="0062074F" w:rsidDel="005227F1">
          <w:delText xml:space="preserve"> include multiple products for use in navigation systems.</w:delText>
        </w:r>
        <w:r w:rsidR="00BB4E9F" w:rsidRPr="0062074F" w:rsidDel="005227F1">
          <w:delText xml:space="preserve"> </w:delText>
        </w:r>
        <w:r w:rsidR="00C64C79" w:rsidRPr="0062074F" w:rsidDel="005227F1">
          <w:delText>They were</w:delText>
        </w:r>
        <w:r w:rsidR="0007117E" w:rsidRPr="0062074F" w:rsidDel="005227F1">
          <w:delText xml:space="preserve"> introduced in IMO </w:delText>
        </w:r>
        <w:r w:rsidR="008303AC" w:rsidRPr="0062074F" w:rsidDel="005227F1">
          <w:rPr>
            <w:lang w:eastAsia="en-GB"/>
          </w:rPr>
          <w:delText>MSC.530(106)</w:delText>
        </w:r>
        <w:r w:rsidR="008303AC" w:rsidRPr="007E1AE0" w:rsidDel="005227F1">
          <w:rPr>
            <w:strike/>
            <w:lang w:eastAsia="en-GB"/>
          </w:rPr>
          <w:delText>/</w:delText>
        </w:r>
        <w:r w:rsidR="008303AC" w:rsidRPr="008303AC" w:rsidDel="005227F1">
          <w:rPr>
            <w:lang w:eastAsia="en-GB"/>
          </w:rPr>
          <w:delText>Rev.1</w:delText>
        </w:r>
        <w:r w:rsidR="008303AC" w:rsidDel="005227F1">
          <w:rPr>
            <w:lang w:eastAsia="en-GB"/>
          </w:rPr>
          <w:delText xml:space="preserve"> </w:delText>
        </w:r>
        <w:r w:rsidR="0007117E" w:rsidRPr="0062074F" w:rsidDel="005227F1">
          <w:delText xml:space="preserve">and </w:delText>
        </w:r>
        <w:r w:rsidR="00BB4E9F" w:rsidRPr="0062074F" w:rsidDel="005227F1">
          <w:delText xml:space="preserve">update the </w:delText>
        </w:r>
        <w:r w:rsidR="00B840E1" w:rsidRPr="0062074F" w:rsidDel="005227F1">
          <w:delText xml:space="preserve">previous </w:delText>
        </w:r>
        <w:r w:rsidR="00BB4E9F" w:rsidRPr="0062074F" w:rsidDel="005227F1">
          <w:delText xml:space="preserve">concept of SENC </w:delText>
        </w:r>
        <w:r w:rsidR="00B840E1" w:rsidRPr="0062074F" w:rsidDel="005227F1">
          <w:delText xml:space="preserve">defined </w:delText>
        </w:r>
        <w:r w:rsidR="00BB4E9F" w:rsidRPr="0062074F" w:rsidDel="005227F1">
          <w:delText>in IMO MSC.232(82).</w:delText>
        </w:r>
      </w:del>
    </w:p>
    <w:p w14:paraId="069FEDAA" w14:textId="3531A74A" w:rsidR="00826285" w:rsidRPr="0062074F" w:rsidDel="005227F1" w:rsidRDefault="00826285" w:rsidP="00AA0332">
      <w:pPr>
        <w:spacing w:after="120" w:line="240" w:lineRule="auto"/>
        <w:jc w:val="both"/>
        <w:rPr>
          <w:del w:id="312" w:author="Birklhuber Bernd" w:date="2026-08-07T09:04:00Z"/>
        </w:rPr>
      </w:pPr>
      <w:del w:id="313" w:author="Birklhuber Bernd" w:date="2026-08-07T09:04:00Z">
        <w:r w:rsidRPr="0062074F" w:rsidDel="005227F1">
          <w:delText xml:space="preserve">IMO </w:delText>
        </w:r>
        <w:r w:rsidR="0056040E" w:rsidRPr="0062074F" w:rsidDel="005227F1">
          <w:delText>MSC.530(106)/Rev.1</w:delText>
        </w:r>
        <w:r w:rsidRPr="0062074F" w:rsidDel="005227F1">
          <w:delText xml:space="preserve"> defines Electronic Navigational Chart (ENC)</w:delText>
        </w:r>
        <w:r w:rsidR="00391671" w:rsidRPr="0062074F" w:rsidDel="005227F1">
          <w:delText>, Electronic Navigational Data Service (ENDS),</w:delText>
        </w:r>
        <w:r w:rsidRPr="0062074F" w:rsidDel="005227F1">
          <w:delText xml:space="preserve"> and System </w:delText>
        </w:r>
        <w:r w:rsidR="00EA38B6" w:rsidRPr="0062074F" w:rsidDel="005227F1">
          <w:delText>Database</w:delText>
        </w:r>
        <w:r w:rsidRPr="0062074F" w:rsidDel="005227F1">
          <w:delText xml:space="preserve"> as follows:</w:delText>
        </w:r>
      </w:del>
    </w:p>
    <w:p w14:paraId="406D53B9" w14:textId="73951342" w:rsidR="00826285" w:rsidRPr="0062074F" w:rsidDel="005227F1" w:rsidRDefault="00826285" w:rsidP="00AA0332">
      <w:pPr>
        <w:pStyle w:val="BlockQuote"/>
        <w:spacing w:after="120" w:line="240" w:lineRule="auto"/>
        <w:jc w:val="both"/>
        <w:rPr>
          <w:del w:id="314" w:author="Birklhuber Bernd" w:date="2026-08-07T09:04:00Z"/>
        </w:rPr>
      </w:pPr>
      <w:del w:id="315" w:author="Birklhuber Bernd" w:date="2026-08-07T09:04:00Z">
        <w:r w:rsidRPr="0062074F" w:rsidDel="005227F1">
          <w:delText xml:space="preserve">3.2 Electronic Navigational Chart (ENC) means the database, standardized as to content, structure and format, issued for use with ECDIS by or on the authority of a Government, authorized </w:delText>
        </w:r>
        <w:r w:rsidR="00BB4E9F" w:rsidRPr="0062074F" w:rsidDel="005227F1">
          <w:delText>h</w:delText>
        </w:r>
        <w:r w:rsidRPr="0062074F" w:rsidDel="005227F1">
          <w:delText xml:space="preserve">ydrographic </w:delText>
        </w:r>
        <w:r w:rsidR="00BB4E9F" w:rsidRPr="0062074F" w:rsidDel="005227F1">
          <w:delText>o</w:delText>
        </w:r>
        <w:r w:rsidRPr="0062074F" w:rsidDel="005227F1">
          <w:delText>ffice or other relevant government institution, and conform</w:delText>
        </w:r>
        <w:r w:rsidR="00BB4E9F" w:rsidRPr="0062074F" w:rsidDel="005227F1">
          <w:delText>ing</w:delText>
        </w:r>
        <w:r w:rsidRPr="0062074F" w:rsidDel="005227F1">
          <w:delText xml:space="preserve"> to IHO standards. The ENC contains all the </w:delText>
        </w:r>
        <w:r w:rsidR="00BB4E9F" w:rsidRPr="0062074F" w:rsidDel="005227F1">
          <w:delText xml:space="preserve">nautical </w:delText>
        </w:r>
        <w:r w:rsidRPr="0062074F" w:rsidDel="005227F1">
          <w:delText>chart information necessary for safe navigation.</w:delText>
        </w:r>
      </w:del>
    </w:p>
    <w:p w14:paraId="5591E742" w14:textId="7433043E" w:rsidR="003D4621" w:rsidRPr="0062074F" w:rsidDel="005227F1" w:rsidRDefault="003D4621" w:rsidP="003D4621">
      <w:pPr>
        <w:pStyle w:val="BlockQuote"/>
        <w:spacing w:after="120" w:line="240" w:lineRule="auto"/>
        <w:jc w:val="both"/>
        <w:rPr>
          <w:del w:id="316" w:author="Birklhuber Bernd" w:date="2026-08-07T09:04:00Z"/>
        </w:rPr>
      </w:pPr>
      <w:del w:id="317" w:author="Birklhuber Bernd" w:date="2026-08-07T09:04:00Z">
        <w:r w:rsidRPr="0062074F" w:rsidDel="005227F1">
          <w:delText xml:space="preserve">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w:delText>
        </w:r>
        <w:r w:rsidRPr="0062074F" w:rsidDel="005227F1">
          <w:lastRenderedPageBreak/>
          <w:delText>and the nautical chart and nautical publications carriage requirements in SOLAS regulations V/19 and V/27. The navigational base layer of ENDS is the electronic navigational chart.</w:delText>
        </w:r>
      </w:del>
    </w:p>
    <w:p w14:paraId="3D31A631" w14:textId="66CC8F6A" w:rsidR="00826285" w:rsidRPr="0062074F" w:rsidDel="005227F1" w:rsidRDefault="00826285" w:rsidP="00AA0332">
      <w:pPr>
        <w:pStyle w:val="BlockQuote"/>
        <w:spacing w:after="120" w:line="240" w:lineRule="auto"/>
        <w:jc w:val="both"/>
        <w:rPr>
          <w:del w:id="318" w:author="Birklhuber Bernd" w:date="2026-08-07T09:04:00Z"/>
        </w:rPr>
      </w:pPr>
      <w:del w:id="319" w:author="Birklhuber Bernd" w:date="2026-08-07T09:04:00Z">
        <w:r w:rsidRPr="0062074F" w:rsidDel="005227F1">
          <w:delText>3.</w:delText>
        </w:r>
        <w:r w:rsidR="00391671" w:rsidRPr="0062074F" w:rsidDel="005227F1">
          <w:delText>4</w:delText>
        </w:r>
        <w:r w:rsidRPr="0062074F" w:rsidDel="005227F1">
          <w:delText xml:space="preserve"> System </w:delText>
        </w:r>
        <w:r w:rsidR="00391671" w:rsidRPr="0062074F" w:rsidDel="005227F1">
          <w:delText>Database</w:delText>
        </w:r>
        <w:r w:rsidRPr="0062074F" w:rsidDel="005227F1">
          <w:delText xml:space="preserve"> means a database, in the manufacturer</w:delText>
        </w:r>
        <w:r w:rsidRPr="0062074F" w:rsidDel="005227F1">
          <w:rPr>
            <w:rFonts w:cs="Arial"/>
          </w:rPr>
          <w:delText>’</w:delText>
        </w:r>
        <w:r w:rsidRPr="0062074F" w:rsidDel="005227F1">
          <w:delText xml:space="preserve">s internal ECDIS format, resulting from the lossless transformation of the </w:delText>
        </w:r>
        <w:r w:rsidR="00391671" w:rsidRPr="0062074F" w:rsidDel="005227F1">
          <w:delText>ENDS</w:delText>
        </w:r>
        <w:r w:rsidRPr="0062074F" w:rsidDel="005227F1">
          <w:delText xml:space="preserve"> contents and its updates. It is this database that is accessed by ECDIS for the display generation and other navigational functions, and is equivalent to up-to-date </w:delText>
        </w:r>
        <w:r w:rsidR="00391671" w:rsidRPr="0062074F" w:rsidDel="005227F1">
          <w:delText>ENDS</w:delText>
        </w:r>
        <w:r w:rsidRPr="0062074F" w:rsidDel="005227F1">
          <w:delText>.</w:delText>
        </w:r>
      </w:del>
    </w:p>
    <w:p w14:paraId="23B6E7F5" w14:textId="239DBD86" w:rsidR="00E71512" w:rsidRPr="0062074F" w:rsidDel="005227F1" w:rsidRDefault="00CD41C5" w:rsidP="00AA0332">
      <w:pPr>
        <w:pStyle w:val="BlockQuote"/>
        <w:spacing w:after="120" w:line="240" w:lineRule="auto"/>
        <w:ind w:left="0"/>
        <w:jc w:val="both"/>
        <w:rPr>
          <w:del w:id="320" w:author="Birklhuber Bernd" w:date="2026-08-07T09:04:00Z"/>
          <w:i w:val="0"/>
          <w:iCs w:val="0"/>
        </w:rPr>
      </w:pPr>
      <w:bookmarkStart w:id="321" w:name="_Hlk171083846"/>
      <w:del w:id="322" w:author="Birklhuber Bernd" w:date="2026-08-07T09:04:00Z">
        <w:r w:rsidRPr="0062074F" w:rsidDel="005227F1">
          <w:rPr>
            <w:i w:val="0"/>
            <w:iCs w:val="0"/>
          </w:rPr>
          <w:delText>The</w:delText>
        </w:r>
        <w:r w:rsidR="0007117E" w:rsidRPr="0062074F" w:rsidDel="005227F1">
          <w:rPr>
            <w:i w:val="0"/>
            <w:iCs w:val="0"/>
          </w:rPr>
          <w:delText xml:space="preserve"> System Database </w:delText>
        </w:r>
        <w:r w:rsidRPr="0062074F" w:rsidDel="005227F1">
          <w:rPr>
            <w:i w:val="0"/>
            <w:iCs w:val="0"/>
          </w:rPr>
          <w:delText xml:space="preserve">is </w:delText>
        </w:r>
        <w:r w:rsidR="0007117E" w:rsidRPr="0062074F" w:rsidDel="005227F1">
          <w:rPr>
            <w:i w:val="0"/>
            <w:iCs w:val="0"/>
          </w:rPr>
          <w:delText xml:space="preserve">compiled from </w:delText>
        </w:r>
        <w:r w:rsidRPr="0062074F" w:rsidDel="005227F1">
          <w:rPr>
            <w:i w:val="0"/>
            <w:iCs w:val="0"/>
          </w:rPr>
          <w:delText xml:space="preserve">one or more </w:delText>
        </w:r>
        <w:r w:rsidR="0007117E" w:rsidRPr="0062074F" w:rsidDel="005227F1">
          <w:rPr>
            <w:i w:val="0"/>
            <w:iCs w:val="0"/>
          </w:rPr>
          <w:delText>S-100-based products</w:delText>
        </w:r>
        <w:r w:rsidRPr="0062074F" w:rsidDel="005227F1">
          <w:rPr>
            <w:i w:val="0"/>
            <w:iCs w:val="0"/>
          </w:rPr>
          <w:delText xml:space="preserve"> and/or S-57 based products</w:delText>
        </w:r>
        <w:bookmarkEnd w:id="321"/>
        <w:r w:rsidR="0007117E" w:rsidRPr="0062074F" w:rsidDel="005227F1">
          <w:rPr>
            <w:i w:val="0"/>
            <w:iCs w:val="0"/>
          </w:rPr>
          <w:delText>.</w:delText>
        </w:r>
      </w:del>
    </w:p>
    <w:p w14:paraId="11B34173" w14:textId="194C9E0A" w:rsidR="00826285" w:rsidRPr="0062074F" w:rsidRDefault="005227F1" w:rsidP="00DB7CFE">
      <w:pPr>
        <w:pStyle w:val="berschrift2"/>
      </w:pPr>
      <w:bookmarkStart w:id="323" w:name="_Ref98329076"/>
      <w:bookmarkStart w:id="324" w:name="_Ref98339151"/>
      <w:bookmarkStart w:id="325" w:name="_Ref98339270"/>
      <w:bookmarkStart w:id="326" w:name="_Toc226034977"/>
      <w:ins w:id="327" w:author="Birklhuber Bernd" w:date="2026-08-07T09:04:00Z">
        <w:r>
          <w:t xml:space="preserve">Inland </w:t>
        </w:r>
      </w:ins>
      <w:r w:rsidR="00826285" w:rsidRPr="0062074F">
        <w:t xml:space="preserve">ECDIS </w:t>
      </w:r>
      <w:ins w:id="328" w:author="Birklhuber Bernd" w:date="2026-08-07T09:04:00Z">
        <w:r>
          <w:t xml:space="preserve">and </w:t>
        </w:r>
      </w:ins>
      <w:ins w:id="329" w:author="Birklhuber Bernd" w:date="2026-08-21T10:36:00Z">
        <w:r w:rsidR="00D0271F">
          <w:t xml:space="preserve">Inland </w:t>
        </w:r>
      </w:ins>
      <w:ins w:id="330" w:author="Birklhuber Bernd" w:date="2026-08-07T09:04:00Z">
        <w:r>
          <w:t xml:space="preserve">ECS </w:t>
        </w:r>
      </w:ins>
      <w:r w:rsidR="00826285" w:rsidRPr="0062074F">
        <w:t>concept, limitations, and challenges</w:t>
      </w:r>
      <w:bookmarkEnd w:id="323"/>
      <w:bookmarkEnd w:id="324"/>
      <w:bookmarkEnd w:id="325"/>
      <w:bookmarkEnd w:id="326"/>
    </w:p>
    <w:p w14:paraId="2C9C6850" w14:textId="182953CE" w:rsidR="0053774B" w:rsidRPr="0062074F" w:rsidRDefault="0053774B" w:rsidP="00AA0332">
      <w:pPr>
        <w:spacing w:after="120" w:line="240" w:lineRule="auto"/>
        <w:jc w:val="both"/>
      </w:pPr>
      <w:del w:id="331" w:author="Birklhuber Bernd" w:date="2026-08-07T09:04:00Z">
        <w:r w:rsidRPr="0062074F" w:rsidDel="005227F1">
          <w:delText>IMO MSC 530(106)</w:delText>
        </w:r>
        <w:r w:rsidR="00840978" w:rsidRPr="0062074F" w:rsidDel="005227F1">
          <w:delText>/Rev.1</w:delText>
        </w:r>
        <w:r w:rsidRPr="0062074F" w:rsidDel="005227F1">
          <w:delText xml:space="preserve"> also defines </w:delText>
        </w:r>
      </w:del>
      <w:ins w:id="332" w:author="Birklhuber Bernd" w:date="2026-08-07T09:05:00Z">
        <w:r w:rsidR="005227F1">
          <w:t>Definition of an</w:t>
        </w:r>
      </w:ins>
      <w:ins w:id="333" w:author="Birklhuber Bernd" w:date="2026-08-07T09:04:00Z">
        <w:r w:rsidR="005227F1">
          <w:t xml:space="preserve"> </w:t>
        </w:r>
      </w:ins>
      <w:ins w:id="334" w:author="Birklhuber Bernd" w:date="2026-08-07T09:05:00Z">
        <w:r w:rsidR="005227F1">
          <w:t xml:space="preserve">Inland </w:t>
        </w:r>
      </w:ins>
      <w:r w:rsidRPr="0062074F">
        <w:t>Electronic Chart Display and Information System (</w:t>
      </w:r>
      <w:ins w:id="335" w:author="Birklhuber Bernd" w:date="2026-08-07T09:05:00Z">
        <w:r w:rsidR="005227F1">
          <w:t xml:space="preserve">Inland </w:t>
        </w:r>
      </w:ins>
      <w:r w:rsidRPr="0062074F">
        <w:t>ECDIS):</w:t>
      </w:r>
    </w:p>
    <w:p w14:paraId="6076448B" w14:textId="4D724F1D" w:rsidR="00F14ED1" w:rsidRPr="0062074F" w:rsidRDefault="0053774B" w:rsidP="00F2390C">
      <w:pPr>
        <w:pStyle w:val="BlockQuote"/>
      </w:pPr>
      <w:commentRangeStart w:id="336"/>
      <w:del w:id="337" w:author="Birklhuber Bernd" w:date="2026-08-07T09:05:00Z">
        <w:r w:rsidRPr="0062074F" w:rsidDel="005227F1">
          <w:delText xml:space="preserve">3.1 </w:delText>
        </w:r>
      </w:del>
      <w:ins w:id="338" w:author="Birklhuber Bernd" w:date="2026-08-07T09:05:00Z">
        <w:r w:rsidR="005227F1">
          <w:t xml:space="preserve">Inland </w:t>
        </w:r>
      </w:ins>
      <w:r w:rsidR="00F14ED1" w:rsidRPr="0062074F">
        <w:t>Electronic Chart Display and Information System (</w:t>
      </w:r>
      <w:ins w:id="339" w:author="Birklhuber Bernd" w:date="2026-08-07T09:05:00Z">
        <w:r w:rsidR="005227F1">
          <w:t xml:space="preserve">Inland </w:t>
        </w:r>
      </w:ins>
      <w:r w:rsidR="00F14ED1" w:rsidRPr="0062074F">
        <w:t xml:space="preserve">ECDIS) </w:t>
      </w:r>
      <w:r w:rsidRPr="0062074F">
        <w:t xml:space="preserve">means a navigation information system which with adequate backup arrangements </w:t>
      </w:r>
      <w:del w:id="340" w:author="Birklhuber Bernd" w:date="2026-08-07T09:06:00Z">
        <w:r w:rsidRPr="0062074F" w:rsidDel="005227F1">
          <w:delText>can be accepted as complying</w:delText>
        </w:r>
        <w:r w:rsidR="003C1749" w:rsidDel="005227F1">
          <w:delText xml:space="preserve"> </w:delText>
        </w:r>
        <w:r w:rsidRPr="0062074F" w:rsidDel="005227F1">
          <w:delText xml:space="preserve">with the up-to-date nautical chart and nautical publications required by SOLAS regulations V/19 and V/27, by </w:delText>
        </w:r>
      </w:del>
      <w:r w:rsidRPr="0062074F">
        <w:t xml:space="preserve">displaying selected information from a system database with positional information from navigation sensors to assist the </w:t>
      </w:r>
      <w:del w:id="341" w:author="Birklhuber Bernd" w:date="2026-08-07T09:06:00Z">
        <w:r w:rsidRPr="0062074F" w:rsidDel="005227F1">
          <w:delText xml:space="preserve">mariner </w:delText>
        </w:r>
      </w:del>
      <w:ins w:id="342" w:author="Birklhuber Bernd" w:date="2026-08-07T09:06:00Z">
        <w:r w:rsidR="005227F1">
          <w:t>boatmaster</w:t>
        </w:r>
        <w:r w:rsidR="005227F1" w:rsidRPr="0062074F">
          <w:t xml:space="preserve"> </w:t>
        </w:r>
      </w:ins>
      <w:r w:rsidRPr="0062074F">
        <w:t>in route planning and route monitoring</w:t>
      </w:r>
      <w:ins w:id="343" w:author="Birklhuber Bernd" w:date="2026-08-21T10:37:00Z">
        <w:r w:rsidR="00D0271F">
          <w:t xml:space="preserve"> on inland waterways</w:t>
        </w:r>
      </w:ins>
      <w:r w:rsidRPr="0062074F">
        <w:t xml:space="preserve"> and, if required, display additional navigation-related information.</w:t>
      </w:r>
      <w:commentRangeEnd w:id="336"/>
      <w:r w:rsidR="005227F1">
        <w:rPr>
          <w:rStyle w:val="Kommentarzeichen"/>
          <w:i w:val="0"/>
          <w:iCs w:val="0"/>
          <w:color w:val="auto"/>
        </w:rPr>
        <w:commentReference w:id="336"/>
      </w:r>
    </w:p>
    <w:p w14:paraId="1F460027" w14:textId="4390800B" w:rsidR="0093539C" w:rsidRDefault="0093539C" w:rsidP="0093539C">
      <w:pPr>
        <w:spacing w:after="120" w:line="240" w:lineRule="auto"/>
        <w:jc w:val="both"/>
        <w:rPr>
          <w:ins w:id="344" w:author="Birklhuber Bernd" w:date="2026-08-21T10:38:00Z"/>
        </w:rPr>
      </w:pPr>
      <w:commentRangeStart w:id="345"/>
      <w:ins w:id="346" w:author="Birklhuber Bernd" w:date="2026-08-21T10:38:00Z">
        <w:r>
          <w:t>While a type approved ECDIS is allowed to display S-401 IENCs when the vessel is outside of SOLAS regulated areas, it is not required by S-98 that every maritime ECDIS needs to be able to display IENCs correctly. The term “Inland ECDIS” is used for applications that meet the requirements of S-403 and the applicable additional regional requirements. An Inland ECDIS may also be approved as a maritime ECDIS in accordance with S-98 and the IMO standards, but it is not required.</w:t>
        </w:r>
      </w:ins>
      <w:ins w:id="347" w:author="Birklhuber Bernd" w:date="2026-08-21T14:34:00Z">
        <w:r w:rsidR="00D56A8D">
          <w:t xml:space="preserve"> </w:t>
        </w:r>
      </w:ins>
      <w:ins w:id="348" w:author="Birklhuber Bernd" w:date="2026-08-21T14:35:00Z">
        <w:r w:rsidR="00D56A8D">
          <w:t xml:space="preserve">An Inland ECDIS can also be used as </w:t>
        </w:r>
      </w:ins>
      <w:ins w:id="349" w:author="Birklhuber Bernd" w:date="2026-08-21T14:34:00Z">
        <w:r w:rsidR="00D56A8D" w:rsidRPr="00D56A8D">
          <w:t>an ECS in SOLAS areas if it is able to display S-101 ENCs, but is not type approved as maritime ECDIS</w:t>
        </w:r>
      </w:ins>
    </w:p>
    <w:p w14:paraId="5B0336EB" w14:textId="49AD42FA" w:rsidR="0093539C" w:rsidRDefault="0093539C" w:rsidP="00AA0332">
      <w:pPr>
        <w:spacing w:after="120" w:line="240" w:lineRule="auto"/>
        <w:jc w:val="both"/>
        <w:rPr>
          <w:ins w:id="350" w:author="Birklhuber Bernd" w:date="2026-08-21T10:38:00Z"/>
        </w:rPr>
      </w:pPr>
      <w:ins w:id="351" w:author="Birklhuber Bernd" w:date="2026-08-21T10:38:00Z">
        <w:r>
          <w:t xml:space="preserve">ECS are allowed to display IENCs, but it is not required by maritime standards. The term “Inland ECS” is used for an ECS that meets the requirements of </w:t>
        </w:r>
        <w:r w:rsidRPr="002C2784">
          <w:t>S-403 and the applicable additional regional requirements.</w:t>
        </w:r>
        <w:commentRangeEnd w:id="345"/>
        <w:r>
          <w:rPr>
            <w:rStyle w:val="Kommentarzeichen"/>
          </w:rPr>
          <w:commentReference w:id="345"/>
        </w:r>
      </w:ins>
    </w:p>
    <w:p w14:paraId="34306569" w14:textId="5C8D97E3" w:rsidR="00F14ED1" w:rsidRPr="0062074F" w:rsidRDefault="00F14ED1" w:rsidP="00AA0332">
      <w:pPr>
        <w:spacing w:after="120" w:line="240" w:lineRule="auto"/>
        <w:jc w:val="both"/>
      </w:pPr>
      <w:r w:rsidRPr="0062074F">
        <w:t xml:space="preserve">The following </w:t>
      </w:r>
      <w:r w:rsidR="00384F14" w:rsidRPr="0062074F">
        <w:t xml:space="preserve">list explains more of the </w:t>
      </w:r>
      <w:ins w:id="352" w:author="Birklhuber Bernd" w:date="2026-08-07T09:09:00Z">
        <w:r w:rsidR="005227F1">
          <w:t xml:space="preserve">Inland </w:t>
        </w:r>
      </w:ins>
      <w:r w:rsidR="000C6BB9" w:rsidRPr="0062074F">
        <w:t xml:space="preserve">ECDIS </w:t>
      </w:r>
      <w:ins w:id="353" w:author="Birklhuber Bernd" w:date="2026-08-07T09:09:00Z">
        <w:r w:rsidR="005227F1">
          <w:t xml:space="preserve">and </w:t>
        </w:r>
      </w:ins>
      <w:ins w:id="354" w:author="Birklhuber Bernd" w:date="2026-08-21T10:40:00Z">
        <w:r w:rsidR="0093539C">
          <w:t xml:space="preserve">Inland </w:t>
        </w:r>
      </w:ins>
      <w:ins w:id="355" w:author="Birklhuber Bernd" w:date="2026-08-07T09:09:00Z">
        <w:r w:rsidR="005227F1">
          <w:t xml:space="preserve">ECS </w:t>
        </w:r>
      </w:ins>
      <w:r w:rsidR="00384F14" w:rsidRPr="0062074F">
        <w:t>concept in detail and provides information about certain limitations.</w:t>
      </w:r>
    </w:p>
    <w:p w14:paraId="3FAF299D" w14:textId="6A68FC30" w:rsidR="00F14ED1" w:rsidRPr="0062074F" w:rsidRDefault="005227F1">
      <w:pPr>
        <w:pStyle w:val="Listenabsatz"/>
        <w:numPr>
          <w:ilvl w:val="0"/>
          <w:numId w:val="22"/>
        </w:numPr>
        <w:spacing w:after="120" w:line="240" w:lineRule="auto"/>
        <w:jc w:val="both"/>
      </w:pPr>
      <w:ins w:id="356" w:author="Birklhuber Bernd" w:date="2026-08-07T09:09:00Z">
        <w:r>
          <w:t>I</w:t>
        </w:r>
      </w:ins>
      <w:r w:rsidR="00F14ED1" w:rsidRPr="0062074F">
        <w:t xml:space="preserve">ENC is an integral part of </w:t>
      </w:r>
      <w:ins w:id="357" w:author="Birklhuber Bernd" w:date="2026-08-07T09:09:00Z">
        <w:r>
          <w:t xml:space="preserve">Inland </w:t>
        </w:r>
      </w:ins>
      <w:r w:rsidR="00F14ED1" w:rsidRPr="0062074F">
        <w:t xml:space="preserve">ECDIS </w:t>
      </w:r>
      <w:ins w:id="358" w:author="Birklhuber Bernd" w:date="2026-08-07T09:09:00Z">
        <w:r>
          <w:t xml:space="preserve">and </w:t>
        </w:r>
      </w:ins>
      <w:ins w:id="359" w:author="Birklhuber Bernd" w:date="2026-08-21T10:39:00Z">
        <w:r w:rsidR="0093539C">
          <w:t xml:space="preserve">Inland </w:t>
        </w:r>
      </w:ins>
      <w:ins w:id="360" w:author="Birklhuber Bernd" w:date="2026-08-07T09:09:00Z">
        <w:r>
          <w:t xml:space="preserve">ECS </w:t>
        </w:r>
      </w:ins>
      <w:r w:rsidR="00F14ED1" w:rsidRPr="0062074F">
        <w:t xml:space="preserve">and therefore </w:t>
      </w:r>
      <w:r w:rsidR="00EE7A3D" w:rsidRPr="0062074F">
        <w:t>is</w:t>
      </w:r>
      <w:r w:rsidR="00F14ED1" w:rsidRPr="0062074F">
        <w:t xml:space="preserve"> defined as the base layer for the portrayal harmonisation framework. Additional layers </w:t>
      </w:r>
      <w:r w:rsidR="00EE7A3D" w:rsidRPr="0062074F">
        <w:t>are</w:t>
      </w:r>
      <w:r w:rsidR="00F14ED1" w:rsidRPr="0062074F">
        <w:t xml:space="preserve"> classified as two main types, additional information to that of the </w:t>
      </w:r>
      <w:ins w:id="361" w:author="Birklhuber Bernd" w:date="2026-08-07T09:10:00Z">
        <w:r>
          <w:t>I</w:t>
        </w:r>
      </w:ins>
      <w:r w:rsidR="00F14ED1" w:rsidRPr="0062074F">
        <w:t xml:space="preserve">ENC or enhanced information to that of the </w:t>
      </w:r>
      <w:ins w:id="362" w:author="Birklhuber Bernd" w:date="2026-08-07T09:10:00Z">
        <w:r>
          <w:t>I</w:t>
        </w:r>
      </w:ins>
      <w:r w:rsidR="00F14ED1" w:rsidRPr="0062074F">
        <w:t xml:space="preserve">ENC. Additional information </w:t>
      </w:r>
      <w:r w:rsidR="00EE7A3D" w:rsidRPr="0062074F">
        <w:t>is</w:t>
      </w:r>
      <w:r w:rsidR="00F14ED1" w:rsidRPr="0062074F">
        <w:t xml:space="preserve"> information that is not contained in the </w:t>
      </w:r>
      <w:ins w:id="363" w:author="Birklhuber Bernd" w:date="2026-08-07T09:10:00Z">
        <w:r>
          <w:t>I</w:t>
        </w:r>
      </w:ins>
      <w:r w:rsidR="00F14ED1" w:rsidRPr="0062074F">
        <w:t xml:space="preserve">ENC, while enhanced information are layers that contain improved, detailed or higher resolution information than the </w:t>
      </w:r>
      <w:ins w:id="364" w:author="Birklhuber Bernd" w:date="2026-08-07T09:10:00Z">
        <w:r>
          <w:t>I</w:t>
        </w:r>
      </w:ins>
      <w:r w:rsidR="00F14ED1" w:rsidRPr="0062074F">
        <w:t>ENC.</w:t>
      </w:r>
      <w:ins w:id="365" w:author="Birklhuber Bernd" w:date="2026-08-21T10:39:00Z">
        <w:r w:rsidR="0093539C">
          <w:br/>
        </w:r>
        <w:commentRangeStart w:id="366"/>
        <w:r w:rsidR="0093539C">
          <w:t xml:space="preserve">S-101 ENC </w:t>
        </w:r>
      </w:ins>
      <w:ins w:id="367" w:author="Birklhuber Bernd" w:date="2026-08-21T10:41:00Z">
        <w:r w:rsidR="0093539C">
          <w:t>is an alternative base layer</w:t>
        </w:r>
      </w:ins>
      <w:ins w:id="368" w:author="Birklhuber Bernd" w:date="2026-08-21T10:42:00Z">
        <w:r w:rsidR="0093539C">
          <w:t>. For areas with S-101 ENCs S-98 has to be applied.</w:t>
        </w:r>
      </w:ins>
      <w:commentRangeEnd w:id="366"/>
      <w:ins w:id="369" w:author="Birklhuber Bernd" w:date="2026-08-21T10:43:00Z">
        <w:r w:rsidR="0093539C">
          <w:rPr>
            <w:rStyle w:val="Kommentarzeichen"/>
          </w:rPr>
          <w:commentReference w:id="366"/>
        </w:r>
      </w:ins>
    </w:p>
    <w:p w14:paraId="3DDC35EA" w14:textId="68C43D5A" w:rsidR="00F14ED1" w:rsidRPr="0062074F" w:rsidRDefault="00F14ED1">
      <w:pPr>
        <w:pStyle w:val="Listenabsatz"/>
        <w:numPr>
          <w:ilvl w:val="0"/>
          <w:numId w:val="22"/>
        </w:numPr>
        <w:spacing w:after="120" w:line="240" w:lineRule="auto"/>
        <w:jc w:val="both"/>
      </w:pPr>
      <w:commentRangeStart w:id="370"/>
      <w:r w:rsidRPr="0062074F">
        <w:t xml:space="preserve">ECDIS, used together with </w:t>
      </w:r>
      <w:proofErr w:type="gramStart"/>
      <w:r w:rsidR="008A4A4B" w:rsidRPr="0062074F">
        <w:t>up to date</w:t>
      </w:r>
      <w:proofErr w:type="gramEnd"/>
      <w:r w:rsidR="008A4A4B" w:rsidRPr="0062074F">
        <w:t xml:space="preserve"> </w:t>
      </w:r>
      <w:r w:rsidRPr="0062074F">
        <w:t xml:space="preserve">official data, </w:t>
      </w:r>
      <w:r w:rsidR="008A4A4B" w:rsidRPr="0062074F">
        <w:t xml:space="preserve">may be </w:t>
      </w:r>
      <w:r w:rsidRPr="0062074F">
        <w:t xml:space="preserve">accepted as complying with the </w:t>
      </w:r>
      <w:r w:rsidR="00C0149A" w:rsidRPr="0062074F">
        <w:t xml:space="preserve">nautical </w:t>
      </w:r>
      <w:r w:rsidRPr="0062074F">
        <w:t>chart</w:t>
      </w:r>
      <w:r w:rsidR="00C0149A" w:rsidRPr="0062074F">
        <w:t xml:space="preserve"> and nautical publications</w:t>
      </w:r>
      <w:r w:rsidRPr="0062074F">
        <w:t xml:space="preserve"> carriage requirement required by regulation</w:t>
      </w:r>
      <w:r w:rsidR="00867548" w:rsidRPr="0062074F">
        <w:t>s</w:t>
      </w:r>
      <w:r w:rsidRPr="0062074F">
        <w:t xml:space="preserve"> V/19 </w:t>
      </w:r>
      <w:r w:rsidR="00C0149A" w:rsidRPr="0062074F">
        <w:t>and V/</w:t>
      </w:r>
      <w:r w:rsidR="00413BA8">
        <w:t>2</w:t>
      </w:r>
      <w:r w:rsidR="00C0149A" w:rsidRPr="0062074F">
        <w:t xml:space="preserve">7 </w:t>
      </w:r>
      <w:r w:rsidRPr="0062074F">
        <w:t>of the 1974 SOLAS Convention amended in 2009. Electronic chart systems not meeting these ECDIS specifications of IHO and IMO are known as ECS (Electronic Chart Systems).</w:t>
      </w:r>
      <w:commentRangeEnd w:id="370"/>
      <w:r w:rsidR="005227F1">
        <w:rPr>
          <w:rStyle w:val="Kommentarzeichen"/>
        </w:rPr>
        <w:commentReference w:id="370"/>
      </w:r>
    </w:p>
    <w:p w14:paraId="1043F4CA" w14:textId="3010E34E" w:rsidR="000F49BE" w:rsidRPr="0062074F" w:rsidRDefault="000F49BE">
      <w:pPr>
        <w:pStyle w:val="Listenabsatz"/>
        <w:numPr>
          <w:ilvl w:val="0"/>
          <w:numId w:val="22"/>
        </w:numPr>
        <w:spacing w:after="120" w:line="240" w:lineRule="auto"/>
        <w:jc w:val="both"/>
      </w:pPr>
      <w:r w:rsidRPr="0062074F">
        <w:t xml:space="preserve">Chart information may be used in conjunction with a radar overlay on </w:t>
      </w:r>
      <w:ins w:id="371" w:author="Birklhuber Bernd" w:date="2026-08-07T09:12:00Z">
        <w:r w:rsidR="006A7E1B">
          <w:t xml:space="preserve">Inland </w:t>
        </w:r>
      </w:ins>
      <w:r w:rsidRPr="0062074F">
        <w:t xml:space="preserve">ECDIS. </w:t>
      </w:r>
      <w:r w:rsidR="00A53A4E" w:rsidRPr="0062074F">
        <w:t>T</w:t>
      </w:r>
      <w:r w:rsidRPr="0062074F">
        <w:t xml:space="preserve">racked radar targets </w:t>
      </w:r>
      <w:r w:rsidR="00A53A4E" w:rsidRPr="0062074F">
        <w:t>and</w:t>
      </w:r>
      <w:r w:rsidRPr="0062074F">
        <w:t xml:space="preserve"> targets </w:t>
      </w:r>
      <w:r w:rsidR="00C0149A" w:rsidRPr="0062074F">
        <w:t xml:space="preserve">reported </w:t>
      </w:r>
      <w:r w:rsidRPr="0062074F">
        <w:t xml:space="preserve">by AIS (Automatic Identification System) </w:t>
      </w:r>
      <w:r w:rsidR="009E196A" w:rsidRPr="0062074F">
        <w:t xml:space="preserve">can be integrated </w:t>
      </w:r>
      <w:r w:rsidRPr="0062074F">
        <w:t xml:space="preserve">into the </w:t>
      </w:r>
      <w:ins w:id="372" w:author="Birklhuber Bernd" w:date="2026-08-07T09:12:00Z">
        <w:r w:rsidR="006A7E1B">
          <w:t xml:space="preserve">Inland </w:t>
        </w:r>
      </w:ins>
      <w:r w:rsidRPr="0062074F">
        <w:t xml:space="preserve">ECDIS </w:t>
      </w:r>
      <w:ins w:id="373" w:author="Birklhuber Bernd" w:date="2026-08-07T09:13:00Z">
        <w:r w:rsidR="006A7E1B">
          <w:t xml:space="preserve">and </w:t>
        </w:r>
      </w:ins>
      <w:ins w:id="374" w:author="Birklhuber Bernd" w:date="2026-08-21T10:46:00Z">
        <w:r w:rsidR="0093539C">
          <w:t xml:space="preserve">Inland </w:t>
        </w:r>
      </w:ins>
      <w:ins w:id="375" w:author="Birklhuber Bernd" w:date="2026-08-07T09:13:00Z">
        <w:r w:rsidR="006A7E1B">
          <w:t xml:space="preserve">ECS </w:t>
        </w:r>
      </w:ins>
      <w:r w:rsidRPr="0062074F">
        <w:t xml:space="preserve">display, as well as other navigational information </w:t>
      </w:r>
      <w:r w:rsidR="009E196A" w:rsidRPr="0062074F">
        <w:t xml:space="preserve">which </w:t>
      </w:r>
      <w:r w:rsidRPr="0062074F">
        <w:t xml:space="preserve">may be added to the </w:t>
      </w:r>
      <w:ins w:id="376" w:author="Birklhuber Bernd" w:date="2026-08-07T09:13:00Z">
        <w:r w:rsidR="006A7E1B">
          <w:t xml:space="preserve">Inland </w:t>
        </w:r>
      </w:ins>
      <w:r w:rsidRPr="0062074F">
        <w:t xml:space="preserve">ECDIS </w:t>
      </w:r>
      <w:ins w:id="377" w:author="Birklhuber Bernd" w:date="2026-08-07T09:13:00Z">
        <w:r w:rsidR="006A7E1B">
          <w:t xml:space="preserve">or </w:t>
        </w:r>
      </w:ins>
      <w:ins w:id="378" w:author="Birklhuber Bernd" w:date="2026-08-21T10:46:00Z">
        <w:r w:rsidR="0093539C">
          <w:t xml:space="preserve">Inland </w:t>
        </w:r>
      </w:ins>
      <w:ins w:id="379" w:author="Birklhuber Bernd" w:date="2026-08-07T09:13:00Z">
        <w:r w:rsidR="006A7E1B">
          <w:t xml:space="preserve">ECS </w:t>
        </w:r>
      </w:ins>
      <w:r w:rsidRPr="0062074F">
        <w:t xml:space="preserve">display. With the advent of S-100, additional types of data may also be occasionally added to the </w:t>
      </w:r>
      <w:ins w:id="380" w:author="Birklhuber Bernd" w:date="2026-08-07T09:13:00Z">
        <w:r w:rsidR="006A7E1B">
          <w:t xml:space="preserve">Inland </w:t>
        </w:r>
      </w:ins>
      <w:r w:rsidRPr="0062074F">
        <w:t xml:space="preserve">ECDIS </w:t>
      </w:r>
      <w:ins w:id="381" w:author="Birklhuber Bernd" w:date="2026-08-21T10:46:00Z">
        <w:r w:rsidR="0093539C">
          <w:t xml:space="preserve">and Inland ECS </w:t>
        </w:r>
      </w:ins>
      <w:r w:rsidRPr="0062074F">
        <w:t xml:space="preserve">display, especially </w:t>
      </w:r>
      <w:commentRangeStart w:id="382"/>
      <w:r w:rsidRPr="0062074F">
        <w:t xml:space="preserve">high-density bathymetry, surface current and water levels data or predictions, </w:t>
      </w:r>
      <w:del w:id="383" w:author="Birklhuber Bernd" w:date="2026-08-07T09:13:00Z">
        <w:r w:rsidRPr="0062074F" w:rsidDel="006A7E1B">
          <w:delText xml:space="preserve">maritime safety information (MSI), </w:delText>
        </w:r>
      </w:del>
      <w:r w:rsidRPr="0062074F">
        <w:t xml:space="preserve">and </w:t>
      </w:r>
      <w:r w:rsidR="00A82152" w:rsidRPr="0062074F">
        <w:t>under keel</w:t>
      </w:r>
      <w:r w:rsidRPr="0062074F">
        <w:t xml:space="preserve"> clearance area data. </w:t>
      </w:r>
      <w:commentRangeEnd w:id="382"/>
      <w:r w:rsidR="006A7E1B">
        <w:rPr>
          <w:rStyle w:val="Kommentarzeichen"/>
        </w:rPr>
        <w:commentReference w:id="382"/>
      </w:r>
    </w:p>
    <w:p w14:paraId="48E7AF0A" w14:textId="1AB7E669" w:rsidR="00F14ED1" w:rsidRPr="0062074F" w:rsidRDefault="00817467">
      <w:pPr>
        <w:pStyle w:val="Listenabsatz"/>
        <w:numPr>
          <w:ilvl w:val="0"/>
          <w:numId w:val="22"/>
        </w:numPr>
        <w:spacing w:after="120" w:line="240" w:lineRule="auto"/>
        <w:jc w:val="both"/>
      </w:pPr>
      <w:r w:rsidRPr="0062074F">
        <w:t xml:space="preserve">Colours and symbols </w:t>
      </w:r>
      <w:ins w:id="384" w:author="Birklhuber Bernd" w:date="2026-08-07T09:14:00Z">
        <w:r w:rsidR="006A7E1B">
          <w:t xml:space="preserve">are </w:t>
        </w:r>
      </w:ins>
      <w:r w:rsidRPr="0062074F">
        <w:t>defined in the S-</w:t>
      </w:r>
      <w:ins w:id="385" w:author="Birklhuber Bernd" w:date="2026-08-07T09:14:00Z">
        <w:r w:rsidR="006A7E1B">
          <w:t>4</w:t>
        </w:r>
      </w:ins>
      <w:del w:id="386" w:author="Birklhuber Bernd" w:date="2026-08-07T09:14:00Z">
        <w:r w:rsidRPr="0062074F" w:rsidDel="006A7E1B">
          <w:delText>1</w:delText>
        </w:r>
      </w:del>
      <w:r w:rsidRPr="0062074F">
        <w:t>01 portrayal catalogue</w:t>
      </w:r>
      <w:del w:id="387" w:author="Birklhuber Bernd" w:date="2026-08-07T09:14:00Z">
        <w:r w:rsidRPr="0062074F" w:rsidDel="006A7E1B">
          <w:delText xml:space="preserve"> are conceptually based on the symbology of conventional paper charts</w:delText>
        </w:r>
      </w:del>
      <w:r w:rsidRPr="0062074F">
        <w:t>.</w:t>
      </w:r>
      <w:del w:id="388" w:author="Birklhuber Bernd" w:date="2026-08-07T09:15:00Z">
        <w:r w:rsidRPr="0062074F" w:rsidDel="006A7E1B">
          <w:delText xml:space="preserve"> However, d</w:delText>
        </w:r>
        <w:r w:rsidR="00F14ED1" w:rsidRPr="0062074F" w:rsidDel="006A7E1B">
          <w:delText xml:space="preserve">ue to the special conditions of the ECDIS chart display as a computer-generated image, the ECDIS presentation of ENC data may differ from the appearance of a conventional paper chart, especially when simplified portrayal </w:delText>
        </w:r>
        <w:r w:rsidR="00F14ED1" w:rsidRPr="0062074F" w:rsidDel="006A7E1B">
          <w:lastRenderedPageBreak/>
          <w:delText>mode is used. There may be considerable differences in symbology in shape, colour and size, and in the placement of text in particular.</w:delText>
        </w:r>
      </w:del>
    </w:p>
    <w:p w14:paraId="7B32DDC8" w14:textId="76EF618F" w:rsidR="00F14ED1" w:rsidRPr="0062074F" w:rsidRDefault="006A7E1B">
      <w:pPr>
        <w:pStyle w:val="Listenabsatz"/>
        <w:numPr>
          <w:ilvl w:val="0"/>
          <w:numId w:val="22"/>
        </w:numPr>
        <w:spacing w:after="120" w:line="240" w:lineRule="auto"/>
        <w:jc w:val="both"/>
      </w:pPr>
      <w:ins w:id="389" w:author="Birklhuber Bernd" w:date="2026-08-07T09:15:00Z">
        <w:r>
          <w:t xml:space="preserve">Inland </w:t>
        </w:r>
      </w:ins>
      <w:r w:rsidR="00F14ED1" w:rsidRPr="0062074F">
        <w:t xml:space="preserve">ECDIS </w:t>
      </w:r>
      <w:ins w:id="390" w:author="Birklhuber Bernd" w:date="2026-08-07T09:15:00Z">
        <w:r>
          <w:t xml:space="preserve">and </w:t>
        </w:r>
      </w:ins>
      <w:ins w:id="391" w:author="Birklhuber Bernd" w:date="2026-08-21T10:46:00Z">
        <w:r w:rsidR="0093539C">
          <w:t xml:space="preserve">Inland </w:t>
        </w:r>
      </w:ins>
      <w:ins w:id="392" w:author="Birklhuber Bernd" w:date="2026-08-07T09:15:00Z">
        <w:r>
          <w:t xml:space="preserve">ECS </w:t>
        </w:r>
      </w:ins>
      <w:r w:rsidR="00F14ED1" w:rsidRPr="0062074F">
        <w:t>combine</w:t>
      </w:r>
      <w:del w:id="393" w:author="Birklhuber Bernd" w:date="2026-08-07T09:15:00Z">
        <w:r w:rsidR="00F14ED1" w:rsidRPr="0062074F" w:rsidDel="006A7E1B">
          <w:delText>s</w:delText>
        </w:r>
      </w:del>
      <w:r w:rsidR="00F14ED1" w:rsidRPr="0062074F">
        <w:t xml:space="preserve"> chart and real-time navigational positioning information. Modern navigation systems (i.e. GNSS) may offer a more accurate positioning than was available to position some of the surveys from which the digital chart data </w:t>
      </w:r>
      <w:ins w:id="394" w:author="Birklhuber Bernd" w:date="2026-08-07T09:15:00Z">
        <w:r>
          <w:t>I</w:t>
        </w:r>
      </w:ins>
      <w:r w:rsidR="00F14ED1" w:rsidRPr="0062074F">
        <w:t xml:space="preserve">ENC was derived. Further, other products may not be encoded to the same accuracy or precision as </w:t>
      </w:r>
      <w:ins w:id="395" w:author="Birklhuber Bernd" w:date="2026-08-07T09:15:00Z">
        <w:r>
          <w:t>I</w:t>
        </w:r>
      </w:ins>
      <w:r w:rsidR="00F14ED1" w:rsidRPr="0062074F">
        <w:t>ENC data or ship’s positioning</w:t>
      </w:r>
      <w:r w:rsidR="00397820" w:rsidRPr="0062074F">
        <w:t>, therefore there is a potentially greater reliance on metadata covering data quality and precision in a digital navigation context</w:t>
      </w:r>
    </w:p>
    <w:p w14:paraId="697348F9" w14:textId="06E1D85E" w:rsidR="00F14ED1" w:rsidRPr="0062074F" w:rsidDel="006A7E1B" w:rsidRDefault="00F14ED1">
      <w:pPr>
        <w:pStyle w:val="Listenabsatz"/>
        <w:numPr>
          <w:ilvl w:val="0"/>
          <w:numId w:val="22"/>
        </w:numPr>
        <w:spacing w:after="120" w:line="240" w:lineRule="auto"/>
        <w:jc w:val="both"/>
        <w:rPr>
          <w:del w:id="396" w:author="Birklhuber Bernd" w:date="2026-08-07T09:16:00Z"/>
        </w:rPr>
      </w:pPr>
      <w:del w:id="397" w:author="Birklhuber Bernd" w:date="2026-08-07T09:16:00Z">
        <w:r w:rsidRPr="0062074F" w:rsidDel="006A7E1B">
          <w:delText>The display categories specified in the IMO Performance Standards and the IHO priorities of the various types of chart information (</w:delText>
        </w:r>
        <w:r w:rsidR="00C0149A" w:rsidRPr="0062074F" w:rsidDel="006A7E1B">
          <w:delText>alerts</w:delText>
        </w:r>
        <w:r w:rsidRPr="0062074F" w:rsidDel="006A7E1B">
          <w:delText xml:space="preserve">, updates, mariner's and </w:delText>
        </w:r>
        <w:r w:rsidR="00CF6F82" w:rsidRPr="0062074F" w:rsidDel="006A7E1B">
          <w:delText>non official</w:delText>
        </w:r>
        <w:r w:rsidRPr="0062074F" w:rsidDel="006A7E1B">
          <w:delText xml:space="preserve"> chart data, etc.) are applied to features by the display plane and drawing order assignments in individual portrayal catalogues.</w:delText>
        </w:r>
      </w:del>
    </w:p>
    <w:p w14:paraId="0CB22476" w14:textId="6836D2A5" w:rsidR="00F14ED1" w:rsidRDefault="00F14ED1">
      <w:pPr>
        <w:pStyle w:val="Listenabsatz"/>
        <w:numPr>
          <w:ilvl w:val="0"/>
          <w:numId w:val="22"/>
        </w:numPr>
        <w:spacing w:after="120" w:line="240" w:lineRule="auto"/>
        <w:jc w:val="both"/>
        <w:rPr>
          <w:ins w:id="398" w:author="Birklhuber Bernd" w:date="2026-08-10T08:16:00Z"/>
        </w:rPr>
      </w:pPr>
      <w:r w:rsidRPr="0062074F">
        <w:t>In the initial period</w:t>
      </w:r>
      <w:del w:id="399" w:author="Birklhuber Bernd" w:date="2026-08-07T09:16:00Z">
        <w:r w:rsidRPr="0062074F" w:rsidDel="006A7E1B">
          <w:delText xml:space="preserve"> of S-100 roll-out</w:delText>
        </w:r>
      </w:del>
      <w:r w:rsidRPr="0062074F">
        <w:t xml:space="preserve">, S-100 compatible </w:t>
      </w:r>
      <w:ins w:id="400" w:author="Birklhuber Bernd" w:date="2026-08-07T09:16:00Z">
        <w:r w:rsidR="006A7E1B">
          <w:t xml:space="preserve">Inland </w:t>
        </w:r>
      </w:ins>
      <w:r w:rsidRPr="0062074F">
        <w:t xml:space="preserve">ECDIS </w:t>
      </w:r>
      <w:ins w:id="401" w:author="Birklhuber Bernd" w:date="2026-08-21T10:47:00Z">
        <w:r w:rsidR="0093539C">
          <w:t xml:space="preserve">and Inland ECS </w:t>
        </w:r>
      </w:ins>
      <w:r w:rsidR="007005BC" w:rsidRPr="0062074F">
        <w:t>will</w:t>
      </w:r>
      <w:r w:rsidRPr="0062074F">
        <w:t xml:space="preserve"> be “dual-fuel” in that they will have both S-57 </w:t>
      </w:r>
      <w:ins w:id="402" w:author="Birklhuber Bernd" w:date="2026-08-07T09:16:00Z">
        <w:r w:rsidR="006A7E1B">
          <w:t xml:space="preserve">based </w:t>
        </w:r>
      </w:ins>
      <w:r w:rsidRPr="0062074F">
        <w:t>and S-</w:t>
      </w:r>
      <w:ins w:id="403" w:author="Birklhuber Bernd" w:date="2026-08-07T09:16:00Z">
        <w:r w:rsidR="006A7E1B">
          <w:t>4</w:t>
        </w:r>
      </w:ins>
      <w:del w:id="404" w:author="Birklhuber Bernd" w:date="2026-08-07T09:16:00Z">
        <w:r w:rsidRPr="0062074F" w:rsidDel="006A7E1B">
          <w:delText>1</w:delText>
        </w:r>
      </w:del>
      <w:r w:rsidRPr="0062074F">
        <w:t xml:space="preserve">01 </w:t>
      </w:r>
      <w:ins w:id="405" w:author="Birklhuber Bernd" w:date="2026-08-07T09:16:00Z">
        <w:r w:rsidR="006A7E1B">
          <w:t>I</w:t>
        </w:r>
      </w:ins>
      <w:r w:rsidRPr="0062074F">
        <w:t>ENCs</w:t>
      </w:r>
      <w:r w:rsidR="007005BC" w:rsidRPr="0062074F">
        <w:t xml:space="preserve"> (see:</w:t>
      </w:r>
      <w:r w:rsidR="00A74A4F" w:rsidRPr="0062074F">
        <w:t xml:space="preserve"> Section </w:t>
      </w:r>
      <w:r w:rsidR="00776736" w:rsidRPr="0062074F">
        <w:fldChar w:fldCharType="begin"/>
      </w:r>
      <w:r w:rsidR="00776736" w:rsidRPr="0062074F">
        <w:instrText xml:space="preserve"> REF _Ref171161739 \r \h </w:instrText>
      </w:r>
      <w:r w:rsidR="0062074F">
        <w:instrText xml:space="preserve"> \* MERGEFORMAT </w:instrText>
      </w:r>
      <w:r w:rsidR="00776736" w:rsidRPr="0062074F">
        <w:fldChar w:fldCharType="separate"/>
      </w:r>
      <w:r w:rsidR="00A74A4F" w:rsidRPr="0062074F">
        <w:t>18</w:t>
      </w:r>
      <w:r w:rsidR="00776736" w:rsidRPr="0062074F">
        <w:fldChar w:fldCharType="end"/>
      </w:r>
      <w:r w:rsidR="007005BC" w:rsidRPr="0062074F">
        <w:t>)</w:t>
      </w:r>
      <w:r w:rsidRPr="0062074F">
        <w:t xml:space="preserve">. It is possible that there will be situations where the navigation screen </w:t>
      </w:r>
      <w:r w:rsidR="007005BC" w:rsidRPr="0062074F">
        <w:t>will</w:t>
      </w:r>
      <w:r w:rsidRPr="0062074F">
        <w:t xml:space="preserve"> display both S-57 </w:t>
      </w:r>
      <w:ins w:id="406" w:author="Birklhuber Bernd" w:date="2026-08-07T09:17:00Z">
        <w:r w:rsidR="006A7E1B">
          <w:t xml:space="preserve">based </w:t>
        </w:r>
      </w:ins>
      <w:r w:rsidRPr="0062074F">
        <w:t>and S-</w:t>
      </w:r>
      <w:ins w:id="407" w:author="Birklhuber Bernd" w:date="2026-08-07T09:16:00Z">
        <w:r w:rsidR="006A7E1B">
          <w:t>4</w:t>
        </w:r>
      </w:ins>
      <w:del w:id="408" w:author="Birklhuber Bernd" w:date="2026-08-07T09:16:00Z">
        <w:r w:rsidRPr="0062074F" w:rsidDel="006A7E1B">
          <w:delText>1</w:delText>
        </w:r>
      </w:del>
      <w:r w:rsidRPr="0062074F">
        <w:t xml:space="preserve">01 </w:t>
      </w:r>
      <w:ins w:id="409" w:author="Birklhuber Bernd" w:date="2026-08-07T09:16:00Z">
        <w:r w:rsidR="006A7E1B">
          <w:t>I</w:t>
        </w:r>
      </w:ins>
      <w:r w:rsidRPr="0062074F">
        <w:t xml:space="preserve">ENCs. The user experience aspects of such situations are discussed in </w:t>
      </w:r>
      <w:r w:rsidR="00A74A4F" w:rsidRPr="0062074F">
        <w:t xml:space="preserve">Section </w:t>
      </w:r>
      <w:r w:rsidRPr="0062074F">
        <w:fldChar w:fldCharType="begin"/>
      </w:r>
      <w:r w:rsidRPr="0062074F">
        <w:instrText xml:space="preserve"> REF _Ref45143486 \r \h </w:instrText>
      </w:r>
      <w:r w:rsidR="00AA0332" w:rsidRPr="0062074F">
        <w:instrText xml:space="preserve"> \* MERGEFORMAT </w:instrText>
      </w:r>
      <w:r w:rsidRPr="0062074F">
        <w:fldChar w:fldCharType="separate"/>
      </w:r>
      <w:r w:rsidR="00A74A4F" w:rsidRPr="0062074F">
        <w:t>18</w:t>
      </w:r>
      <w:r w:rsidRPr="0062074F">
        <w:fldChar w:fldCharType="end"/>
      </w:r>
      <w:r w:rsidRPr="0062074F">
        <w:t>.</w:t>
      </w:r>
    </w:p>
    <w:p w14:paraId="31585414" w14:textId="688FDA62" w:rsidR="00976115" w:rsidRPr="0062074F" w:rsidRDefault="00976115">
      <w:pPr>
        <w:pStyle w:val="Listenabsatz"/>
        <w:numPr>
          <w:ilvl w:val="0"/>
          <w:numId w:val="22"/>
        </w:numPr>
        <w:spacing w:after="120" w:line="240" w:lineRule="auto"/>
        <w:jc w:val="both"/>
      </w:pPr>
      <w:commentRangeStart w:id="410"/>
      <w:ins w:id="411" w:author="Birklhuber Bernd" w:date="2026-08-10T08:17:00Z">
        <w:r>
          <w:t xml:space="preserve">Inland ECDIS and </w:t>
        </w:r>
      </w:ins>
      <w:ins w:id="412" w:author="Birklhuber Bernd" w:date="2026-08-21T10:47:00Z">
        <w:r w:rsidR="0093539C">
          <w:t xml:space="preserve">Inland </w:t>
        </w:r>
      </w:ins>
      <w:ins w:id="413" w:author="Birklhuber Bernd" w:date="2026-08-10T08:17:00Z">
        <w:r>
          <w:t xml:space="preserve">ECS shall also be capable to display </w:t>
        </w:r>
        <w:r w:rsidR="009A26E0">
          <w:t>S-101 ENCs</w:t>
        </w:r>
      </w:ins>
      <w:ins w:id="414" w:author="Birklhuber Bernd" w:date="2026-08-10T08:18:00Z">
        <w:r w:rsidR="009A26E0">
          <w:t>.</w:t>
        </w:r>
      </w:ins>
      <w:commentRangeEnd w:id="410"/>
      <w:ins w:id="415" w:author="Birklhuber Bernd" w:date="2026-08-10T08:19:00Z">
        <w:r w:rsidR="009A26E0">
          <w:rPr>
            <w:rStyle w:val="Kommentarzeichen"/>
          </w:rPr>
          <w:commentReference w:id="410"/>
        </w:r>
      </w:ins>
    </w:p>
    <w:p w14:paraId="446AD1CE" w14:textId="229C5BD8" w:rsidR="00D259B2" w:rsidRPr="0062074F" w:rsidRDefault="00D259B2" w:rsidP="00AA0332">
      <w:pPr>
        <w:spacing w:after="120" w:line="240" w:lineRule="auto"/>
        <w:jc w:val="both"/>
      </w:pPr>
      <w:r w:rsidRPr="0062074F">
        <w:t>T</w:t>
      </w:r>
      <w:r w:rsidR="00E4413A" w:rsidRPr="0062074F">
        <w:t xml:space="preserve">he versatility of </w:t>
      </w:r>
      <w:ins w:id="416" w:author="Birklhuber Bernd" w:date="2026-08-07T09:17:00Z">
        <w:r w:rsidR="006A7E1B">
          <w:t xml:space="preserve">Inland </w:t>
        </w:r>
      </w:ins>
      <w:r w:rsidR="00E4413A" w:rsidRPr="0062074F">
        <w:t xml:space="preserve">ECDIS </w:t>
      </w:r>
      <w:ins w:id="417" w:author="Birklhuber Bernd" w:date="2026-08-07T09:17:00Z">
        <w:r w:rsidR="006A7E1B">
          <w:t xml:space="preserve">and </w:t>
        </w:r>
      </w:ins>
      <w:ins w:id="418" w:author="Birklhuber Bernd" w:date="2026-08-21T10:54:00Z">
        <w:r w:rsidR="00AD128D">
          <w:t xml:space="preserve">Inland </w:t>
        </w:r>
      </w:ins>
      <w:ins w:id="419" w:author="Birklhuber Bernd" w:date="2026-08-07T09:17:00Z">
        <w:r w:rsidR="006A7E1B">
          <w:t xml:space="preserve">ECS </w:t>
        </w:r>
      </w:ins>
      <w:r w:rsidRPr="0062074F">
        <w:t xml:space="preserve">poses several challenges for </w:t>
      </w:r>
      <w:ins w:id="420" w:author="Birklhuber Bernd" w:date="2026-08-07T09:17:00Z">
        <w:r w:rsidR="006A7E1B">
          <w:t xml:space="preserve">Inland </w:t>
        </w:r>
      </w:ins>
      <w:r w:rsidRPr="0062074F">
        <w:t xml:space="preserve">ECDIS </w:t>
      </w:r>
      <w:ins w:id="421" w:author="Birklhuber Bernd" w:date="2026-08-07T09:17:00Z">
        <w:r w:rsidR="006A7E1B">
          <w:t xml:space="preserve">and </w:t>
        </w:r>
      </w:ins>
      <w:ins w:id="422" w:author="Birklhuber Bernd" w:date="2026-08-21T10:54:00Z">
        <w:r w:rsidR="00AD128D">
          <w:t xml:space="preserve">Inland </w:t>
        </w:r>
      </w:ins>
      <w:ins w:id="423" w:author="Birklhuber Bernd" w:date="2026-08-07T09:17:00Z">
        <w:r w:rsidR="006A7E1B">
          <w:t xml:space="preserve">ECS </w:t>
        </w:r>
      </w:ins>
      <w:r w:rsidRPr="0062074F">
        <w:t>display design. These challenges are discussed</w:t>
      </w:r>
      <w:r w:rsidR="00E4413A" w:rsidRPr="0062074F">
        <w:t xml:space="preserve"> below.</w:t>
      </w:r>
    </w:p>
    <w:p w14:paraId="0DB67739" w14:textId="54F352E3" w:rsidR="00994DB8" w:rsidRPr="0062074F" w:rsidRDefault="00994DB8" w:rsidP="00AA0332">
      <w:pPr>
        <w:spacing w:after="60" w:line="240" w:lineRule="auto"/>
        <w:jc w:val="both"/>
      </w:pPr>
      <w:r w:rsidRPr="0062074F">
        <w:t xml:space="preserve">The diversity of information </w:t>
      </w:r>
      <w:r w:rsidR="003C366A" w:rsidRPr="0062074F">
        <w:t xml:space="preserve">displayed on an </w:t>
      </w:r>
      <w:ins w:id="424" w:author="Birklhuber Bernd" w:date="2026-08-07T09:17:00Z">
        <w:r w:rsidR="006A7E1B">
          <w:t xml:space="preserve">Inland </w:t>
        </w:r>
      </w:ins>
      <w:r w:rsidR="003C366A" w:rsidRPr="0062074F">
        <w:t xml:space="preserve">ECDIS </w:t>
      </w:r>
      <w:ins w:id="425" w:author="Birklhuber Bernd" w:date="2026-08-07T09:17:00Z">
        <w:r w:rsidR="006A7E1B">
          <w:t xml:space="preserve">or </w:t>
        </w:r>
      </w:ins>
      <w:ins w:id="426" w:author="Birklhuber Bernd" w:date="2026-08-21T10:54:00Z">
        <w:r w:rsidR="00AD128D">
          <w:t xml:space="preserve">Inland </w:t>
        </w:r>
      </w:ins>
      <w:ins w:id="427" w:author="Birklhuber Bernd" w:date="2026-08-07T09:17:00Z">
        <w:r w:rsidR="006A7E1B">
          <w:t xml:space="preserve">ECS </w:t>
        </w:r>
      </w:ins>
      <w:r w:rsidRPr="0062074F">
        <w:t>may include:</w:t>
      </w:r>
    </w:p>
    <w:p w14:paraId="2120BDF2" w14:textId="344AB687" w:rsidR="003C366A" w:rsidRPr="0062074F" w:rsidRDefault="00994DB8">
      <w:pPr>
        <w:pStyle w:val="Listenabsatz"/>
        <w:numPr>
          <w:ilvl w:val="0"/>
          <w:numId w:val="13"/>
        </w:numPr>
        <w:spacing w:after="60" w:line="240" w:lineRule="auto"/>
        <w:jc w:val="both"/>
      </w:pPr>
      <w:r w:rsidRPr="0062074F">
        <w:t xml:space="preserve">physical chart information, </w:t>
      </w:r>
      <w:r w:rsidR="003C366A" w:rsidRPr="0062074F">
        <w:t>f</w:t>
      </w:r>
      <w:r w:rsidRPr="0062074F">
        <w:t>or example, c</w:t>
      </w:r>
      <w:r w:rsidR="00A82152" w:rsidRPr="0062074F">
        <w:t>oastline, depth contours, buoys;</w:t>
      </w:r>
    </w:p>
    <w:p w14:paraId="5BC1ECE3" w14:textId="5DD07530" w:rsidR="00994DB8" w:rsidRPr="0062074F" w:rsidRDefault="00994DB8">
      <w:pPr>
        <w:pStyle w:val="Listenabsatz"/>
        <w:numPr>
          <w:ilvl w:val="0"/>
          <w:numId w:val="13"/>
        </w:numPr>
        <w:spacing w:after="60" w:line="240" w:lineRule="auto"/>
        <w:jc w:val="both"/>
      </w:pPr>
      <w:r w:rsidRPr="0062074F">
        <w:t xml:space="preserve">traffic routeing; </w:t>
      </w:r>
      <w:r w:rsidR="00A82152" w:rsidRPr="0062074F">
        <w:t>specified areas; cautions; etc.;</w:t>
      </w:r>
    </w:p>
    <w:p w14:paraId="39A9A193" w14:textId="0BD2D6BA" w:rsidR="00994DB8" w:rsidRPr="0062074F" w:rsidRDefault="00994DB8">
      <w:pPr>
        <w:pStyle w:val="Listenabsatz"/>
        <w:numPr>
          <w:ilvl w:val="0"/>
          <w:numId w:val="13"/>
        </w:numPr>
        <w:spacing w:after="60" w:line="240" w:lineRule="auto"/>
        <w:jc w:val="both"/>
      </w:pPr>
      <w:r w:rsidRPr="0062074F">
        <w:t xml:space="preserve">supplementary </w:t>
      </w:r>
      <w:del w:id="428" w:author="Birklhuber Bernd" w:date="2026-08-07T09:17:00Z">
        <w:r w:rsidRPr="0062074F" w:rsidDel="006A7E1B">
          <w:delText xml:space="preserve">HO </w:delText>
        </w:r>
      </w:del>
      <w:r w:rsidRPr="0062074F">
        <w:t>in</w:t>
      </w:r>
      <w:r w:rsidR="00A82152" w:rsidRPr="0062074F">
        <w:t>formation from light list, etc.;</w:t>
      </w:r>
    </w:p>
    <w:p w14:paraId="3BA84777" w14:textId="366D941E" w:rsidR="00994DB8" w:rsidRPr="0062074F" w:rsidRDefault="006A7E1B">
      <w:pPr>
        <w:pStyle w:val="Listenabsatz"/>
        <w:numPr>
          <w:ilvl w:val="0"/>
          <w:numId w:val="13"/>
        </w:numPr>
        <w:spacing w:after="60" w:line="240" w:lineRule="auto"/>
        <w:jc w:val="both"/>
      </w:pPr>
      <w:proofErr w:type="spellStart"/>
      <w:ins w:id="429" w:author="Birklhuber Bernd" w:date="2026-08-07T09:18:00Z">
        <w:r>
          <w:t>boatmaster</w:t>
        </w:r>
      </w:ins>
      <w:del w:id="430" w:author="Birklhuber Bernd" w:date="2026-08-07T09:18:00Z">
        <w:r w:rsidR="00994DB8" w:rsidRPr="0062074F" w:rsidDel="006A7E1B">
          <w:delText>mariner</w:delText>
        </w:r>
      </w:del>
      <w:r w:rsidR="00994DB8" w:rsidRPr="0062074F">
        <w:t>'s</w:t>
      </w:r>
      <w:proofErr w:type="spellEnd"/>
      <w:r w:rsidR="00994DB8" w:rsidRPr="0062074F">
        <w:t xml:space="preserve"> notes; additional local chart information; manufacturer's inf</w:t>
      </w:r>
      <w:r w:rsidR="00A82152" w:rsidRPr="0062074F">
        <w:t>ormation;</w:t>
      </w:r>
    </w:p>
    <w:p w14:paraId="41CA6983" w14:textId="75A9E43E" w:rsidR="00994DB8" w:rsidRPr="0062074F" w:rsidRDefault="00994DB8">
      <w:pPr>
        <w:pStyle w:val="Listenabsatz"/>
        <w:numPr>
          <w:ilvl w:val="0"/>
          <w:numId w:val="13"/>
        </w:numPr>
        <w:spacing w:after="60" w:line="240" w:lineRule="auto"/>
        <w:jc w:val="both"/>
      </w:pPr>
      <w:r w:rsidRPr="0062074F">
        <w:t>chartwork such as planned route; electronic bear</w:t>
      </w:r>
      <w:r w:rsidR="00A82152" w:rsidRPr="0062074F">
        <w:t>ing lines and range rings; etc.;</w:t>
      </w:r>
    </w:p>
    <w:p w14:paraId="01667619" w14:textId="1C5A510B" w:rsidR="003C366A" w:rsidRPr="0062074F" w:rsidRDefault="00994DB8">
      <w:pPr>
        <w:pStyle w:val="Listenabsatz"/>
        <w:numPr>
          <w:ilvl w:val="0"/>
          <w:numId w:val="13"/>
        </w:numPr>
        <w:spacing w:after="60" w:line="240" w:lineRule="auto"/>
        <w:jc w:val="both"/>
      </w:pPr>
      <w:r w:rsidRPr="0062074F">
        <w:t>own ship's position and velocity vector; ship's head</w:t>
      </w:r>
      <w:r w:rsidR="00413BA8">
        <w:t>ing</w:t>
      </w:r>
      <w:r w:rsidRPr="0062074F">
        <w:t xml:space="preserve"> and rate of turn;</w:t>
      </w:r>
      <w:r w:rsidR="003C366A" w:rsidRPr="0062074F">
        <w:t xml:space="preserve"> past track;</w:t>
      </w:r>
    </w:p>
    <w:p w14:paraId="3492452C" w14:textId="2E430851" w:rsidR="00994DB8" w:rsidRPr="0062074F" w:rsidRDefault="00994DB8">
      <w:pPr>
        <w:pStyle w:val="Listenabsatz"/>
        <w:numPr>
          <w:ilvl w:val="0"/>
          <w:numId w:val="13"/>
        </w:numPr>
        <w:spacing w:after="60" w:line="240" w:lineRule="auto"/>
        <w:jc w:val="both"/>
      </w:pPr>
      <w:r w:rsidRPr="0062074F">
        <w:t>fix accuracy, or position check fr</w:t>
      </w:r>
      <w:r w:rsidR="00A82152" w:rsidRPr="0062074F">
        <w:t>om secondary positioning system;</w:t>
      </w:r>
    </w:p>
    <w:p w14:paraId="6A747123" w14:textId="245AB04B" w:rsidR="00994DB8" w:rsidRPr="0062074F" w:rsidRDefault="00994DB8">
      <w:pPr>
        <w:pStyle w:val="Listenabsatz"/>
        <w:numPr>
          <w:ilvl w:val="0"/>
          <w:numId w:val="13"/>
        </w:numPr>
        <w:spacing w:after="60" w:line="240" w:lineRule="auto"/>
        <w:jc w:val="both"/>
      </w:pPr>
      <w:r w:rsidRPr="0062074F">
        <w:t xml:space="preserve">possibly, </w:t>
      </w:r>
      <w:del w:id="431" w:author="Birklhuber Bernd" w:date="2026-08-10T08:20:00Z">
        <w:r w:rsidRPr="0062074F" w:rsidDel="009A26E0">
          <w:delText>ship</w:delText>
        </w:r>
        <w:r w:rsidR="009A245C" w:rsidRPr="0062074F" w:rsidDel="009A26E0">
          <w:delText xml:space="preserve"> </w:delText>
        </w:r>
      </w:del>
      <w:ins w:id="432" w:author="Birklhuber Bernd" w:date="2026-08-10T08:20:00Z">
        <w:r w:rsidR="009A26E0">
          <w:t>vessel</w:t>
        </w:r>
        <w:r w:rsidR="009A26E0" w:rsidRPr="0062074F">
          <w:t xml:space="preserve"> </w:t>
        </w:r>
      </w:ins>
      <w:r w:rsidRPr="0062074F">
        <w:t xml:space="preserve">handling options, based on </w:t>
      </w:r>
      <w:del w:id="433" w:author="Birklhuber Bernd" w:date="2026-08-10T08:20:00Z">
        <w:r w:rsidRPr="0062074F" w:rsidDel="009A26E0">
          <w:delText>ship</w:delText>
        </w:r>
      </w:del>
      <w:proofErr w:type="spellStart"/>
      <w:ins w:id="434" w:author="Birklhuber Bernd" w:date="2026-08-10T08:20:00Z">
        <w:r w:rsidR="009A26E0">
          <w:t>vessels</w:t>
        </w:r>
      </w:ins>
      <w:r w:rsidR="009A245C" w:rsidRPr="0062074F">
        <w:t>’</w:t>
      </w:r>
      <w:r w:rsidRPr="0062074F">
        <w:t>s</w:t>
      </w:r>
      <w:proofErr w:type="spellEnd"/>
      <w:r w:rsidRPr="0062074F">
        <w:t xml:space="preserve"> characteristics, alphanumeric navigation information (</w:t>
      </w:r>
      <w:ins w:id="435" w:author="Birklhuber Bernd" w:date="2026-08-10T08:20:00Z">
        <w:r w:rsidR="009A26E0">
          <w:t>ve</w:t>
        </w:r>
      </w:ins>
      <w:ins w:id="436" w:author="Birklhuber Bernd" w:date="2026-08-10T08:21:00Z">
        <w:r w:rsidR="009A26E0">
          <w:t>ssel</w:t>
        </w:r>
      </w:ins>
      <w:del w:id="437" w:author="Birklhuber Bernd" w:date="2026-08-10T08:21:00Z">
        <w:r w:rsidRPr="0062074F" w:rsidDel="009A26E0">
          <w:delText>ship</w:delText>
        </w:r>
      </w:del>
      <w:r w:rsidR="009A245C" w:rsidRPr="0062074F">
        <w:t>’</w:t>
      </w:r>
      <w:r w:rsidRPr="0062074F">
        <w:t>s latitude, lo</w:t>
      </w:r>
      <w:r w:rsidR="00A82152" w:rsidRPr="0062074F">
        <w:t>ngitude, heading, course, etc.);</w:t>
      </w:r>
    </w:p>
    <w:p w14:paraId="102548D9" w14:textId="241A27B8" w:rsidR="00994DB8" w:rsidRPr="0062074F" w:rsidRDefault="00994DB8">
      <w:pPr>
        <w:pStyle w:val="Listenabsatz"/>
        <w:numPr>
          <w:ilvl w:val="0"/>
          <w:numId w:val="13"/>
        </w:numPr>
        <w:spacing w:after="60" w:line="240" w:lineRule="auto"/>
        <w:jc w:val="both"/>
      </w:pPr>
      <w:r w:rsidRPr="0062074F">
        <w:t>informati</w:t>
      </w:r>
      <w:r w:rsidR="00A82152" w:rsidRPr="0062074F">
        <w:t>on from radar and other sensors;</w:t>
      </w:r>
    </w:p>
    <w:p w14:paraId="01686D59" w14:textId="353B33E6" w:rsidR="00994DB8" w:rsidRPr="0062074F" w:rsidRDefault="00A82152">
      <w:pPr>
        <w:pStyle w:val="Listenabsatz"/>
        <w:numPr>
          <w:ilvl w:val="0"/>
          <w:numId w:val="13"/>
        </w:numPr>
        <w:spacing w:after="60" w:line="240" w:lineRule="auto"/>
        <w:jc w:val="both"/>
      </w:pPr>
      <w:r w:rsidRPr="0062074F">
        <w:t>information from AIS;</w:t>
      </w:r>
    </w:p>
    <w:p w14:paraId="1E37B1DF" w14:textId="7DFFD3E1" w:rsidR="00994DB8" w:rsidRPr="0062074F" w:rsidRDefault="00994DB8">
      <w:pPr>
        <w:pStyle w:val="Listenabsatz"/>
        <w:numPr>
          <w:ilvl w:val="0"/>
          <w:numId w:val="13"/>
        </w:numPr>
        <w:spacing w:after="60" w:line="240" w:lineRule="auto"/>
        <w:jc w:val="both"/>
      </w:pPr>
      <w:r w:rsidRPr="0062074F">
        <w:t xml:space="preserve">navigational indications and </w:t>
      </w:r>
      <w:r w:rsidR="00C0149A" w:rsidRPr="0062074F">
        <w:t xml:space="preserve">alerts </w:t>
      </w:r>
      <w:r w:rsidRPr="0062074F">
        <w:t xml:space="preserve">generated by </w:t>
      </w:r>
      <w:ins w:id="438" w:author="Birklhuber Bernd" w:date="2026-08-07T09:19:00Z">
        <w:r w:rsidR="006A7E1B">
          <w:t xml:space="preserve">Inland </w:t>
        </w:r>
      </w:ins>
      <w:r w:rsidRPr="0062074F">
        <w:t>ECDI</w:t>
      </w:r>
      <w:r w:rsidR="00A82152" w:rsidRPr="0062074F">
        <w:t>S</w:t>
      </w:r>
      <w:ins w:id="439" w:author="Birklhuber Bernd" w:date="2026-08-07T09:19:00Z">
        <w:r w:rsidR="006A7E1B">
          <w:t xml:space="preserve"> or </w:t>
        </w:r>
      </w:ins>
      <w:ins w:id="440" w:author="Birklhuber Bernd" w:date="2026-08-21T10:54:00Z">
        <w:r w:rsidR="00AD128D">
          <w:t xml:space="preserve">Inland </w:t>
        </w:r>
      </w:ins>
      <w:ins w:id="441" w:author="Birklhuber Bernd" w:date="2026-08-07T09:19:00Z">
        <w:r w:rsidR="006A7E1B">
          <w:t>ECS</w:t>
        </w:r>
      </w:ins>
      <w:r w:rsidR="00A82152" w:rsidRPr="0062074F">
        <w:t>;</w:t>
      </w:r>
    </w:p>
    <w:p w14:paraId="59AF76E0" w14:textId="33C6A40B" w:rsidR="00994DB8" w:rsidRPr="0062074F" w:rsidRDefault="00994DB8">
      <w:pPr>
        <w:pStyle w:val="Listenabsatz"/>
        <w:numPr>
          <w:ilvl w:val="0"/>
          <w:numId w:val="13"/>
        </w:numPr>
        <w:spacing w:after="60" w:line="240" w:lineRule="auto"/>
        <w:jc w:val="both"/>
      </w:pPr>
      <w:r w:rsidRPr="0062074F">
        <w:t xml:space="preserve">possibly, telemetered information from shore authorities </w:t>
      </w:r>
      <w:r w:rsidR="00A82152" w:rsidRPr="0062074F">
        <w:t>(traffic, real-time tides etc.);</w:t>
      </w:r>
    </w:p>
    <w:p w14:paraId="3B7063ED" w14:textId="40082DE8" w:rsidR="00994DB8" w:rsidRPr="0062074F" w:rsidRDefault="00A82152">
      <w:pPr>
        <w:pStyle w:val="Listenabsatz"/>
        <w:numPr>
          <w:ilvl w:val="0"/>
          <w:numId w:val="13"/>
        </w:numPr>
        <w:spacing w:after="60" w:line="240" w:lineRule="auto"/>
        <w:jc w:val="both"/>
      </w:pPr>
      <w:r w:rsidRPr="0062074F">
        <w:t>possibly, ice information;</w:t>
      </w:r>
    </w:p>
    <w:p w14:paraId="61B65682" w14:textId="6ED2594D" w:rsidR="00994DB8" w:rsidRPr="0062074F" w:rsidRDefault="00994DB8">
      <w:pPr>
        <w:pStyle w:val="Listenabsatz"/>
        <w:numPr>
          <w:ilvl w:val="0"/>
          <w:numId w:val="13"/>
        </w:numPr>
        <w:spacing w:after="60" w:line="240" w:lineRule="auto"/>
        <w:jc w:val="both"/>
      </w:pPr>
      <w:r w:rsidRPr="0062074F">
        <w:t>reminders (</w:t>
      </w:r>
      <w:r w:rsidR="003560A4" w:rsidRPr="0062074F">
        <w:t>f</w:t>
      </w:r>
      <w:r w:rsidRPr="0062074F">
        <w:t>or example,</w:t>
      </w:r>
      <w:r w:rsidR="00A82152" w:rsidRPr="0062074F">
        <w:t xml:space="preserve"> time to contact pilot station);</w:t>
      </w:r>
    </w:p>
    <w:p w14:paraId="2B21AA25" w14:textId="55979AE3" w:rsidR="00994DB8" w:rsidRPr="0062074F" w:rsidRDefault="00994DB8">
      <w:pPr>
        <w:pStyle w:val="Listenabsatz"/>
        <w:numPr>
          <w:ilvl w:val="0"/>
          <w:numId w:val="13"/>
        </w:numPr>
        <w:spacing w:after="120" w:line="240" w:lineRule="auto"/>
        <w:ind w:left="714" w:hanging="357"/>
        <w:jc w:val="both"/>
      </w:pPr>
      <w:r w:rsidRPr="0062074F">
        <w:t>possibly, messages from other displays.</w:t>
      </w:r>
    </w:p>
    <w:p w14:paraId="382AF88C" w14:textId="77777777" w:rsidR="00994DB8" w:rsidRPr="0062074F" w:rsidRDefault="00994DB8" w:rsidP="00AA0332">
      <w:pPr>
        <w:spacing w:after="60" w:line="240" w:lineRule="auto"/>
        <w:jc w:val="both"/>
      </w:pPr>
      <w:r w:rsidRPr="0062074F">
        <w:t>The flexibility of portrayal may include:</w:t>
      </w:r>
    </w:p>
    <w:p w14:paraId="638DE162" w14:textId="32232547" w:rsidR="00994DB8" w:rsidRPr="0062074F" w:rsidRDefault="00994DB8">
      <w:pPr>
        <w:pStyle w:val="Listenabsatz"/>
        <w:numPr>
          <w:ilvl w:val="0"/>
          <w:numId w:val="12"/>
        </w:numPr>
        <w:spacing w:after="60" w:line="240" w:lineRule="auto"/>
        <w:jc w:val="both"/>
      </w:pPr>
      <w:r w:rsidRPr="0062074F">
        <w:t xml:space="preserve">displaying/removing various types of </w:t>
      </w:r>
      <w:proofErr w:type="gramStart"/>
      <w:r w:rsidRPr="0062074F">
        <w:t>chart</w:t>
      </w:r>
      <w:proofErr w:type="gramEnd"/>
      <w:r w:rsidRPr="0062074F">
        <w:t xml:space="preserve"> and non-chart information,</w:t>
      </w:r>
    </w:p>
    <w:p w14:paraId="550C543A" w14:textId="341DD2B4" w:rsidR="00994DB8" w:rsidRPr="0062074F" w:rsidRDefault="00994DB8">
      <w:pPr>
        <w:pStyle w:val="Listenabsatz"/>
        <w:numPr>
          <w:ilvl w:val="0"/>
          <w:numId w:val="12"/>
        </w:numPr>
        <w:spacing w:after="60" w:line="240" w:lineRule="auto"/>
        <w:jc w:val="both"/>
      </w:pPr>
      <w:r w:rsidRPr="0062074F">
        <w:t xml:space="preserve">selecting standard chart display or a </w:t>
      </w:r>
      <w:proofErr w:type="gramStart"/>
      <w:r w:rsidRPr="0062074F">
        <w:t>thinned out</w:t>
      </w:r>
      <w:proofErr w:type="gramEnd"/>
      <w:r w:rsidRPr="0062074F">
        <w:t xml:space="preserve"> display, and </w:t>
      </w:r>
      <w:r w:rsidR="009C5B8C" w:rsidRPr="0062074F">
        <w:t xml:space="preserve">either paper chart symbols </w:t>
      </w:r>
      <w:r w:rsidRPr="0062074F">
        <w:t>or simplified symbols,</w:t>
      </w:r>
    </w:p>
    <w:p w14:paraId="550816ED" w14:textId="6CDB4F89" w:rsidR="00994DB8" w:rsidRPr="0062074F" w:rsidRDefault="00994DB8">
      <w:pPr>
        <w:pStyle w:val="Listenabsatz"/>
        <w:numPr>
          <w:ilvl w:val="0"/>
          <w:numId w:val="12"/>
        </w:numPr>
        <w:spacing w:after="60" w:line="240" w:lineRule="auto"/>
        <w:jc w:val="both"/>
      </w:pPr>
      <w:r w:rsidRPr="0062074F">
        <w:t>using cursor interrogation for further detail,</w:t>
      </w:r>
    </w:p>
    <w:p w14:paraId="3264647B" w14:textId="4FBBD54C" w:rsidR="00994DB8" w:rsidRPr="0062074F" w:rsidRDefault="00994DB8">
      <w:pPr>
        <w:pStyle w:val="Listenabsatz"/>
        <w:numPr>
          <w:ilvl w:val="0"/>
          <w:numId w:val="12"/>
        </w:numPr>
        <w:spacing w:after="60" w:line="240" w:lineRule="auto"/>
        <w:jc w:val="both"/>
      </w:pPr>
      <w:r w:rsidRPr="0062074F">
        <w:t>overlaying/removing radar video or radar target information (in order to: confirm ship</w:t>
      </w:r>
      <w:r w:rsidR="009A245C" w:rsidRPr="0062074F">
        <w:t>’</w:t>
      </w:r>
      <w:r w:rsidRPr="0062074F">
        <w:t>s positioning; aid radar interpretation; show the entire navigation situation on one screen),</w:t>
      </w:r>
    </w:p>
    <w:p w14:paraId="506F891E" w14:textId="53B85C24" w:rsidR="00994DB8" w:rsidRPr="0062074F" w:rsidRDefault="00994DB8">
      <w:pPr>
        <w:pStyle w:val="Listenabsatz"/>
        <w:numPr>
          <w:ilvl w:val="0"/>
          <w:numId w:val="12"/>
        </w:numPr>
        <w:spacing w:after="60" w:line="240" w:lineRule="auto"/>
        <w:jc w:val="both"/>
      </w:pPr>
      <w:r w:rsidRPr="0062074F">
        <w:t>overlaying/removing various other sensor information, or information telemetered from shore,</w:t>
      </w:r>
    </w:p>
    <w:p w14:paraId="61EC13D8" w14:textId="01A6A31A" w:rsidR="00994DB8" w:rsidRPr="0062074F" w:rsidRDefault="00994DB8">
      <w:pPr>
        <w:pStyle w:val="Listenabsatz"/>
        <w:numPr>
          <w:ilvl w:val="0"/>
          <w:numId w:val="12"/>
        </w:numPr>
        <w:spacing w:after="60" w:line="240" w:lineRule="auto"/>
        <w:jc w:val="both"/>
      </w:pPr>
      <w:r w:rsidRPr="0062074F">
        <w:t>changing the scale or orientation of the display,</w:t>
      </w:r>
    </w:p>
    <w:p w14:paraId="38C23E67" w14:textId="031417D5" w:rsidR="00994DB8" w:rsidRPr="0062074F" w:rsidRDefault="00994DB8">
      <w:pPr>
        <w:pStyle w:val="Listenabsatz"/>
        <w:numPr>
          <w:ilvl w:val="0"/>
          <w:numId w:val="12"/>
        </w:numPr>
        <w:spacing w:after="60" w:line="240" w:lineRule="auto"/>
        <w:jc w:val="both"/>
      </w:pPr>
      <w:r w:rsidRPr="0062074F">
        <w:t>selecting true motion or relative motion,</w:t>
      </w:r>
    </w:p>
    <w:p w14:paraId="0EE0D5B4" w14:textId="0385D920" w:rsidR="00994DB8" w:rsidRPr="0062074F" w:rsidRDefault="00994DB8">
      <w:pPr>
        <w:pStyle w:val="Listenabsatz"/>
        <w:numPr>
          <w:ilvl w:val="0"/>
          <w:numId w:val="12"/>
        </w:numPr>
        <w:spacing w:after="60" w:line="240" w:lineRule="auto"/>
        <w:jc w:val="both"/>
      </w:pPr>
      <w:r w:rsidRPr="0062074F">
        <w:t>changing screen layout with windowed displays, text information in the margins, etc.,</w:t>
      </w:r>
    </w:p>
    <w:p w14:paraId="62731D86" w14:textId="606F17D5" w:rsidR="00994DB8" w:rsidRPr="0062074F" w:rsidRDefault="00994DB8">
      <w:pPr>
        <w:pStyle w:val="Listenabsatz"/>
        <w:numPr>
          <w:ilvl w:val="0"/>
          <w:numId w:val="12"/>
        </w:numPr>
        <w:spacing w:after="60" w:line="240" w:lineRule="auto"/>
        <w:jc w:val="both"/>
      </w:pPr>
      <w:r w:rsidRPr="0062074F">
        <w:lastRenderedPageBreak/>
        <w:t>possibility of pull-down menus and other operator interaction devices being alongside the operational navigation display and so interacting with it,</w:t>
      </w:r>
    </w:p>
    <w:p w14:paraId="7540944A" w14:textId="318B6BC5" w:rsidR="00994DB8" w:rsidRPr="0062074F" w:rsidRDefault="00994DB8">
      <w:pPr>
        <w:pStyle w:val="Listenabsatz"/>
        <w:numPr>
          <w:ilvl w:val="0"/>
          <w:numId w:val="12"/>
        </w:numPr>
        <w:spacing w:after="60" w:line="240" w:lineRule="auto"/>
        <w:jc w:val="both"/>
      </w:pPr>
      <w:r w:rsidRPr="0062074F">
        <w:t xml:space="preserve">giving navigation and chart warnings such as </w:t>
      </w:r>
      <w:r w:rsidR="009A245C" w:rsidRPr="0062074F">
        <w:t>“</w:t>
      </w:r>
      <w:r w:rsidRPr="0062074F">
        <w:t>too close approach to safety contour</w:t>
      </w:r>
      <w:r w:rsidR="009A245C" w:rsidRPr="0062074F">
        <w:t>”</w:t>
      </w:r>
      <w:r w:rsidRPr="0062074F">
        <w:t xml:space="preserve">; </w:t>
      </w:r>
      <w:r w:rsidR="009A245C" w:rsidRPr="0062074F">
        <w:t>“</w:t>
      </w:r>
      <w:r w:rsidRPr="0062074F">
        <w:t>about to enter prohibited area</w:t>
      </w:r>
      <w:r w:rsidR="009A245C" w:rsidRPr="0062074F">
        <w:t>”</w:t>
      </w:r>
      <w:r w:rsidRPr="0062074F">
        <w:t xml:space="preserve">; </w:t>
      </w:r>
      <w:r w:rsidR="009A245C" w:rsidRPr="0062074F">
        <w:t>“</w:t>
      </w:r>
      <w:r w:rsidRPr="0062074F">
        <w:t>overscale display</w:t>
      </w:r>
      <w:r w:rsidR="009A245C" w:rsidRPr="0062074F">
        <w:t>”</w:t>
      </w:r>
      <w:r w:rsidRPr="0062074F">
        <w:t xml:space="preserve">; </w:t>
      </w:r>
      <w:r w:rsidR="009A245C" w:rsidRPr="0062074F">
        <w:t>“</w:t>
      </w:r>
      <w:r w:rsidRPr="0062074F">
        <w:t>more detailed (larger scale) data available</w:t>
      </w:r>
      <w:r w:rsidR="009A245C" w:rsidRPr="0062074F">
        <w:t>”</w:t>
      </w:r>
      <w:r w:rsidRPr="0062074F">
        <w:t>; etc.,</w:t>
      </w:r>
    </w:p>
    <w:p w14:paraId="4985C954" w14:textId="1FFAC939" w:rsidR="00994DB8" w:rsidRPr="0062074F" w:rsidRDefault="00994DB8">
      <w:pPr>
        <w:pStyle w:val="Listenabsatz"/>
        <w:numPr>
          <w:ilvl w:val="0"/>
          <w:numId w:val="12"/>
        </w:numPr>
        <w:spacing w:after="60" w:line="240" w:lineRule="auto"/>
        <w:jc w:val="both"/>
      </w:pPr>
      <w:r w:rsidRPr="0062074F">
        <w:t>possibly, a diagrammatic representation of a computer evaluation of grounding danger,</w:t>
      </w:r>
    </w:p>
    <w:p w14:paraId="2C896B77" w14:textId="2D3EDD58" w:rsidR="00994DB8" w:rsidRPr="0062074F" w:rsidRDefault="00994DB8">
      <w:pPr>
        <w:pStyle w:val="Listenabsatz"/>
        <w:numPr>
          <w:ilvl w:val="0"/>
          <w:numId w:val="12"/>
        </w:numPr>
        <w:spacing w:after="120" w:line="240" w:lineRule="auto"/>
        <w:ind w:left="714" w:hanging="357"/>
        <w:jc w:val="both"/>
      </w:pPr>
      <w:r w:rsidRPr="0062074F">
        <w:t>possibly, a diagrammatic representation of the immediate vicinity of the ship to aid in close quarters manoeuvring,</w:t>
      </w:r>
    </w:p>
    <w:p w14:paraId="5B659B61" w14:textId="2F936ACE" w:rsidR="003C366A" w:rsidRPr="0062074F" w:rsidRDefault="00FE25F2" w:rsidP="00214B3A">
      <w:pPr>
        <w:pStyle w:val="berschrift3"/>
      </w:pPr>
      <w:bookmarkStart w:id="442" w:name="_Toc226034978"/>
      <w:r w:rsidRPr="0062074F">
        <w:t>Depth Related Functionality</w:t>
      </w:r>
      <w:bookmarkEnd w:id="442"/>
    </w:p>
    <w:p w14:paraId="24F56AB2" w14:textId="4E9898F0" w:rsidR="003E7E2E" w:rsidRPr="0062074F" w:rsidRDefault="003E7E2E" w:rsidP="00AA0332">
      <w:pPr>
        <w:spacing w:after="120" w:line="240" w:lineRule="auto"/>
        <w:jc w:val="both"/>
        <w:rPr>
          <w:b/>
          <w:bCs/>
        </w:rPr>
      </w:pPr>
      <w:r w:rsidRPr="0062074F">
        <w:t xml:space="preserve">S-100 </w:t>
      </w:r>
      <w:ins w:id="443" w:author="Birklhuber Bernd" w:date="2026-08-07T09:21:00Z">
        <w:r w:rsidR="006A7E1B">
          <w:t xml:space="preserve">Inland </w:t>
        </w:r>
      </w:ins>
      <w:r w:rsidRPr="0062074F">
        <w:t xml:space="preserve">ECDIS allows </w:t>
      </w:r>
      <w:r w:rsidR="004A6E2D" w:rsidRPr="0062074F">
        <w:t>w</w:t>
      </w:r>
      <w:r w:rsidRPr="0062074F">
        <w:t xml:space="preserve">ater </w:t>
      </w:r>
      <w:r w:rsidR="004A6E2D" w:rsidRPr="0062074F">
        <w:t>l</w:t>
      </w:r>
      <w:r w:rsidRPr="0062074F">
        <w:t xml:space="preserve">evels to be </w:t>
      </w:r>
      <w:r w:rsidR="00EF57B5" w:rsidRPr="0062074F">
        <w:t xml:space="preserve">automatically </w:t>
      </w:r>
      <w:r w:rsidRPr="0062074F">
        <w:t xml:space="preserve">adjusted </w:t>
      </w:r>
      <w:r w:rsidR="00EF57B5" w:rsidRPr="0062074F">
        <w:t>using an interoperable combination of S-</w:t>
      </w:r>
      <w:ins w:id="444" w:author="Birklhuber Bernd" w:date="2026-08-07T09:21:00Z">
        <w:r w:rsidR="006A7E1B">
          <w:t>4</w:t>
        </w:r>
      </w:ins>
      <w:del w:id="445" w:author="Birklhuber Bernd" w:date="2026-08-07T09:21:00Z">
        <w:r w:rsidR="00EF57B5" w:rsidRPr="0062074F" w:rsidDel="006A7E1B">
          <w:delText>1</w:delText>
        </w:r>
      </w:del>
      <w:r w:rsidR="00EF57B5" w:rsidRPr="0062074F">
        <w:t xml:space="preserve">01, </w:t>
      </w:r>
      <w:commentRangeStart w:id="446"/>
      <w:r w:rsidR="00EF57B5" w:rsidRPr="0062074F">
        <w:t>S-102 and S-104 data</w:t>
      </w:r>
      <w:commentRangeEnd w:id="446"/>
      <w:r w:rsidR="006A7E1B">
        <w:rPr>
          <w:rStyle w:val="Kommentarzeichen"/>
        </w:rPr>
        <w:commentReference w:id="446"/>
      </w:r>
      <w:r w:rsidR="00EF57B5" w:rsidRPr="0062074F">
        <w:t xml:space="preserve">, both for monitoring and planning purposes. This is described fully in appendix </w:t>
      </w:r>
      <w:r w:rsidR="00624B58" w:rsidRPr="0062074F">
        <w:t>D of this document</w:t>
      </w:r>
      <w:r w:rsidR="00EF57B5" w:rsidRPr="0062074F">
        <w:rPr>
          <w:b/>
          <w:bCs/>
        </w:rPr>
        <w:t>.</w:t>
      </w:r>
    </w:p>
    <w:p w14:paraId="45753222" w14:textId="77777777" w:rsidR="00FE25F2" w:rsidRPr="0062074F" w:rsidRDefault="00FE25F2" w:rsidP="00AA0332">
      <w:pPr>
        <w:spacing w:after="120" w:line="240" w:lineRule="auto"/>
        <w:jc w:val="both"/>
      </w:pPr>
    </w:p>
    <w:p w14:paraId="14CF2A04" w14:textId="20470501" w:rsidR="00756F7F" w:rsidRPr="0062074F" w:rsidDel="006A7E1B" w:rsidRDefault="00756F7F" w:rsidP="00DB7CFE">
      <w:pPr>
        <w:pStyle w:val="berschrift2"/>
        <w:rPr>
          <w:del w:id="447" w:author="Birklhuber Bernd" w:date="2026-08-07T09:22:00Z"/>
        </w:rPr>
      </w:pPr>
      <w:bookmarkStart w:id="448" w:name="_Toc226034979"/>
      <w:del w:id="449" w:author="Birklhuber Bernd" w:date="2026-08-07T09:22:00Z">
        <w:r w:rsidRPr="0062074F" w:rsidDel="006A7E1B">
          <w:delText>I</w:delText>
        </w:r>
        <w:r w:rsidR="000F49BE" w:rsidRPr="0062074F" w:rsidDel="006A7E1B">
          <w:delText>ntegrated Navigation System (INS)</w:delText>
        </w:r>
        <w:r w:rsidR="004C242A" w:rsidRPr="0062074F" w:rsidDel="006A7E1B">
          <w:delText xml:space="preserve"> concept, limitations and challenges</w:delText>
        </w:r>
        <w:bookmarkEnd w:id="448"/>
      </w:del>
    </w:p>
    <w:p w14:paraId="4EEC7D3F" w14:textId="1792169A" w:rsidR="00F301B4" w:rsidRPr="0062074F" w:rsidDel="006A7E1B" w:rsidRDefault="00DC5AC7" w:rsidP="00AA0332">
      <w:pPr>
        <w:spacing w:after="120" w:line="240" w:lineRule="auto"/>
        <w:jc w:val="both"/>
        <w:rPr>
          <w:del w:id="450" w:author="Birklhuber Bernd" w:date="2026-08-07T09:22:00Z"/>
        </w:rPr>
      </w:pPr>
      <w:del w:id="451" w:author="Birklhuber Bernd" w:date="2026-08-07T09:22:00Z">
        <w:r w:rsidRPr="0062074F" w:rsidDel="006A7E1B">
          <w:delText>The concept of</w:delText>
        </w:r>
        <w:r w:rsidR="0046008B" w:rsidRPr="0062074F" w:rsidDel="006A7E1B">
          <w:delText xml:space="preserve"> an </w:delText>
        </w:r>
        <w:r w:rsidR="00531DC0" w:rsidRPr="0062074F" w:rsidDel="006A7E1B">
          <w:delText>Integrated Navigation System</w:delText>
        </w:r>
        <w:r w:rsidR="0046008B" w:rsidRPr="0062074F" w:rsidDel="006A7E1B">
          <w:delText xml:space="preserve"> (INS</w:delText>
        </w:r>
        <w:r w:rsidR="00531DC0" w:rsidRPr="0062074F" w:rsidDel="006A7E1B">
          <w:delText>)</w:delText>
        </w:r>
        <w:r w:rsidRPr="0062074F" w:rsidDel="006A7E1B">
          <w:delText xml:space="preserve"> is outlined in the IMO Performance Standards MSC 252(83). INS workstations have multifunctional displays providing at least route monitoring and collision avoidance functions, and may provide manual or automatic navigation control functions. In addition to </w:delText>
        </w:r>
        <w:r w:rsidR="00340F2E" w:rsidRPr="0062074F" w:rsidDel="006A7E1B">
          <w:delText>these functions, an INS generally also provide route planning, navigation control data and status, and alert management functions. INS integrate sources, data, and displays into one navigation system.</w:delText>
        </w:r>
        <w:r w:rsidR="003E4127" w:rsidRPr="0062074F" w:rsidDel="006A7E1B">
          <w:delText xml:space="preserve"> An INS may consist of multiple task stations.</w:delText>
        </w:r>
      </w:del>
    </w:p>
    <w:p w14:paraId="17D52E79" w14:textId="15A97409" w:rsidR="00F301B4" w:rsidRPr="0062074F" w:rsidDel="006A7E1B" w:rsidRDefault="00F301B4" w:rsidP="00AA0332">
      <w:pPr>
        <w:spacing w:after="120" w:line="240" w:lineRule="auto"/>
        <w:jc w:val="both"/>
        <w:rPr>
          <w:del w:id="452" w:author="Birklhuber Bernd" w:date="2026-08-07T09:22:00Z"/>
        </w:rPr>
      </w:pPr>
      <w:del w:id="453" w:author="Birklhuber Bernd" w:date="2026-08-07T09:22:00Z">
        <w:r w:rsidRPr="0062074F" w:rsidDel="006A7E1B">
          <w:delText xml:space="preserve">Since the concept of ECDIS is included in the INS concept, the </w:delText>
        </w:r>
        <w:r w:rsidR="005A38FD" w:rsidRPr="0062074F" w:rsidDel="006A7E1B">
          <w:delText xml:space="preserve">principle described in </w:delText>
        </w:r>
        <w:r w:rsidR="00E9513D" w:rsidRPr="0062074F" w:rsidDel="006A7E1B">
          <w:delText xml:space="preserve">clause </w:delText>
        </w:r>
        <w:r w:rsidR="003F3390" w:rsidRPr="0062074F" w:rsidDel="006A7E1B">
          <w:fldChar w:fldCharType="begin"/>
        </w:r>
        <w:r w:rsidR="003F3390" w:rsidRPr="0062074F" w:rsidDel="006A7E1B">
          <w:delInstrText xml:space="preserve"> REF _Ref45055302 \r \h </w:delInstrText>
        </w:r>
        <w:r w:rsidR="00AA0332" w:rsidRPr="0062074F" w:rsidDel="006A7E1B">
          <w:delInstrText xml:space="preserve"> \* MERGEFORMAT </w:delInstrText>
        </w:r>
        <w:r w:rsidR="003F3390" w:rsidRPr="0062074F" w:rsidDel="006A7E1B">
          <w:fldChar w:fldCharType="separate"/>
        </w:r>
        <w:r w:rsidR="00A74A4F" w:rsidRPr="0062074F" w:rsidDel="006A7E1B">
          <w:delText>6.1.1</w:delText>
        </w:r>
        <w:r w:rsidR="003F3390" w:rsidRPr="0062074F" w:rsidDel="006A7E1B">
          <w:fldChar w:fldCharType="end"/>
        </w:r>
        <w:r w:rsidR="005A38FD" w:rsidRPr="0062074F" w:rsidDel="006A7E1B">
          <w:delText xml:space="preserve"> of </w:delText>
        </w:r>
        <w:r w:rsidR="00E22B8A" w:rsidRPr="0062074F" w:rsidDel="006A7E1B">
          <w:delText xml:space="preserve">having </w:delText>
        </w:r>
        <w:r w:rsidR="005A38FD" w:rsidRPr="0062074F" w:rsidDel="006A7E1B">
          <w:delText>ENC</w:delText>
        </w:r>
        <w:r w:rsidR="006B6670" w:rsidRPr="0062074F" w:rsidDel="006A7E1B">
          <w:delText xml:space="preserve"> as</w:delText>
        </w:r>
        <w:r w:rsidR="005A38FD" w:rsidRPr="0062074F" w:rsidDel="006A7E1B">
          <w:delText xml:space="preserve"> the base layer applies </w:delText>
        </w:r>
        <w:r w:rsidR="009A245C" w:rsidRPr="0062074F" w:rsidDel="006A7E1B">
          <w:delText>–</w:delText>
        </w:r>
        <w:r w:rsidR="005A38FD" w:rsidRPr="0062074F" w:rsidDel="006A7E1B">
          <w:delText xml:space="preserve"> but in the context of an INS it applies to components playing the role of an ECDIS. Components playing other roles will generally use ENC or similar data, but this may depend on function and task.</w:delText>
        </w:r>
      </w:del>
    </w:p>
    <w:p w14:paraId="67F943F2" w14:textId="0887D3FB" w:rsidR="000B7D3A" w:rsidRPr="0062074F" w:rsidDel="006A7E1B" w:rsidRDefault="00A3539D" w:rsidP="00AA0332">
      <w:pPr>
        <w:spacing w:after="120" w:line="240" w:lineRule="auto"/>
        <w:jc w:val="both"/>
        <w:rPr>
          <w:del w:id="454" w:author="Birklhuber Bernd" w:date="2026-08-07T09:22:00Z"/>
        </w:rPr>
      </w:pPr>
      <w:del w:id="455" w:author="Birklhuber Bernd" w:date="2026-08-07T09:22:00Z">
        <w:r w:rsidRPr="0062074F" w:rsidDel="006A7E1B">
          <w:delText>The considerations related to portrayal</w:delText>
        </w:r>
        <w:r w:rsidR="00B252DF" w:rsidRPr="0062074F" w:rsidDel="006A7E1B">
          <w:delText xml:space="preserve"> that are in addition to the requirements already embedded in the INS standards </w:delText>
        </w:r>
        <w:r w:rsidRPr="0062074F" w:rsidDel="006A7E1B">
          <w:delText>are outlined below:</w:delText>
        </w:r>
      </w:del>
    </w:p>
    <w:p w14:paraId="0F973999" w14:textId="630CB6D4" w:rsidR="008555ED" w:rsidRPr="0062074F" w:rsidDel="006A7E1B" w:rsidRDefault="00596C8A">
      <w:pPr>
        <w:pStyle w:val="Listenabsatz"/>
        <w:numPr>
          <w:ilvl w:val="0"/>
          <w:numId w:val="10"/>
        </w:numPr>
        <w:spacing w:after="120" w:line="240" w:lineRule="auto"/>
        <w:jc w:val="both"/>
        <w:rPr>
          <w:del w:id="456" w:author="Birklhuber Bernd" w:date="2026-08-07T09:22:00Z"/>
        </w:rPr>
      </w:pPr>
      <w:del w:id="457" w:author="Birklhuber Bernd" w:date="2026-08-07T09:22:00Z">
        <w:r w:rsidRPr="0062074F" w:rsidDel="006A7E1B">
          <w:delText xml:space="preserve">An INS may substitute </w:delText>
        </w:r>
        <w:r w:rsidR="002C40AA" w:rsidRPr="0062074F" w:rsidDel="006A7E1B">
          <w:delText xml:space="preserve">under </w:delText>
        </w:r>
        <w:r w:rsidRPr="0062074F" w:rsidDel="006A7E1B">
          <w:delText>some carriage requirements for</w:delText>
        </w:r>
        <w:r w:rsidR="002C40AA" w:rsidRPr="0062074F" w:rsidDel="006A7E1B">
          <w:delText xml:space="preserve"> certain</w:delText>
        </w:r>
        <w:r w:rsidRPr="0062074F" w:rsidDel="006A7E1B">
          <w:delText xml:space="preserve"> navigational equipment. </w:delText>
        </w:r>
        <w:r w:rsidR="002C5B24" w:rsidRPr="0062074F" w:rsidDel="006A7E1B">
          <w:delText xml:space="preserve">The INS is required to </w:delText>
        </w:r>
        <w:r w:rsidR="009D54A5" w:rsidRPr="0062074F" w:rsidDel="006A7E1B">
          <w:delText>fulfil</w:delText>
        </w:r>
        <w:r w:rsidR="002C5B24" w:rsidRPr="0062074F" w:rsidDel="006A7E1B">
          <w:delText xml:space="preserve"> the requirements for </w:delText>
        </w:r>
        <w:r w:rsidR="00A9378A" w:rsidRPr="0062074F" w:rsidDel="006A7E1B">
          <w:delText xml:space="preserve">the </w:delText>
        </w:r>
        <w:r w:rsidR="002C5B24" w:rsidRPr="0062074F" w:rsidDel="006A7E1B">
          <w:delText>system</w:delText>
        </w:r>
        <w:r w:rsidRPr="0062074F" w:rsidDel="006A7E1B">
          <w:delText>s</w:delText>
        </w:r>
        <w:r w:rsidR="002C5B24" w:rsidRPr="0062074F" w:rsidDel="006A7E1B">
          <w:delText xml:space="preserve"> it replaces. For example, an INS component used for the tasks of route monitoring and route planning must meet the requirements for an ECDIS, which are described </w:delText>
        </w:r>
        <w:r w:rsidR="00A11D96" w:rsidRPr="0062074F" w:rsidDel="006A7E1B">
          <w:delText xml:space="preserve">in </w:delText>
        </w:r>
        <w:r w:rsidR="002C5B24" w:rsidRPr="0062074F" w:rsidDel="006A7E1B">
          <w:delText xml:space="preserve">IMO </w:delText>
        </w:r>
        <w:r w:rsidR="008303AC" w:rsidRPr="0062074F" w:rsidDel="006A7E1B">
          <w:rPr>
            <w:lang w:eastAsia="en-GB"/>
          </w:rPr>
          <w:delText>MSC.530(106)</w:delText>
        </w:r>
        <w:r w:rsidR="008303AC" w:rsidRPr="007E1AE0" w:rsidDel="006A7E1B">
          <w:rPr>
            <w:strike/>
            <w:lang w:eastAsia="en-GB"/>
          </w:rPr>
          <w:delText>/</w:delText>
        </w:r>
        <w:r w:rsidR="008303AC" w:rsidRPr="008303AC" w:rsidDel="006A7E1B">
          <w:rPr>
            <w:lang w:eastAsia="en-GB"/>
          </w:rPr>
          <w:delText>Rev.1</w:delText>
        </w:r>
        <w:r w:rsidR="002C5B24" w:rsidRPr="0062074F" w:rsidDel="006A7E1B">
          <w:delText>. This means that</w:delText>
        </w:r>
        <w:r w:rsidR="001861CA" w:rsidRPr="0062074F" w:rsidDel="006A7E1B">
          <w:delText xml:space="preserve"> </w:delText>
        </w:r>
        <w:r w:rsidR="00616CF7" w:rsidRPr="0062074F" w:rsidDel="006A7E1B">
          <w:delText xml:space="preserve">the portrayal and user interaction considerations for an ECDIS described in </w:delText>
        </w:r>
        <w:r w:rsidR="00222A25" w:rsidRPr="0062074F" w:rsidDel="006A7E1B">
          <w:fldChar w:fldCharType="begin"/>
        </w:r>
        <w:r w:rsidR="00222A25" w:rsidRPr="0062074F" w:rsidDel="006A7E1B">
          <w:delInstrText xml:space="preserve"> REF _Ref98339151 \r \h </w:delInstrText>
        </w:r>
        <w:r w:rsidR="00AA0332" w:rsidRPr="0062074F" w:rsidDel="006A7E1B">
          <w:delInstrText xml:space="preserve"> \* MERGEFORMAT </w:delInstrText>
        </w:r>
        <w:r w:rsidR="00222A25" w:rsidRPr="0062074F" w:rsidDel="006A7E1B">
          <w:fldChar w:fldCharType="separate"/>
        </w:r>
        <w:r w:rsidR="00A74A4F" w:rsidRPr="0062074F" w:rsidDel="006A7E1B">
          <w:delText>4.2</w:delText>
        </w:r>
        <w:r w:rsidR="00222A25" w:rsidRPr="0062074F" w:rsidDel="006A7E1B">
          <w:fldChar w:fldCharType="end"/>
        </w:r>
        <w:r w:rsidR="00630C8C" w:rsidRPr="0062074F" w:rsidDel="006A7E1B">
          <w:delText xml:space="preserve"> </w:delText>
        </w:r>
        <w:r w:rsidR="00616CF7" w:rsidRPr="0062074F" w:rsidDel="006A7E1B">
          <w:delText>apply to the workstation playing the role of an ECDIS.</w:delText>
        </w:r>
      </w:del>
    </w:p>
    <w:p w14:paraId="20E5D429" w14:textId="01681AAE" w:rsidR="00456780" w:rsidRPr="0062074F" w:rsidDel="006A7E1B" w:rsidRDefault="00456780">
      <w:pPr>
        <w:pStyle w:val="Listenabsatz"/>
        <w:numPr>
          <w:ilvl w:val="0"/>
          <w:numId w:val="10"/>
        </w:numPr>
        <w:spacing w:after="120" w:line="240" w:lineRule="auto"/>
        <w:jc w:val="both"/>
        <w:rPr>
          <w:del w:id="458" w:author="Birklhuber Bernd" w:date="2026-08-07T09:22:00Z"/>
        </w:rPr>
      </w:pPr>
      <w:del w:id="459" w:author="Birklhuber Bernd" w:date="2026-08-07T09:22:00Z">
        <w:r w:rsidRPr="0062074F" w:rsidDel="006A7E1B">
          <w:delText xml:space="preserve">All tasks of an INS should use the same electronic chart data and other </w:delText>
        </w:r>
        <w:r w:rsidR="002C40AA" w:rsidRPr="0062074F" w:rsidDel="006A7E1B">
          <w:delText xml:space="preserve">S-100 </w:delText>
        </w:r>
        <w:r w:rsidRPr="0062074F" w:rsidDel="006A7E1B">
          <w:delText xml:space="preserve">navigational databases such as routes, maps, </w:delText>
        </w:r>
        <w:r w:rsidR="006D077D" w:rsidRPr="0062074F" w:rsidDel="006A7E1B">
          <w:delText xml:space="preserve">and </w:delText>
        </w:r>
        <w:r w:rsidRPr="0062074F" w:rsidDel="006A7E1B">
          <w:delText>tide information.</w:delText>
        </w:r>
      </w:del>
    </w:p>
    <w:p w14:paraId="328B1A2A" w14:textId="5F6F084C" w:rsidR="00274A00" w:rsidRPr="0062074F" w:rsidDel="006A7E1B" w:rsidRDefault="001B6486" w:rsidP="00AA0332">
      <w:pPr>
        <w:spacing w:after="120" w:line="240" w:lineRule="auto"/>
        <w:jc w:val="both"/>
        <w:rPr>
          <w:del w:id="460" w:author="Birklhuber Bernd" w:date="2026-08-07T09:22:00Z"/>
        </w:rPr>
      </w:pPr>
      <w:del w:id="461" w:author="Birklhuber Bernd" w:date="2026-08-07T09:22:00Z">
        <w:r w:rsidRPr="0062074F" w:rsidDel="006A7E1B">
          <w:delText xml:space="preserve">IMO Performance Standards state that </w:delText>
        </w:r>
        <w:r w:rsidR="001D151B" w:rsidRPr="0062074F" w:rsidDel="006A7E1B">
          <w:delText xml:space="preserve">for each task it is used for, </w:delText>
        </w:r>
        <w:r w:rsidRPr="0062074F" w:rsidDel="006A7E1B">
          <w:delText xml:space="preserve">the INS should fulfil the relevant modules of </w:delText>
        </w:r>
        <w:r w:rsidR="001D151B" w:rsidRPr="0062074F" w:rsidDel="006A7E1B">
          <w:delText xml:space="preserve">the </w:delText>
        </w:r>
        <w:r w:rsidRPr="0062074F" w:rsidDel="006A7E1B">
          <w:delText xml:space="preserve">performance standards for standalone </w:delText>
        </w:r>
        <w:r w:rsidR="001D151B" w:rsidRPr="0062074F" w:rsidDel="006A7E1B">
          <w:delText xml:space="preserve">equipment for the task. </w:delText>
        </w:r>
        <w:r w:rsidR="00693FE3" w:rsidRPr="0062074F" w:rsidDel="006A7E1B">
          <w:delText>A</w:delText>
        </w:r>
        <w:r w:rsidR="00E91941" w:rsidRPr="0062074F" w:rsidDel="006A7E1B">
          <w:delText>n INS</w:delText>
        </w:r>
        <w:r w:rsidR="00693FE3" w:rsidRPr="0062074F" w:rsidDel="006A7E1B">
          <w:delText xml:space="preserve"> display being used </w:delText>
        </w:r>
        <w:r w:rsidR="00E91941" w:rsidRPr="0062074F" w:rsidDel="006A7E1B">
          <w:delText>for route monitoring</w:delText>
        </w:r>
        <w:r w:rsidR="00693FE3" w:rsidRPr="0062074F" w:rsidDel="006A7E1B">
          <w:delText xml:space="preserve"> will be subject to </w:delText>
        </w:r>
        <w:r w:rsidR="001D151B" w:rsidRPr="0062074F" w:rsidDel="006A7E1B">
          <w:delText xml:space="preserve">the ECDIS performance standards, and therefore the relevant INS display will have </w:delText>
        </w:r>
        <w:r w:rsidR="006079F2" w:rsidRPr="0062074F" w:rsidDel="006A7E1B">
          <w:delText xml:space="preserve">largely </w:delText>
        </w:r>
        <w:r w:rsidR="00693FE3" w:rsidRPr="0062074F" w:rsidDel="006A7E1B">
          <w:delText>the same limitations and challenges</w:delText>
        </w:r>
        <w:r w:rsidR="00506AB6" w:rsidRPr="0062074F" w:rsidDel="006A7E1B">
          <w:delText xml:space="preserve"> </w:delText>
        </w:r>
        <w:r w:rsidR="00E91941" w:rsidRPr="0062074F" w:rsidDel="006A7E1B">
          <w:delText xml:space="preserve">described </w:delText>
        </w:r>
        <w:r w:rsidR="00506AB6" w:rsidRPr="0062074F" w:rsidDel="006A7E1B">
          <w:delText xml:space="preserve">in clause </w:delText>
        </w:r>
        <w:r w:rsidR="00222A25" w:rsidRPr="0062074F" w:rsidDel="006A7E1B">
          <w:fldChar w:fldCharType="begin"/>
        </w:r>
        <w:r w:rsidR="00222A25" w:rsidRPr="0062074F" w:rsidDel="006A7E1B">
          <w:delInstrText xml:space="preserve"> REF _Ref98339270 \r \h </w:delInstrText>
        </w:r>
        <w:r w:rsidR="00AA0332" w:rsidRPr="0062074F" w:rsidDel="006A7E1B">
          <w:delInstrText xml:space="preserve"> \* MERGEFORMAT </w:delInstrText>
        </w:r>
        <w:r w:rsidR="00222A25" w:rsidRPr="0062074F" w:rsidDel="006A7E1B">
          <w:fldChar w:fldCharType="separate"/>
        </w:r>
        <w:r w:rsidR="00A74A4F" w:rsidRPr="0062074F" w:rsidDel="006A7E1B">
          <w:delText>4.2</w:delText>
        </w:r>
        <w:r w:rsidR="00222A25" w:rsidRPr="0062074F" w:rsidDel="006A7E1B">
          <w:fldChar w:fldCharType="end"/>
        </w:r>
        <w:r w:rsidR="00E91941" w:rsidRPr="0062074F" w:rsidDel="006A7E1B">
          <w:delText xml:space="preserve">. </w:delText>
        </w:r>
        <w:r w:rsidR="001D151B" w:rsidRPr="0062074F" w:rsidDel="006A7E1B">
          <w:delText>T</w:delText>
        </w:r>
        <w:r w:rsidR="00274A00" w:rsidRPr="0062074F" w:rsidDel="006A7E1B">
          <w:delText>he potential availability of other workstations</w:delText>
        </w:r>
        <w:r w:rsidR="001D151B" w:rsidRPr="0062074F" w:rsidDel="006A7E1B">
          <w:delText xml:space="preserve"> in an INS allows manufacturers somewhat more flexibility in designing solutions</w:delText>
        </w:r>
        <w:r w:rsidR="00274A00" w:rsidRPr="0062074F" w:rsidDel="006A7E1B">
          <w:delText xml:space="preserve">, but </w:delText>
        </w:r>
        <w:r w:rsidR="001D151B" w:rsidRPr="0062074F" w:rsidDel="006A7E1B">
          <w:delText>this is limited</w:delText>
        </w:r>
        <w:r w:rsidR="00274A00" w:rsidRPr="0062074F" w:rsidDel="006A7E1B">
          <w:delText xml:space="preserve"> by human factors </w:delText>
        </w:r>
        <w:r w:rsidR="001D151B" w:rsidRPr="0062074F" w:rsidDel="006A7E1B">
          <w:delText>constraints</w:delText>
        </w:r>
        <w:r w:rsidR="00274A00" w:rsidRPr="0062074F" w:rsidDel="006A7E1B">
          <w:delText xml:space="preserve"> </w:delText>
        </w:r>
        <w:r w:rsidR="00C32116" w:rsidRPr="0062074F" w:rsidDel="006A7E1B">
          <w:delText>related</w:delText>
        </w:r>
        <w:r w:rsidR="00274A00" w:rsidRPr="0062074F" w:rsidDel="006A7E1B">
          <w:delText xml:space="preserve"> to </w:delText>
        </w:r>
        <w:r w:rsidR="00C32116" w:rsidRPr="0062074F" w:rsidDel="006A7E1B">
          <w:delText xml:space="preserve">compatibility and </w:delText>
        </w:r>
        <w:r w:rsidR="00274A00" w:rsidRPr="0062074F" w:rsidDel="006A7E1B">
          <w:delText>divided attention.</w:delText>
        </w:r>
      </w:del>
    </w:p>
    <w:p w14:paraId="229285C2" w14:textId="31B1411A" w:rsidR="008B2D61" w:rsidRPr="0062074F" w:rsidDel="006A7E1B" w:rsidRDefault="00E91941" w:rsidP="00AA0332">
      <w:pPr>
        <w:spacing w:after="120" w:line="240" w:lineRule="auto"/>
        <w:jc w:val="both"/>
        <w:rPr>
          <w:del w:id="462" w:author="Birklhuber Bernd" w:date="2026-08-07T09:22:00Z"/>
        </w:rPr>
      </w:pPr>
      <w:del w:id="463" w:author="Birklhuber Bernd" w:date="2026-08-07T09:22:00Z">
        <w:r w:rsidRPr="0062074F" w:rsidDel="006A7E1B">
          <w:delText>Given the complexity of the issues</w:delText>
        </w:r>
        <w:r w:rsidR="000A0E8A" w:rsidRPr="0062074F" w:rsidDel="006A7E1B">
          <w:delText xml:space="preserve"> and the necessity for compatibility</w:delText>
        </w:r>
        <w:r w:rsidRPr="0062074F" w:rsidDel="006A7E1B">
          <w:delText>,</w:delText>
        </w:r>
        <w:r w:rsidR="00C32116" w:rsidRPr="0062074F" w:rsidDel="006A7E1B">
          <w:delText xml:space="preserve"> this document does not distinguish between</w:delText>
        </w:r>
        <w:r w:rsidR="00E42E7A" w:rsidRPr="0062074F" w:rsidDel="006A7E1B">
          <w:delText xml:space="preserve"> INS </w:delText>
        </w:r>
        <w:r w:rsidR="00C32116" w:rsidRPr="0062074F" w:rsidDel="006A7E1B">
          <w:delText>and</w:delText>
        </w:r>
        <w:r w:rsidR="00E42E7A" w:rsidRPr="0062074F" w:rsidDel="006A7E1B">
          <w:delText xml:space="preserve"> ECDIS </w:delText>
        </w:r>
        <w:r w:rsidR="00C32116" w:rsidRPr="0062074F" w:rsidDel="006A7E1B">
          <w:delText xml:space="preserve">displays for the purpose of harmonised portrayal. If the data products are shown on the same </w:delText>
        </w:r>
        <w:r w:rsidR="000A0E8A" w:rsidRPr="0062074F" w:rsidDel="006A7E1B">
          <w:delText>screen</w:delText>
        </w:r>
        <w:r w:rsidR="00C32116" w:rsidRPr="0062074F" w:rsidDel="006A7E1B">
          <w:delText xml:space="preserve">, the </w:delText>
        </w:r>
        <w:r w:rsidR="000A0E8A" w:rsidRPr="0062074F" w:rsidDel="006A7E1B">
          <w:delText xml:space="preserve">same rules apply for INS and ECDIS displays, and the </w:delText>
        </w:r>
        <w:r w:rsidR="00C32116" w:rsidRPr="0062074F" w:rsidDel="006A7E1B">
          <w:delText>treatment should be the same</w:delText>
        </w:r>
        <w:r w:rsidR="000A0E8A" w:rsidRPr="0062074F" w:rsidDel="006A7E1B">
          <w:delText xml:space="preserve"> for INS as for ECDIS. If the data products are on different INS screens, the treatment should be compatible </w:delText>
        </w:r>
        <w:r w:rsidR="006365CF" w:rsidRPr="0062074F" w:rsidDel="006A7E1B">
          <w:delText>in the sense of</w:delText>
        </w:r>
        <w:r w:rsidR="000A0E8A" w:rsidRPr="0062074F" w:rsidDel="006A7E1B">
          <w:delText xml:space="preserve"> the guidelines in IMO </w:delText>
        </w:r>
        <w:r w:rsidR="00867548" w:rsidRPr="0062074F" w:rsidDel="006A7E1B">
          <w:delText>MSC.1/</w:delText>
        </w:r>
        <w:r w:rsidR="000A0E8A" w:rsidRPr="0062074F" w:rsidDel="006A7E1B">
          <w:delText>Circ.1609.</w:delText>
        </w:r>
      </w:del>
    </w:p>
    <w:p w14:paraId="51CF5AE2" w14:textId="1E8F48F3" w:rsidR="00B268EF" w:rsidRPr="0062074F" w:rsidRDefault="00793684" w:rsidP="00F2390C">
      <w:pPr>
        <w:pStyle w:val="berschrift1"/>
      </w:pPr>
      <w:bookmarkStart w:id="464" w:name="_Toc38936212"/>
      <w:bookmarkStart w:id="465" w:name="_Toc40990404"/>
      <w:bookmarkStart w:id="466" w:name="_Toc41235015"/>
      <w:bookmarkStart w:id="467" w:name="_Toc41235059"/>
      <w:bookmarkStart w:id="468" w:name="_Toc38936213"/>
      <w:bookmarkStart w:id="469" w:name="_Toc40990405"/>
      <w:bookmarkStart w:id="470" w:name="_Toc41235016"/>
      <w:bookmarkStart w:id="471" w:name="_Toc41235060"/>
      <w:bookmarkStart w:id="472" w:name="_Toc226034980"/>
      <w:bookmarkEnd w:id="464"/>
      <w:bookmarkEnd w:id="465"/>
      <w:bookmarkEnd w:id="466"/>
      <w:bookmarkEnd w:id="467"/>
      <w:bookmarkEnd w:id="468"/>
      <w:bookmarkEnd w:id="469"/>
      <w:bookmarkEnd w:id="470"/>
      <w:bookmarkEnd w:id="471"/>
      <w:r w:rsidRPr="0062074F">
        <w:t>User Interface Design</w:t>
      </w:r>
      <w:bookmarkEnd w:id="472"/>
    </w:p>
    <w:p w14:paraId="5681FAC0" w14:textId="00D054DE" w:rsidR="00793684" w:rsidRPr="0062074F" w:rsidRDefault="00793684" w:rsidP="00DB7CFE">
      <w:pPr>
        <w:pStyle w:val="berschrift2"/>
      </w:pPr>
      <w:bookmarkStart w:id="473" w:name="_Toc226034981"/>
      <w:r w:rsidRPr="0062074F">
        <w:t>General principles</w:t>
      </w:r>
      <w:bookmarkEnd w:id="473"/>
    </w:p>
    <w:p w14:paraId="3367E527" w14:textId="301DA5BA" w:rsidR="00B63F00" w:rsidRPr="0062074F" w:rsidRDefault="00E5289F" w:rsidP="004E61EE">
      <w:pPr>
        <w:spacing w:after="120" w:line="240" w:lineRule="auto"/>
        <w:jc w:val="both"/>
      </w:pPr>
      <w:r w:rsidRPr="0062074F">
        <w:t xml:space="preserve">The guidelines in </w:t>
      </w:r>
      <w:r w:rsidR="00B268EF" w:rsidRPr="0062074F">
        <w:t xml:space="preserve">IMO </w:t>
      </w:r>
      <w:r w:rsidR="00357C86" w:rsidRPr="0062074F">
        <w:t>MSC.1/</w:t>
      </w:r>
      <w:r w:rsidR="00A11D96" w:rsidRPr="0062074F">
        <w:t>Circ</w:t>
      </w:r>
      <w:r w:rsidR="00357C86" w:rsidRPr="0062074F">
        <w:t>.1609</w:t>
      </w:r>
      <w:r w:rsidR="00B268EF" w:rsidRPr="0062074F">
        <w:t xml:space="preserve"> (Guidelines for the </w:t>
      </w:r>
      <w:r w:rsidR="009471F7" w:rsidRPr="0062074F">
        <w:t>Standardization of User Interface Design for Navigational Equipment</w:t>
      </w:r>
      <w:r w:rsidR="00B268EF" w:rsidRPr="0062074F">
        <w:t xml:space="preserve">) </w:t>
      </w:r>
      <w:r w:rsidRPr="0062074F">
        <w:t>appl</w:t>
      </w:r>
      <w:r w:rsidR="00B252DF" w:rsidRPr="0062074F">
        <w:t>y</w:t>
      </w:r>
      <w:r w:rsidRPr="0062074F">
        <w:t xml:space="preserve"> to the design of user interfaces for navigation systems</w:t>
      </w:r>
      <w:r w:rsidR="00B252DF" w:rsidRPr="0062074F">
        <w:t xml:space="preserve"> such as ECDIS</w:t>
      </w:r>
      <w:del w:id="474" w:author="Birklhuber Bernd" w:date="2026-08-07T09:22:00Z">
        <w:r w:rsidR="00B252DF" w:rsidRPr="0062074F" w:rsidDel="002D6696">
          <w:delText xml:space="preserve"> and INS</w:delText>
        </w:r>
      </w:del>
      <w:ins w:id="475" w:author="Birklhuber Bernd" w:date="2026-08-07T09:22:00Z">
        <w:r w:rsidR="002D6696">
          <w:t xml:space="preserve"> and have therefore also been a basis for S-403</w:t>
        </w:r>
      </w:ins>
      <w:r w:rsidR="00B268EF" w:rsidRPr="0062074F">
        <w:t>.</w:t>
      </w:r>
      <w:r w:rsidR="00CF001C" w:rsidRPr="0062074F">
        <w:t xml:space="preserve"> The general principles are described in</w:t>
      </w:r>
      <w:r w:rsidR="00357C86" w:rsidRPr="0062074F">
        <w:t xml:space="preserve"> MSC.1/</w:t>
      </w:r>
      <w:r w:rsidR="00796161" w:rsidRPr="0062074F">
        <w:t>Circ</w:t>
      </w:r>
      <w:r w:rsidR="00357C86" w:rsidRPr="0062074F">
        <w:t>.1609</w:t>
      </w:r>
      <w:r w:rsidR="00CF001C" w:rsidRPr="0062074F">
        <w:t xml:space="preserve"> and </w:t>
      </w:r>
      <w:r w:rsidR="00277A81" w:rsidRPr="0062074F">
        <w:t xml:space="preserve">are </w:t>
      </w:r>
      <w:r w:rsidR="00C45369" w:rsidRPr="0062074F">
        <w:t xml:space="preserve">summarised </w:t>
      </w:r>
      <w:r w:rsidR="00CF001C" w:rsidRPr="0062074F">
        <w:t>in S-100 Part 16A.</w:t>
      </w:r>
      <w:r w:rsidR="00172E40" w:rsidRPr="0062074F">
        <w:t xml:space="preserve"> </w:t>
      </w:r>
      <w:del w:id="476" w:author="Birklhuber Bernd" w:date="2026-08-10T08:22:00Z">
        <w:r w:rsidR="00172E40" w:rsidRPr="0062074F" w:rsidDel="009A26E0">
          <w:delText xml:space="preserve">IMO Resolution MSC.191(79), as amended </w:delText>
        </w:r>
        <w:r w:rsidR="00172E40" w:rsidRPr="0062074F" w:rsidDel="009A26E0">
          <w:lastRenderedPageBreak/>
          <w:delText>by MSC.466(101), provides mandatory requirements for presentation of navigation-related information on shipborne navigational displays that are applicable to ECDIS</w:delText>
        </w:r>
      </w:del>
      <w:del w:id="477" w:author="Birklhuber Bernd" w:date="2026-08-07T09:22:00Z">
        <w:r w:rsidR="00172E40" w:rsidRPr="0062074F" w:rsidDel="002D6696">
          <w:delText xml:space="preserve"> and INS</w:delText>
        </w:r>
      </w:del>
      <w:del w:id="478" w:author="Birklhuber Bernd" w:date="2026-08-10T08:22:00Z">
        <w:r w:rsidR="00172E40" w:rsidRPr="0062074F" w:rsidDel="009A26E0">
          <w:delText>, including references to IMO MSC.1/Circ.1609.</w:delText>
        </w:r>
      </w:del>
    </w:p>
    <w:p w14:paraId="5F1E6A0A" w14:textId="5F0E85A1" w:rsidR="00E12CDB" w:rsidRPr="0062074F" w:rsidRDefault="000D6C8D" w:rsidP="00F2390C">
      <w:pPr>
        <w:pStyle w:val="berschrift1"/>
      </w:pPr>
      <w:bookmarkStart w:id="479" w:name="_Toc47708006"/>
      <w:bookmarkStart w:id="480" w:name="_Ref188951485"/>
      <w:bookmarkStart w:id="481" w:name="_Toc226034982"/>
      <w:bookmarkEnd w:id="479"/>
      <w:r w:rsidRPr="0062074F">
        <w:t>Data</w:t>
      </w:r>
      <w:r w:rsidR="00E12CDB" w:rsidRPr="0062074F">
        <w:t xml:space="preserve"> </w:t>
      </w:r>
      <w:r w:rsidRPr="0062074F">
        <w:t>L</w:t>
      </w:r>
      <w:r w:rsidR="00E12CDB" w:rsidRPr="0062074F">
        <w:t>ayers</w:t>
      </w:r>
      <w:bookmarkEnd w:id="480"/>
      <w:bookmarkEnd w:id="481"/>
    </w:p>
    <w:p w14:paraId="77DB75E3" w14:textId="39CA3488" w:rsidR="00D60E7E" w:rsidRPr="0062074F" w:rsidRDefault="00B55D04" w:rsidP="00DB7CFE">
      <w:pPr>
        <w:pStyle w:val="berschrift2"/>
      </w:pPr>
      <w:bookmarkStart w:id="482" w:name="_Toc175130107"/>
      <w:bookmarkStart w:id="483" w:name="_Toc178784314"/>
      <w:bookmarkStart w:id="484" w:name="_Ref45143574"/>
      <w:bookmarkStart w:id="485" w:name="_Toc226034983"/>
      <w:bookmarkEnd w:id="482"/>
      <w:bookmarkEnd w:id="483"/>
      <w:r w:rsidRPr="0062074F">
        <w:t>D</w:t>
      </w:r>
      <w:r w:rsidR="00960834" w:rsidRPr="0062074F">
        <w:t xml:space="preserve">ata </w:t>
      </w:r>
      <w:r w:rsidR="008549AF" w:rsidRPr="0062074F">
        <w:t>products and information layers</w:t>
      </w:r>
      <w:bookmarkEnd w:id="484"/>
      <w:bookmarkEnd w:id="485"/>
    </w:p>
    <w:p w14:paraId="130C22D9" w14:textId="0D0BF85D" w:rsidR="00B55D04" w:rsidRPr="0062074F" w:rsidRDefault="00B55D04" w:rsidP="00F2390C">
      <w:pPr>
        <w:pStyle w:val="berschrift3"/>
      </w:pPr>
      <w:bookmarkStart w:id="486" w:name="_Ref45055302"/>
      <w:bookmarkStart w:id="487" w:name="_Ref45211567"/>
      <w:bookmarkStart w:id="488" w:name="_Toc226034984"/>
      <w:r w:rsidRPr="0062074F">
        <w:t>Basic product</w:t>
      </w:r>
      <w:r w:rsidR="00FD4A8D" w:rsidRPr="0062074F">
        <w:t xml:space="preserve"> specifications</w:t>
      </w:r>
      <w:r w:rsidRPr="0062074F">
        <w:t xml:space="preserve"> and layers</w:t>
      </w:r>
      <w:bookmarkEnd w:id="486"/>
      <w:bookmarkEnd w:id="487"/>
      <w:bookmarkEnd w:id="488"/>
    </w:p>
    <w:p w14:paraId="431C6DD0" w14:textId="25B5FB50" w:rsidR="0083356D" w:rsidRPr="0062074F" w:rsidRDefault="00E73F38" w:rsidP="00AA0332">
      <w:pPr>
        <w:spacing w:after="60" w:line="240" w:lineRule="auto"/>
        <w:jc w:val="both"/>
      </w:pPr>
      <w:r>
        <w:t>T</w:t>
      </w:r>
      <w:r w:rsidR="00C8199B" w:rsidRPr="0062074F">
        <w:t xml:space="preserve">he </w:t>
      </w:r>
      <w:ins w:id="489" w:author="Birklhuber Bernd" w:date="2026-08-07T09:23:00Z">
        <w:r w:rsidR="002D6696">
          <w:t xml:space="preserve">Inland </w:t>
        </w:r>
      </w:ins>
      <w:r w:rsidR="00C8199B" w:rsidRPr="0062074F">
        <w:t xml:space="preserve">ECDIS </w:t>
      </w:r>
      <w:ins w:id="490" w:author="Birklhuber Bernd" w:date="2026-08-21T10:55:00Z">
        <w:r w:rsidR="00AD128D">
          <w:t>and</w:t>
        </w:r>
      </w:ins>
      <w:ins w:id="491" w:author="Birklhuber Bernd" w:date="2026-08-07T09:23:00Z">
        <w:r w:rsidR="002D6696">
          <w:t xml:space="preserve"> </w:t>
        </w:r>
      </w:ins>
      <w:ins w:id="492" w:author="Birklhuber Bernd" w:date="2026-08-21T10:55:00Z">
        <w:r w:rsidR="00AD128D">
          <w:t xml:space="preserve">Inland </w:t>
        </w:r>
      </w:ins>
      <w:ins w:id="493" w:author="Birklhuber Bernd" w:date="2026-08-07T09:23:00Z">
        <w:r w:rsidR="002D6696">
          <w:t xml:space="preserve">ECS </w:t>
        </w:r>
      </w:ins>
      <w:r w:rsidR="00960834" w:rsidRPr="00520800">
        <w:t>must</w:t>
      </w:r>
      <w:r w:rsidR="00C8199B" w:rsidRPr="0062074F">
        <w:rPr>
          <w:b/>
          <w:bCs/>
        </w:rPr>
        <w:t xml:space="preserve"> </w:t>
      </w:r>
      <w:r w:rsidR="00960834" w:rsidRPr="0062074F">
        <w:t>be able to</w:t>
      </w:r>
      <w:r w:rsidR="00C8199B" w:rsidRPr="0062074F">
        <w:t xml:space="preserve"> </w:t>
      </w:r>
      <w:r w:rsidR="00C470C5" w:rsidRPr="0062074F">
        <w:t xml:space="preserve">process and </w:t>
      </w:r>
      <w:r w:rsidR="008C35BD" w:rsidRPr="0062074F">
        <w:t xml:space="preserve">display </w:t>
      </w:r>
      <w:r w:rsidR="00480BC0" w:rsidRPr="0062074F">
        <w:t>at least</w:t>
      </w:r>
      <w:r w:rsidR="00656888" w:rsidRPr="0062074F">
        <w:t xml:space="preserve"> </w:t>
      </w:r>
      <w:r w:rsidR="00C8199B" w:rsidRPr="0062074F">
        <w:t xml:space="preserve">the following data </w:t>
      </w:r>
      <w:r w:rsidR="002D6394" w:rsidRPr="0062074F">
        <w:t>products</w:t>
      </w:r>
      <w:r w:rsidR="00C8199B" w:rsidRPr="0062074F">
        <w:t>:</w:t>
      </w:r>
    </w:p>
    <w:p w14:paraId="2530DFEE" w14:textId="04EDB423" w:rsidR="00A07CCD" w:rsidRPr="0062074F" w:rsidRDefault="00C8199B">
      <w:pPr>
        <w:pStyle w:val="Listenabsatz"/>
        <w:numPr>
          <w:ilvl w:val="0"/>
          <w:numId w:val="14"/>
        </w:numPr>
        <w:spacing w:after="60" w:line="240" w:lineRule="auto"/>
        <w:jc w:val="both"/>
      </w:pPr>
      <w:r w:rsidRPr="0062074F">
        <w:t>S-</w:t>
      </w:r>
      <w:ins w:id="494" w:author="Birklhuber Bernd" w:date="2026-08-07T09:23:00Z">
        <w:r w:rsidR="002D6696">
          <w:t>4</w:t>
        </w:r>
      </w:ins>
      <w:del w:id="495" w:author="Birklhuber Bernd" w:date="2026-08-07T09:23:00Z">
        <w:r w:rsidRPr="0062074F" w:rsidDel="002D6696">
          <w:delText>1</w:delText>
        </w:r>
      </w:del>
      <w:r w:rsidRPr="0062074F">
        <w:t xml:space="preserve">01 </w:t>
      </w:r>
      <w:ins w:id="496" w:author="Birklhuber Bernd" w:date="2026-08-07T09:23:00Z">
        <w:r w:rsidR="002D6696">
          <w:t>I</w:t>
        </w:r>
      </w:ins>
      <w:r w:rsidRPr="0062074F">
        <w:t xml:space="preserve">ENC data as the base layer, </w:t>
      </w:r>
      <w:r w:rsidR="00FD4A8D" w:rsidRPr="0062074F">
        <w:t xml:space="preserve">alongside </w:t>
      </w:r>
      <w:r w:rsidRPr="0062074F">
        <w:t xml:space="preserve">S-57 </w:t>
      </w:r>
      <w:ins w:id="497" w:author="Birklhuber Bernd" w:date="2026-08-07T09:23:00Z">
        <w:r w:rsidR="002D6696">
          <w:t>based I</w:t>
        </w:r>
      </w:ins>
      <w:r w:rsidR="006E3B34" w:rsidRPr="0062074F">
        <w:t xml:space="preserve">ENC </w:t>
      </w:r>
      <w:r w:rsidRPr="0062074F">
        <w:t>data</w:t>
      </w:r>
      <w:r w:rsidR="0082322B" w:rsidRPr="0062074F">
        <w:t xml:space="preserve"> </w:t>
      </w:r>
      <w:ins w:id="498" w:author="Birklhuber Bernd" w:date="2026-08-07T09:23:00Z">
        <w:r w:rsidR="002D6696">
          <w:t xml:space="preserve">(editions 2.1 to 2.6) </w:t>
        </w:r>
      </w:ins>
      <w:r w:rsidR="0082322B" w:rsidRPr="0062074F">
        <w:t>during the transition period</w:t>
      </w:r>
      <w:r w:rsidR="008972A2" w:rsidRPr="0062074F">
        <w:t>;</w:t>
      </w:r>
    </w:p>
    <w:p w14:paraId="42DBF5D0" w14:textId="5A6380F1" w:rsidR="00656888" w:rsidRPr="0062074F" w:rsidRDefault="00656888">
      <w:pPr>
        <w:pStyle w:val="Listenabsatz"/>
        <w:numPr>
          <w:ilvl w:val="0"/>
          <w:numId w:val="14"/>
        </w:numPr>
        <w:spacing w:after="60" w:line="240" w:lineRule="auto"/>
        <w:jc w:val="both"/>
      </w:pPr>
      <w:commentRangeStart w:id="499"/>
      <w:r w:rsidRPr="0062074F">
        <w:t xml:space="preserve">S-102 </w:t>
      </w:r>
      <w:r w:rsidR="001A3D58" w:rsidRPr="0062074F">
        <w:t>Bathymetric Surfac</w:t>
      </w:r>
      <w:r w:rsidR="00497BDA" w:rsidRPr="0062074F">
        <w:t>e</w:t>
      </w:r>
      <w:r w:rsidR="00C470C5" w:rsidRPr="0062074F">
        <w:t>, only for Enhanced Safety Contour and Water Level Adjustment (Appendix D)</w:t>
      </w:r>
      <w:r w:rsidR="000F2A6A" w:rsidRPr="0062074F">
        <w:t>;</w:t>
      </w:r>
    </w:p>
    <w:p w14:paraId="68E23E6B" w14:textId="52B9B954" w:rsidR="001A3D58" w:rsidRPr="0062074F" w:rsidRDefault="001A3D58">
      <w:pPr>
        <w:pStyle w:val="Listenabsatz"/>
        <w:numPr>
          <w:ilvl w:val="0"/>
          <w:numId w:val="14"/>
        </w:numPr>
        <w:spacing w:after="60" w:line="240" w:lineRule="auto"/>
        <w:jc w:val="both"/>
      </w:pPr>
      <w:r w:rsidRPr="0062074F">
        <w:t>S-104 Water Level inf</w:t>
      </w:r>
      <w:r w:rsidR="000F2A6A" w:rsidRPr="0062074F">
        <w:t>ormation for Surface Navigation</w:t>
      </w:r>
      <w:r w:rsidR="00C470C5" w:rsidRPr="0062074F">
        <w:t>, only for Water Level Adjustment (Appendix D)</w:t>
      </w:r>
      <w:r w:rsidR="000F2A6A" w:rsidRPr="0062074F">
        <w:t>;</w:t>
      </w:r>
      <w:commentRangeEnd w:id="499"/>
      <w:r w:rsidR="002D6696">
        <w:rPr>
          <w:rStyle w:val="Kommentarzeichen"/>
        </w:rPr>
        <w:commentReference w:id="499"/>
      </w:r>
    </w:p>
    <w:p w14:paraId="7058595E" w14:textId="2F6717DF" w:rsidR="00656888" w:rsidRPr="0062074F" w:rsidDel="002D6696" w:rsidRDefault="00656888">
      <w:pPr>
        <w:pStyle w:val="Listenabsatz"/>
        <w:numPr>
          <w:ilvl w:val="0"/>
          <w:numId w:val="14"/>
        </w:numPr>
        <w:spacing w:after="60" w:line="240" w:lineRule="auto"/>
        <w:jc w:val="both"/>
        <w:rPr>
          <w:del w:id="500" w:author="Birklhuber Bernd" w:date="2026-08-07T09:24:00Z"/>
        </w:rPr>
      </w:pPr>
      <w:del w:id="501" w:author="Birklhuber Bernd" w:date="2026-08-07T09:24:00Z">
        <w:r w:rsidRPr="0062074F" w:rsidDel="002D6696">
          <w:delText xml:space="preserve">S-111 </w:delText>
        </w:r>
        <w:r w:rsidR="001A3D58" w:rsidRPr="0062074F" w:rsidDel="002D6696">
          <w:delText>S</w:delText>
        </w:r>
        <w:r w:rsidRPr="0062074F" w:rsidDel="002D6696">
          <w:delText xml:space="preserve">urface </w:delText>
        </w:r>
        <w:r w:rsidR="001A3D58" w:rsidRPr="0062074F" w:rsidDel="002D6696">
          <w:delText>C</w:delText>
        </w:r>
        <w:r w:rsidRPr="0062074F" w:rsidDel="002D6696">
          <w:delText>urrent</w:delText>
        </w:r>
        <w:r w:rsidR="001A3D58" w:rsidRPr="0062074F" w:rsidDel="002D6696">
          <w:delText>s</w:delText>
        </w:r>
        <w:r w:rsidR="00C470C5" w:rsidRPr="0062074F" w:rsidDel="002D6696">
          <w:delText>, additional requirements apply (</w:delText>
        </w:r>
        <w:r w:rsidR="00E934DF" w:rsidDel="002D6696">
          <w:delText>Clause</w:delText>
        </w:r>
        <w:r w:rsidR="00E934DF" w:rsidRPr="0062074F" w:rsidDel="002D6696">
          <w:delText xml:space="preserve"> </w:delText>
        </w:r>
        <w:r w:rsidR="00EC7CA3" w:rsidDel="002D6696">
          <w:fldChar w:fldCharType="begin"/>
        </w:r>
        <w:r w:rsidR="00EC7CA3" w:rsidDel="002D6696">
          <w:delInstrText xml:space="preserve"> REF _Ref224119248 \r \h </w:delInstrText>
        </w:r>
        <w:r w:rsidR="00EC7CA3" w:rsidDel="002D6696">
          <w:fldChar w:fldCharType="separate"/>
        </w:r>
        <w:r w:rsidR="00EC7CA3" w:rsidDel="002D6696">
          <w:delText>12.1</w:delText>
        </w:r>
        <w:r w:rsidR="00EC7CA3" w:rsidDel="002D6696">
          <w:fldChar w:fldCharType="end"/>
        </w:r>
        <w:r w:rsidR="00C470C5" w:rsidRPr="0062074F" w:rsidDel="002D6696">
          <w:delText xml:space="preserve"> and Appendix G)</w:delText>
        </w:r>
        <w:r w:rsidR="000F2A6A" w:rsidRPr="0062074F" w:rsidDel="002D6696">
          <w:delText>;</w:delText>
        </w:r>
      </w:del>
    </w:p>
    <w:p w14:paraId="3568225C" w14:textId="52997276" w:rsidR="0007559B" w:rsidRPr="0062074F" w:rsidDel="002D6696" w:rsidRDefault="0007559B">
      <w:pPr>
        <w:pStyle w:val="Listenabsatz"/>
        <w:numPr>
          <w:ilvl w:val="0"/>
          <w:numId w:val="14"/>
        </w:numPr>
        <w:spacing w:after="60" w:line="240" w:lineRule="auto"/>
        <w:jc w:val="both"/>
        <w:rPr>
          <w:del w:id="502" w:author="Birklhuber Bernd" w:date="2026-08-07T09:24:00Z"/>
        </w:rPr>
      </w:pPr>
      <w:del w:id="503" w:author="Birklhuber Bernd" w:date="2026-08-07T09:24:00Z">
        <w:r w:rsidRPr="0062074F" w:rsidDel="002D6696">
          <w:delText>S-122 Marine Protected Areas;</w:delText>
        </w:r>
      </w:del>
    </w:p>
    <w:p w14:paraId="76FAE475" w14:textId="32DF6FB7" w:rsidR="0007559B" w:rsidRPr="0062074F" w:rsidDel="002D6696" w:rsidRDefault="0007559B">
      <w:pPr>
        <w:pStyle w:val="Listenabsatz"/>
        <w:numPr>
          <w:ilvl w:val="0"/>
          <w:numId w:val="14"/>
        </w:numPr>
        <w:spacing w:after="60" w:line="240" w:lineRule="auto"/>
        <w:jc w:val="both"/>
        <w:rPr>
          <w:del w:id="504" w:author="Birklhuber Bernd" w:date="2026-08-07T09:24:00Z"/>
        </w:rPr>
      </w:pPr>
      <w:del w:id="505" w:author="Birklhuber Bernd" w:date="2026-08-07T09:24:00Z">
        <w:r w:rsidRPr="0062074F" w:rsidDel="002D6696">
          <w:delText>S-123 Marine Radio Services;</w:delText>
        </w:r>
      </w:del>
    </w:p>
    <w:p w14:paraId="1EA98779" w14:textId="5CF4D68B" w:rsidR="007435CC" w:rsidRPr="0062074F" w:rsidDel="002D6696" w:rsidRDefault="007435CC">
      <w:pPr>
        <w:pStyle w:val="Listenabsatz"/>
        <w:numPr>
          <w:ilvl w:val="0"/>
          <w:numId w:val="14"/>
        </w:numPr>
        <w:spacing w:after="60" w:line="240" w:lineRule="auto"/>
        <w:jc w:val="both"/>
        <w:rPr>
          <w:del w:id="506" w:author="Birklhuber Bernd" w:date="2026-08-07T09:24:00Z"/>
        </w:rPr>
      </w:pPr>
      <w:del w:id="507" w:author="Birklhuber Bernd" w:date="2026-08-07T09:24:00Z">
        <w:r w:rsidRPr="0062074F" w:rsidDel="002D6696">
          <w:delText xml:space="preserve">S-124 Navigational Warnings, additional </w:delText>
        </w:r>
        <w:r w:rsidR="00993081" w:rsidDel="002D6696">
          <w:delText xml:space="preserve">optional </w:delText>
        </w:r>
        <w:r w:rsidRPr="0062074F" w:rsidDel="002D6696">
          <w:delText>requirements also apply (</w:delText>
        </w:r>
        <w:r w:rsidR="00E934DF" w:rsidDel="002D6696">
          <w:delText>Clause</w:delText>
        </w:r>
        <w:r w:rsidR="00EC7CA3" w:rsidDel="002D6696">
          <w:delText xml:space="preserve"> </w:delText>
        </w:r>
        <w:r w:rsidR="00EC7CA3" w:rsidDel="002D6696">
          <w:fldChar w:fldCharType="begin"/>
        </w:r>
        <w:r w:rsidR="00EC7CA3" w:rsidDel="002D6696">
          <w:delInstrText xml:space="preserve"> REF _Ref224119179 \r \h </w:delInstrText>
        </w:r>
        <w:r w:rsidR="00EC7CA3" w:rsidDel="002D6696">
          <w:fldChar w:fldCharType="separate"/>
        </w:r>
        <w:r w:rsidR="00EC7CA3" w:rsidDel="002D6696">
          <w:delText>11.12</w:delText>
        </w:r>
        <w:r w:rsidR="00EC7CA3" w:rsidDel="002D6696">
          <w:fldChar w:fldCharType="end"/>
        </w:r>
        <w:r w:rsidRPr="0062074F" w:rsidDel="002D6696">
          <w:delText>);</w:delText>
        </w:r>
      </w:del>
    </w:p>
    <w:p w14:paraId="3CD1F3BF" w14:textId="61D94914" w:rsidR="0007559B" w:rsidRPr="0062074F" w:rsidDel="002D6696" w:rsidRDefault="0007559B">
      <w:pPr>
        <w:pStyle w:val="Listenabsatz"/>
        <w:numPr>
          <w:ilvl w:val="0"/>
          <w:numId w:val="14"/>
        </w:numPr>
        <w:spacing w:after="60" w:line="240" w:lineRule="auto"/>
        <w:jc w:val="both"/>
        <w:rPr>
          <w:del w:id="508" w:author="Birklhuber Bernd" w:date="2026-08-07T09:24:00Z"/>
        </w:rPr>
      </w:pPr>
      <w:del w:id="509" w:author="Birklhuber Bernd" w:date="2026-08-07T09:24:00Z">
        <w:r w:rsidRPr="0062074F" w:rsidDel="002D6696">
          <w:delText>S-127 Marine Traffic Management;</w:delText>
        </w:r>
      </w:del>
    </w:p>
    <w:p w14:paraId="1FB9B1EB" w14:textId="4A0DFED5" w:rsidR="007435CC" w:rsidRPr="0062074F" w:rsidDel="002D6696" w:rsidRDefault="007435CC">
      <w:pPr>
        <w:pStyle w:val="Listenabsatz"/>
        <w:numPr>
          <w:ilvl w:val="0"/>
          <w:numId w:val="14"/>
        </w:numPr>
        <w:spacing w:after="120" w:line="240" w:lineRule="auto"/>
        <w:jc w:val="both"/>
        <w:rPr>
          <w:del w:id="510" w:author="Birklhuber Bernd" w:date="2026-08-07T09:24:00Z"/>
        </w:rPr>
      </w:pPr>
      <w:del w:id="511" w:author="Birklhuber Bernd" w:date="2026-08-07T09:24:00Z">
        <w:r w:rsidRPr="0062074F" w:rsidDel="002D6696">
          <w:delText>S-128 Catalogue of Nautical Products, only within Update Status Reports (Appendix C) and graphical indexes (</w:delText>
        </w:r>
        <w:r w:rsidR="00E934DF" w:rsidDel="002D6696">
          <w:delText>Clause</w:delText>
        </w:r>
        <w:r w:rsidRPr="0062074F" w:rsidDel="002D6696">
          <w:delText xml:space="preserve"> </w:delText>
        </w:r>
        <w:r w:rsidR="00EC7CA3" w:rsidDel="002D6696">
          <w:fldChar w:fldCharType="begin"/>
        </w:r>
        <w:r w:rsidR="00EC7CA3" w:rsidDel="002D6696">
          <w:delInstrText xml:space="preserve"> REF _Ref49376543 \r \h </w:delInstrText>
        </w:r>
        <w:r w:rsidR="00EC7CA3" w:rsidDel="002D6696">
          <w:fldChar w:fldCharType="separate"/>
        </w:r>
        <w:r w:rsidR="00EC7CA3" w:rsidDel="002D6696">
          <w:delText>11.4</w:delText>
        </w:r>
        <w:r w:rsidR="00EC7CA3" w:rsidDel="002D6696">
          <w:fldChar w:fldCharType="end"/>
        </w:r>
        <w:r w:rsidRPr="0062074F" w:rsidDel="002D6696">
          <w:delText>)</w:delText>
        </w:r>
        <w:r w:rsidDel="002D6696">
          <w:delText>;</w:delText>
        </w:r>
      </w:del>
    </w:p>
    <w:p w14:paraId="7D02B5E1" w14:textId="7838467E" w:rsidR="007435CC" w:rsidRPr="0062074F" w:rsidDel="002D6696" w:rsidRDefault="007435CC">
      <w:pPr>
        <w:pStyle w:val="Listenabsatz"/>
        <w:numPr>
          <w:ilvl w:val="0"/>
          <w:numId w:val="14"/>
        </w:numPr>
        <w:spacing w:after="60" w:line="240" w:lineRule="auto"/>
        <w:jc w:val="both"/>
        <w:rPr>
          <w:del w:id="512" w:author="Birklhuber Bernd" w:date="2026-08-07T09:24:00Z"/>
        </w:rPr>
      </w:pPr>
      <w:del w:id="513" w:author="Birklhuber Bernd" w:date="2026-08-07T09:24:00Z">
        <w:r w:rsidRPr="0062074F" w:rsidDel="002D6696">
          <w:delText>S-129 Under Keel Clearance Management</w:delText>
        </w:r>
        <w:r w:rsidDel="002D6696">
          <w:delText>.</w:delText>
        </w:r>
      </w:del>
    </w:p>
    <w:p w14:paraId="5DCDCA66" w14:textId="5786441F" w:rsidR="0007559B" w:rsidRPr="0062074F" w:rsidDel="002D6696" w:rsidRDefault="0007559B">
      <w:pPr>
        <w:pStyle w:val="Listenabsatz"/>
        <w:numPr>
          <w:ilvl w:val="0"/>
          <w:numId w:val="14"/>
        </w:numPr>
        <w:spacing w:after="60" w:line="240" w:lineRule="auto"/>
        <w:jc w:val="both"/>
        <w:rPr>
          <w:del w:id="514" w:author="Birklhuber Bernd" w:date="2026-08-07T09:24:00Z"/>
        </w:rPr>
      </w:pPr>
      <w:del w:id="515" w:author="Birklhuber Bernd" w:date="2026-08-07T09:24:00Z">
        <w:r w:rsidRPr="0062074F" w:rsidDel="002D6696">
          <w:delText>S-131 Marine Harbour Infrastructure;</w:delText>
        </w:r>
      </w:del>
    </w:p>
    <w:p w14:paraId="4795731A" w14:textId="77777777" w:rsidR="00C470C5" w:rsidRPr="0062074F" w:rsidRDefault="00C470C5" w:rsidP="00C470C5">
      <w:pPr>
        <w:spacing w:after="60" w:line="240" w:lineRule="auto"/>
        <w:jc w:val="both"/>
      </w:pPr>
    </w:p>
    <w:p w14:paraId="0BF1C0C1" w14:textId="065B3A79" w:rsidR="00C470C5" w:rsidRPr="0062074F" w:rsidRDefault="00725AA2" w:rsidP="00530F27">
      <w:pPr>
        <w:spacing w:after="120" w:line="240" w:lineRule="auto"/>
        <w:jc w:val="both"/>
      </w:pPr>
      <w:bookmarkStart w:id="516" w:name="_Hlk211515122"/>
      <w:r w:rsidRPr="0062074F">
        <w:t>T</w:t>
      </w:r>
      <w:r w:rsidR="00C470C5" w:rsidRPr="0062074F">
        <w:t xml:space="preserve">he </w:t>
      </w:r>
      <w:ins w:id="517" w:author="Birklhuber Bernd" w:date="2026-08-07T09:24:00Z">
        <w:r w:rsidR="002D6696">
          <w:t>I</w:t>
        </w:r>
      </w:ins>
      <w:r w:rsidR="00C470C5" w:rsidRPr="0062074F">
        <w:t>ENC layer</w:t>
      </w:r>
      <w:r w:rsidR="00E95FE3" w:rsidRPr="0062074F">
        <w:t xml:space="preserve"> (S-</w:t>
      </w:r>
      <w:ins w:id="518" w:author="Birklhuber Bernd" w:date="2026-08-07T09:24:00Z">
        <w:r w:rsidR="002D6696">
          <w:t>4</w:t>
        </w:r>
      </w:ins>
      <w:del w:id="519" w:author="Birklhuber Bernd" w:date="2026-08-07T09:24:00Z">
        <w:r w:rsidR="00E95FE3" w:rsidRPr="0062074F" w:rsidDel="002D6696">
          <w:delText>1</w:delText>
        </w:r>
      </w:del>
      <w:r w:rsidR="00E95FE3" w:rsidRPr="0062074F">
        <w:t>01 and S-57)</w:t>
      </w:r>
      <w:r w:rsidRPr="0062074F">
        <w:t xml:space="preserve"> </w:t>
      </w:r>
      <w:r w:rsidR="00C470C5" w:rsidRPr="0062074F">
        <w:t>must be permanently on</w:t>
      </w:r>
      <w:r w:rsidRPr="0062074F">
        <w:t>. T</w:t>
      </w:r>
      <w:r w:rsidR="00C470C5" w:rsidRPr="0062074F">
        <w:t xml:space="preserve">he </w:t>
      </w:r>
      <w:del w:id="520" w:author="Birklhuber Bernd" w:date="2026-08-07T09:24:00Z">
        <w:r w:rsidR="00C470C5" w:rsidRPr="0062074F" w:rsidDel="002D6696">
          <w:delText xml:space="preserve">mariner </w:delText>
        </w:r>
      </w:del>
      <w:ins w:id="521" w:author="Birklhuber Bernd" w:date="2026-08-07T09:24:00Z">
        <w:r w:rsidR="002D6696">
          <w:t>boatmaster</w:t>
        </w:r>
        <w:r w:rsidR="002D6696" w:rsidRPr="0062074F">
          <w:t xml:space="preserve"> </w:t>
        </w:r>
      </w:ins>
      <w:r w:rsidR="00C470C5" w:rsidRPr="0062074F">
        <w:t>must be able to switch the graphical display</w:t>
      </w:r>
      <w:r w:rsidR="00C304F0" w:rsidRPr="0062074F">
        <w:t xml:space="preserve"> and </w:t>
      </w:r>
      <w:r w:rsidR="0036733B" w:rsidRPr="0062074F">
        <w:t>processing</w:t>
      </w:r>
      <w:r w:rsidR="00C304F0" w:rsidRPr="0062074F">
        <w:rPr>
          <w:rStyle w:val="Funotenzeichen"/>
        </w:rPr>
        <w:footnoteReference w:id="2"/>
      </w:r>
      <w:r w:rsidR="00C470C5" w:rsidRPr="0062074F">
        <w:t xml:space="preserve"> of </w:t>
      </w:r>
      <w:bookmarkEnd w:id="516"/>
      <w:del w:id="522" w:author="Birklhuber Bernd" w:date="2026-08-07T09:25:00Z">
        <w:r w:rsidR="003C0506" w:rsidRPr="0062074F" w:rsidDel="002D6696">
          <w:delText xml:space="preserve">S-111, </w:delText>
        </w:r>
        <w:r w:rsidR="0007559B" w:rsidRPr="0062074F" w:rsidDel="002D6696">
          <w:delText xml:space="preserve">S-122, </w:delText>
        </w:r>
        <w:r w:rsidR="00797EE6" w:rsidDel="002D6696">
          <w:delText xml:space="preserve">S-124, </w:delText>
        </w:r>
        <w:r w:rsidR="0007559B" w:rsidRPr="0062074F" w:rsidDel="002D6696">
          <w:delText xml:space="preserve">S-123, S-127, </w:delText>
        </w:r>
        <w:r w:rsidR="00797EE6" w:rsidDel="002D6696">
          <w:delText xml:space="preserve">S-129 and </w:delText>
        </w:r>
        <w:r w:rsidR="0007559B" w:rsidRPr="0062074F" w:rsidDel="002D6696">
          <w:delText>S-131</w:delText>
        </w:r>
      </w:del>
      <w:ins w:id="523" w:author="Birklhuber Bernd" w:date="2026-08-07T09:25:00Z">
        <w:r w:rsidR="002D6696">
          <w:t>other S-100 products</w:t>
        </w:r>
      </w:ins>
      <w:r w:rsidR="0007559B" w:rsidRPr="0062074F">
        <w:t xml:space="preserve"> </w:t>
      </w:r>
      <w:r w:rsidR="00C470C5" w:rsidRPr="0062074F">
        <w:t xml:space="preserve">on and off. </w:t>
      </w:r>
      <w:r w:rsidR="00E4615A" w:rsidRPr="0062074F">
        <w:t>Graphical display of S-</w:t>
      </w:r>
      <w:ins w:id="524" w:author="Birklhuber Bernd" w:date="2026-08-07T09:25:00Z">
        <w:r w:rsidR="002D6696">
          <w:t>4</w:t>
        </w:r>
      </w:ins>
      <w:del w:id="525" w:author="Birklhuber Bernd" w:date="2026-08-07T09:25:00Z">
        <w:r w:rsidR="00E4615A" w:rsidRPr="0062074F" w:rsidDel="002D6696">
          <w:delText>1</w:delText>
        </w:r>
      </w:del>
      <w:r w:rsidR="00E4615A" w:rsidRPr="0062074F">
        <w:t xml:space="preserve">01 is defined in Appendix E. </w:t>
      </w:r>
      <w:del w:id="526" w:author="Birklhuber Bernd" w:date="2026-08-07T09:25:00Z">
        <w:r w:rsidR="00E4615A" w:rsidRPr="0062074F" w:rsidDel="002D6696">
          <w:delText xml:space="preserve">Additional requirements for the graphical display of S-111, </w:delText>
        </w:r>
        <w:r w:rsidR="0007559B" w:rsidRPr="0062074F" w:rsidDel="002D6696">
          <w:delText xml:space="preserve">S-122, S-123, </w:delText>
        </w:r>
        <w:r w:rsidR="00797EE6" w:rsidDel="002D6696">
          <w:delText xml:space="preserve">S-124, </w:delText>
        </w:r>
        <w:r w:rsidR="0007559B" w:rsidRPr="0062074F" w:rsidDel="002D6696">
          <w:delText xml:space="preserve">S-127, </w:delText>
        </w:r>
        <w:r w:rsidR="00797EE6" w:rsidDel="002D6696">
          <w:delText xml:space="preserve">S-129 and </w:delText>
        </w:r>
        <w:r w:rsidR="0007559B" w:rsidRPr="0062074F" w:rsidDel="002D6696">
          <w:delText>S-131</w:delText>
        </w:r>
        <w:r w:rsidR="00E4615A" w:rsidRPr="0062074F" w:rsidDel="002D6696">
          <w:delText xml:space="preserve"> are contained in </w:delText>
        </w:r>
        <w:r w:rsidR="00E934DF" w:rsidDel="002D6696">
          <w:delText xml:space="preserve">clause </w:delText>
        </w:r>
        <w:r w:rsidR="00EC7CA3" w:rsidDel="002D6696">
          <w:fldChar w:fldCharType="begin"/>
        </w:r>
        <w:r w:rsidR="00EC7CA3" w:rsidDel="002D6696">
          <w:delInstrText xml:space="preserve"> REF _Ref192503285 \r \h </w:delInstrText>
        </w:r>
        <w:r w:rsidR="00EC7CA3" w:rsidDel="002D6696">
          <w:fldChar w:fldCharType="separate"/>
        </w:r>
        <w:r w:rsidR="00EC7CA3" w:rsidDel="002D6696">
          <w:delText>11.2</w:delText>
        </w:r>
        <w:r w:rsidR="00EC7CA3" w:rsidDel="002D6696">
          <w:fldChar w:fldCharType="end"/>
        </w:r>
        <w:r w:rsidR="00E4615A" w:rsidRPr="0062074F" w:rsidDel="002D6696">
          <w:delText>.</w:delText>
        </w:r>
        <w:r w:rsidR="00C679C8" w:rsidDel="002D6696">
          <w:delText xml:space="preserve"> </w:delText>
        </w:r>
      </w:del>
      <w:r w:rsidR="00C679C8">
        <w:t>S-</w:t>
      </w:r>
      <w:commentRangeStart w:id="527"/>
      <w:r w:rsidR="00C679C8">
        <w:t>10</w:t>
      </w:r>
      <w:r w:rsidR="00797EE6">
        <w:t>2</w:t>
      </w:r>
      <w:r w:rsidR="00C679C8">
        <w:t xml:space="preserve"> and S-10</w:t>
      </w:r>
      <w:r w:rsidR="00797EE6">
        <w:t>4</w:t>
      </w:r>
      <w:r w:rsidR="00C679C8">
        <w:t xml:space="preserve"> </w:t>
      </w:r>
      <w:commentRangeEnd w:id="527"/>
      <w:r w:rsidR="00AD128D">
        <w:rPr>
          <w:rStyle w:val="Kommentarzeichen"/>
        </w:rPr>
        <w:commentReference w:id="527"/>
      </w:r>
      <w:r w:rsidR="00C679C8">
        <w:t>processing is contained in Appendix D.</w:t>
      </w:r>
    </w:p>
    <w:p w14:paraId="09D5B609" w14:textId="5BF0EFA9" w:rsidR="008C35BD" w:rsidRPr="0062074F" w:rsidRDefault="008C35BD" w:rsidP="00530F27">
      <w:pPr>
        <w:pStyle w:val="berschrift3"/>
      </w:pPr>
      <w:bookmarkStart w:id="528" w:name="_Toc226034985"/>
      <w:commentRangeStart w:id="529"/>
      <w:r w:rsidRPr="0062074F">
        <w:t>Projected Data</w:t>
      </w:r>
      <w:bookmarkEnd w:id="528"/>
    </w:p>
    <w:p w14:paraId="752F0D33" w14:textId="1CF45EE2" w:rsidR="00F13E78" w:rsidRPr="0062074F" w:rsidRDefault="002D6696" w:rsidP="002D7DEE">
      <w:pPr>
        <w:spacing w:after="120" w:line="240" w:lineRule="auto"/>
        <w:jc w:val="both"/>
      </w:pPr>
      <w:ins w:id="530" w:author="Birklhuber Bernd" w:date="2026-08-07T09:25:00Z">
        <w:r>
          <w:t xml:space="preserve">Inland </w:t>
        </w:r>
      </w:ins>
      <w:r w:rsidR="00F13E78" w:rsidRPr="0062074F">
        <w:t xml:space="preserve">ECDIS </w:t>
      </w:r>
      <w:ins w:id="531" w:author="Birklhuber Bernd" w:date="2026-08-07T09:26:00Z">
        <w:r>
          <w:t xml:space="preserve">and </w:t>
        </w:r>
      </w:ins>
      <w:ins w:id="532" w:author="Birklhuber Bernd" w:date="2026-08-21T10:56:00Z">
        <w:r w:rsidR="00AD128D">
          <w:t xml:space="preserve">Inland </w:t>
        </w:r>
      </w:ins>
      <w:ins w:id="533" w:author="Birklhuber Bernd" w:date="2026-08-07T09:26:00Z">
        <w:r>
          <w:t xml:space="preserve">ECS </w:t>
        </w:r>
      </w:ins>
      <w:r w:rsidR="00F13E78" w:rsidRPr="0062074F">
        <w:t xml:space="preserve">must support the import of data products using unprojected geographic latitude and longitude values. Additionally, </w:t>
      </w:r>
      <w:ins w:id="534" w:author="Birklhuber Bernd" w:date="2026-08-07T09:26:00Z">
        <w:r>
          <w:t xml:space="preserve">Inland </w:t>
        </w:r>
      </w:ins>
      <w:r w:rsidR="00F13E78" w:rsidRPr="0062074F">
        <w:t xml:space="preserve">ECDIS </w:t>
      </w:r>
      <w:ins w:id="535" w:author="Birklhuber Bernd" w:date="2026-08-07T09:26:00Z">
        <w:r>
          <w:t xml:space="preserve">and </w:t>
        </w:r>
      </w:ins>
      <w:ins w:id="536" w:author="Birklhuber Bernd" w:date="2026-08-21T10:56:00Z">
        <w:r w:rsidR="00AD128D">
          <w:t xml:space="preserve">Inland </w:t>
        </w:r>
      </w:ins>
      <w:ins w:id="537" w:author="Birklhuber Bernd" w:date="2026-08-07T09:26:00Z">
        <w:r>
          <w:t xml:space="preserve">ECS </w:t>
        </w:r>
      </w:ins>
      <w:r w:rsidR="00F13E78" w:rsidRPr="0062074F">
        <w:t xml:space="preserve">must support the import of </w:t>
      </w:r>
      <w:commentRangeStart w:id="538"/>
      <w:r w:rsidR="00F13E78" w:rsidRPr="0062074F">
        <w:t xml:space="preserve">S-102 and S-104 </w:t>
      </w:r>
      <w:commentRangeEnd w:id="538"/>
      <w:r>
        <w:rPr>
          <w:rStyle w:val="Kommentarzeichen"/>
        </w:rPr>
        <w:commentReference w:id="538"/>
      </w:r>
      <w:r w:rsidR="00F13E78" w:rsidRPr="0062074F">
        <w:t xml:space="preserve">data products using coordinates which are projected using either UTM or UPS projections. </w:t>
      </w:r>
      <w:r w:rsidR="00522226" w:rsidRPr="0062074F">
        <w:t>F</w:t>
      </w:r>
      <w:r w:rsidR="00F13E78" w:rsidRPr="0062074F">
        <w:t xml:space="preserve">ormulas for conversion of such coordinates back to unprojected latitude and longitude values are contained in appendix </w:t>
      </w:r>
      <w:r w:rsidR="00624B58" w:rsidRPr="0062074F">
        <w:t>H</w:t>
      </w:r>
      <w:r w:rsidR="00F13E78" w:rsidRPr="0062074F">
        <w:t xml:space="preserve"> of this document.</w:t>
      </w:r>
      <w:commentRangeEnd w:id="529"/>
      <w:r w:rsidR="009A26E0">
        <w:rPr>
          <w:rStyle w:val="Kommentarzeichen"/>
        </w:rPr>
        <w:commentReference w:id="529"/>
      </w:r>
    </w:p>
    <w:p w14:paraId="2AA0EF74" w14:textId="76329AB1" w:rsidR="00D60E7E" w:rsidRPr="0062074F" w:rsidRDefault="00B55D04" w:rsidP="00B42F17">
      <w:pPr>
        <w:pStyle w:val="berschrift3"/>
      </w:pPr>
      <w:bookmarkStart w:id="539" w:name="_Ref45055480"/>
      <w:bookmarkStart w:id="540" w:name="_Ref45211570"/>
      <w:bookmarkStart w:id="541" w:name="_Toc226034986"/>
      <w:commentRangeStart w:id="542"/>
      <w:r w:rsidRPr="0062074F">
        <w:t xml:space="preserve">Other </w:t>
      </w:r>
      <w:r w:rsidR="008549AF" w:rsidRPr="0062074F">
        <w:t>data products</w:t>
      </w:r>
      <w:bookmarkEnd w:id="539"/>
      <w:bookmarkEnd w:id="540"/>
      <w:bookmarkEnd w:id="541"/>
    </w:p>
    <w:p w14:paraId="3209FFF3" w14:textId="6C85ECE2" w:rsidR="001A3D58" w:rsidRPr="0062074F" w:rsidRDefault="00796161" w:rsidP="00AA0332">
      <w:pPr>
        <w:spacing w:after="60" w:line="240" w:lineRule="auto"/>
        <w:jc w:val="both"/>
      </w:pPr>
      <w:r w:rsidRPr="0062074F">
        <w:t xml:space="preserve">The intention is that in future editions of this document, when operational product specifications are published, </w:t>
      </w:r>
      <w:r w:rsidR="00960834" w:rsidRPr="0062074F">
        <w:t xml:space="preserve">navigation </w:t>
      </w:r>
      <w:r w:rsidR="008549AF" w:rsidRPr="0062074F">
        <w:t xml:space="preserve">displays such as the </w:t>
      </w:r>
      <w:ins w:id="543" w:author="Birklhuber Bernd" w:date="2026-08-07T09:26:00Z">
        <w:r w:rsidR="002D6696">
          <w:t xml:space="preserve">Inland </w:t>
        </w:r>
      </w:ins>
      <w:r w:rsidR="008549AF" w:rsidRPr="0062074F">
        <w:t xml:space="preserve">ECDIS </w:t>
      </w:r>
      <w:ins w:id="544" w:author="Birklhuber Bernd" w:date="2026-08-07T09:27:00Z">
        <w:r w:rsidR="002D6696">
          <w:t xml:space="preserve">or </w:t>
        </w:r>
      </w:ins>
      <w:ins w:id="545" w:author="Birklhuber Bernd" w:date="2026-08-21T10:57:00Z">
        <w:r w:rsidR="00AD128D">
          <w:t xml:space="preserve">Inland </w:t>
        </w:r>
      </w:ins>
      <w:ins w:id="546" w:author="Birklhuber Bernd" w:date="2026-08-07T09:27:00Z">
        <w:r w:rsidR="002D6696">
          <w:t xml:space="preserve">ECS </w:t>
        </w:r>
      </w:ins>
      <w:r w:rsidR="008549AF" w:rsidRPr="0062074F">
        <w:t>main screen</w:t>
      </w:r>
      <w:r w:rsidR="00960834" w:rsidRPr="0062074F">
        <w:t xml:space="preserve"> </w:t>
      </w:r>
      <w:r w:rsidRPr="0062074F">
        <w:t xml:space="preserve">will </w:t>
      </w:r>
      <w:r w:rsidR="00EE7A3D" w:rsidRPr="0062074F">
        <w:t xml:space="preserve">allow the </w:t>
      </w:r>
      <w:del w:id="547" w:author="Birklhuber Bernd" w:date="2026-08-07T09:26:00Z">
        <w:r w:rsidR="00EE7A3D" w:rsidRPr="0062074F" w:rsidDel="002D6696">
          <w:delText xml:space="preserve">mariner </w:delText>
        </w:r>
      </w:del>
      <w:ins w:id="548" w:author="Birklhuber Bernd" w:date="2026-08-07T09:26:00Z">
        <w:r w:rsidR="002D6696">
          <w:t>boatmaster</w:t>
        </w:r>
        <w:r w:rsidR="002D6696" w:rsidRPr="0062074F">
          <w:t xml:space="preserve"> </w:t>
        </w:r>
      </w:ins>
      <w:r w:rsidR="00EE7A3D" w:rsidRPr="0062074F">
        <w:t xml:space="preserve">to </w:t>
      </w:r>
      <w:r w:rsidR="00522226" w:rsidRPr="0062074F">
        <w:t xml:space="preserve">process </w:t>
      </w:r>
      <w:r w:rsidR="00EE7A3D" w:rsidRPr="0062074F">
        <w:t>the following data products</w:t>
      </w:r>
      <w:r w:rsidR="00EC7CA3">
        <w:t>:</w:t>
      </w:r>
    </w:p>
    <w:p w14:paraId="45AD7D6E" w14:textId="3A56427C" w:rsidR="007D45C3" w:rsidRPr="0062074F" w:rsidDel="002D6696" w:rsidRDefault="007D45C3">
      <w:pPr>
        <w:pStyle w:val="Listenabsatz"/>
        <w:numPr>
          <w:ilvl w:val="0"/>
          <w:numId w:val="15"/>
        </w:numPr>
        <w:spacing w:after="60" w:line="240" w:lineRule="auto"/>
        <w:jc w:val="both"/>
        <w:rPr>
          <w:del w:id="549" w:author="Birklhuber Bernd" w:date="2026-08-07T09:27:00Z"/>
        </w:rPr>
      </w:pPr>
      <w:del w:id="550" w:author="Birklhuber Bernd" w:date="2026-08-07T09:27:00Z">
        <w:r w:rsidRPr="0062074F" w:rsidDel="002D6696">
          <w:delText>S-125</w:delText>
        </w:r>
        <w:r w:rsidR="002D6394" w:rsidRPr="0062074F" w:rsidDel="002D6696">
          <w:delText xml:space="preserve"> </w:delText>
        </w:r>
        <w:r w:rsidR="00776736" w:rsidRPr="0062074F" w:rsidDel="002D6696">
          <w:delText>Marine Aids to Navigation</w:delText>
        </w:r>
        <w:r w:rsidR="002128CD" w:rsidRPr="0062074F" w:rsidDel="002D6696">
          <w:delText>;</w:delText>
        </w:r>
      </w:del>
    </w:p>
    <w:p w14:paraId="52CFF01E" w14:textId="52DF90C8" w:rsidR="00776736" w:rsidRPr="0062074F" w:rsidDel="002D6696" w:rsidRDefault="00776736">
      <w:pPr>
        <w:pStyle w:val="Listenabsatz"/>
        <w:numPr>
          <w:ilvl w:val="0"/>
          <w:numId w:val="15"/>
        </w:numPr>
        <w:spacing w:after="60" w:line="240" w:lineRule="auto"/>
        <w:jc w:val="both"/>
        <w:rPr>
          <w:del w:id="551" w:author="Birklhuber Bernd" w:date="2026-08-07T09:27:00Z"/>
        </w:rPr>
      </w:pPr>
      <w:del w:id="552" w:author="Birklhuber Bernd" w:date="2026-08-07T09:27:00Z">
        <w:r w:rsidRPr="0062074F" w:rsidDel="002D6696">
          <w:delText>WMO S-411 Ice Information</w:delText>
        </w:r>
        <w:r w:rsidR="002128CD" w:rsidRPr="0062074F" w:rsidDel="002D6696">
          <w:delText>;</w:delText>
        </w:r>
      </w:del>
    </w:p>
    <w:p w14:paraId="69C2D57B" w14:textId="20C2FDFD" w:rsidR="00776736" w:rsidRPr="0062074F" w:rsidRDefault="00776736">
      <w:pPr>
        <w:pStyle w:val="Listenabsatz"/>
        <w:numPr>
          <w:ilvl w:val="0"/>
          <w:numId w:val="15"/>
        </w:numPr>
        <w:spacing w:after="60" w:line="240" w:lineRule="auto"/>
        <w:jc w:val="both"/>
      </w:pPr>
      <w:del w:id="553" w:author="Birklhuber Bernd" w:date="2026-08-07T09:27:00Z">
        <w:r w:rsidRPr="0062074F" w:rsidDel="002D6696">
          <w:delText xml:space="preserve">WMO </w:delText>
        </w:r>
        <w:r w:rsidR="00494538" w:rsidRPr="0062074F" w:rsidDel="002D6696">
          <w:delText xml:space="preserve">S-412 </w:delText>
        </w:r>
        <w:r w:rsidR="009109CA" w:rsidRPr="0062074F" w:rsidDel="002D6696">
          <w:delText>Marine Weather Warnings</w:delText>
        </w:r>
      </w:del>
      <w:r w:rsidR="00EC7CA3">
        <w:t>.</w:t>
      </w:r>
      <w:commentRangeEnd w:id="542"/>
      <w:r w:rsidR="002D6696">
        <w:rPr>
          <w:rStyle w:val="Kommentarzeichen"/>
        </w:rPr>
        <w:commentReference w:id="542"/>
      </w:r>
    </w:p>
    <w:p w14:paraId="08FE7F41" w14:textId="77777777" w:rsidR="008A4A4B" w:rsidRPr="0062074F" w:rsidRDefault="008A4A4B" w:rsidP="008A4A4B">
      <w:pPr>
        <w:spacing w:after="60" w:line="240" w:lineRule="auto"/>
        <w:jc w:val="both"/>
      </w:pPr>
    </w:p>
    <w:p w14:paraId="0B9B7B42" w14:textId="3779A6F3" w:rsidR="008A4A4B" w:rsidRPr="0062074F" w:rsidRDefault="008A4A4B" w:rsidP="001C1CAB">
      <w:pPr>
        <w:pStyle w:val="berschrift3"/>
      </w:pPr>
      <w:bookmarkStart w:id="554" w:name="_Toc226034987"/>
      <w:r w:rsidRPr="0062074F">
        <w:lastRenderedPageBreak/>
        <w:t xml:space="preserve">Data layers in Display </w:t>
      </w:r>
      <w:r w:rsidR="00500BB0">
        <w:t>B</w:t>
      </w:r>
      <w:r w:rsidRPr="0062074F">
        <w:t>ase and Standard Display</w:t>
      </w:r>
      <w:bookmarkEnd w:id="554"/>
    </w:p>
    <w:p w14:paraId="66D440FB" w14:textId="7206566E" w:rsidR="008A4A4B" w:rsidRPr="0062074F" w:rsidDel="002D6696" w:rsidRDefault="008A4A4B" w:rsidP="001C1CAB">
      <w:pPr>
        <w:pStyle w:val="ISOChange"/>
        <w:spacing w:before="60" w:after="60" w:line="240" w:lineRule="auto"/>
        <w:jc w:val="both"/>
        <w:rPr>
          <w:del w:id="555" w:author="Birklhuber Bernd" w:date="2026-08-07T09:29:00Z"/>
          <w:sz w:val="20"/>
        </w:rPr>
      </w:pPr>
      <w:r w:rsidRPr="001C1CAB">
        <w:rPr>
          <w:sz w:val="20"/>
        </w:rPr>
        <w:t xml:space="preserve">Display base means the chart content which cannot be removed from the display. It is not intended to be sufficient for safe navigation. Standard display is the display mode intended to be used as a minimum during route planning and route monitoring. </w:t>
      </w:r>
      <w:ins w:id="556" w:author="Birklhuber Bernd" w:date="2026-08-07T09:28:00Z">
        <w:r w:rsidR="002D6696">
          <w:rPr>
            <w:sz w:val="20"/>
          </w:rPr>
          <w:t xml:space="preserve">Inland </w:t>
        </w:r>
      </w:ins>
      <w:r w:rsidRPr="001C1CAB">
        <w:rPr>
          <w:sz w:val="20"/>
        </w:rPr>
        <w:t xml:space="preserve">ECDIS </w:t>
      </w:r>
      <w:ins w:id="557" w:author="Birklhuber Bernd" w:date="2026-08-21T10:58:00Z">
        <w:r w:rsidR="007C791F">
          <w:rPr>
            <w:sz w:val="20"/>
          </w:rPr>
          <w:t xml:space="preserve">and Inland ECS </w:t>
        </w:r>
      </w:ins>
      <w:del w:id="558" w:author="Birklhuber Bernd" w:date="2026-08-21T10:58:00Z">
        <w:r w:rsidRPr="001C1CAB" w:rsidDel="007C791F">
          <w:rPr>
            <w:sz w:val="20"/>
          </w:rPr>
          <w:delText xml:space="preserve">is </w:delText>
        </w:r>
      </w:del>
      <w:ins w:id="559" w:author="Birklhuber Bernd" w:date="2026-08-21T10:58:00Z">
        <w:r w:rsidR="007C791F">
          <w:rPr>
            <w:sz w:val="20"/>
          </w:rPr>
          <w:t>are</w:t>
        </w:r>
        <w:r w:rsidR="007C791F" w:rsidRPr="001C1CAB">
          <w:rPr>
            <w:sz w:val="20"/>
          </w:rPr>
          <w:t xml:space="preserve"> </w:t>
        </w:r>
      </w:ins>
      <w:r w:rsidRPr="001C1CAB">
        <w:rPr>
          <w:sz w:val="20"/>
        </w:rPr>
        <w:t xml:space="preserve">required to present the standard display at any time by a single operator action. </w:t>
      </w:r>
      <w:del w:id="560" w:author="Birklhuber Bernd" w:date="2026-08-07T09:29:00Z">
        <w:r w:rsidRPr="001C1CAB" w:rsidDel="002D6696">
          <w:rPr>
            <w:sz w:val="20"/>
          </w:rPr>
          <w:delText xml:space="preserve">The chart content of display base and standard display is listed in </w:delText>
        </w:r>
        <w:r w:rsidR="008303AC" w:rsidRPr="0062074F" w:rsidDel="002D6696">
          <w:rPr>
            <w:lang w:eastAsia="en-GB"/>
          </w:rPr>
          <w:delText>MSC.530(106)</w:delText>
        </w:r>
        <w:r w:rsidR="008303AC" w:rsidRPr="007E1AE0" w:rsidDel="002D6696">
          <w:rPr>
            <w:strike/>
            <w:lang w:eastAsia="en-GB"/>
          </w:rPr>
          <w:delText>/</w:delText>
        </w:r>
        <w:r w:rsidR="008303AC" w:rsidRPr="008303AC" w:rsidDel="002D6696">
          <w:rPr>
            <w:lang w:eastAsia="en-GB"/>
          </w:rPr>
          <w:delText>Rev.1</w:delText>
        </w:r>
        <w:r w:rsidR="008303AC" w:rsidDel="002D6696">
          <w:rPr>
            <w:lang w:eastAsia="en-GB"/>
          </w:rPr>
          <w:delText xml:space="preserve"> </w:delText>
        </w:r>
        <w:r w:rsidRPr="001C1CAB" w:rsidDel="002D6696">
          <w:rPr>
            <w:sz w:val="20"/>
          </w:rPr>
          <w:delText xml:space="preserve">appendix 2. </w:delText>
        </w:r>
      </w:del>
    </w:p>
    <w:p w14:paraId="71760A3F" w14:textId="77777777" w:rsidR="008A4A4B" w:rsidRPr="001C1CAB" w:rsidRDefault="008A4A4B" w:rsidP="001C1CAB">
      <w:pPr>
        <w:pStyle w:val="ISOChange"/>
        <w:spacing w:before="60" w:after="60" w:line="240" w:lineRule="auto"/>
        <w:jc w:val="both"/>
        <w:rPr>
          <w:sz w:val="20"/>
        </w:rPr>
      </w:pPr>
    </w:p>
    <w:p w14:paraId="59244829" w14:textId="22E1383D" w:rsidR="00E95FE3" w:rsidRPr="0062074F" w:rsidRDefault="008A4A4B">
      <w:pPr>
        <w:spacing w:after="60" w:line="240" w:lineRule="auto"/>
        <w:jc w:val="both"/>
      </w:pPr>
      <w:r w:rsidRPr="0062074F">
        <w:t>When display base or standard display is selected</w:t>
      </w:r>
      <w:r w:rsidR="00D8414F" w:rsidRPr="0062074F">
        <w:t>:</w:t>
      </w:r>
    </w:p>
    <w:p w14:paraId="7DC3A9A7" w14:textId="719801E3" w:rsidR="009109CA" w:rsidRPr="0062074F" w:rsidRDefault="009109CA">
      <w:pPr>
        <w:pStyle w:val="Listenabsatz"/>
        <w:numPr>
          <w:ilvl w:val="0"/>
          <w:numId w:val="108"/>
        </w:numPr>
        <w:spacing w:after="60" w:line="240" w:lineRule="auto"/>
        <w:jc w:val="both"/>
      </w:pPr>
      <w:r w:rsidRPr="0062074F">
        <w:t>User selector settings must be preserved</w:t>
      </w:r>
      <w:r w:rsidR="00EC7CA3">
        <w:t>;</w:t>
      </w:r>
    </w:p>
    <w:p w14:paraId="2C7BB667" w14:textId="707CF9F4" w:rsidR="00E95FE3" w:rsidRPr="0062074F" w:rsidRDefault="00E95FE3">
      <w:pPr>
        <w:pStyle w:val="Listenabsatz"/>
        <w:numPr>
          <w:ilvl w:val="0"/>
          <w:numId w:val="108"/>
        </w:numPr>
        <w:spacing w:after="60" w:line="240" w:lineRule="auto"/>
        <w:jc w:val="both"/>
      </w:pPr>
      <w:r w:rsidRPr="0062074F">
        <w:t>A</w:t>
      </w:r>
      <w:r w:rsidR="008A4A4B" w:rsidRPr="0062074F">
        <w:t xml:space="preserve"> combination of S-</w:t>
      </w:r>
      <w:ins w:id="561" w:author="Birklhuber Bernd" w:date="2026-08-07T09:29:00Z">
        <w:r w:rsidR="002D6696">
          <w:t>4</w:t>
        </w:r>
      </w:ins>
      <w:del w:id="562" w:author="Birklhuber Bernd" w:date="2026-08-07T09:29:00Z">
        <w:r w:rsidR="008A4A4B" w:rsidRPr="0062074F" w:rsidDel="002D6696">
          <w:delText>1</w:delText>
        </w:r>
      </w:del>
      <w:r w:rsidR="008A4A4B" w:rsidRPr="0062074F">
        <w:t xml:space="preserve">01, </w:t>
      </w:r>
      <w:commentRangeStart w:id="563"/>
      <w:r w:rsidR="008A4A4B" w:rsidRPr="0062074F">
        <w:t xml:space="preserve">S-102 and S-104 </w:t>
      </w:r>
      <w:commentRangeEnd w:id="563"/>
      <w:r w:rsidR="002D6696">
        <w:rPr>
          <w:rStyle w:val="Kommentarzeichen"/>
        </w:rPr>
        <w:commentReference w:id="563"/>
      </w:r>
      <w:r w:rsidRPr="0062074F">
        <w:t>is</w:t>
      </w:r>
      <w:r w:rsidR="008A4A4B" w:rsidRPr="0062074F">
        <w:t xml:space="preserve"> used to develop the safety contour</w:t>
      </w:r>
      <w:r w:rsidRPr="0062074F">
        <w:t xml:space="preserve"> (if already selected by the user)</w:t>
      </w:r>
      <w:r w:rsidR="008A4A4B" w:rsidRPr="001C1CAB">
        <w:rPr>
          <w:b/>
          <w:bCs/>
        </w:rPr>
        <w:t xml:space="preserve"> </w:t>
      </w:r>
      <w:r w:rsidR="008A4A4B" w:rsidRPr="0062074F">
        <w:t>in accordance with Appendix D</w:t>
      </w:r>
      <w:r w:rsidR="00EC7CA3">
        <w:t>;</w:t>
      </w:r>
    </w:p>
    <w:p w14:paraId="408E69DF" w14:textId="77777777" w:rsidR="000F2A6A" w:rsidRPr="0062074F" w:rsidRDefault="000F2A6A" w:rsidP="00AA0332">
      <w:pPr>
        <w:spacing w:after="120" w:line="240" w:lineRule="auto"/>
        <w:jc w:val="both"/>
      </w:pPr>
    </w:p>
    <w:p w14:paraId="0AB41732" w14:textId="29495B4A" w:rsidR="00A36C96" w:rsidRPr="0062074F" w:rsidRDefault="00740F24" w:rsidP="00DB7CFE">
      <w:pPr>
        <w:pStyle w:val="berschrift2"/>
      </w:pPr>
      <w:bookmarkStart w:id="564" w:name="_Ref42642169"/>
      <w:bookmarkStart w:id="565" w:name="_Toc226034988"/>
      <w:r w:rsidRPr="0062074F">
        <w:t>Mitigation of d</w:t>
      </w:r>
      <w:r w:rsidR="00A36C96" w:rsidRPr="0062074F">
        <w:t>ata overload</w:t>
      </w:r>
      <w:bookmarkEnd w:id="564"/>
      <w:bookmarkEnd w:id="565"/>
    </w:p>
    <w:p w14:paraId="19F1CC81" w14:textId="24530884" w:rsidR="00A02000" w:rsidRPr="0062074F" w:rsidRDefault="00A02000" w:rsidP="00AA0332">
      <w:pPr>
        <w:spacing w:after="120" w:line="240" w:lineRule="auto"/>
        <w:jc w:val="both"/>
      </w:pPr>
      <w:r w:rsidRPr="0062074F">
        <w:t xml:space="preserve">To prevent the simultaneous presentation of multiple data layers from cluttering the presentation and hiding critical information, the </w:t>
      </w:r>
      <w:ins w:id="566" w:author="Birklhuber Bernd" w:date="2026-08-07T09:29:00Z">
        <w:r w:rsidR="002D6696">
          <w:t xml:space="preserve">Inland </w:t>
        </w:r>
      </w:ins>
      <w:r w:rsidRPr="0062074F">
        <w:t>ECDIS</w:t>
      </w:r>
      <w:r w:rsidR="000F7D72" w:rsidRPr="0062074F">
        <w:t xml:space="preserve"> </w:t>
      </w:r>
      <w:ins w:id="567" w:author="Birklhuber Bernd" w:date="2026-08-07T09:29:00Z">
        <w:r w:rsidR="002D6696">
          <w:t xml:space="preserve">and </w:t>
        </w:r>
      </w:ins>
      <w:ins w:id="568" w:author="Birklhuber Bernd" w:date="2026-08-21T10:58:00Z">
        <w:r w:rsidR="007C791F">
          <w:t xml:space="preserve">Inland </w:t>
        </w:r>
      </w:ins>
      <w:ins w:id="569" w:author="Birklhuber Bernd" w:date="2026-08-07T09:29:00Z">
        <w:r w:rsidR="002D6696">
          <w:t xml:space="preserve">ECS </w:t>
        </w:r>
      </w:ins>
      <w:r w:rsidR="000F7D72" w:rsidRPr="0062074F">
        <w:t>should</w:t>
      </w:r>
      <w:r w:rsidRPr="0062074F">
        <w:t xml:space="preserve"> implement good practice in user interface design, </w:t>
      </w:r>
      <w:del w:id="570" w:author="Birklhuber Bernd" w:date="2026-08-10T08:24:00Z">
        <w:r w:rsidRPr="0062074F" w:rsidDel="009A26E0">
          <w:delText xml:space="preserve">including the applicable IMO requirements (MSC.191(79), MSC.1/Circ1609), </w:delText>
        </w:r>
      </w:del>
      <w:r w:rsidR="002F74A0" w:rsidRPr="0062074F">
        <w:t>see also Section 8.</w:t>
      </w:r>
    </w:p>
    <w:p w14:paraId="4AA9B1D3" w14:textId="69AA4C20" w:rsidR="0040028C" w:rsidRPr="0062074F" w:rsidRDefault="004D00EC" w:rsidP="00AA0332">
      <w:pPr>
        <w:spacing w:after="120" w:line="240" w:lineRule="auto"/>
        <w:jc w:val="both"/>
      </w:pPr>
      <w:r w:rsidRPr="0062074F">
        <w:t xml:space="preserve">Detection </w:t>
      </w:r>
      <w:r w:rsidR="00D242A8" w:rsidRPr="0062074F">
        <w:t xml:space="preserve">of </w:t>
      </w:r>
      <w:r w:rsidRPr="0062074F">
        <w:t>and response</w:t>
      </w:r>
      <w:r w:rsidR="00A36C96" w:rsidRPr="0062074F">
        <w:t xml:space="preserve"> </w:t>
      </w:r>
      <w:r w:rsidR="00D242A8" w:rsidRPr="0062074F">
        <w:t xml:space="preserve">to possible data overload </w:t>
      </w:r>
      <w:r w:rsidRPr="0062074F">
        <w:t>should</w:t>
      </w:r>
      <w:r w:rsidR="00A36C96" w:rsidRPr="0062074F">
        <w:t xml:space="preserve"> be guided by the role </w:t>
      </w:r>
      <w:r w:rsidR="002A7FC8" w:rsidRPr="0062074F">
        <w:t>a particular system</w:t>
      </w:r>
      <w:r w:rsidRPr="0062074F">
        <w:t xml:space="preserve"> is playing</w:t>
      </w:r>
      <w:r w:rsidR="002A7FC8" w:rsidRPr="0062074F">
        <w:t xml:space="preserve"> at the moment (e.g., a display being used </w:t>
      </w:r>
      <w:r w:rsidR="001D168B" w:rsidRPr="0062074F">
        <w:t>for planning may be able to treat potential overloading in a laxer manner than</w:t>
      </w:r>
      <w:r w:rsidR="002A7FC8" w:rsidRPr="0062074F">
        <w:t xml:space="preserve"> navigation display</w:t>
      </w:r>
      <w:r w:rsidR="001D168B" w:rsidRPr="0062074F">
        <w:t>s being used for route monitoring and collision avoidance</w:t>
      </w:r>
      <w:r w:rsidRPr="0062074F">
        <w:t>)</w:t>
      </w:r>
      <w:r w:rsidR="002A7FC8" w:rsidRPr="0062074F">
        <w:t>.</w:t>
      </w:r>
      <w:r w:rsidR="008878F3" w:rsidRPr="0062074F">
        <w:t xml:space="preserve"> </w:t>
      </w:r>
    </w:p>
    <w:p w14:paraId="7BD0B61E" w14:textId="248D9A68" w:rsidR="002C68B4" w:rsidRPr="0062074F" w:rsidRDefault="002C68B4" w:rsidP="00AA0332">
      <w:pPr>
        <w:spacing w:after="120" w:line="240" w:lineRule="auto"/>
        <w:jc w:val="both"/>
      </w:pPr>
      <w:r w:rsidRPr="0062074F">
        <w:t>Selection of standard display, available via a single operator action, provides an additional mitigation to data overload</w:t>
      </w:r>
      <w:r w:rsidR="00512F7B">
        <w:t>.</w:t>
      </w:r>
    </w:p>
    <w:p w14:paraId="11F8FE8E" w14:textId="77777777" w:rsidR="000F2A6A" w:rsidRPr="0062074F" w:rsidRDefault="000F2A6A" w:rsidP="00AA0332">
      <w:pPr>
        <w:spacing w:after="120" w:line="240" w:lineRule="auto"/>
        <w:jc w:val="both"/>
      </w:pPr>
    </w:p>
    <w:p w14:paraId="4E08DACA" w14:textId="0DDABD6F" w:rsidR="005A03D0" w:rsidRPr="0062074F" w:rsidRDefault="004A2B46" w:rsidP="00214B3A">
      <w:pPr>
        <w:pStyle w:val="berschrift1"/>
      </w:pPr>
      <w:bookmarkStart w:id="571" w:name="_Toc226034989"/>
      <w:r w:rsidRPr="0062074F">
        <w:t>P</w:t>
      </w:r>
      <w:r w:rsidR="005A03D0" w:rsidRPr="0062074F">
        <w:t xml:space="preserve">ortrayal </w:t>
      </w:r>
      <w:r w:rsidRPr="0062074F">
        <w:t>P</w:t>
      </w:r>
      <w:r w:rsidR="005A03D0" w:rsidRPr="0062074F">
        <w:t>rocess</w:t>
      </w:r>
      <w:r w:rsidR="00F53FBA" w:rsidRPr="0062074F">
        <w:t xml:space="preserve">, </w:t>
      </w:r>
      <w:r w:rsidRPr="0062074F">
        <w:t>Catalogue Elements</w:t>
      </w:r>
      <w:r w:rsidR="00F53FBA" w:rsidRPr="0062074F">
        <w:t>, and Alerting</w:t>
      </w:r>
      <w:bookmarkEnd w:id="571"/>
    </w:p>
    <w:p w14:paraId="3A3C63D8" w14:textId="7D0FEAD3" w:rsidR="00161C04" w:rsidRPr="0062074F" w:rsidRDefault="00D85A9D" w:rsidP="00AA0332">
      <w:pPr>
        <w:spacing w:after="120" w:line="240" w:lineRule="auto"/>
        <w:jc w:val="both"/>
      </w:pPr>
      <w:r w:rsidRPr="0062074F">
        <w:t>This section provides a brief</w:t>
      </w:r>
      <w:r w:rsidR="00235FD2" w:rsidRPr="0062074F">
        <w:t>, informative</w:t>
      </w:r>
      <w:r w:rsidRPr="0062074F">
        <w:t xml:space="preserve"> summary of the </w:t>
      </w:r>
      <w:r w:rsidR="00235FD2" w:rsidRPr="0062074F">
        <w:t xml:space="preserve">S-100 </w:t>
      </w:r>
      <w:r w:rsidRPr="0062074F">
        <w:t>portrayal process</w:t>
      </w:r>
      <w:del w:id="572" w:author="Birklhuber Bernd" w:date="2026-08-07T09:30:00Z">
        <w:r w:rsidR="008F0427" w:rsidRPr="0062074F" w:rsidDel="002D6696">
          <w:delText>,</w:delText>
        </w:r>
      </w:del>
      <w:ins w:id="573" w:author="Birklhuber Bernd" w:date="2026-08-07T09:30:00Z">
        <w:r w:rsidR="002D6696">
          <w:t xml:space="preserve"> and</w:t>
        </w:r>
      </w:ins>
      <w:r w:rsidR="008F0427" w:rsidRPr="0062074F">
        <w:t xml:space="preserve"> </w:t>
      </w:r>
      <w:r w:rsidRPr="0062074F">
        <w:t xml:space="preserve">the main elements of </w:t>
      </w:r>
      <w:r w:rsidR="000F2A6A" w:rsidRPr="0062074F">
        <w:t>P</w:t>
      </w:r>
      <w:r w:rsidRPr="0062074F">
        <w:t>ortrayal</w:t>
      </w:r>
      <w:r w:rsidR="008F0427" w:rsidRPr="0062074F">
        <w:t xml:space="preserve"> </w:t>
      </w:r>
      <w:r w:rsidR="000F2A6A" w:rsidRPr="0062074F">
        <w:t>C</w:t>
      </w:r>
      <w:r w:rsidRPr="0062074F">
        <w:t>atalogues</w:t>
      </w:r>
      <w:del w:id="574" w:author="Birklhuber Bernd" w:date="2026-08-07T09:30:00Z">
        <w:r w:rsidR="008F0427" w:rsidRPr="0062074F" w:rsidDel="002D6696">
          <w:delText>, and the alert model</w:delText>
        </w:r>
      </w:del>
      <w:r w:rsidRPr="0062074F">
        <w:t xml:space="preserve">. More details </w:t>
      </w:r>
      <w:r w:rsidR="00161C04" w:rsidRPr="0062074F">
        <w:t xml:space="preserve">about the process and definitions of </w:t>
      </w:r>
      <w:r w:rsidR="000F2A6A" w:rsidRPr="0062074F">
        <w:t>P</w:t>
      </w:r>
      <w:r w:rsidR="00161C04" w:rsidRPr="0062074F">
        <w:t xml:space="preserve">ortrayal </w:t>
      </w:r>
      <w:r w:rsidR="000F2A6A" w:rsidRPr="0062074F">
        <w:t>C</w:t>
      </w:r>
      <w:r w:rsidR="00161C04" w:rsidRPr="0062074F">
        <w:t>atalogue elements</w:t>
      </w:r>
      <w:r w:rsidR="008F0427" w:rsidRPr="0062074F">
        <w:t xml:space="preserve"> </w:t>
      </w:r>
      <w:del w:id="575" w:author="Birklhuber Bernd" w:date="2026-08-07T09:31:00Z">
        <w:r w:rsidR="008F0427" w:rsidRPr="0062074F" w:rsidDel="002D6696">
          <w:delText>and the alerting model</w:delText>
        </w:r>
        <w:r w:rsidR="00161C04" w:rsidRPr="0062074F" w:rsidDel="002D6696">
          <w:delText xml:space="preserve"> </w:delText>
        </w:r>
      </w:del>
      <w:r w:rsidRPr="0062074F">
        <w:t>are available in S-100 Parts 9 and 9a.</w:t>
      </w:r>
    </w:p>
    <w:p w14:paraId="72A3851D" w14:textId="516B90C9" w:rsidR="00D85A9D" w:rsidRPr="0062074F" w:rsidRDefault="00161C04" w:rsidP="00AA0332">
      <w:pPr>
        <w:spacing w:after="120" w:line="240" w:lineRule="auto"/>
        <w:jc w:val="both"/>
      </w:pPr>
      <w:r w:rsidRPr="0062074F">
        <w:t xml:space="preserve">Later </w:t>
      </w:r>
      <w:r w:rsidR="00E934DF">
        <w:t>clauses</w:t>
      </w:r>
      <w:r w:rsidR="00E934DF" w:rsidRPr="0062074F">
        <w:t xml:space="preserve"> </w:t>
      </w:r>
      <w:r w:rsidRPr="0062074F">
        <w:t xml:space="preserve">of </w:t>
      </w:r>
      <w:r w:rsidR="00F8463D" w:rsidRPr="0062074F">
        <w:t>this</w:t>
      </w:r>
      <w:r w:rsidRPr="0062074F">
        <w:t xml:space="preserve"> document describe how the portrayal elements should be used in an </w:t>
      </w:r>
      <w:ins w:id="576" w:author="Birklhuber Bernd" w:date="2026-08-07T09:31:00Z">
        <w:r w:rsidR="002D6696">
          <w:t xml:space="preserve">Inland </w:t>
        </w:r>
      </w:ins>
      <w:r w:rsidRPr="0062074F">
        <w:t>ECDIS</w:t>
      </w:r>
      <w:ins w:id="577" w:author="Birklhuber Bernd" w:date="2026-08-07T09:31:00Z">
        <w:r w:rsidR="002D6696">
          <w:t xml:space="preserve"> </w:t>
        </w:r>
      </w:ins>
      <w:ins w:id="578" w:author="Birklhuber Bernd" w:date="2026-08-21T10:59:00Z">
        <w:r w:rsidR="007C791F">
          <w:t>and Inland</w:t>
        </w:r>
      </w:ins>
      <w:ins w:id="579" w:author="Birklhuber Bernd" w:date="2026-08-07T09:31:00Z">
        <w:r w:rsidR="002D6696">
          <w:t xml:space="preserve"> ECS</w:t>
        </w:r>
      </w:ins>
      <w:r w:rsidRPr="0062074F">
        <w:t xml:space="preserve"> implementation.</w:t>
      </w:r>
    </w:p>
    <w:p w14:paraId="30CBE76E" w14:textId="77777777" w:rsidR="000F2A6A" w:rsidRPr="0062074F" w:rsidRDefault="000F2A6A" w:rsidP="00AA0332">
      <w:pPr>
        <w:spacing w:after="120" w:line="240" w:lineRule="auto"/>
        <w:jc w:val="both"/>
      </w:pPr>
    </w:p>
    <w:p w14:paraId="45051FF8" w14:textId="22BD27D4" w:rsidR="00EE220D" w:rsidRPr="0062074F" w:rsidRDefault="00EE220D" w:rsidP="00DB7CFE">
      <w:pPr>
        <w:pStyle w:val="berschrift2"/>
      </w:pPr>
      <w:bookmarkStart w:id="580" w:name="_Toc226034990"/>
      <w:r w:rsidRPr="0062074F">
        <w:t>Overview of the portrayal process</w:t>
      </w:r>
      <w:bookmarkEnd w:id="580"/>
    </w:p>
    <w:p w14:paraId="594685A0" w14:textId="108EC759" w:rsidR="005543C4" w:rsidRPr="0062074F" w:rsidRDefault="00A10FE8" w:rsidP="00AA0332">
      <w:pPr>
        <w:spacing w:after="120" w:line="240" w:lineRule="auto"/>
        <w:jc w:val="both"/>
      </w:pPr>
      <w:r w:rsidRPr="0062074F">
        <w:t xml:space="preserve">The system has </w:t>
      </w:r>
      <w:r w:rsidR="00D5076B" w:rsidRPr="0062074F">
        <w:t>f</w:t>
      </w:r>
      <w:r w:rsidRPr="0062074F">
        <w:t xml:space="preserve">eature data within its internal database that needs to be portrayed. The System Portrayal Engine transforms the </w:t>
      </w:r>
      <w:r w:rsidR="00D5076B" w:rsidRPr="0062074F">
        <w:t>f</w:t>
      </w:r>
      <w:r w:rsidRPr="0062074F">
        <w:t>eature data into drawing instructions</w:t>
      </w:r>
      <w:r w:rsidR="00D5076B" w:rsidRPr="0062074F">
        <w:t xml:space="preserve"> according to the portrayal rules defined in the </w:t>
      </w:r>
      <w:r w:rsidR="000F2A6A" w:rsidRPr="0062074F">
        <w:t>P</w:t>
      </w:r>
      <w:r w:rsidR="00D5076B" w:rsidRPr="0062074F">
        <w:t xml:space="preserve">ortrayal </w:t>
      </w:r>
      <w:r w:rsidR="000F2A6A" w:rsidRPr="0062074F">
        <w:t>C</w:t>
      </w:r>
      <w:r w:rsidR="00D5076B" w:rsidRPr="0062074F">
        <w:t>atalogue</w:t>
      </w:r>
      <w:r w:rsidRPr="0062074F">
        <w:t xml:space="preserve">. </w:t>
      </w:r>
      <w:r w:rsidR="00341B76" w:rsidRPr="0062074F">
        <w:t xml:space="preserve">The drawing instructions are intermediate data used by the rendering engine to produce the </w:t>
      </w:r>
      <w:r w:rsidR="009D54A5" w:rsidRPr="0062074F">
        <w:t>portrayal</w:t>
      </w:r>
      <w:r w:rsidR="00341B76" w:rsidRPr="0062074F">
        <w:t xml:space="preserve"> output. </w:t>
      </w:r>
      <w:r w:rsidRPr="0062074F">
        <w:t xml:space="preserve">Drawing instructions include such things as references to symbol definitions, priority and filtering information. </w:t>
      </w:r>
      <w:r w:rsidR="00BE7352" w:rsidRPr="0062074F">
        <w:t xml:space="preserve">The symbol definitions contain the details of all graphical elements used for the portrayal. </w:t>
      </w:r>
      <w:r w:rsidRPr="0062074F">
        <w:t>The drawing instructions are processed by the rendering engine to produce the final display</w:t>
      </w:r>
      <w:r w:rsidR="00BE7352" w:rsidRPr="0062074F">
        <w:t xml:space="preserve"> according to the output device</w:t>
      </w:r>
      <w:r w:rsidRPr="0062074F">
        <w:t>.</w:t>
      </w:r>
    </w:p>
    <w:p w14:paraId="3519EA05" w14:textId="65F205A5" w:rsidR="003E3619" w:rsidRPr="003E3619" w:rsidRDefault="003E3619" w:rsidP="003E3619">
      <w:r w:rsidRPr="003E3619">
        <w:t xml:space="preserve">S-100 defines two different portrayal mechanisms, one based on XSLT templates and the other based on Lua programming. The basic portrayal process is the same for both, and is described in S-100 Part 9. For the S-100 product specifications listed in 6.1.1, the </w:t>
      </w:r>
      <w:ins w:id="581" w:author="Birklhuber Bernd" w:date="2026-08-07T09:31:00Z">
        <w:r w:rsidR="002D6696">
          <w:t xml:space="preserve">Inland </w:t>
        </w:r>
      </w:ins>
      <w:r w:rsidRPr="003E3619">
        <w:t xml:space="preserve">ECDIS </w:t>
      </w:r>
      <w:ins w:id="582" w:author="Birklhuber Bernd" w:date="2026-08-07T09:31:00Z">
        <w:r w:rsidR="002D6696">
          <w:t xml:space="preserve">and </w:t>
        </w:r>
      </w:ins>
      <w:ins w:id="583" w:author="Birklhuber Bernd" w:date="2026-08-21T10:59:00Z">
        <w:r w:rsidR="007C791F">
          <w:t xml:space="preserve">Inland </w:t>
        </w:r>
      </w:ins>
      <w:ins w:id="584" w:author="Birklhuber Bernd" w:date="2026-08-07T09:31:00Z">
        <w:r w:rsidR="002D6696">
          <w:t xml:space="preserve">ECS </w:t>
        </w:r>
      </w:ins>
      <w:r w:rsidRPr="003E3619">
        <w:t>must at least support Lua based portrayal catalogues in accordance with Part 9a and Part 13</w:t>
      </w:r>
    </w:p>
    <w:p w14:paraId="619AFB75" w14:textId="77777777" w:rsidR="003E3619" w:rsidRPr="0062074F" w:rsidRDefault="003E3619" w:rsidP="00AA0332">
      <w:pPr>
        <w:spacing w:after="120" w:line="240" w:lineRule="auto"/>
        <w:jc w:val="both"/>
      </w:pPr>
    </w:p>
    <w:p w14:paraId="2268938B" w14:textId="63C99BC0" w:rsidR="00EE220D" w:rsidRPr="0062074F" w:rsidRDefault="00EE220D" w:rsidP="00DB7CFE">
      <w:pPr>
        <w:pStyle w:val="berschrift2"/>
      </w:pPr>
      <w:bookmarkStart w:id="585" w:name="_Toc226034991"/>
      <w:r w:rsidRPr="0062074F">
        <w:t xml:space="preserve">Elements of </w:t>
      </w:r>
      <w:r w:rsidR="00AD2F07" w:rsidRPr="0062074F">
        <w:t>S-100 P</w:t>
      </w:r>
      <w:r w:rsidRPr="0062074F">
        <w:t>ortrayal</w:t>
      </w:r>
      <w:bookmarkEnd w:id="585"/>
    </w:p>
    <w:p w14:paraId="770B1E54" w14:textId="4585B7DB" w:rsidR="00B42F17" w:rsidRPr="0062074F" w:rsidRDefault="00B42F17" w:rsidP="00214B3A">
      <w:r w:rsidRPr="0062074F">
        <w:t xml:space="preserve">Much of the content of this section is included for information as it is described </w:t>
      </w:r>
      <w:r w:rsidR="00E4260A" w:rsidRPr="0062074F">
        <w:t xml:space="preserve">definitively </w:t>
      </w:r>
      <w:r w:rsidRPr="0062074F">
        <w:t>in S-100 Part 9 and Part 9a.</w:t>
      </w:r>
      <w:r w:rsidR="009F2D40" w:rsidRPr="0062074F">
        <w:t xml:space="preserve"> </w:t>
      </w:r>
    </w:p>
    <w:p w14:paraId="4107A5FA" w14:textId="52C37A4A" w:rsidR="00EE62F6" w:rsidRPr="0062074F" w:rsidRDefault="00EE62F6" w:rsidP="00B42F17">
      <w:pPr>
        <w:pStyle w:val="berschrift3"/>
      </w:pPr>
      <w:bookmarkStart w:id="586" w:name="_Toc226034992"/>
      <w:proofErr w:type="spellStart"/>
      <w:r w:rsidRPr="0062074F">
        <w:lastRenderedPageBreak/>
        <w:t>Pixmaps</w:t>
      </w:r>
      <w:bookmarkEnd w:id="586"/>
      <w:proofErr w:type="spellEnd"/>
    </w:p>
    <w:p w14:paraId="30373C0E" w14:textId="6F92C22F" w:rsidR="00EE62F6" w:rsidRPr="0062074F" w:rsidRDefault="0016682D" w:rsidP="00A52928">
      <w:pPr>
        <w:spacing w:after="120" w:line="240" w:lineRule="auto"/>
        <w:jc w:val="both"/>
      </w:pPr>
      <w:proofErr w:type="spellStart"/>
      <w:r w:rsidRPr="0062074F">
        <w:t>Pixmaps</w:t>
      </w:r>
      <w:proofErr w:type="spellEnd"/>
      <w:r w:rsidRPr="0062074F">
        <w:t xml:space="preserve"> can be used for defining pattern fills for areas that are not sufficiently described to be symbolised, or for which no symbol exists in the </w:t>
      </w:r>
      <w:r w:rsidR="00A5400C" w:rsidRPr="0062074F">
        <w:t>IHO Geospatial Information (</w:t>
      </w:r>
      <w:r w:rsidRPr="0062074F">
        <w:t>GI</w:t>
      </w:r>
      <w:r w:rsidR="00A5400C" w:rsidRPr="0062074F">
        <w:t>)</w:t>
      </w:r>
      <w:r w:rsidRPr="0062074F">
        <w:t xml:space="preserve"> </w:t>
      </w:r>
      <w:r w:rsidR="00A5400C" w:rsidRPr="0062074F">
        <w:t>R</w:t>
      </w:r>
      <w:r w:rsidRPr="0062074F">
        <w:t>egistry.</w:t>
      </w:r>
    </w:p>
    <w:p w14:paraId="7D90C3D8" w14:textId="54B51F00" w:rsidR="00EE220D" w:rsidRPr="0062074F" w:rsidRDefault="00EE220D" w:rsidP="00B42F17">
      <w:pPr>
        <w:pStyle w:val="berschrift3"/>
      </w:pPr>
      <w:bookmarkStart w:id="587" w:name="_Toc226034993"/>
      <w:r w:rsidRPr="0062074F">
        <w:t xml:space="preserve">Colour </w:t>
      </w:r>
      <w:r w:rsidR="00E75C72" w:rsidRPr="0062074F">
        <w:t>c</w:t>
      </w:r>
      <w:r w:rsidRPr="0062074F">
        <w:t xml:space="preserve">oding </w:t>
      </w:r>
      <w:r w:rsidR="00E75C72" w:rsidRPr="0062074F">
        <w:t>s</w:t>
      </w:r>
      <w:r w:rsidRPr="0062074F">
        <w:t>cheme</w:t>
      </w:r>
      <w:bookmarkEnd w:id="587"/>
    </w:p>
    <w:p w14:paraId="267A8B73" w14:textId="45CD2AE4" w:rsidR="00693E3B" w:rsidRPr="0062074F" w:rsidRDefault="00EE220D" w:rsidP="00A52928">
      <w:pPr>
        <w:spacing w:after="120" w:line="240" w:lineRule="auto"/>
        <w:jc w:val="both"/>
      </w:pPr>
      <w:r w:rsidRPr="0062074F">
        <w:t xml:space="preserve">The </w:t>
      </w:r>
      <w:r w:rsidR="00A5400C" w:rsidRPr="0062074F">
        <w:t>P</w:t>
      </w:r>
      <w:r w:rsidR="00A52928" w:rsidRPr="0062074F">
        <w:t>or</w:t>
      </w:r>
      <w:r w:rsidRPr="0062074F">
        <w:t xml:space="preserve">trayal </w:t>
      </w:r>
      <w:r w:rsidR="00A5400C" w:rsidRPr="0062074F">
        <w:t>C</w:t>
      </w:r>
      <w:r w:rsidRPr="0062074F">
        <w:t xml:space="preserve">atalogue uses a colour scheme, which classifies colours by their usage. Each colour usage is represented by a colour token. Each colour token corresponds to a colour definition given in CIE </w:t>
      </w:r>
      <w:r w:rsidR="005E0B00" w:rsidRPr="0062074F">
        <w:t>and</w:t>
      </w:r>
      <w:r w:rsidR="001036AA" w:rsidRPr="0062074F">
        <w:t>/or</w:t>
      </w:r>
      <w:r w:rsidR="005E0B00" w:rsidRPr="0062074F">
        <w:t xml:space="preserve"> sRGB </w:t>
      </w:r>
      <w:r w:rsidRPr="0062074F">
        <w:t>coordinates in one of a set of colour</w:t>
      </w:r>
      <w:r w:rsidR="00632B95" w:rsidRPr="0062074F">
        <w:t>s</w:t>
      </w:r>
      <w:r w:rsidR="00693E3B" w:rsidRPr="0062074F">
        <w:t xml:space="preserve">; each set is intended </w:t>
      </w:r>
      <w:r w:rsidRPr="0062074F">
        <w:t xml:space="preserve">for </w:t>
      </w:r>
      <w:r w:rsidR="00693E3B" w:rsidRPr="0062074F">
        <w:t xml:space="preserve">a </w:t>
      </w:r>
      <w:r w:rsidRPr="0062074F">
        <w:t xml:space="preserve">different bridge lighting condition. Each </w:t>
      </w:r>
      <w:r w:rsidR="00693E3B" w:rsidRPr="0062074F">
        <w:t>such set of colours</w:t>
      </w:r>
      <w:r w:rsidRPr="0062074F">
        <w:t xml:space="preserve"> is referred to as a “</w:t>
      </w:r>
      <w:r w:rsidR="00632B95" w:rsidRPr="0062074F">
        <w:t>palette</w:t>
      </w:r>
      <w:r w:rsidRPr="0062074F">
        <w:t xml:space="preserve">” </w:t>
      </w:r>
      <w:r w:rsidR="00693E3B" w:rsidRPr="0062074F">
        <w:t xml:space="preserve">and is generally identified by a descriptive name, </w:t>
      </w:r>
      <w:r w:rsidRPr="0062074F">
        <w:t>such as “Day”, “Dusk” and “Night”.</w:t>
      </w:r>
      <w:r w:rsidR="00693E3B" w:rsidRPr="0062074F">
        <w:t xml:space="preserve"> </w:t>
      </w:r>
      <w:r w:rsidR="00524263" w:rsidRPr="0062074F">
        <w:t>A particular colour token is often assigned different CIE/sRGB coordinates in different palettes (especially day/night/dusk palettes).</w:t>
      </w:r>
    </w:p>
    <w:p w14:paraId="6C14DC41" w14:textId="1A2E340B" w:rsidR="00693E3B" w:rsidRPr="0062074F" w:rsidRDefault="00693E3B" w:rsidP="00A52928">
      <w:pPr>
        <w:spacing w:after="120" w:line="240" w:lineRule="auto"/>
        <w:jc w:val="both"/>
      </w:pPr>
      <w:r w:rsidRPr="0062074F">
        <w:t xml:space="preserve">A “colour profile”, as the term is used in S-100, is a collection of </w:t>
      </w:r>
      <w:r w:rsidR="00716164" w:rsidRPr="0062074F">
        <w:t>tokens</w:t>
      </w:r>
      <w:r w:rsidR="00524263" w:rsidRPr="0062074F">
        <w:t xml:space="preserve"> within a single XML file</w:t>
      </w:r>
      <w:r w:rsidRPr="0062074F">
        <w:t>.</w:t>
      </w:r>
      <w:r w:rsidR="00524263" w:rsidRPr="0062074F">
        <w:t xml:space="preserve"> An </w:t>
      </w:r>
      <w:ins w:id="588" w:author="Birklhuber Bernd" w:date="2026-08-07T09:32:00Z">
        <w:r w:rsidR="00DA01C2">
          <w:t xml:space="preserve">Inland </w:t>
        </w:r>
      </w:ins>
      <w:r w:rsidR="00524263" w:rsidRPr="0062074F">
        <w:t xml:space="preserve">ECDIS </w:t>
      </w:r>
      <w:ins w:id="589" w:author="Birklhuber Bernd" w:date="2026-08-21T11:00:00Z">
        <w:r w:rsidR="007C791F">
          <w:t>or Inland</w:t>
        </w:r>
      </w:ins>
      <w:ins w:id="590" w:author="Birklhuber Bernd" w:date="2026-08-07T09:32:00Z">
        <w:r w:rsidR="00DA01C2">
          <w:t xml:space="preserve"> ECS </w:t>
        </w:r>
      </w:ins>
      <w:r w:rsidR="00796161" w:rsidRPr="0062074F">
        <w:t xml:space="preserve">makes </w:t>
      </w:r>
      <w:r w:rsidR="00524263" w:rsidRPr="0062074F">
        <w:t xml:space="preserve">palettes for day, night, and dusk conditions available on the </w:t>
      </w:r>
      <w:r w:rsidR="00B02248" w:rsidRPr="0062074F">
        <w:t>system</w:t>
      </w:r>
      <w:del w:id="591" w:author="Birklhuber Bernd" w:date="2026-08-07T09:32:00Z">
        <w:r w:rsidR="002759B2" w:rsidRPr="0062074F" w:rsidDel="00DA01C2">
          <w:delText xml:space="preserve"> (</w:delText>
        </w:r>
        <w:r w:rsidR="008303AC" w:rsidRPr="0062074F" w:rsidDel="00DA01C2">
          <w:rPr>
            <w:lang w:eastAsia="en-GB"/>
          </w:rPr>
          <w:delText>MSC.530(106)</w:delText>
        </w:r>
        <w:r w:rsidR="008303AC" w:rsidRPr="007E1AE0" w:rsidDel="00DA01C2">
          <w:rPr>
            <w:strike/>
            <w:lang w:eastAsia="en-GB"/>
          </w:rPr>
          <w:delText>/</w:delText>
        </w:r>
        <w:r w:rsidR="008303AC" w:rsidRPr="008303AC" w:rsidDel="00DA01C2">
          <w:rPr>
            <w:lang w:eastAsia="en-GB"/>
          </w:rPr>
          <w:delText>Rev.1</w:delText>
        </w:r>
        <w:r w:rsidR="008303AC" w:rsidDel="00DA01C2">
          <w:rPr>
            <w:lang w:eastAsia="en-GB"/>
          </w:rPr>
          <w:delText xml:space="preserve"> </w:delText>
        </w:r>
        <w:r w:rsidR="002759B2" w:rsidRPr="0062074F" w:rsidDel="00DA01C2">
          <w:delText>/ A10.4</w:delText>
        </w:r>
      </w:del>
      <w:r w:rsidR="00524263" w:rsidRPr="0062074F">
        <w:t xml:space="preserve">. </w:t>
      </w:r>
    </w:p>
    <w:p w14:paraId="28A36B57" w14:textId="1277B976" w:rsidR="00EE220D" w:rsidRPr="0062074F" w:rsidRDefault="00EE220D" w:rsidP="00A52928">
      <w:pPr>
        <w:spacing w:after="120" w:line="240" w:lineRule="auto"/>
        <w:jc w:val="both"/>
      </w:pPr>
      <w:r w:rsidRPr="0062074F">
        <w:t>Symbols, fill styles and line styles refer to the colour tokens as part of the symbol definition.</w:t>
      </w:r>
    </w:p>
    <w:p w14:paraId="5884DCA9" w14:textId="79E45B71" w:rsidR="00EE220D" w:rsidRPr="0062074F" w:rsidRDefault="00EE220D" w:rsidP="00A13F5A">
      <w:pPr>
        <w:pStyle w:val="berschrift3"/>
      </w:pPr>
      <w:bookmarkStart w:id="592" w:name="_Toc226034994"/>
      <w:r w:rsidRPr="0062074F">
        <w:t>Symbols</w:t>
      </w:r>
      <w:bookmarkEnd w:id="592"/>
    </w:p>
    <w:p w14:paraId="07A4A7BC" w14:textId="60B26EBF" w:rsidR="00EE62F6"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 xml:space="preserve">atalogue </w:t>
      </w:r>
      <w:r w:rsidR="00A5400C" w:rsidRPr="0062074F">
        <w:t>provides a</w:t>
      </w:r>
      <w:r w:rsidRPr="0062074F">
        <w:t xml:space="preserve"> set of symbols</w:t>
      </w:r>
      <w:r w:rsidR="00796161" w:rsidRPr="0062074F">
        <w:t>.</w:t>
      </w:r>
      <w:r w:rsidR="0082322B" w:rsidRPr="0062074F">
        <w:t xml:space="preserve"> These symbols are encoded as SVG files which conform to the S-100 SVG profile</w:t>
      </w:r>
      <w:r w:rsidR="00796161" w:rsidRPr="0062074F">
        <w:t xml:space="preserve"> </w:t>
      </w:r>
    </w:p>
    <w:p w14:paraId="61A33353" w14:textId="312F00E7" w:rsidR="00EE220D" w:rsidRPr="0062074F" w:rsidRDefault="00EE220D" w:rsidP="00A13F5A">
      <w:pPr>
        <w:pStyle w:val="berschrift3"/>
      </w:pPr>
      <w:bookmarkStart w:id="593" w:name="_Toc226034995"/>
      <w:r w:rsidRPr="0062074F">
        <w:t xml:space="preserve">Area </w:t>
      </w:r>
      <w:r w:rsidR="00E75C72" w:rsidRPr="0062074F">
        <w:t>f</w:t>
      </w:r>
      <w:r w:rsidRPr="0062074F">
        <w:t>ills</w:t>
      </w:r>
      <w:bookmarkEnd w:id="593"/>
    </w:p>
    <w:p w14:paraId="4CF4D796" w14:textId="4F9E33D3" w:rsidR="00EE220D" w:rsidRPr="001C1CAB" w:rsidRDefault="00EE220D" w:rsidP="00A52928">
      <w:pPr>
        <w:spacing w:after="120" w:line="240" w:lineRule="auto"/>
        <w:jc w:val="both"/>
        <w:rPr>
          <w:strike/>
        </w:rPr>
      </w:pPr>
      <w:r w:rsidRPr="0062074F">
        <w:t xml:space="preserve">The </w:t>
      </w:r>
      <w:r w:rsidR="00A5400C" w:rsidRPr="0062074F">
        <w:t>P</w:t>
      </w:r>
      <w:r w:rsidRPr="0062074F">
        <w:t xml:space="preserve">ortrayal </w:t>
      </w:r>
      <w:r w:rsidR="00A5400C" w:rsidRPr="0062074F">
        <w:t>C</w:t>
      </w:r>
      <w:r w:rsidRPr="0062074F">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p>
    <w:p w14:paraId="4C0E90AE" w14:textId="3B44A845" w:rsidR="00EE220D" w:rsidRPr="0062074F" w:rsidRDefault="00EE220D" w:rsidP="00A52928">
      <w:pPr>
        <w:spacing w:after="120" w:line="240" w:lineRule="auto"/>
        <w:jc w:val="both"/>
      </w:pPr>
      <w:r w:rsidRPr="00520800">
        <w:t xml:space="preserve">Area boundaries </w:t>
      </w:r>
      <w:r w:rsidR="00771A11" w:rsidRPr="00520800">
        <w:t>should</w:t>
      </w:r>
      <w:r w:rsidRPr="00520800">
        <w:t xml:space="preserve"> not be visible on the edge of the display window when the display window is enclosed by an area</w:t>
      </w:r>
      <w:r w:rsidR="005E0B00" w:rsidRPr="00520800">
        <w:t>.</w:t>
      </w:r>
      <w:r w:rsidR="00771A11" w:rsidRPr="00520800">
        <w:t xml:space="preserve"> Howeve</w:t>
      </w:r>
      <w:r w:rsidR="00B87412" w:rsidRPr="00520800">
        <w:t>r</w:t>
      </w:r>
      <w:r w:rsidR="00771A11" w:rsidRPr="00520800">
        <w:t>, if the boundary is actually on the edge of the display window, it should be visible.</w:t>
      </w:r>
    </w:p>
    <w:p w14:paraId="65D15267" w14:textId="5386D25C" w:rsidR="00EE220D" w:rsidRPr="0062074F" w:rsidRDefault="00EE220D" w:rsidP="00A13F5A">
      <w:pPr>
        <w:pStyle w:val="berschrift3"/>
      </w:pPr>
      <w:bookmarkStart w:id="594" w:name="_Toc194061679"/>
      <w:bookmarkStart w:id="595" w:name="_Toc194067069"/>
      <w:bookmarkStart w:id="596" w:name="_Toc226034996"/>
      <w:bookmarkEnd w:id="594"/>
      <w:bookmarkEnd w:id="595"/>
      <w:r w:rsidRPr="0062074F">
        <w:t xml:space="preserve">Line </w:t>
      </w:r>
      <w:r w:rsidR="00E75C72" w:rsidRPr="0062074F">
        <w:t>s</w:t>
      </w:r>
      <w:r w:rsidRPr="0062074F">
        <w:t>tyles</w:t>
      </w:r>
      <w:bookmarkEnd w:id="596"/>
    </w:p>
    <w:p w14:paraId="4BB6FCEF" w14:textId="1798C1B4" w:rsidR="00F346C8"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atalogue uses two types of line styles: simple line styles and complex line styles. Simple line styles are solid, dashed or dotted lines with varying colour and thickness</w:t>
      </w:r>
      <w:r w:rsidR="00F346C8" w:rsidRPr="0062074F">
        <w:t xml:space="preserve"> (width or stroke width)</w:t>
      </w:r>
      <w:r w:rsidRPr="0062074F">
        <w:t>. Complex</w:t>
      </w:r>
      <w:r w:rsidR="00F346C8" w:rsidRPr="0062074F">
        <w:t xml:space="preserve"> (or “composit</w:t>
      </w:r>
      <w:r w:rsidR="000071F4" w:rsidRPr="0062074F">
        <w:t>e”)</w:t>
      </w:r>
      <w:r w:rsidRPr="0062074F">
        <w:t xml:space="preserve"> line styles are composed of repeating line patterns.</w:t>
      </w:r>
    </w:p>
    <w:p w14:paraId="2A53288A" w14:textId="0C165F7B" w:rsidR="00EE220D" w:rsidRPr="0062074F" w:rsidRDefault="00F346C8" w:rsidP="00A52928">
      <w:pPr>
        <w:spacing w:after="120" w:line="240" w:lineRule="auto"/>
        <w:jc w:val="both"/>
      </w:pPr>
      <w:r w:rsidRPr="0062074F">
        <w:t xml:space="preserve">Simple line styles are generally described by continuity, width, and colour. The full specification of a simple line style may also include other elements such as dash interval, cap and join types (see S-100 </w:t>
      </w:r>
      <w:r w:rsidR="00A5400C" w:rsidRPr="0062074F">
        <w:t xml:space="preserve">clauses </w:t>
      </w:r>
      <w:r w:rsidRPr="0062074F">
        <w:t xml:space="preserve">9-12.4 and 9a-11.2.2.3), defaults for which may be set in the </w:t>
      </w:r>
      <w:r w:rsidR="00A5400C" w:rsidRPr="0062074F">
        <w:t>P</w:t>
      </w:r>
      <w:r w:rsidRPr="0062074F">
        <w:t xml:space="preserve">ortrayal </w:t>
      </w:r>
      <w:r w:rsidR="00A5400C" w:rsidRPr="0062074F">
        <w:t>C</w:t>
      </w:r>
      <w:r w:rsidRPr="0062074F">
        <w:t>atalogue. Complex line styles consist of additional elements, described in S-100 9-12.4 and 9a-11.2.2.3.</w:t>
      </w:r>
    </w:p>
    <w:p w14:paraId="00564AF7" w14:textId="5159AAA1" w:rsidR="006F4147" w:rsidRPr="0062074F" w:rsidRDefault="00D91128" w:rsidP="00A52928">
      <w:pPr>
        <w:spacing w:after="120" w:line="240" w:lineRule="auto"/>
        <w:jc w:val="both"/>
      </w:pPr>
      <w:r w:rsidRPr="0062074F">
        <w:t xml:space="preserve">Complex </w:t>
      </w:r>
      <w:proofErr w:type="spellStart"/>
      <w:r w:rsidRPr="0062074F">
        <w:t>linestyles</w:t>
      </w:r>
      <w:proofErr w:type="spellEnd"/>
      <w:r w:rsidRPr="0062074F">
        <w:t xml:space="preserve"> may be one-sided (symbols, text, etc., which are part of the line extend to only one side of the line) or two-sided (symbols, text, etc. extend on both sides of the line).</w:t>
      </w:r>
    </w:p>
    <w:p w14:paraId="7A6AE9B0" w14:textId="002C1916" w:rsidR="00D1276E" w:rsidRPr="0062074F" w:rsidRDefault="00D1276E" w:rsidP="00D1276E">
      <w:pPr>
        <w:pStyle w:val="berschrift3"/>
      </w:pPr>
      <w:bookmarkStart w:id="597" w:name="_Toc175130120"/>
      <w:bookmarkStart w:id="598" w:name="_Toc226034997"/>
      <w:bookmarkEnd w:id="597"/>
      <w:r w:rsidRPr="0062074F">
        <w:t>Portrayal of Shared Edges.</w:t>
      </w:r>
      <w:bookmarkEnd w:id="598"/>
    </w:p>
    <w:p w14:paraId="7294000B" w14:textId="56E2283B" w:rsidR="00D1276E" w:rsidRPr="0062074F" w:rsidRDefault="00D1276E" w:rsidP="00D1276E">
      <w:pPr>
        <w:spacing w:after="120" w:line="240" w:lineRule="auto"/>
        <w:jc w:val="both"/>
      </w:pPr>
      <w:r w:rsidRPr="0062074F">
        <w:t xml:space="preserve">Shared edges portrayed with dash patterns may be presented incorrectly to the </w:t>
      </w:r>
      <w:del w:id="599" w:author="Birklhuber Bernd" w:date="2026-08-07T09:33:00Z">
        <w:r w:rsidRPr="0062074F" w:rsidDel="00DA01C2">
          <w:delText xml:space="preserve">mariner </w:delText>
        </w:r>
      </w:del>
      <w:ins w:id="600" w:author="Birklhuber Bernd" w:date="2026-08-07T09:33:00Z">
        <w:r w:rsidR="00DA01C2">
          <w:t>boatmaster</w:t>
        </w:r>
        <w:r w:rsidR="00DA01C2" w:rsidRPr="0062074F">
          <w:t xml:space="preserve"> </w:t>
        </w:r>
      </w:ins>
      <w:r w:rsidRPr="0062074F">
        <w:t xml:space="preserve">when the </w:t>
      </w:r>
      <w:ins w:id="601" w:author="Birklhuber Bernd" w:date="2026-08-07T09:33:00Z">
        <w:r w:rsidR="00DA01C2">
          <w:t xml:space="preserve">Inland </w:t>
        </w:r>
      </w:ins>
      <w:r w:rsidRPr="0062074F">
        <w:t xml:space="preserve">ECDIS </w:t>
      </w:r>
      <w:ins w:id="602" w:author="Birklhuber Bernd" w:date="2026-08-07T09:33:00Z">
        <w:r w:rsidR="00DA01C2">
          <w:t xml:space="preserve">or </w:t>
        </w:r>
      </w:ins>
      <w:ins w:id="603" w:author="Birklhuber Bernd" w:date="2026-08-21T11:00:00Z">
        <w:r w:rsidR="007C791F">
          <w:t xml:space="preserve">Inland </w:t>
        </w:r>
      </w:ins>
      <w:ins w:id="604" w:author="Birklhuber Bernd" w:date="2026-08-07T09:33:00Z">
        <w:r w:rsidR="00DA01C2">
          <w:t xml:space="preserve">ECS </w:t>
        </w:r>
      </w:ins>
      <w:r w:rsidRPr="0062074F">
        <w:t>draws the edge in both directions. This issue can occur along the shared edges of features which abut, such as restricted areas or anchorages where adjacent edges are drawn in opposite directions.</w:t>
      </w:r>
    </w:p>
    <w:p w14:paraId="32D2909F" w14:textId="77777777" w:rsidR="00D1276E" w:rsidRPr="0062074F" w:rsidRDefault="00D1276E" w:rsidP="00D1276E">
      <w:pPr>
        <w:spacing w:after="120" w:line="240" w:lineRule="auto"/>
        <w:jc w:val="both"/>
      </w:pPr>
      <w:r w:rsidRPr="0062074F">
        <w:t>Rendering the dash pattern in both directions can alter the pattern from what is intended, and in some cases may result in a solid line.</w:t>
      </w:r>
    </w:p>
    <w:p w14:paraId="5302E985" w14:textId="77777777" w:rsidR="00D1276E" w:rsidRPr="0062074F" w:rsidRDefault="00D1276E" w:rsidP="00D1276E">
      <w:pPr>
        <w:spacing w:after="120" w:line="240" w:lineRule="auto"/>
        <w:jc w:val="both"/>
        <w:rPr>
          <w:sz w:val="18"/>
          <w:szCs w:val="18"/>
        </w:rPr>
      </w:pPr>
      <w:r w:rsidRPr="0062074F">
        <w:rPr>
          <w:rFonts w:eastAsiaTheme="minorHAnsi" w:cs="Arial"/>
          <w:color w:val="000000"/>
          <w:lang w:eastAsia="en-US"/>
        </w:rPr>
        <w:t>In the figure below, note the edges under the green highlight: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62074F" w14:paraId="16FBC9A7" w14:textId="77777777" w:rsidTr="00D343CC">
        <w:tc>
          <w:tcPr>
            <w:tcW w:w="4661" w:type="dxa"/>
          </w:tcPr>
          <w:p w14:paraId="31C57147" w14:textId="77777777" w:rsidR="00D1276E" w:rsidRPr="0062074F" w:rsidRDefault="00D1276E" w:rsidP="00D343CC">
            <w:pPr>
              <w:spacing w:after="120"/>
              <w:jc w:val="center"/>
            </w:pPr>
            <w:r w:rsidRPr="0062074F">
              <w:rPr>
                <w:noProof/>
              </w:rPr>
              <w:lastRenderedPageBreak/>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62074F" w:rsidRDefault="00D1276E" w:rsidP="00D343CC">
            <w:pPr>
              <w:spacing w:after="120"/>
              <w:jc w:val="center"/>
            </w:pPr>
            <w:r w:rsidRPr="0062074F">
              <w:t>Incorrect presentation</w:t>
            </w:r>
          </w:p>
        </w:tc>
        <w:tc>
          <w:tcPr>
            <w:tcW w:w="4661" w:type="dxa"/>
          </w:tcPr>
          <w:p w14:paraId="15668945" w14:textId="77777777" w:rsidR="00D1276E" w:rsidRPr="0062074F" w:rsidRDefault="00D1276E" w:rsidP="00D343CC">
            <w:pPr>
              <w:spacing w:after="120"/>
              <w:jc w:val="center"/>
            </w:pPr>
            <w:r w:rsidRPr="0062074F">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62074F" w:rsidRDefault="00D1276E" w:rsidP="00D343CC">
            <w:pPr>
              <w:spacing w:after="120"/>
              <w:jc w:val="center"/>
            </w:pPr>
            <w:r w:rsidRPr="0062074F">
              <w:t>Correct presentation</w:t>
            </w:r>
          </w:p>
        </w:tc>
      </w:tr>
    </w:tbl>
    <w:p w14:paraId="5473C2E4" w14:textId="77777777" w:rsidR="00D1276E" w:rsidRPr="0062074F" w:rsidRDefault="00D1276E" w:rsidP="00D1276E">
      <w:pPr>
        <w:spacing w:after="120" w:line="240" w:lineRule="auto"/>
        <w:jc w:val="both"/>
      </w:pPr>
    </w:p>
    <w:p w14:paraId="780879A5" w14:textId="77777777" w:rsidR="00D1276E" w:rsidRPr="0062074F" w:rsidRDefault="00D1276E" w:rsidP="00D1276E">
      <w:pPr>
        <w:spacing w:after="120" w:line="240" w:lineRule="auto"/>
        <w:jc w:val="both"/>
      </w:pPr>
      <w:r w:rsidRPr="0062074F">
        <w:t>This issue can also affect complex line styles, for example:</w:t>
      </w:r>
    </w:p>
    <w:p w14:paraId="782FA074" w14:textId="77777777" w:rsidR="00D1276E" w:rsidRPr="0062074F" w:rsidRDefault="00D1276E" w:rsidP="00D1276E">
      <w:pPr>
        <w:spacing w:after="120" w:line="240" w:lineRule="auto"/>
        <w:jc w:val="both"/>
      </w:pPr>
    </w:p>
    <w:tbl>
      <w:tblPr>
        <w:tblStyle w:val="Tabellenraster"/>
        <w:tblW w:w="0" w:type="auto"/>
        <w:tblLook w:val="04A0" w:firstRow="1" w:lastRow="0" w:firstColumn="1" w:lastColumn="0" w:noHBand="0" w:noVBand="1"/>
      </w:tblPr>
      <w:tblGrid>
        <w:gridCol w:w="4559"/>
        <w:gridCol w:w="4537"/>
      </w:tblGrid>
      <w:tr w:rsidR="00D1276E" w:rsidRPr="0062074F" w14:paraId="31E8343E" w14:textId="77777777" w:rsidTr="00A527F0">
        <w:tc>
          <w:tcPr>
            <w:tcW w:w="4661" w:type="dxa"/>
          </w:tcPr>
          <w:p w14:paraId="562B8989" w14:textId="77777777" w:rsidR="00D1276E" w:rsidRPr="0062074F" w:rsidRDefault="00D1276E" w:rsidP="00D343CC">
            <w:pPr>
              <w:spacing w:after="120"/>
              <w:jc w:val="center"/>
            </w:pPr>
            <w:r w:rsidRPr="0062074F">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62074F" w:rsidRDefault="00D1276E" w:rsidP="00D343CC">
            <w:pPr>
              <w:spacing w:after="120"/>
              <w:jc w:val="center"/>
            </w:pPr>
            <w:r w:rsidRPr="0062074F">
              <w:t>Incorrect presentation</w:t>
            </w:r>
          </w:p>
        </w:tc>
        <w:tc>
          <w:tcPr>
            <w:tcW w:w="4661" w:type="dxa"/>
          </w:tcPr>
          <w:p w14:paraId="6F4B7157" w14:textId="77777777" w:rsidR="00D1276E" w:rsidRPr="0062074F" w:rsidRDefault="00D1276E" w:rsidP="00D343CC">
            <w:pPr>
              <w:spacing w:after="120"/>
              <w:jc w:val="center"/>
            </w:pPr>
            <w:r w:rsidRPr="0062074F">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62074F" w:rsidRDefault="00D1276E" w:rsidP="00D343CC">
            <w:pPr>
              <w:spacing w:after="120"/>
              <w:jc w:val="center"/>
            </w:pPr>
            <w:r w:rsidRPr="0062074F">
              <w:t>Correct presentation.</w:t>
            </w:r>
          </w:p>
        </w:tc>
      </w:tr>
    </w:tbl>
    <w:p w14:paraId="0F0D31B6" w14:textId="3E00A29C" w:rsidR="00D1276E" w:rsidRPr="0062074F" w:rsidRDefault="00D1276E" w:rsidP="00A52928">
      <w:pPr>
        <w:spacing w:after="120" w:line="240" w:lineRule="auto"/>
        <w:jc w:val="both"/>
        <w:rPr>
          <w:b/>
          <w:bCs/>
        </w:rPr>
      </w:pPr>
    </w:p>
    <w:p w14:paraId="2178DA33" w14:textId="77777777" w:rsidR="00235FD2" w:rsidRPr="0062074F" w:rsidRDefault="00235FD2" w:rsidP="00A52928">
      <w:pPr>
        <w:spacing w:after="120" w:line="240" w:lineRule="auto"/>
        <w:jc w:val="both"/>
      </w:pPr>
    </w:p>
    <w:p w14:paraId="5346F7EB" w14:textId="158E6EF4" w:rsidR="00EE220D" w:rsidRPr="0062074F" w:rsidRDefault="00EE220D" w:rsidP="00A13F5A">
      <w:pPr>
        <w:pStyle w:val="berschrift3"/>
      </w:pPr>
      <w:bookmarkStart w:id="605" w:name="_Toc226034998"/>
      <w:r w:rsidRPr="0062074F">
        <w:t>Text</w:t>
      </w:r>
      <w:bookmarkEnd w:id="605"/>
    </w:p>
    <w:p w14:paraId="0AACE70B" w14:textId="77B3049F" w:rsidR="005147D3" w:rsidRPr="0062074F" w:rsidRDefault="00EE220D" w:rsidP="00A52928">
      <w:pPr>
        <w:spacing w:after="120" w:line="240" w:lineRule="auto"/>
        <w:jc w:val="both"/>
      </w:pPr>
      <w:r w:rsidRPr="0062074F">
        <w:t>S-</w:t>
      </w:r>
      <w:ins w:id="606" w:author="Birklhuber Bernd" w:date="2026-08-07T09:33:00Z">
        <w:r w:rsidR="00DA01C2">
          <w:t>4</w:t>
        </w:r>
      </w:ins>
      <w:del w:id="607" w:author="Birklhuber Bernd" w:date="2026-08-07T09:33:00Z">
        <w:r w:rsidRPr="0062074F" w:rsidDel="00DA01C2">
          <w:delText>1</w:delText>
        </w:r>
      </w:del>
      <w:r w:rsidRPr="0062074F">
        <w:t xml:space="preserve">01 </w:t>
      </w:r>
      <w:r w:rsidR="00632B95" w:rsidRPr="0062074F">
        <w:t xml:space="preserve">and other </w:t>
      </w:r>
      <w:r w:rsidR="00013183" w:rsidRPr="0062074F">
        <w:t>P</w:t>
      </w:r>
      <w:r w:rsidR="00632B95" w:rsidRPr="0062074F">
        <w:t xml:space="preserve">roduct </w:t>
      </w:r>
      <w:r w:rsidR="00013183" w:rsidRPr="0062074F">
        <w:t>S</w:t>
      </w:r>
      <w:r w:rsidR="00632B95" w:rsidRPr="0062074F">
        <w:t xml:space="preserve">pecifications </w:t>
      </w:r>
      <w:r w:rsidR="00796161" w:rsidRPr="0062074F">
        <w:t xml:space="preserve">may </w:t>
      </w:r>
      <w:r w:rsidRPr="0062074F">
        <w:t xml:space="preserve">utilize a cartographic feature called </w:t>
      </w:r>
      <w:proofErr w:type="spellStart"/>
      <w:r w:rsidRPr="0062074F">
        <w:rPr>
          <w:b/>
          <w:bCs/>
        </w:rPr>
        <w:t>TextPlacement</w:t>
      </w:r>
      <w:proofErr w:type="spellEnd"/>
      <w:r w:rsidRPr="0062074F">
        <w:t xml:space="preserve"> that is used in association </w:t>
      </w:r>
      <w:r w:rsidR="003E6ABC" w:rsidRPr="0062074F">
        <w:t xml:space="preserve">with a feature to optimise placement of </w:t>
      </w:r>
      <w:r w:rsidR="000E02CA" w:rsidRPr="0062074F">
        <w:t>labels (</w:t>
      </w:r>
      <w:r w:rsidR="00796161" w:rsidRPr="0062074F">
        <w:t>usually</w:t>
      </w:r>
      <w:r w:rsidR="000E02CA" w:rsidRPr="0062074F">
        <w:t>, either</w:t>
      </w:r>
      <w:r w:rsidR="003E6ABC" w:rsidRPr="0062074F">
        <w:t xml:space="preserve"> feature name or light characteristic</w:t>
      </w:r>
      <w:r w:rsidR="0035590F" w:rsidRPr="0062074F">
        <w:t xml:space="preserve"> description string</w:t>
      </w:r>
      <w:r w:rsidR="000E02CA" w:rsidRPr="0062074F">
        <w:t>)</w:t>
      </w:r>
      <w:r w:rsidRPr="0062074F">
        <w:t>.</w:t>
      </w:r>
    </w:p>
    <w:p w14:paraId="64A1DEA4" w14:textId="34F2A0C6" w:rsidR="00EE220D" w:rsidRPr="0062074F" w:rsidRDefault="00EE220D" w:rsidP="00A52928">
      <w:pPr>
        <w:spacing w:after="60" w:line="240" w:lineRule="auto"/>
        <w:jc w:val="both"/>
      </w:pPr>
      <w:r w:rsidRPr="0062074F">
        <w:t xml:space="preserve">There are </w:t>
      </w:r>
      <w:r w:rsidR="000E504B" w:rsidRPr="0062074F">
        <w:t>three</w:t>
      </w:r>
      <w:r w:rsidRPr="0062074F">
        <w:t xml:space="preserve"> types of text instruction</w:t>
      </w:r>
      <w:r w:rsidR="0018654C" w:rsidRPr="0062074F">
        <w:t>s possible in portrayal catalogues:</w:t>
      </w:r>
    </w:p>
    <w:p w14:paraId="30E7257A" w14:textId="02DF986F" w:rsidR="00EE220D" w:rsidRPr="0062074F" w:rsidRDefault="00EE220D">
      <w:pPr>
        <w:pStyle w:val="Listenabsatz"/>
        <w:numPr>
          <w:ilvl w:val="0"/>
          <w:numId w:val="18"/>
        </w:numPr>
        <w:spacing w:after="60" w:line="240" w:lineRule="auto"/>
        <w:jc w:val="both"/>
      </w:pPr>
      <w:r w:rsidRPr="0062074F">
        <w:t>Text relative to a point</w:t>
      </w:r>
      <w:r w:rsidR="00013183" w:rsidRPr="0062074F">
        <w:t>;</w:t>
      </w:r>
    </w:p>
    <w:p w14:paraId="2E958260" w14:textId="0A8B766C" w:rsidR="00EE220D" w:rsidRPr="0062074F" w:rsidRDefault="00EE220D">
      <w:pPr>
        <w:pStyle w:val="Listenabsatz"/>
        <w:numPr>
          <w:ilvl w:val="0"/>
          <w:numId w:val="18"/>
        </w:numPr>
        <w:spacing w:after="60" w:line="240" w:lineRule="auto"/>
        <w:jc w:val="both"/>
      </w:pPr>
      <w:r w:rsidRPr="0062074F">
        <w:t xml:space="preserve">Text that will be drawn along a </w:t>
      </w:r>
      <w:r w:rsidR="006F4A2D" w:rsidRPr="0062074F">
        <w:t>line</w:t>
      </w:r>
      <w:r w:rsidR="00013183" w:rsidRPr="0062074F">
        <w:t>; and</w:t>
      </w:r>
    </w:p>
    <w:p w14:paraId="2B796CE1" w14:textId="2D4F5CB4" w:rsidR="000E504B" w:rsidRPr="0062074F" w:rsidRDefault="000E504B">
      <w:pPr>
        <w:pStyle w:val="Listenabsatz"/>
        <w:numPr>
          <w:ilvl w:val="0"/>
          <w:numId w:val="18"/>
        </w:numPr>
        <w:spacing w:after="120" w:line="240" w:lineRule="auto"/>
        <w:ind w:left="714" w:hanging="357"/>
        <w:jc w:val="both"/>
      </w:pPr>
      <w:r w:rsidRPr="0062074F">
        <w:t>Text placed relative to an area</w:t>
      </w:r>
      <w:r w:rsidR="00F52B91" w:rsidRPr="0062074F">
        <w:t xml:space="preserve"> uses a</w:t>
      </w:r>
      <w:r w:rsidRPr="0062074F">
        <w:t xml:space="preserve"> </w:t>
      </w:r>
      <w:r w:rsidR="0036405F" w:rsidRPr="0062074F">
        <w:t xml:space="preserve">local </w:t>
      </w:r>
      <w:r w:rsidR="00F52B91" w:rsidRPr="0062074F">
        <w:t>coordinate reference system</w:t>
      </w:r>
      <w:r w:rsidRPr="0062074F">
        <w:t>. Note that this can cause the text to be drawn at multiple locations.</w:t>
      </w:r>
    </w:p>
    <w:p w14:paraId="5C61C395" w14:textId="0DF995BF" w:rsidR="000E504B" w:rsidRPr="0062074F" w:rsidRDefault="000E504B" w:rsidP="00A52928">
      <w:pPr>
        <w:spacing w:after="120" w:line="240" w:lineRule="auto"/>
        <w:jc w:val="both"/>
      </w:pPr>
      <w:r w:rsidRPr="0062074F">
        <w:t xml:space="preserve">However, explicit cartographic placement along curves </w:t>
      </w:r>
      <w:r w:rsidR="0036405F" w:rsidRPr="0062074F">
        <w:t>or</w:t>
      </w:r>
      <w:r w:rsidRPr="0062074F">
        <w:t xml:space="preserve"> relative to </w:t>
      </w:r>
      <w:r w:rsidR="0036405F" w:rsidRPr="0062074F">
        <w:t>area/local CRS</w:t>
      </w:r>
      <w:r w:rsidRPr="0062074F">
        <w:t xml:space="preserve"> cannot be explicitly encoded in S-</w:t>
      </w:r>
      <w:ins w:id="608" w:author="Birklhuber Bernd" w:date="2026-08-07T09:37:00Z">
        <w:r w:rsidR="00DA01C2">
          <w:t>4</w:t>
        </w:r>
      </w:ins>
      <w:del w:id="609" w:author="Birklhuber Bernd" w:date="2026-08-07T09:37:00Z">
        <w:r w:rsidRPr="0062074F" w:rsidDel="00DA01C2">
          <w:delText>1</w:delText>
        </w:r>
      </w:del>
      <w:r w:rsidRPr="0062074F">
        <w:t>01 datasets</w:t>
      </w:r>
      <w:r w:rsidR="0036405F" w:rsidRPr="0062074F">
        <w:t>, though it can be encoded in portrayal rules</w:t>
      </w:r>
      <w:r w:rsidR="00A31B6A" w:rsidRPr="0062074F">
        <w:t xml:space="preserve"> in a </w:t>
      </w:r>
      <w:r w:rsidR="00013183" w:rsidRPr="0062074F">
        <w:t>P</w:t>
      </w:r>
      <w:r w:rsidR="00A31B6A" w:rsidRPr="0062074F">
        <w:t xml:space="preserve">ortrayal </w:t>
      </w:r>
      <w:r w:rsidR="00013183" w:rsidRPr="0062074F">
        <w:t>C</w:t>
      </w:r>
      <w:r w:rsidR="00A31B6A" w:rsidRPr="0062074F">
        <w:t>atalogue</w:t>
      </w:r>
      <w:r w:rsidR="00F94BEA" w:rsidRPr="0062074F">
        <w:t xml:space="preserve"> (S-100 </w:t>
      </w:r>
      <w:r w:rsidR="00013183" w:rsidRPr="0062074F">
        <w:t xml:space="preserve">Part 9a, clause </w:t>
      </w:r>
      <w:r w:rsidR="00F94BEA" w:rsidRPr="0062074F">
        <w:t>9a-11.2)</w:t>
      </w:r>
      <w:r w:rsidR="0036405F" w:rsidRPr="0062074F">
        <w:t>.</w:t>
      </w:r>
    </w:p>
    <w:p w14:paraId="1BD346E4" w14:textId="2D5FB27E" w:rsidR="00EE62F6" w:rsidRPr="0062074F" w:rsidRDefault="00EE62F6" w:rsidP="00A13F5A">
      <w:pPr>
        <w:pStyle w:val="berschrift3"/>
      </w:pPr>
      <w:bookmarkStart w:id="610" w:name="_Ref44530594"/>
      <w:bookmarkStart w:id="611" w:name="_Toc226034999"/>
      <w:r w:rsidRPr="0062074F">
        <w:t>Style sheets</w:t>
      </w:r>
      <w:bookmarkEnd w:id="610"/>
      <w:bookmarkEnd w:id="611"/>
    </w:p>
    <w:p w14:paraId="19C41B51" w14:textId="2B600ACF" w:rsidR="005A1FAB" w:rsidRPr="0062074F" w:rsidRDefault="005E1A41" w:rsidP="00A52928">
      <w:pPr>
        <w:spacing w:after="120" w:line="240" w:lineRule="auto"/>
        <w:jc w:val="both"/>
      </w:pPr>
      <w:r w:rsidRPr="0062074F">
        <w:t>Cascading Style Sheets (</w:t>
      </w:r>
      <w:r w:rsidR="009C1FE6" w:rsidRPr="0062074F">
        <w:t>CSS</w:t>
      </w:r>
      <w:r w:rsidRPr="0062074F">
        <w:t>)</w:t>
      </w:r>
      <w:r w:rsidR="009C1FE6" w:rsidRPr="0062074F">
        <w:t xml:space="preserve"> </w:t>
      </w:r>
      <w:r w:rsidRPr="0062074F">
        <w:t>files</w:t>
      </w:r>
      <w:r w:rsidR="009C1FE6" w:rsidRPr="0062074F">
        <w:t xml:space="preserve"> are used to </w:t>
      </w:r>
      <w:r w:rsidRPr="0062074F">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62074F" w:rsidRDefault="00AD002E" w:rsidP="00A52928">
      <w:pPr>
        <w:spacing w:after="120" w:line="240" w:lineRule="auto"/>
        <w:jc w:val="both"/>
      </w:pPr>
      <w:r w:rsidRPr="0062074F">
        <w:t xml:space="preserve">In principle, any style attribute can be set in a CSS file, but the CSS files in IHO </w:t>
      </w:r>
      <w:r w:rsidR="00A52928" w:rsidRPr="0062074F">
        <w:t>P</w:t>
      </w:r>
      <w:r w:rsidRPr="0062074F">
        <w:t xml:space="preserve">ortrayal </w:t>
      </w:r>
      <w:r w:rsidR="00A52928" w:rsidRPr="0062074F">
        <w:t>C</w:t>
      </w:r>
      <w:r w:rsidRPr="0062074F">
        <w:t xml:space="preserve">atalogues </w:t>
      </w:r>
      <w:r w:rsidR="006E7CFE" w:rsidRPr="0062074F">
        <w:t xml:space="preserve">are restricted </w:t>
      </w:r>
      <w:r w:rsidR="004025D4" w:rsidRPr="0062074F">
        <w:t>by S-100 9-B-4.4 to only two use cases</w:t>
      </w:r>
      <w:r w:rsidR="00606330" w:rsidRPr="0062074F">
        <w:t>: setting</w:t>
      </w:r>
      <w:r w:rsidRPr="0062074F">
        <w:t xml:space="preserve"> stroke and fill colours, </w:t>
      </w:r>
      <w:r w:rsidR="00F848EC" w:rsidRPr="0062074F">
        <w:t xml:space="preserve">altering the visibility of elements which are not normally </w:t>
      </w:r>
      <w:r w:rsidR="0070450C" w:rsidRPr="0062074F">
        <w:t>displayed (for example, the pivot point)</w:t>
      </w:r>
      <w:r w:rsidRPr="0062074F">
        <w:t>.</w:t>
      </w:r>
      <w:r w:rsidR="00D32F9E" w:rsidRPr="0062074F">
        <w:t xml:space="preserve"> </w:t>
      </w:r>
    </w:p>
    <w:p w14:paraId="54F228CF" w14:textId="77777777" w:rsidR="001534DA" w:rsidRPr="0062074F" w:rsidRDefault="001534DA" w:rsidP="00A13F5A">
      <w:pPr>
        <w:pStyle w:val="berschrift3"/>
      </w:pPr>
      <w:bookmarkStart w:id="612" w:name="_Toc226035000"/>
      <w:r w:rsidRPr="0062074F">
        <w:t>Display planes</w:t>
      </w:r>
      <w:bookmarkEnd w:id="612"/>
    </w:p>
    <w:p w14:paraId="691481A3" w14:textId="73F41A7C" w:rsidR="001534DA" w:rsidRPr="0062074F" w:rsidRDefault="001534DA" w:rsidP="00A52928">
      <w:pPr>
        <w:spacing w:after="120" w:line="240" w:lineRule="auto"/>
        <w:jc w:val="both"/>
      </w:pPr>
      <w:r w:rsidRPr="0062074F">
        <w:t>Display planes are used to split the output of the portrayal functions into lists. An example of this is the separation of chart information drawn under a radar image and chart information drawn over a radar image.</w:t>
      </w:r>
    </w:p>
    <w:p w14:paraId="38B77A89" w14:textId="2D48D7E1" w:rsidR="00EE220D" w:rsidRPr="0062074F" w:rsidRDefault="00EE220D" w:rsidP="00A13F5A">
      <w:pPr>
        <w:pStyle w:val="berschrift3"/>
      </w:pPr>
      <w:bookmarkStart w:id="613" w:name="_Toc226035001"/>
      <w:r w:rsidRPr="0062074F">
        <w:lastRenderedPageBreak/>
        <w:t xml:space="preserve">Display </w:t>
      </w:r>
      <w:r w:rsidR="001949CA" w:rsidRPr="0062074F">
        <w:t xml:space="preserve">(drawing) </w:t>
      </w:r>
      <w:r w:rsidR="00E75C72" w:rsidRPr="0062074F">
        <w:t>p</w:t>
      </w:r>
      <w:r w:rsidRPr="0062074F">
        <w:t>riorities</w:t>
      </w:r>
      <w:bookmarkEnd w:id="613"/>
    </w:p>
    <w:p w14:paraId="579C2CD6" w14:textId="77777777" w:rsidR="00746189" w:rsidRPr="0062074F" w:rsidRDefault="00746189" w:rsidP="00746189">
      <w:pPr>
        <w:spacing w:after="120" w:line="240" w:lineRule="auto"/>
        <w:jc w:val="both"/>
      </w:pPr>
      <w:r w:rsidRPr="0062074F">
        <w:t>Display priorities are also called “drawing priorities” in S-100 Parts 9 and 9a.</w:t>
      </w:r>
    </w:p>
    <w:p w14:paraId="71E4B58E" w14:textId="475CED2F" w:rsidR="00EE220D" w:rsidRPr="0062074F" w:rsidRDefault="00EE220D" w:rsidP="00A52928">
      <w:pPr>
        <w:spacing w:after="120" w:line="240" w:lineRule="auto"/>
        <w:jc w:val="both"/>
      </w:pPr>
      <w:r w:rsidRPr="0062074F">
        <w:t>Displa</w:t>
      </w:r>
      <w:r w:rsidR="00FD56DB" w:rsidRPr="0062074F">
        <w:t>y</w:t>
      </w:r>
      <w:r w:rsidRPr="0062074F">
        <w:t xml:space="preserve"> priorities</w:t>
      </w:r>
      <w:r w:rsidR="00FD56DB" w:rsidRPr="0062074F">
        <w:t xml:space="preserve"> </w:t>
      </w:r>
      <w:r w:rsidRPr="0062074F">
        <w:t>control the order in which the output of the portrayal functions is processed by the rendering engine</w:t>
      </w:r>
      <w:r w:rsidR="00A05A67" w:rsidRPr="0062074F">
        <w:t xml:space="preserve"> within a display plane</w:t>
      </w:r>
      <w:r w:rsidRPr="0062074F">
        <w:t>. Priorities with smaller numerical values will be processed first.</w:t>
      </w:r>
      <w:r w:rsidR="001534DA" w:rsidRPr="0062074F">
        <w:t xml:space="preserve"> </w:t>
      </w:r>
    </w:p>
    <w:p w14:paraId="14A3326E" w14:textId="00D617A9" w:rsidR="001534DA" w:rsidRPr="0062074F" w:rsidRDefault="00EE220D" w:rsidP="00A52928">
      <w:pPr>
        <w:spacing w:after="120" w:line="240" w:lineRule="auto"/>
        <w:jc w:val="both"/>
      </w:pPr>
      <w:r w:rsidRPr="0062074F">
        <w:t xml:space="preserve">The display priority applies irrespective of whether a feature is a point, curve or surface. If the display priority is equal among features, curve features have to be drawn on top of surface features whereas point features </w:t>
      </w:r>
      <w:r w:rsidR="00796161" w:rsidRPr="0062074F">
        <w:t>are</w:t>
      </w:r>
      <w:r w:rsidRPr="0062074F">
        <w:t xml:space="preserve"> drawn on top of both. If the display priority is still equal among features of the same type of geometry (curve, surface or point) the given sequence in the data structure of the </w:t>
      </w:r>
      <w:r w:rsidR="00292CD6" w:rsidRPr="0062074F">
        <w:t>System Database</w:t>
      </w:r>
      <w:r w:rsidRPr="0062074F">
        <w:t xml:space="preserve">, or some other neutral criterion, </w:t>
      </w:r>
      <w:r w:rsidR="00E4260A" w:rsidRPr="0062074F">
        <w:t xml:space="preserve">should </w:t>
      </w:r>
      <w:r w:rsidRPr="0062074F">
        <w:t>be used for a decision as to which feature is drawn on top.</w:t>
      </w:r>
    </w:p>
    <w:p w14:paraId="7041130F" w14:textId="77777777" w:rsidR="009015B8" w:rsidRPr="0062074F" w:rsidRDefault="009015B8" w:rsidP="00A13F5A">
      <w:pPr>
        <w:pStyle w:val="berschrift3"/>
      </w:pPr>
      <w:bookmarkStart w:id="614" w:name="_Toc226035002"/>
      <w:r w:rsidRPr="0062074F">
        <w:t>Viewing groups</w:t>
      </w:r>
      <w:bookmarkEnd w:id="614"/>
    </w:p>
    <w:p w14:paraId="0B851E7D" w14:textId="29051A27" w:rsidR="009015B8" w:rsidRPr="0062074F" w:rsidRDefault="009015B8" w:rsidP="00025127">
      <w:pPr>
        <w:spacing w:after="120" w:line="240" w:lineRule="auto"/>
        <w:jc w:val="both"/>
      </w:pPr>
      <w:r w:rsidRPr="0062074F">
        <w:t xml:space="preserve">The viewing group controls the content of the display. It provides an on/off switch in the </w:t>
      </w:r>
      <w:r w:rsidR="00025127" w:rsidRPr="0062074F">
        <w:t>P</w:t>
      </w:r>
      <w:r w:rsidRPr="0062074F">
        <w:t xml:space="preserve">ortrayal </w:t>
      </w:r>
      <w:r w:rsidR="00025127" w:rsidRPr="0062074F">
        <w:t>C</w:t>
      </w:r>
      <w:r w:rsidRPr="0062074F">
        <w:t xml:space="preserve">atalogue for </w:t>
      </w:r>
      <w:r w:rsidR="00AC3F99" w:rsidRPr="0062074F">
        <w:t xml:space="preserve">all </w:t>
      </w:r>
      <w:r w:rsidRPr="0062074F">
        <w:t>drawing instruction</w:t>
      </w:r>
      <w:r w:rsidR="00AC3F99" w:rsidRPr="0062074F">
        <w:t>s</w:t>
      </w:r>
      <w:r w:rsidRPr="0062074F">
        <w:t xml:space="preserve"> assigned to the corresponding viewing group.</w:t>
      </w:r>
    </w:p>
    <w:p w14:paraId="7AB45B2A" w14:textId="77777777" w:rsidR="009015B8" w:rsidRPr="0062074F" w:rsidRDefault="009015B8" w:rsidP="00A13F5A">
      <w:pPr>
        <w:pStyle w:val="berschrift3"/>
      </w:pPr>
      <w:bookmarkStart w:id="615" w:name="_Toc226035003"/>
      <w:r w:rsidRPr="0062074F">
        <w:t>Viewing group layers</w:t>
      </w:r>
      <w:bookmarkEnd w:id="615"/>
    </w:p>
    <w:p w14:paraId="741A45A1" w14:textId="5C562614" w:rsidR="009015B8" w:rsidRPr="0062074F" w:rsidRDefault="009015B8" w:rsidP="00025127">
      <w:pPr>
        <w:spacing w:after="120" w:line="240" w:lineRule="auto"/>
        <w:jc w:val="both"/>
      </w:pPr>
      <w:r w:rsidRPr="0062074F">
        <w:t xml:space="preserve">A viewing group layer defines a collection of viewing groups whose visibility can be simultaneously toggled </w:t>
      </w:r>
      <w:r w:rsidR="00726B15" w:rsidRPr="0062074F">
        <w:t xml:space="preserve">on/off </w:t>
      </w:r>
      <w:r w:rsidRPr="0062074F">
        <w:t>by an application.</w:t>
      </w:r>
    </w:p>
    <w:p w14:paraId="27901759" w14:textId="77777777" w:rsidR="009015B8" w:rsidRPr="0062074F" w:rsidRDefault="009015B8" w:rsidP="00A13F5A">
      <w:pPr>
        <w:pStyle w:val="berschrift3"/>
      </w:pPr>
      <w:bookmarkStart w:id="616" w:name="_Toc226035004"/>
      <w:r w:rsidRPr="0062074F">
        <w:t>Display modes</w:t>
      </w:r>
      <w:bookmarkEnd w:id="616"/>
    </w:p>
    <w:p w14:paraId="5DDC8ADF" w14:textId="477781A7" w:rsidR="009015B8" w:rsidRPr="0062074F" w:rsidRDefault="009015B8" w:rsidP="00025127">
      <w:pPr>
        <w:spacing w:after="120" w:line="240" w:lineRule="auto"/>
        <w:jc w:val="both"/>
      </w:pPr>
      <w:r w:rsidRPr="0062074F">
        <w:t xml:space="preserve">A display mode defines a collection of viewing group layers which can be simultaneously toggled </w:t>
      </w:r>
      <w:r w:rsidR="00726B15" w:rsidRPr="0062074F">
        <w:t xml:space="preserve">on/off </w:t>
      </w:r>
      <w:r w:rsidRPr="0062074F">
        <w:t>by an application.</w:t>
      </w:r>
    </w:p>
    <w:p w14:paraId="078C71DF" w14:textId="77777777" w:rsidR="00341B76" w:rsidRPr="0062074F" w:rsidRDefault="00341B76" w:rsidP="00A13F5A">
      <w:pPr>
        <w:pStyle w:val="berschrift3"/>
      </w:pPr>
      <w:bookmarkStart w:id="617" w:name="_Toc188368609"/>
      <w:bookmarkStart w:id="618" w:name="_Toc188621811"/>
      <w:bookmarkStart w:id="619" w:name="_Toc188950392"/>
      <w:bookmarkStart w:id="620" w:name="_Toc188968308"/>
      <w:bookmarkStart w:id="621" w:name="_Toc188968533"/>
      <w:bookmarkStart w:id="622" w:name="_Toc188368610"/>
      <w:bookmarkStart w:id="623" w:name="_Toc188621812"/>
      <w:bookmarkStart w:id="624" w:name="_Toc188950393"/>
      <w:bookmarkStart w:id="625" w:name="_Toc188968309"/>
      <w:bookmarkStart w:id="626" w:name="_Toc188968534"/>
      <w:bookmarkStart w:id="627" w:name="_Toc226035005"/>
      <w:bookmarkEnd w:id="617"/>
      <w:bookmarkEnd w:id="618"/>
      <w:bookmarkEnd w:id="619"/>
      <w:bookmarkEnd w:id="620"/>
      <w:bookmarkEnd w:id="621"/>
      <w:bookmarkEnd w:id="622"/>
      <w:bookmarkEnd w:id="623"/>
      <w:bookmarkEnd w:id="624"/>
      <w:bookmarkEnd w:id="625"/>
      <w:bookmarkEnd w:id="626"/>
      <w:r w:rsidRPr="0062074F">
        <w:t>Rules</w:t>
      </w:r>
      <w:bookmarkEnd w:id="627"/>
    </w:p>
    <w:p w14:paraId="31F932D5" w14:textId="43C91E8A" w:rsidR="00341B76" w:rsidRPr="0062074F" w:rsidRDefault="00341B76" w:rsidP="00025127">
      <w:pPr>
        <w:spacing w:after="120" w:line="240" w:lineRule="auto"/>
        <w:jc w:val="both"/>
      </w:pPr>
      <w:r w:rsidRPr="0062074F">
        <w:t>A portrayal rule describes the transformation of feature data into drawing instructions.</w:t>
      </w:r>
    </w:p>
    <w:p w14:paraId="781F4D7F" w14:textId="6B71EA2C" w:rsidR="00EE220D" w:rsidRPr="0062074F" w:rsidRDefault="00EE220D" w:rsidP="00A13F5A">
      <w:pPr>
        <w:pStyle w:val="berschrift3"/>
      </w:pPr>
      <w:bookmarkStart w:id="628" w:name="_Ref44796990"/>
      <w:bookmarkStart w:id="629" w:name="_Toc226035006"/>
      <w:r w:rsidRPr="0062074F">
        <w:t>Context</w:t>
      </w:r>
      <w:bookmarkEnd w:id="628"/>
      <w:bookmarkEnd w:id="629"/>
    </w:p>
    <w:p w14:paraId="5D382614" w14:textId="06E77C15" w:rsidR="00EE62F6" w:rsidRPr="0062074F" w:rsidRDefault="005E6352" w:rsidP="00025127">
      <w:pPr>
        <w:spacing w:after="120" w:line="240" w:lineRule="auto"/>
        <w:jc w:val="both"/>
      </w:pPr>
      <w:r w:rsidRPr="0062074F">
        <w:t>The c</w:t>
      </w:r>
      <w:r w:rsidR="00F02835" w:rsidRPr="0062074F">
        <w:t xml:space="preserve">ontext is a set of parameters </w:t>
      </w:r>
      <w:r w:rsidR="00560E23" w:rsidRPr="0062074F">
        <w:t>wh</w:t>
      </w:r>
      <w:r w:rsidR="001145B7" w:rsidRPr="0062074F">
        <w:t>ose</w:t>
      </w:r>
      <w:r w:rsidR="00560E23" w:rsidRPr="0062074F">
        <w:t xml:space="preserve"> </w:t>
      </w:r>
      <w:r w:rsidR="001145B7" w:rsidRPr="0062074F">
        <w:t>values alter</w:t>
      </w:r>
      <w:r w:rsidR="00560E23" w:rsidRPr="0062074F">
        <w:t xml:space="preserve"> the portrayal processing</w:t>
      </w:r>
      <w:r w:rsidR="00ED1CFC" w:rsidRPr="0062074F">
        <w:t xml:space="preserve">. </w:t>
      </w:r>
      <w:r w:rsidR="00F02835" w:rsidRPr="0062074F">
        <w:t xml:space="preserve">These parameters can be </w:t>
      </w:r>
      <w:r w:rsidR="007F70B8" w:rsidRPr="0062074F">
        <w:t>used</w:t>
      </w:r>
      <w:r w:rsidR="00F02835" w:rsidRPr="0062074F">
        <w:t xml:space="preserve"> to provide contextual information </w:t>
      </w:r>
      <w:r w:rsidRPr="0062074F">
        <w:t>to the execution of rules in portrayal processing.</w:t>
      </w:r>
      <w:r w:rsidR="00ED1CFC" w:rsidRPr="0062074F">
        <w:t xml:space="preserve"> Examples are settings of depth values for the safety depth, shallow and deep contours.</w:t>
      </w:r>
    </w:p>
    <w:p w14:paraId="41290E08" w14:textId="19CB469F" w:rsidR="0018654C" w:rsidRPr="0062074F" w:rsidRDefault="0018654C" w:rsidP="00A13F5A">
      <w:pPr>
        <w:pStyle w:val="berschrift3"/>
      </w:pPr>
      <w:bookmarkStart w:id="630" w:name="_Toc226035007"/>
      <w:r w:rsidRPr="0062074F">
        <w:t>Validity times</w:t>
      </w:r>
      <w:bookmarkEnd w:id="630"/>
    </w:p>
    <w:p w14:paraId="2660FB02" w14:textId="645307F0" w:rsidR="00EA650D" w:rsidRPr="0062074F" w:rsidRDefault="00321DBC" w:rsidP="00025127">
      <w:pPr>
        <w:spacing w:after="120" w:line="240" w:lineRule="auto"/>
        <w:jc w:val="both"/>
      </w:pPr>
      <w:r w:rsidRPr="0062074F">
        <w:t xml:space="preserve">Drawing instructions can be designated as being valid only during a </w:t>
      </w:r>
      <w:r w:rsidR="009D54A5" w:rsidRPr="0062074F">
        <w:t>specified</w:t>
      </w:r>
      <w:r w:rsidRPr="0062074F">
        <w:t xml:space="preserve"> interval</w:t>
      </w:r>
      <w:r w:rsidR="007249A3" w:rsidRPr="0062074F">
        <w:t>, which may be open-ended at either beginning or end, or a single time point (with beginning and end the same). Intervals may be specified in terms of date, time (of day), or date-time endpoints.</w:t>
      </w:r>
    </w:p>
    <w:p w14:paraId="04678F46" w14:textId="13311BF6" w:rsidR="007249A3" w:rsidRPr="0062074F" w:rsidRDefault="007249A3" w:rsidP="00025127">
      <w:pPr>
        <w:spacing w:after="120" w:line="240" w:lineRule="auto"/>
        <w:jc w:val="both"/>
      </w:pPr>
      <w:r w:rsidRPr="0062074F">
        <w:t>The start and end instants are defined by their date/time component of the smallest granularity. For example, if the end instant is specified</w:t>
      </w:r>
      <w:r w:rsidR="007B14DE" w:rsidRPr="0062074F">
        <w:t xml:space="preserve"> </w:t>
      </w:r>
      <w:r w:rsidR="00BA119C" w:rsidRPr="0062074F">
        <w:t>a date without a time of day</w:t>
      </w:r>
      <w:r w:rsidR="007B14DE" w:rsidRPr="0062074F">
        <w:t>, and the interval is “right-closed”</w:t>
      </w:r>
      <w:r w:rsidRPr="0062074F">
        <w:t xml:space="preserve">, the end instant is </w:t>
      </w:r>
      <w:r w:rsidR="00BA119C" w:rsidRPr="0062074F">
        <w:t xml:space="preserve">midnight </w:t>
      </w:r>
      <w:r w:rsidR="007B14DE" w:rsidRPr="0062074F">
        <w:t xml:space="preserve">at the end of the specified day </w:t>
      </w:r>
      <w:r w:rsidR="00BA119C" w:rsidRPr="0062074F">
        <w:t xml:space="preserve">(240000 in ISO 8601 </w:t>
      </w:r>
      <w:r w:rsidR="007B14DE" w:rsidRPr="0062074F">
        <w:t>terms</w:t>
      </w:r>
      <w:r w:rsidR="00BA119C" w:rsidRPr="0062074F">
        <w:t>)</w:t>
      </w:r>
      <w:r w:rsidRPr="0062074F">
        <w:t>.</w:t>
      </w:r>
      <w:r w:rsidR="00BA119C" w:rsidRPr="0062074F">
        <w:t xml:space="preserve"> This is consistent with </w:t>
      </w:r>
      <w:r w:rsidR="007B14DE" w:rsidRPr="0062074F">
        <w:t xml:space="preserve">the </w:t>
      </w:r>
      <w:r w:rsidR="00BA119C" w:rsidRPr="0062074F">
        <w:t xml:space="preserve">S-100 treatment of </w:t>
      </w:r>
      <w:proofErr w:type="spellStart"/>
      <w:r w:rsidR="00BA119C" w:rsidRPr="003D72A2">
        <w:rPr>
          <w:i/>
          <w:iCs/>
        </w:rPr>
        <w:t>dateStart</w:t>
      </w:r>
      <w:proofErr w:type="spellEnd"/>
      <w:r w:rsidR="00BA119C" w:rsidRPr="0062074F">
        <w:t xml:space="preserve"> and </w:t>
      </w:r>
      <w:proofErr w:type="spellStart"/>
      <w:r w:rsidR="00BA119C" w:rsidRPr="003D72A2">
        <w:rPr>
          <w:i/>
          <w:iCs/>
        </w:rPr>
        <w:t>dateEnd</w:t>
      </w:r>
      <w:proofErr w:type="spellEnd"/>
      <w:r w:rsidR="00BA119C" w:rsidRPr="0062074F">
        <w:t xml:space="preserve"> attributes (see S-100 Part 3 </w:t>
      </w:r>
      <w:r w:rsidR="007B14DE" w:rsidRPr="0062074F">
        <w:t>clause 3-8</w:t>
      </w:r>
      <w:r w:rsidR="001970B6" w:rsidRPr="0062074F">
        <w:t>-3</w:t>
      </w:r>
      <w:r w:rsidR="007B14DE" w:rsidRPr="0062074F">
        <w:t xml:space="preserve"> (Interpretation of models of time intervals and period), but note that the open/closed nature of the interval </w:t>
      </w:r>
      <w:r w:rsidR="00D65B60" w:rsidRPr="0062074F">
        <w:t>affects</w:t>
      </w:r>
      <w:r w:rsidR="007B14DE" w:rsidRPr="0062074F">
        <w:t xml:space="preserve"> the interpretation</w:t>
      </w:r>
      <w:r w:rsidR="00550A8B" w:rsidRPr="0062074F">
        <w:t xml:space="preserve"> for Part </w:t>
      </w:r>
      <w:proofErr w:type="gramStart"/>
      <w:r w:rsidR="00550A8B" w:rsidRPr="0062074F">
        <w:t>9 time</w:t>
      </w:r>
      <w:proofErr w:type="gramEnd"/>
      <w:r w:rsidR="00550A8B" w:rsidRPr="0062074F">
        <w:t xml:space="preserve"> intervals</w:t>
      </w:r>
      <w:r w:rsidR="007B14DE" w:rsidRPr="0062074F">
        <w:t xml:space="preserve"> </w:t>
      </w:r>
      <w:r w:rsidR="00550A8B" w:rsidRPr="0062074F">
        <w:t>—</w:t>
      </w:r>
      <w:r w:rsidR="007B14DE" w:rsidRPr="0062074F">
        <w:t xml:space="preserve"> if the same </w:t>
      </w:r>
      <w:r w:rsidR="00D65B60" w:rsidRPr="0062074F">
        <w:t>interval</w:t>
      </w:r>
      <w:r w:rsidR="007B14DE" w:rsidRPr="0062074F">
        <w:t xml:space="preserve"> is specified as “right-open” the </w:t>
      </w:r>
      <w:r w:rsidR="00BA1F6C" w:rsidRPr="0062074F">
        <w:t xml:space="preserve">start </w:t>
      </w:r>
      <w:r w:rsidR="007B14DE" w:rsidRPr="0062074F">
        <w:t>time point is midnight at the beginning of the specified day (000000 in ISO 8601 terms).</w:t>
      </w:r>
    </w:p>
    <w:p w14:paraId="6B51C525" w14:textId="77777777" w:rsidR="00025127" w:rsidRPr="0062074F" w:rsidRDefault="00025127" w:rsidP="00025127">
      <w:pPr>
        <w:spacing w:after="120" w:line="240" w:lineRule="auto"/>
        <w:jc w:val="both"/>
      </w:pPr>
    </w:p>
    <w:p w14:paraId="1501D4A7" w14:textId="02DD9ADC" w:rsidR="0018654C" w:rsidRPr="0062074F" w:rsidDel="00DA01C2" w:rsidRDefault="00172E40" w:rsidP="00DB7CFE">
      <w:pPr>
        <w:pStyle w:val="berschrift2"/>
        <w:rPr>
          <w:del w:id="631" w:author="Birklhuber Bernd" w:date="2026-08-07T09:39:00Z"/>
        </w:rPr>
      </w:pPr>
      <w:bookmarkStart w:id="632" w:name="_Toc226035008"/>
      <w:del w:id="633" w:author="Birklhuber Bernd" w:date="2026-08-07T09:39:00Z">
        <w:r w:rsidRPr="0062074F" w:rsidDel="00DA01C2">
          <w:delText xml:space="preserve">The </w:delText>
        </w:r>
        <w:r w:rsidR="00EA650D" w:rsidRPr="0062074F" w:rsidDel="00DA01C2">
          <w:delText>Aler</w:delText>
        </w:r>
        <w:r w:rsidR="007E60A6" w:rsidDel="00DA01C2">
          <w:delText xml:space="preserve">t </w:delText>
        </w:r>
        <w:r w:rsidRPr="0062074F" w:rsidDel="00DA01C2">
          <w:delText>Catalogue</w:delText>
        </w:r>
        <w:bookmarkEnd w:id="632"/>
      </w:del>
    </w:p>
    <w:p w14:paraId="72134CB6" w14:textId="7FB151C4" w:rsidR="001E273F" w:rsidRPr="0062074F" w:rsidDel="00DA01C2" w:rsidRDefault="001E273F" w:rsidP="00025127">
      <w:pPr>
        <w:pStyle w:val="ISOChange"/>
        <w:spacing w:before="60" w:after="60" w:line="240" w:lineRule="auto"/>
        <w:jc w:val="both"/>
        <w:rPr>
          <w:del w:id="634" w:author="Birklhuber Bernd" w:date="2026-08-07T09:39:00Z"/>
          <w:sz w:val="20"/>
        </w:rPr>
      </w:pPr>
      <w:del w:id="635" w:author="Birklhuber Bernd" w:date="2026-08-07T09:39:00Z">
        <w:r w:rsidRPr="0062074F" w:rsidDel="00DA01C2">
          <w:rPr>
            <w:sz w:val="20"/>
          </w:rPr>
          <w:delText xml:space="preserve">The </w:delText>
        </w:r>
        <w:r w:rsidR="003B3F16" w:rsidRPr="0062074F" w:rsidDel="00DA01C2">
          <w:rPr>
            <w:sz w:val="20"/>
          </w:rPr>
          <w:delText>A</w:delText>
        </w:r>
        <w:r w:rsidRPr="0062074F" w:rsidDel="00DA01C2">
          <w:rPr>
            <w:sz w:val="20"/>
          </w:rPr>
          <w:delText>lert</w:delText>
        </w:r>
        <w:r w:rsidR="00D90794" w:rsidRPr="0062074F" w:rsidDel="00DA01C2">
          <w:rPr>
            <w:sz w:val="20"/>
          </w:rPr>
          <w:delText xml:space="preserve"> </w:delText>
        </w:r>
        <w:r w:rsidR="003B3F16" w:rsidRPr="0062074F" w:rsidDel="00DA01C2">
          <w:rPr>
            <w:sz w:val="20"/>
          </w:rPr>
          <w:delText>C</w:delText>
        </w:r>
        <w:r w:rsidRPr="0062074F" w:rsidDel="00DA01C2">
          <w:rPr>
            <w:sz w:val="20"/>
          </w:rPr>
          <w:delText>atalogue</w:delText>
        </w:r>
        <w:r w:rsidR="007E60A6" w:rsidDel="00DA01C2">
          <w:rPr>
            <w:sz w:val="20"/>
          </w:rPr>
          <w:delText xml:space="preserve"> (S-100 9-13.4)</w:delText>
        </w:r>
        <w:r w:rsidRPr="0062074F" w:rsidDel="00DA01C2">
          <w:rPr>
            <w:sz w:val="20"/>
          </w:rPr>
          <w:delText xml:space="preserve"> is a component of the </w:delText>
        </w:r>
        <w:r w:rsidR="003B3F16" w:rsidRPr="0062074F" w:rsidDel="00DA01C2">
          <w:rPr>
            <w:sz w:val="20"/>
          </w:rPr>
          <w:delText>P</w:delText>
        </w:r>
        <w:r w:rsidRPr="0062074F" w:rsidDel="00DA01C2">
          <w:rPr>
            <w:sz w:val="20"/>
          </w:rPr>
          <w:delText xml:space="preserve">ortrayal </w:delText>
        </w:r>
        <w:r w:rsidR="003B3F16" w:rsidRPr="0062074F" w:rsidDel="00DA01C2">
          <w:rPr>
            <w:sz w:val="20"/>
          </w:rPr>
          <w:delText>C</w:delText>
        </w:r>
        <w:r w:rsidRPr="0062074F" w:rsidDel="00DA01C2">
          <w:rPr>
            <w:sz w:val="20"/>
          </w:rPr>
          <w:delText>atalogue; it</w:delText>
        </w:r>
        <w:r w:rsidR="00172E40" w:rsidRPr="0062074F" w:rsidDel="00DA01C2">
          <w:rPr>
            <w:sz w:val="20"/>
          </w:rPr>
          <w:delText>s model</w:delText>
        </w:r>
        <w:r w:rsidRPr="0062074F" w:rsidDel="00DA01C2">
          <w:rPr>
            <w:sz w:val="20"/>
          </w:rPr>
          <w:delText xml:space="preserve"> describes </w:delText>
        </w:r>
        <w:r w:rsidR="00172E40" w:rsidRPr="0062074F" w:rsidDel="00DA01C2">
          <w:rPr>
            <w:sz w:val="20"/>
          </w:rPr>
          <w:delText>a number of</w:delText>
        </w:r>
        <w:r w:rsidRPr="0062074F" w:rsidDel="00DA01C2">
          <w:rPr>
            <w:sz w:val="20"/>
          </w:rPr>
          <w:delText xml:space="preserve"> event</w:delText>
        </w:r>
        <w:r w:rsidR="00172E40" w:rsidRPr="0062074F" w:rsidDel="00DA01C2">
          <w:rPr>
            <w:sz w:val="20"/>
          </w:rPr>
          <w:delText>s</w:delText>
        </w:r>
        <w:r w:rsidRPr="0062074F" w:rsidDel="00DA01C2">
          <w:rPr>
            <w:sz w:val="20"/>
          </w:rPr>
          <w:delText xml:space="preserve"> along with </w:delText>
        </w:r>
        <w:r w:rsidR="00172E40" w:rsidRPr="0062074F" w:rsidDel="00DA01C2">
          <w:rPr>
            <w:sz w:val="20"/>
          </w:rPr>
          <w:delText xml:space="preserve">their </w:delText>
        </w:r>
        <w:r w:rsidRPr="0062074F" w:rsidDel="00DA01C2">
          <w:rPr>
            <w:sz w:val="20"/>
          </w:rPr>
          <w:delText>associated message(s) and highlighting rules.</w:delText>
        </w:r>
      </w:del>
    </w:p>
    <w:p w14:paraId="6972D5F4" w14:textId="503AC21A" w:rsidR="001E273F" w:rsidRPr="0062074F" w:rsidDel="00DA01C2" w:rsidRDefault="001E273F" w:rsidP="00025127">
      <w:pPr>
        <w:pStyle w:val="ISOChange"/>
        <w:spacing w:before="60" w:after="60" w:line="240" w:lineRule="auto"/>
        <w:jc w:val="both"/>
        <w:rPr>
          <w:del w:id="636" w:author="Birklhuber Bernd" w:date="2026-08-07T09:39:00Z"/>
          <w:sz w:val="20"/>
        </w:rPr>
      </w:pPr>
      <w:del w:id="637" w:author="Birklhuber Bernd" w:date="2026-08-07T09:39:00Z">
        <w:r w:rsidRPr="0062074F" w:rsidDel="00DA01C2">
          <w:rPr>
            <w:sz w:val="20"/>
          </w:rPr>
          <w:delText xml:space="preserve">The alerting model allows product developers to associate </w:delText>
        </w:r>
        <w:r w:rsidR="00172E40" w:rsidRPr="0062074F" w:rsidDel="00DA01C2">
          <w:rPr>
            <w:sz w:val="20"/>
          </w:rPr>
          <w:delText xml:space="preserve">particular events </w:delText>
        </w:r>
        <w:r w:rsidRPr="0062074F" w:rsidDel="00DA01C2">
          <w:rPr>
            <w:sz w:val="20"/>
          </w:rPr>
          <w:delText xml:space="preserve">with features (optionally </w:delText>
        </w:r>
        <w:r w:rsidR="00172E40" w:rsidRPr="0062074F" w:rsidDel="00DA01C2">
          <w:rPr>
            <w:sz w:val="20"/>
          </w:rPr>
          <w:delText xml:space="preserve">also </w:delText>
        </w:r>
        <w:r w:rsidRPr="0062074F" w:rsidDel="00DA01C2">
          <w:rPr>
            <w:sz w:val="20"/>
          </w:rPr>
          <w:delText xml:space="preserve">satisfying specified conditions on attribute values) by encoding rules in the </w:delText>
        </w:r>
        <w:r w:rsidR="003B3F16" w:rsidRPr="0062074F" w:rsidDel="00DA01C2">
          <w:rPr>
            <w:sz w:val="20"/>
          </w:rPr>
          <w:delText>P</w:delText>
        </w:r>
        <w:r w:rsidRPr="0062074F" w:rsidDel="00DA01C2">
          <w:rPr>
            <w:sz w:val="20"/>
          </w:rPr>
          <w:delText xml:space="preserve">ortrayal </w:delText>
        </w:r>
        <w:r w:rsidR="003B3F16" w:rsidRPr="0062074F" w:rsidDel="00DA01C2">
          <w:rPr>
            <w:sz w:val="20"/>
          </w:rPr>
          <w:delText>C</w:delText>
        </w:r>
        <w:r w:rsidRPr="0062074F" w:rsidDel="00DA01C2">
          <w:rPr>
            <w:sz w:val="20"/>
          </w:rPr>
          <w:delText>atalogue.</w:delText>
        </w:r>
      </w:del>
    </w:p>
    <w:p w14:paraId="561D74F3" w14:textId="5CB1E581" w:rsidR="0083356D" w:rsidRPr="0062074F" w:rsidDel="00DA01C2" w:rsidRDefault="00172E40" w:rsidP="00025127">
      <w:pPr>
        <w:spacing w:line="240" w:lineRule="auto"/>
        <w:jc w:val="both"/>
        <w:rPr>
          <w:del w:id="638" w:author="Birklhuber Bernd" w:date="2026-08-07T09:39:00Z"/>
        </w:rPr>
      </w:pPr>
      <w:del w:id="639" w:author="Birklhuber Bernd" w:date="2026-08-07T09:39:00Z">
        <w:r w:rsidRPr="0062074F" w:rsidDel="00DA01C2">
          <w:delText xml:space="preserve">Events </w:delText>
        </w:r>
        <w:r w:rsidR="001E273F" w:rsidRPr="0062074F" w:rsidDel="00DA01C2">
          <w:delText xml:space="preserve">are associated with drawing instructions output by the portrayal, and are triggered when the vessel route (either actual track, during route monitoring, or planned, during route planning) intersects the geometry (which may be restricted or augmented) of a feature. The events are </w:delText>
        </w:r>
        <w:r w:rsidR="001603F0" w:rsidRPr="0062074F" w:rsidDel="00DA01C2">
          <w:delText>alarms,</w:delText>
        </w:r>
        <w:r w:rsidR="001E273F" w:rsidRPr="0062074F" w:rsidDel="00DA01C2">
          <w:delText xml:space="preserve"> warnings</w:delText>
        </w:r>
        <w:r w:rsidRPr="0062074F" w:rsidDel="00DA01C2">
          <w:delText xml:space="preserve"> and cautions</w:delText>
        </w:r>
        <w:r w:rsidR="001E273F" w:rsidRPr="0062074F" w:rsidDel="00DA01C2">
          <w:delText xml:space="preserve"> as described in IMO MSC.</w:delText>
        </w:r>
        <w:r w:rsidRPr="0062074F" w:rsidDel="00DA01C2">
          <w:delText>302(87</w:delText>
        </w:r>
        <w:r w:rsidR="001E273F" w:rsidRPr="0062074F" w:rsidDel="00DA01C2">
          <w:delText>)</w:delText>
        </w:r>
        <w:r w:rsidR="003B3F16" w:rsidRPr="0062074F" w:rsidDel="00DA01C2">
          <w:delText>.</w:delText>
        </w:r>
      </w:del>
    </w:p>
    <w:p w14:paraId="6B79B010" w14:textId="5789E872" w:rsidR="00314CAB" w:rsidRPr="0062074F" w:rsidRDefault="00314CAB">
      <w:pPr>
        <w:rPr>
          <w:rFonts w:eastAsia="Times New Roman"/>
          <w:b/>
          <w:bCs/>
          <w:sz w:val="24"/>
        </w:rPr>
      </w:pPr>
      <w:bookmarkStart w:id="640" w:name="_Ref49380568"/>
    </w:p>
    <w:p w14:paraId="6D762915" w14:textId="43B75661" w:rsidR="00BC555A" w:rsidRPr="0062074F" w:rsidRDefault="00FD648E" w:rsidP="00A13F5A">
      <w:pPr>
        <w:pStyle w:val="berschrift1"/>
      </w:pPr>
      <w:bookmarkStart w:id="641" w:name="_Toc226035009"/>
      <w:r w:rsidRPr="0062074F">
        <w:t>Display Organisation</w:t>
      </w:r>
      <w:r w:rsidR="00A80530" w:rsidRPr="0062074F">
        <w:t xml:space="preserve"> and Operation</w:t>
      </w:r>
      <w:bookmarkEnd w:id="640"/>
      <w:bookmarkEnd w:id="641"/>
    </w:p>
    <w:p w14:paraId="501C6929" w14:textId="7DAEDB8F" w:rsidR="00D37328" w:rsidRPr="0062074F" w:rsidRDefault="00D37328" w:rsidP="00DB7CFE">
      <w:pPr>
        <w:pStyle w:val="berschrift2"/>
      </w:pPr>
      <w:bookmarkStart w:id="642" w:name="_Toc38829553"/>
      <w:bookmarkStart w:id="643" w:name="_Toc38830056"/>
      <w:bookmarkStart w:id="644" w:name="_Ref49480223"/>
      <w:bookmarkStart w:id="645" w:name="_Ref49480231"/>
      <w:bookmarkStart w:id="646" w:name="_Toc226035010"/>
      <w:bookmarkStart w:id="647" w:name="_Hlk167438924"/>
      <w:bookmarkEnd w:id="642"/>
      <w:bookmarkEnd w:id="643"/>
      <w:r w:rsidRPr="0062074F">
        <w:t xml:space="preserve">Display of </w:t>
      </w:r>
      <w:r w:rsidR="00950DDE" w:rsidRPr="0062074F">
        <w:t>non-</w:t>
      </w:r>
      <w:r w:rsidR="00716B39" w:rsidRPr="0062074F">
        <w:t>S-100</w:t>
      </w:r>
      <w:r w:rsidR="00950DDE" w:rsidRPr="0062074F">
        <w:t xml:space="preserve"> </w:t>
      </w:r>
      <w:r w:rsidRPr="0062074F">
        <w:t>information</w:t>
      </w:r>
      <w:bookmarkEnd w:id="644"/>
      <w:bookmarkEnd w:id="645"/>
      <w:bookmarkEnd w:id="646"/>
    </w:p>
    <w:p w14:paraId="5BAD6E9F" w14:textId="4A4429E0" w:rsidR="00950DDE" w:rsidRPr="0062074F" w:rsidRDefault="00950DDE" w:rsidP="000A225C">
      <w:pPr>
        <w:spacing w:after="120" w:line="240" w:lineRule="auto"/>
        <w:jc w:val="both"/>
      </w:pPr>
      <w:r w:rsidRPr="0062074F">
        <w:t xml:space="preserve">This </w:t>
      </w:r>
      <w:r w:rsidR="006779F8" w:rsidRPr="0062074F">
        <w:t xml:space="preserve">section </w:t>
      </w:r>
      <w:r w:rsidRPr="0062074F">
        <w:t>describes the display of information that</w:t>
      </w:r>
      <w:r w:rsidR="000E2927" w:rsidRPr="0062074F">
        <w:t xml:space="preserve"> is not from </w:t>
      </w:r>
      <w:r w:rsidR="00BD265F" w:rsidRPr="0062074F">
        <w:t xml:space="preserve">official </w:t>
      </w:r>
      <w:r w:rsidR="000E2927" w:rsidRPr="0062074F">
        <w:t xml:space="preserve">S-100-based data products, </w:t>
      </w:r>
      <w:r w:rsidR="003E01E1" w:rsidRPr="0062074F">
        <w:t xml:space="preserve">S-57, </w:t>
      </w:r>
      <w:r w:rsidR="000E2927" w:rsidRPr="0062074F">
        <w:t>radar, or AIS</w:t>
      </w:r>
      <w:r w:rsidRPr="0062074F">
        <w:t>.</w:t>
      </w:r>
    </w:p>
    <w:p w14:paraId="44751AA1" w14:textId="3A6C817C" w:rsidR="0084606B" w:rsidRPr="0062074F" w:rsidRDefault="0084606B" w:rsidP="00A13F5A">
      <w:pPr>
        <w:pStyle w:val="berschrift3"/>
      </w:pPr>
      <w:bookmarkStart w:id="648" w:name="_Ref49482794"/>
      <w:bookmarkStart w:id="649" w:name="_Ref178773055"/>
      <w:bookmarkStart w:id="650" w:name="_Ref179768848"/>
      <w:bookmarkStart w:id="651" w:name="_Toc226035011"/>
      <w:r w:rsidRPr="0062074F">
        <w:t xml:space="preserve">Distinguishing between </w:t>
      </w:r>
      <w:r w:rsidR="0052443F" w:rsidRPr="0062074F">
        <w:t xml:space="preserve">official </w:t>
      </w:r>
      <w:r w:rsidR="000F4DF4" w:rsidRPr="0062074F">
        <w:t xml:space="preserve">S-100 </w:t>
      </w:r>
      <w:r w:rsidRPr="0062074F">
        <w:t>data and additional data</w:t>
      </w:r>
      <w:bookmarkEnd w:id="648"/>
      <w:bookmarkEnd w:id="649"/>
      <w:bookmarkEnd w:id="650"/>
      <w:bookmarkEnd w:id="651"/>
    </w:p>
    <w:p w14:paraId="1154DFC2" w14:textId="6AD67CA8" w:rsidR="00783066" w:rsidRPr="0062074F" w:rsidRDefault="00783066" w:rsidP="000A225C">
      <w:pPr>
        <w:spacing w:after="120" w:line="240" w:lineRule="auto"/>
        <w:jc w:val="both"/>
      </w:pPr>
      <w:commentRangeStart w:id="652"/>
      <w:del w:id="653" w:author="Birklhuber Bernd" w:date="2026-08-07T09:39:00Z">
        <w:r w:rsidRPr="0062074F" w:rsidDel="00DA01C2">
          <w:delText xml:space="preserve">IMO </w:delText>
        </w:r>
        <w:r w:rsidR="004F2E02" w:rsidRPr="0062074F" w:rsidDel="00DA01C2">
          <w:delText>Performance Standards (</w:delText>
        </w:r>
        <w:r w:rsidR="0056040E" w:rsidRPr="0062074F" w:rsidDel="00DA01C2">
          <w:delText>MSC.530(106)/Rev.1</w:delText>
        </w:r>
        <w:r w:rsidRPr="0062074F" w:rsidDel="00DA01C2">
          <w:delText xml:space="preserve"> section 1.5</w:delText>
        </w:r>
        <w:r w:rsidR="004F2E02" w:rsidRPr="0062074F" w:rsidDel="00DA01C2">
          <w:delText>)</w:delText>
        </w:r>
        <w:r w:rsidRPr="0062074F" w:rsidDel="00DA01C2">
          <w:delText xml:space="preserve"> states that ECDIS should enable the mariner to execute</w:delText>
        </w:r>
        <w:r w:rsidR="0084606B" w:rsidRPr="0062074F" w:rsidDel="00DA01C2">
          <w:delText xml:space="preserve"> all</w:delText>
        </w:r>
        <w:r w:rsidRPr="0062074F" w:rsidDel="00DA01C2">
          <w:delText xml:space="preserve"> </w:delText>
        </w:r>
        <w:r w:rsidR="0084606B" w:rsidRPr="0062074F" w:rsidDel="00DA01C2">
          <w:delText>route planning, route monitoring, and positioning</w:delText>
        </w:r>
        <w:r w:rsidRPr="0062074F" w:rsidDel="00DA01C2">
          <w:delText xml:space="preserve"> and section</w:delText>
        </w:r>
        <w:r w:rsidR="00FC3D18" w:rsidRPr="0062074F" w:rsidDel="00DA01C2">
          <w:delText>s</w:delText>
        </w:r>
        <w:r w:rsidRPr="0062074F" w:rsidDel="00DA01C2">
          <w:delText xml:space="preserve"> 3.3</w:delText>
        </w:r>
        <w:r w:rsidR="00FC3D18" w:rsidRPr="0062074F" w:rsidDel="00DA01C2">
          <w:delText>-3.4</w:delText>
        </w:r>
        <w:r w:rsidRPr="0062074F" w:rsidDel="00DA01C2">
          <w:delText xml:space="preserve"> </w:delText>
        </w:r>
        <w:r w:rsidR="00FC3D18" w:rsidRPr="0062074F" w:rsidDel="00DA01C2">
          <w:delText xml:space="preserve">mean </w:delText>
        </w:r>
        <w:r w:rsidRPr="0062074F" w:rsidDel="00DA01C2">
          <w:delText xml:space="preserve">that the </w:delText>
        </w:r>
        <w:r w:rsidR="00FC3D18" w:rsidRPr="0062074F" w:rsidDel="00DA01C2">
          <w:delText xml:space="preserve">ENDS and </w:delText>
        </w:r>
        <w:r w:rsidR="006C0054" w:rsidRPr="0062074F" w:rsidDel="00DA01C2">
          <w:delText xml:space="preserve">System Database </w:delText>
        </w:r>
        <w:r w:rsidRPr="0062074F" w:rsidDel="00DA01C2">
          <w:delText xml:space="preserve">may contain information from </w:delText>
        </w:r>
        <w:r w:rsidR="00FC3D18" w:rsidRPr="0062074F" w:rsidDel="00DA01C2">
          <w:delText>nautical publications as well as</w:delText>
        </w:r>
        <w:r w:rsidRPr="0062074F" w:rsidDel="00DA01C2">
          <w:delText xml:space="preserve"> ENCs. </w:delText>
        </w:r>
      </w:del>
      <w:r w:rsidRPr="0062074F">
        <w:t xml:space="preserve">This specification requires that </w:t>
      </w:r>
      <w:ins w:id="654" w:author="Birklhuber Bernd" w:date="2026-08-07T09:40:00Z">
        <w:r w:rsidR="00DA01C2">
          <w:t xml:space="preserve">Inland </w:t>
        </w:r>
      </w:ins>
      <w:r w:rsidRPr="0062074F">
        <w:t xml:space="preserve">ECDIS </w:t>
      </w:r>
      <w:ins w:id="655" w:author="Birklhuber Bernd" w:date="2026-08-07T09:40:00Z">
        <w:r w:rsidR="00DA01C2">
          <w:t xml:space="preserve">and </w:t>
        </w:r>
      </w:ins>
      <w:ins w:id="656" w:author="Birklhuber Bernd" w:date="2026-08-21T11:30:00Z">
        <w:r w:rsidR="002B3BF5">
          <w:t xml:space="preserve">Inland </w:t>
        </w:r>
      </w:ins>
      <w:ins w:id="657" w:author="Birklhuber Bernd" w:date="2026-08-07T09:40:00Z">
        <w:r w:rsidR="00DA01C2">
          <w:t xml:space="preserve">ECS </w:t>
        </w:r>
      </w:ins>
      <w:r w:rsidR="00330D8D" w:rsidRPr="0062074F">
        <w:t xml:space="preserve">must </w:t>
      </w:r>
      <w:r w:rsidRPr="0062074F">
        <w:t xml:space="preserve">distinguish between </w:t>
      </w:r>
      <w:r w:rsidR="0052443F" w:rsidRPr="0062074F">
        <w:t xml:space="preserve">official </w:t>
      </w:r>
      <w:ins w:id="658" w:author="Birklhuber Bernd" w:date="2026-08-10T08:45:00Z">
        <w:r w:rsidR="004210CE">
          <w:t>S-100</w:t>
        </w:r>
      </w:ins>
      <w:ins w:id="659" w:author="Birklhuber Bernd" w:date="2026-08-10T08:46:00Z">
        <w:r w:rsidR="004210CE">
          <w:t xml:space="preserve"> </w:t>
        </w:r>
      </w:ins>
      <w:r w:rsidRPr="0062074F">
        <w:t xml:space="preserve">data and </w:t>
      </w:r>
      <w:del w:id="660" w:author="Birklhuber Bernd" w:date="2026-08-21T11:30:00Z">
        <w:r w:rsidR="004D4D27" w:rsidRPr="0062074F" w:rsidDel="002B3BF5">
          <w:delText xml:space="preserve">such </w:delText>
        </w:r>
      </w:del>
      <w:r w:rsidRPr="0062074F">
        <w:t>additional data from users (</w:t>
      </w:r>
      <w:proofErr w:type="spellStart"/>
      <w:del w:id="661" w:author="Birklhuber Bernd" w:date="2026-08-07T09:40:00Z">
        <w:r w:rsidRPr="0062074F" w:rsidDel="00DA01C2">
          <w:delText>mariners</w:delText>
        </w:r>
      </w:del>
      <w:ins w:id="662" w:author="Birklhuber Bernd" w:date="2026-08-07T09:40:00Z">
        <w:r w:rsidR="00DA01C2">
          <w:t>boatmasters</w:t>
        </w:r>
      </w:ins>
      <w:proofErr w:type="spellEnd"/>
      <w:r w:rsidRPr="0062074F">
        <w:t xml:space="preserve">) and manufacturers. The colour and symbol usage for </w:t>
      </w:r>
      <w:del w:id="663" w:author="Birklhuber Bernd" w:date="2026-08-07T09:40:00Z">
        <w:r w:rsidRPr="0062074F" w:rsidDel="00DA01C2">
          <w:delText>mariners</w:delText>
        </w:r>
      </w:del>
      <w:proofErr w:type="spellStart"/>
      <w:ins w:id="664" w:author="Birklhuber Bernd" w:date="2026-08-07T09:40:00Z">
        <w:r w:rsidR="00DA01C2">
          <w:t>boatmasters</w:t>
        </w:r>
      </w:ins>
      <w:proofErr w:type="spellEnd"/>
      <w:r w:rsidR="00227CF3" w:rsidRPr="0062074F">
        <w:t>’</w:t>
      </w:r>
      <w:r w:rsidRPr="0062074F">
        <w:t xml:space="preserve"> and manufacturers</w:t>
      </w:r>
      <w:r w:rsidR="00227CF3" w:rsidRPr="0062074F">
        <w:t>’</w:t>
      </w:r>
      <w:r w:rsidRPr="0062074F">
        <w:t xml:space="preserve"> data </w:t>
      </w:r>
      <w:r w:rsidR="002D6873" w:rsidRPr="0062074F">
        <w:t xml:space="preserve">in the IHO GI Registry and the </w:t>
      </w:r>
      <w:r w:rsidR="004A36E8" w:rsidRPr="0062074F">
        <w:t>P</w:t>
      </w:r>
      <w:r w:rsidR="002D6873" w:rsidRPr="0062074F">
        <w:t xml:space="preserve">ortrayal </w:t>
      </w:r>
      <w:r w:rsidR="004A36E8" w:rsidRPr="0062074F">
        <w:t>C</w:t>
      </w:r>
      <w:r w:rsidR="002D6873" w:rsidRPr="0062074F">
        <w:t>atalogues for S-100 data products are</w:t>
      </w:r>
      <w:r w:rsidRPr="0062074F">
        <w:t xml:space="preserve"> designed to implement this while ensuring the display remains clear and uncluttered.</w:t>
      </w:r>
    </w:p>
    <w:p w14:paraId="76FB6FD1" w14:textId="0C13C9F2" w:rsidR="00307E58" w:rsidRPr="0062074F" w:rsidRDefault="001473C0" w:rsidP="000A225C">
      <w:pPr>
        <w:spacing w:after="120" w:line="240" w:lineRule="auto"/>
        <w:jc w:val="both"/>
      </w:pPr>
      <w:r w:rsidRPr="0062074F">
        <w:t>The o</w:t>
      </w:r>
      <w:r w:rsidR="00DC2AC5" w:rsidRPr="0062074F">
        <w:t xml:space="preserve">fficial </w:t>
      </w:r>
      <w:r w:rsidRPr="0062074F">
        <w:t xml:space="preserve">status of </w:t>
      </w:r>
      <w:ins w:id="665" w:author="Birklhuber Bernd" w:date="2026-08-21T11:31:00Z">
        <w:r w:rsidR="002B3BF5">
          <w:t xml:space="preserve">S-100 </w:t>
        </w:r>
      </w:ins>
      <w:r w:rsidR="00DC2AC5" w:rsidRPr="0062074F">
        <w:t xml:space="preserve">data delivered to the </w:t>
      </w:r>
      <w:ins w:id="666" w:author="Birklhuber Bernd" w:date="2026-08-07T09:40:00Z">
        <w:r w:rsidR="00DA01C2">
          <w:t xml:space="preserve">Inland </w:t>
        </w:r>
      </w:ins>
      <w:r w:rsidR="00DC2AC5" w:rsidRPr="0062074F">
        <w:t xml:space="preserve">ECDIS </w:t>
      </w:r>
      <w:ins w:id="667" w:author="Birklhuber Bernd" w:date="2026-08-21T11:30:00Z">
        <w:r w:rsidR="002B3BF5">
          <w:t>and</w:t>
        </w:r>
      </w:ins>
      <w:ins w:id="668" w:author="Birklhuber Bernd" w:date="2026-08-07T09:40:00Z">
        <w:r w:rsidR="00DA01C2">
          <w:t xml:space="preserve"> </w:t>
        </w:r>
      </w:ins>
      <w:ins w:id="669" w:author="Birklhuber Bernd" w:date="2026-08-21T11:30:00Z">
        <w:r w:rsidR="002B3BF5">
          <w:t xml:space="preserve">Inland </w:t>
        </w:r>
      </w:ins>
      <w:ins w:id="670" w:author="Birklhuber Bernd" w:date="2026-08-07T09:40:00Z">
        <w:r w:rsidR="00DA01C2">
          <w:t xml:space="preserve">ECS </w:t>
        </w:r>
      </w:ins>
      <w:r w:rsidRPr="0062074F">
        <w:t xml:space="preserve">is </w:t>
      </w:r>
      <w:r w:rsidR="00DC2AC5" w:rsidRPr="0062074F">
        <w:t>defined by the value of a role</w:t>
      </w:r>
      <w:r w:rsidRPr="0062074F">
        <w:t>. This is</w:t>
      </w:r>
      <w:r w:rsidR="00DC2AC5" w:rsidRPr="0062074F">
        <w:t xml:space="preserve"> encoded in the </w:t>
      </w:r>
      <w:r w:rsidR="00850829" w:rsidRPr="0062074F">
        <w:t>ST</w:t>
      </w:r>
      <w:r w:rsidR="00DC2AC5" w:rsidRPr="0062074F">
        <w:t xml:space="preserve"> field of the X.509 certificate referenced in the mandatory </w:t>
      </w:r>
      <w:r w:rsidR="00740990" w:rsidRPr="0062074F">
        <w:t xml:space="preserve">digital </w:t>
      </w:r>
      <w:r w:rsidR="00DC2AC5" w:rsidRPr="0062074F">
        <w:t xml:space="preserve">signature accompanying </w:t>
      </w:r>
      <w:r w:rsidRPr="0062074F">
        <w:t xml:space="preserve">content in the exchange set </w:t>
      </w:r>
      <w:r w:rsidR="00036FFD" w:rsidRPr="0062074F">
        <w:t>catalogue.</w:t>
      </w:r>
      <w:r w:rsidR="00DC2AC5" w:rsidRPr="0062074F">
        <w:t xml:space="preserve"> Digi</w:t>
      </w:r>
      <w:r w:rsidRPr="0062074F">
        <w:t>t</w:t>
      </w:r>
      <w:r w:rsidR="00DC2AC5" w:rsidRPr="0062074F">
        <w:t xml:space="preserve">al signatures are mandatory for any </w:t>
      </w:r>
      <w:ins w:id="671" w:author="Birklhuber Bernd" w:date="2026-08-21T11:32:00Z">
        <w:r w:rsidR="002B3BF5">
          <w:t xml:space="preserve">S-100 </w:t>
        </w:r>
      </w:ins>
      <w:r w:rsidR="00DC2AC5" w:rsidRPr="0062074F">
        <w:t xml:space="preserve">data imported into the </w:t>
      </w:r>
      <w:ins w:id="672" w:author="Birklhuber Bernd" w:date="2026-08-07T09:41:00Z">
        <w:r w:rsidR="00DA01C2">
          <w:t xml:space="preserve">Inland </w:t>
        </w:r>
      </w:ins>
      <w:r w:rsidR="00DC2AC5" w:rsidRPr="0062074F">
        <w:t>ECDIS</w:t>
      </w:r>
      <w:ins w:id="673" w:author="Birklhuber Bernd" w:date="2026-08-21T11:32:00Z">
        <w:r w:rsidR="002B3BF5">
          <w:t xml:space="preserve"> and Inland ECS</w:t>
        </w:r>
      </w:ins>
      <w:r w:rsidR="00DC2AC5" w:rsidRPr="0062074F">
        <w:t xml:space="preserve">, whether official or not. The </w:t>
      </w:r>
      <w:r w:rsidR="00850829" w:rsidRPr="0062074F">
        <w:t>mandatory fields within every authenticating certificate are defined as:</w:t>
      </w:r>
    </w:p>
    <w:p w14:paraId="2BF2027A" w14:textId="77777777" w:rsidR="00850829" w:rsidRPr="0062074F" w:rsidRDefault="00850829">
      <w:pPr>
        <w:numPr>
          <w:ilvl w:val="0"/>
          <w:numId w:val="63"/>
        </w:numPr>
        <w:spacing w:after="0" w:line="240" w:lineRule="auto"/>
        <w:jc w:val="both"/>
        <w:rPr>
          <w:rFonts w:cs="Arial"/>
        </w:rPr>
      </w:pPr>
      <w:r w:rsidRPr="0062074F">
        <w:rPr>
          <w:rFonts w:cs="Arial"/>
          <w:b/>
          <w:bCs/>
        </w:rPr>
        <w:t>C</w:t>
      </w:r>
      <w:r w:rsidRPr="0062074F">
        <w:rPr>
          <w:rFonts w:cs="Arial"/>
        </w:rPr>
        <w:t xml:space="preserve"> (Country) = ISO Country Code of state making request</w:t>
      </w:r>
    </w:p>
    <w:p w14:paraId="7E55DCC1" w14:textId="65C2EEEE" w:rsidR="00850829" w:rsidRPr="0062074F" w:rsidRDefault="00850829">
      <w:pPr>
        <w:numPr>
          <w:ilvl w:val="0"/>
          <w:numId w:val="63"/>
        </w:numPr>
        <w:spacing w:after="0" w:line="240" w:lineRule="auto"/>
        <w:jc w:val="both"/>
        <w:rPr>
          <w:rFonts w:cs="Arial"/>
        </w:rPr>
      </w:pPr>
      <w:r w:rsidRPr="0062074F">
        <w:rPr>
          <w:rFonts w:cs="Arial"/>
          <w:b/>
          <w:bCs/>
        </w:rPr>
        <w:t>ST</w:t>
      </w:r>
      <w:r w:rsidRPr="0062074F">
        <w:rPr>
          <w:rFonts w:cs="Arial"/>
        </w:rPr>
        <w:t xml:space="preserve"> (State or Province) = A code reflecting the role of the </w:t>
      </w:r>
      <w:r w:rsidR="009A245C" w:rsidRPr="0062074F">
        <w:rPr>
          <w:rFonts w:cs="Arial"/>
        </w:rPr>
        <w:t>signing entity</w:t>
      </w:r>
      <w:r w:rsidR="001473C0" w:rsidRPr="0062074F">
        <w:rPr>
          <w:rFonts w:cs="Arial"/>
        </w:rPr>
        <w:t xml:space="preserve"> (below)</w:t>
      </w:r>
    </w:p>
    <w:p w14:paraId="3F02E188" w14:textId="57D5B660" w:rsidR="00850829" w:rsidRPr="0062074F" w:rsidRDefault="00850829">
      <w:pPr>
        <w:numPr>
          <w:ilvl w:val="0"/>
          <w:numId w:val="63"/>
        </w:numPr>
        <w:spacing w:after="0" w:line="240" w:lineRule="auto"/>
        <w:jc w:val="both"/>
        <w:rPr>
          <w:rFonts w:cs="Arial"/>
        </w:rPr>
      </w:pPr>
      <w:r w:rsidRPr="0062074F">
        <w:rPr>
          <w:rFonts w:cs="Arial"/>
          <w:b/>
          <w:bCs/>
        </w:rPr>
        <w:t>O</w:t>
      </w:r>
      <w:r w:rsidRPr="0062074F">
        <w:rPr>
          <w:rFonts w:cs="Arial"/>
        </w:rPr>
        <w:t xml:space="preserve"> (Organisation) = member state organisation name (text)</w:t>
      </w:r>
      <w:r w:rsidR="009A245C" w:rsidRPr="0062074F">
        <w:rPr>
          <w:rFonts w:cs="Arial"/>
        </w:rPr>
        <w:t xml:space="preserve"> or </w:t>
      </w:r>
      <w:proofErr w:type="gramStart"/>
      <w:r w:rsidR="009A245C" w:rsidRPr="0062074F">
        <w:rPr>
          <w:rFonts w:cs="Arial"/>
        </w:rPr>
        <w:t>other</w:t>
      </w:r>
      <w:proofErr w:type="gramEnd"/>
      <w:r w:rsidR="009A245C" w:rsidRPr="0062074F">
        <w:rPr>
          <w:rFonts w:cs="Arial"/>
        </w:rPr>
        <w:t xml:space="preserve"> organisation name</w:t>
      </w:r>
    </w:p>
    <w:p w14:paraId="6C92FD57" w14:textId="556E5456" w:rsidR="00850829" w:rsidRPr="0062074F" w:rsidRDefault="00850829">
      <w:pPr>
        <w:numPr>
          <w:ilvl w:val="0"/>
          <w:numId w:val="63"/>
        </w:numPr>
        <w:spacing w:after="0" w:line="240" w:lineRule="auto"/>
        <w:jc w:val="both"/>
        <w:rPr>
          <w:rFonts w:cs="Arial"/>
        </w:rPr>
      </w:pPr>
      <w:r w:rsidRPr="0062074F">
        <w:rPr>
          <w:rFonts w:cs="Arial"/>
          <w:b/>
          <w:bCs/>
        </w:rPr>
        <w:t>CN</w:t>
      </w:r>
      <w:r w:rsidRPr="0062074F">
        <w:rPr>
          <w:rFonts w:cs="Arial"/>
        </w:rPr>
        <w:t xml:space="preserve"> (Common Name) =</w:t>
      </w:r>
      <w:r w:rsidR="008972A2" w:rsidRPr="0062074F">
        <w:rPr>
          <w:rFonts w:cs="Arial"/>
        </w:rPr>
        <w:t xml:space="preserve"> </w:t>
      </w:r>
      <w:r w:rsidRPr="0062074F">
        <w:rPr>
          <w:rFonts w:cs="Arial"/>
        </w:rPr>
        <w:t xml:space="preserve">IHO data producer code integer and alpha code (as part of a colon separated MRN), e.g. </w:t>
      </w:r>
      <w:proofErr w:type="gramStart"/>
      <w:r w:rsidRPr="0062074F">
        <w:rPr>
          <w:rFonts w:cs="Arial"/>
          <w:b/>
          <w:bCs/>
        </w:rPr>
        <w:t>urn:mrn</w:t>
      </w:r>
      <w:proofErr w:type="gramEnd"/>
      <w:r w:rsidRPr="0062074F">
        <w:rPr>
          <w:rFonts w:cs="Arial"/>
          <w:b/>
          <w:bCs/>
        </w:rPr>
        <w:t>:iho:</w:t>
      </w:r>
      <w:r w:rsidR="00D837FD" w:rsidRPr="0062074F">
        <w:rPr>
          <w:rFonts w:cs="Arial"/>
          <w:b/>
          <w:bCs/>
        </w:rPr>
        <w:t>00AA</w:t>
      </w:r>
      <w:r w:rsidRPr="0062074F">
        <w:rPr>
          <w:rFonts w:cs="Arial"/>
          <w:b/>
          <w:bCs/>
        </w:rPr>
        <w:t>:</w:t>
      </w:r>
      <w:r w:rsidR="008F1A27" w:rsidRPr="0062074F">
        <w:rPr>
          <w:rFonts w:cs="Arial"/>
          <w:b/>
          <w:bCs/>
        </w:rPr>
        <w:t>0</w:t>
      </w:r>
      <w:r w:rsidRPr="0062074F">
        <w:rPr>
          <w:rFonts w:cs="Arial"/>
          <w:b/>
          <w:bCs/>
        </w:rPr>
        <w:t>1810</w:t>
      </w:r>
      <w:r w:rsidRPr="0062074F">
        <w:rPr>
          <w:rFonts w:cs="Arial"/>
        </w:rPr>
        <w:t xml:space="preserve"> or </w:t>
      </w:r>
      <w:r w:rsidRPr="0062074F">
        <w:rPr>
          <w:rFonts w:cs="Arial"/>
          <w:b/>
          <w:bCs/>
        </w:rPr>
        <w:t>urn:mrn:iho:GB</w:t>
      </w:r>
      <w:r w:rsidR="008F1A27" w:rsidRPr="0062074F">
        <w:rPr>
          <w:rFonts w:cs="Arial"/>
          <w:b/>
          <w:bCs/>
        </w:rPr>
        <w:t>00</w:t>
      </w:r>
      <w:r w:rsidRPr="0062074F">
        <w:rPr>
          <w:rFonts w:cs="Arial"/>
          <w:b/>
          <w:bCs/>
        </w:rPr>
        <w:t>:</w:t>
      </w:r>
      <w:r w:rsidR="008F1A27" w:rsidRPr="0062074F">
        <w:rPr>
          <w:rFonts w:cs="Arial"/>
          <w:b/>
          <w:bCs/>
        </w:rPr>
        <w:t>00</w:t>
      </w:r>
      <w:r w:rsidRPr="0062074F">
        <w:rPr>
          <w:rFonts w:cs="Arial"/>
          <w:b/>
          <w:bCs/>
        </w:rPr>
        <w:t>540</w:t>
      </w:r>
      <w:r w:rsidRPr="0062074F">
        <w:rPr>
          <w:rFonts w:cs="Arial"/>
        </w:rPr>
        <w:t xml:space="preserve">. </w:t>
      </w:r>
      <w:r w:rsidR="00C1137D" w:rsidRPr="0062074F">
        <w:rPr>
          <w:rFonts w:cs="Arial"/>
        </w:rPr>
        <w:t>For digitally signed datasets, t</w:t>
      </w:r>
      <w:r w:rsidRPr="0062074F">
        <w:rPr>
          <w:rFonts w:cs="Arial"/>
        </w:rPr>
        <w:t>he CN data producer integer and alpha code</w:t>
      </w:r>
      <w:r w:rsidR="00C1137D" w:rsidRPr="0062074F">
        <w:rPr>
          <w:rFonts w:cs="Arial"/>
        </w:rPr>
        <w:t xml:space="preserve"> elements in the MRN of at least one of the authenticating certificates</w:t>
      </w:r>
      <w:r w:rsidRPr="0062074F">
        <w:rPr>
          <w:rFonts w:cs="Arial"/>
        </w:rPr>
        <w:t xml:space="preserve"> must match those contained in the</w:t>
      </w:r>
      <w:r w:rsidR="00C1137D" w:rsidRPr="0062074F">
        <w:rPr>
          <w:rFonts w:cs="Arial"/>
        </w:rPr>
        <w:t xml:space="preserve"> </w:t>
      </w:r>
      <w:r w:rsidRPr="0062074F">
        <w:rPr>
          <w:rFonts w:cs="Arial"/>
        </w:rPr>
        <w:t>dataset and its CATALOG.XML entry.</w:t>
      </w:r>
    </w:p>
    <w:p w14:paraId="03B9DB1F" w14:textId="77777777" w:rsidR="00850829" w:rsidRPr="0062074F" w:rsidRDefault="00850829" w:rsidP="00A13F5A">
      <w:pPr>
        <w:spacing w:after="0" w:line="240" w:lineRule="auto"/>
        <w:jc w:val="both"/>
        <w:rPr>
          <w:rFonts w:ascii="Arial Narrow" w:hAnsi="Arial Narrow"/>
        </w:rPr>
      </w:pPr>
    </w:p>
    <w:p w14:paraId="4A8D13DC" w14:textId="12D33D9E" w:rsidR="00850829" w:rsidRPr="0062074F" w:rsidRDefault="00850829" w:rsidP="000A225C">
      <w:pPr>
        <w:spacing w:after="120" w:line="240" w:lineRule="auto"/>
        <w:jc w:val="both"/>
      </w:pPr>
      <w:commentRangeStart w:id="674"/>
      <w:r w:rsidRPr="0062074F">
        <w:t xml:space="preserve">For </w:t>
      </w:r>
      <w:ins w:id="675" w:author="Birklhuber Bernd" w:date="2026-08-07T09:41:00Z">
        <w:r w:rsidR="00DA01C2">
          <w:t xml:space="preserve">Inland </w:t>
        </w:r>
      </w:ins>
      <w:r w:rsidRPr="0062074F">
        <w:t>ECDIS</w:t>
      </w:r>
      <w:ins w:id="676" w:author="Birklhuber Bernd" w:date="2026-08-07T09:41:00Z">
        <w:r w:rsidR="00DA01C2">
          <w:t xml:space="preserve"> and </w:t>
        </w:r>
      </w:ins>
      <w:ins w:id="677" w:author="Birklhuber Bernd" w:date="2026-08-21T11:33:00Z">
        <w:r w:rsidR="002B3BF5">
          <w:t xml:space="preserve">Inland </w:t>
        </w:r>
      </w:ins>
      <w:ins w:id="678" w:author="Birklhuber Bernd" w:date="2026-08-07T09:41:00Z">
        <w:r w:rsidR="00DA01C2">
          <w:t>ECS</w:t>
        </w:r>
      </w:ins>
      <w:r w:rsidRPr="0062074F">
        <w:t xml:space="preserve">, the ST code </w:t>
      </w:r>
      <w:r w:rsidR="009A245C" w:rsidRPr="0062074F">
        <w:t>holding</w:t>
      </w:r>
      <w:r w:rsidRPr="0062074F">
        <w:t xml:space="preserve"> the role determine</w:t>
      </w:r>
      <w:r w:rsidR="009A245C" w:rsidRPr="0062074F">
        <w:t>s</w:t>
      </w:r>
      <w:r w:rsidRPr="0062074F">
        <w:t xml:space="preserve"> whether a dataset</w:t>
      </w:r>
      <w:r w:rsidR="001473C0" w:rsidRPr="0062074F">
        <w:t xml:space="preserve"> or supporting resource</w:t>
      </w:r>
      <w:r w:rsidRPr="0062074F">
        <w:t xml:space="preserve"> is </w:t>
      </w:r>
      <w:r w:rsidR="00F92055" w:rsidRPr="0062074F">
        <w:t xml:space="preserve">non official </w:t>
      </w:r>
      <w:r w:rsidRPr="0062074F">
        <w:t>or official. The following codes are supported by the IHO data protection scheme:</w:t>
      </w:r>
    </w:p>
    <w:p w14:paraId="464AFD69" w14:textId="6D6EE902" w:rsidR="00DC2AC5" w:rsidRPr="0062074F" w:rsidRDefault="00850829">
      <w:pPr>
        <w:pStyle w:val="Listenabsatz"/>
        <w:numPr>
          <w:ilvl w:val="0"/>
          <w:numId w:val="62"/>
        </w:numPr>
        <w:spacing w:after="120" w:line="240" w:lineRule="auto"/>
        <w:jc w:val="both"/>
      </w:pPr>
      <w:r w:rsidRPr="0062074F">
        <w:t xml:space="preserve">For </w:t>
      </w:r>
      <w:r w:rsidR="00DC2AC5" w:rsidRPr="0062074F">
        <w:t>S-100 datasets</w:t>
      </w:r>
      <w:r w:rsidR="001473C0" w:rsidRPr="0062074F">
        <w:t xml:space="preserve"> or supporting resources</w:t>
      </w:r>
      <w:r w:rsidRPr="0062074F">
        <w:t xml:space="preserve"> the following roles define official data.</w:t>
      </w:r>
    </w:p>
    <w:p w14:paraId="06346FFD" w14:textId="2FE48FD5" w:rsidR="00DC2AC5" w:rsidRPr="0062074F" w:rsidRDefault="00DC2AC5">
      <w:pPr>
        <w:pStyle w:val="Listenabsatz"/>
        <w:numPr>
          <w:ilvl w:val="1"/>
          <w:numId w:val="62"/>
        </w:numPr>
        <w:spacing w:after="120" w:line="240" w:lineRule="auto"/>
        <w:jc w:val="both"/>
      </w:pPr>
      <w:r w:rsidRPr="0062074F">
        <w:rPr>
          <w:b/>
          <w:bCs/>
        </w:rPr>
        <w:t>DATA_PRODUCER</w:t>
      </w:r>
      <w:r w:rsidRPr="0062074F">
        <w:t xml:space="preserve"> Data Producers - producing data content for live navigation under SOLAS. This data is "official"</w:t>
      </w:r>
      <w:r w:rsidR="007574F5" w:rsidRPr="0062074F">
        <w:t xml:space="preserve"> </w:t>
      </w:r>
    </w:p>
    <w:p w14:paraId="65B719F6" w14:textId="3CD06160" w:rsidR="00DC2AC5" w:rsidRPr="0062074F" w:rsidRDefault="00DC2AC5">
      <w:pPr>
        <w:pStyle w:val="Listenabsatz"/>
        <w:numPr>
          <w:ilvl w:val="1"/>
          <w:numId w:val="62"/>
        </w:numPr>
        <w:spacing w:after="120" w:line="240" w:lineRule="auto"/>
        <w:jc w:val="both"/>
      </w:pPr>
      <w:r w:rsidRPr="0062074F">
        <w:rPr>
          <w:b/>
          <w:bCs/>
        </w:rPr>
        <w:t>DATA_AGGREGATOR</w:t>
      </w:r>
      <w:r w:rsidRPr="0062074F">
        <w:t xml:space="preserve"> RENCs/Aggregators - validate, distribute and (sometimes) digitally sign data on behalf of their members. These organisations do not create data content</w:t>
      </w:r>
      <w:r w:rsidR="00D837FD" w:rsidRPr="0062074F">
        <w:t>, except for generation of S-128 datasets</w:t>
      </w:r>
      <w:r w:rsidRPr="0062074F">
        <w:t xml:space="preserve"> but can </w:t>
      </w:r>
      <w:r w:rsidR="001473C0" w:rsidRPr="0062074F">
        <w:t>sign</w:t>
      </w:r>
      <w:r w:rsidRPr="0062074F">
        <w:t xml:space="preserve"> data</w:t>
      </w:r>
      <w:r w:rsidR="001473C0" w:rsidRPr="0062074F">
        <w:t xml:space="preserve"> </w:t>
      </w:r>
      <w:r w:rsidRPr="0062074F">
        <w:t xml:space="preserve">as </w:t>
      </w:r>
      <w:r w:rsidR="001473C0" w:rsidRPr="0062074F">
        <w:t>“</w:t>
      </w:r>
      <w:r w:rsidRPr="0062074F">
        <w:t>official</w:t>
      </w:r>
      <w:r w:rsidR="001473C0" w:rsidRPr="0062074F">
        <w:t>”</w:t>
      </w:r>
    </w:p>
    <w:p w14:paraId="025B062D" w14:textId="10C4F8D1" w:rsidR="00DC2AC5" w:rsidRPr="0062074F" w:rsidDel="00DA01C2" w:rsidRDefault="00DC2AC5">
      <w:pPr>
        <w:pStyle w:val="Listenabsatz"/>
        <w:numPr>
          <w:ilvl w:val="0"/>
          <w:numId w:val="62"/>
        </w:numPr>
        <w:spacing w:after="120" w:line="240" w:lineRule="auto"/>
        <w:jc w:val="both"/>
        <w:rPr>
          <w:del w:id="679" w:author="Birklhuber Bernd" w:date="2026-08-07T09:42:00Z"/>
        </w:rPr>
      </w:pPr>
      <w:del w:id="680" w:author="Birklhuber Bernd" w:date="2026-08-07T09:42:00Z">
        <w:r w:rsidRPr="0062074F" w:rsidDel="00DA01C2">
          <w:delText>S-128 datasets used for ECDIS Update Status reports.</w:delText>
        </w:r>
        <w:r w:rsidR="004D381D" w:rsidRPr="0062074F" w:rsidDel="00DA01C2">
          <w:delText xml:space="preserve"> These datasets may also be authenticated by:</w:delText>
        </w:r>
      </w:del>
    </w:p>
    <w:p w14:paraId="3C6BEF93" w14:textId="6AFCFC12" w:rsidR="00DC2AC5" w:rsidRPr="0062074F" w:rsidDel="00DA01C2" w:rsidRDefault="00DC2AC5">
      <w:pPr>
        <w:pStyle w:val="Listenabsatz"/>
        <w:numPr>
          <w:ilvl w:val="1"/>
          <w:numId w:val="62"/>
        </w:numPr>
        <w:spacing w:after="120" w:line="240" w:lineRule="auto"/>
        <w:jc w:val="both"/>
        <w:rPr>
          <w:del w:id="681" w:author="Birklhuber Bernd" w:date="2026-08-07T09:42:00Z"/>
        </w:rPr>
      </w:pPr>
      <w:del w:id="682" w:author="Birklhuber Bernd" w:date="2026-08-07T09:42:00Z">
        <w:r w:rsidRPr="0062074F" w:rsidDel="00DA01C2">
          <w:rPr>
            <w:b/>
            <w:bCs/>
          </w:rPr>
          <w:delText>AGGREGATOR</w:delText>
        </w:r>
        <w:r w:rsidRPr="0062074F" w:rsidDel="00DA01C2">
          <w:delText xml:space="preserve"> S-128 producers </w:delText>
        </w:r>
        <w:r w:rsidR="001473C0" w:rsidRPr="0062074F" w:rsidDel="00DA01C2">
          <w:delText>–</w:delText>
        </w:r>
        <w:r w:rsidRPr="0062074F" w:rsidDel="00DA01C2">
          <w:delText xml:space="preserve"> aggregate data together for the purposes of running a service for end users. </w:delText>
        </w:r>
        <w:r w:rsidR="00F53D1F" w:rsidRPr="0062074F" w:rsidDel="00DA01C2">
          <w:delText>They create and digitally sign S-128 datasets which support their service offering and the production of update status reports</w:delText>
        </w:r>
      </w:del>
    </w:p>
    <w:p w14:paraId="64820AC8" w14:textId="15FCBF4F" w:rsidR="00DC2AC5" w:rsidRPr="0062074F" w:rsidRDefault="00DC2AC5">
      <w:pPr>
        <w:pStyle w:val="Listenabsatz"/>
        <w:numPr>
          <w:ilvl w:val="0"/>
          <w:numId w:val="62"/>
        </w:numPr>
        <w:spacing w:after="120" w:line="240" w:lineRule="auto"/>
        <w:jc w:val="both"/>
      </w:pPr>
      <w:r w:rsidRPr="0062074F">
        <w:t>Catalogues</w:t>
      </w:r>
    </w:p>
    <w:p w14:paraId="13F0CDEA" w14:textId="641957F9" w:rsidR="00DC2AC5" w:rsidRPr="0062074F" w:rsidRDefault="00DC2AC5">
      <w:pPr>
        <w:pStyle w:val="Listenabsatz"/>
        <w:numPr>
          <w:ilvl w:val="1"/>
          <w:numId w:val="62"/>
        </w:numPr>
        <w:spacing w:after="120" w:line="240" w:lineRule="auto"/>
        <w:jc w:val="both"/>
      </w:pPr>
      <w:r w:rsidRPr="0062074F">
        <w:rPr>
          <w:b/>
          <w:bCs/>
        </w:rPr>
        <w:t>SCHEME_ADMINISTRATOR</w:t>
      </w:r>
      <w:r w:rsidRPr="0062074F">
        <w:t xml:space="preserve"> The Scheme Administrator</w:t>
      </w:r>
      <w:r w:rsidR="001473C0" w:rsidRPr="0062074F">
        <w:t xml:space="preserve">, the IHO. Only digitally signed catalogues with a certificate authenticated by the scheme administrator may be loaded onto the </w:t>
      </w:r>
      <w:ins w:id="683" w:author="Birklhuber Bernd" w:date="2026-08-07T09:42:00Z">
        <w:r w:rsidR="00DA01C2">
          <w:t xml:space="preserve">Inland </w:t>
        </w:r>
      </w:ins>
      <w:r w:rsidR="001473C0" w:rsidRPr="0062074F">
        <w:t>ECDIS</w:t>
      </w:r>
      <w:ins w:id="684" w:author="Birklhuber Bernd" w:date="2026-08-07T09:42:00Z">
        <w:r w:rsidR="00DA01C2">
          <w:t xml:space="preserve"> and </w:t>
        </w:r>
      </w:ins>
      <w:ins w:id="685" w:author="Birklhuber Bernd" w:date="2026-08-21T11:34:00Z">
        <w:r w:rsidR="002B3BF5">
          <w:t xml:space="preserve">Inland </w:t>
        </w:r>
      </w:ins>
      <w:ins w:id="686" w:author="Birklhuber Bernd" w:date="2026-08-07T09:42:00Z">
        <w:r w:rsidR="00DA01C2">
          <w:t>ECS</w:t>
        </w:r>
      </w:ins>
      <w:r w:rsidR="001473C0" w:rsidRPr="0062074F">
        <w:t>.</w:t>
      </w:r>
    </w:p>
    <w:p w14:paraId="29680794" w14:textId="258FC1D6" w:rsidR="00DC2AC5" w:rsidRPr="0062074F" w:rsidRDefault="001473C0" w:rsidP="00DC2AC5">
      <w:pPr>
        <w:spacing w:after="120" w:line="240" w:lineRule="auto"/>
        <w:jc w:val="both"/>
      </w:pPr>
      <w:r w:rsidRPr="0062074F">
        <w:t>ST field</w:t>
      </w:r>
      <w:r w:rsidR="00DC2AC5" w:rsidRPr="0062074F">
        <w:t xml:space="preserve"> values using the role </w:t>
      </w:r>
      <w:r w:rsidR="00DC2AC5" w:rsidRPr="0062074F">
        <w:rPr>
          <w:b/>
          <w:bCs/>
        </w:rPr>
        <w:t>OTHER_DATA_PRODUCER</w:t>
      </w:r>
      <w:r w:rsidR="00DC2AC5" w:rsidRPr="0062074F">
        <w:t xml:space="preserve"> </w:t>
      </w:r>
      <w:r w:rsidRPr="0062074F">
        <w:t>(or any other value</w:t>
      </w:r>
      <w:r w:rsidR="007574F5" w:rsidRPr="0062074F">
        <w:t xml:space="preserve"> not </w:t>
      </w:r>
      <w:r w:rsidR="00B76036" w:rsidRPr="0062074F">
        <w:t xml:space="preserve">included </w:t>
      </w:r>
      <w:r w:rsidR="007574F5" w:rsidRPr="0062074F">
        <w:t>in the list above</w:t>
      </w:r>
      <w:r w:rsidRPr="0062074F">
        <w:t xml:space="preserve">, or those not conforming to the CN MRN format above) represent data or catalogue content which is </w:t>
      </w:r>
      <w:r w:rsidR="007574F5" w:rsidRPr="0062074F">
        <w:t xml:space="preserve">non </w:t>
      </w:r>
      <w:r w:rsidR="00DC2AC5" w:rsidRPr="0062074F">
        <w:t>official.</w:t>
      </w:r>
      <w:commentRangeEnd w:id="652"/>
      <w:r w:rsidR="00DA7C14">
        <w:rPr>
          <w:rStyle w:val="Kommentarzeichen"/>
        </w:rPr>
        <w:commentReference w:id="652"/>
      </w:r>
      <w:commentRangeEnd w:id="674"/>
      <w:r w:rsidR="00BE3C79">
        <w:rPr>
          <w:rStyle w:val="Kommentarzeichen"/>
        </w:rPr>
        <w:commentReference w:id="674"/>
      </w:r>
    </w:p>
    <w:bookmarkEnd w:id="647"/>
    <w:p w14:paraId="2420741D" w14:textId="77777777" w:rsidR="00EF51C7" w:rsidRPr="0062074F" w:rsidRDefault="00EF51C7" w:rsidP="000A225C">
      <w:pPr>
        <w:spacing w:after="120" w:line="240" w:lineRule="auto"/>
        <w:jc w:val="both"/>
      </w:pPr>
    </w:p>
    <w:p w14:paraId="32CFD955" w14:textId="3D339409" w:rsidR="00282925" w:rsidRPr="0062074F" w:rsidRDefault="00282925" w:rsidP="00A13F5A">
      <w:pPr>
        <w:pStyle w:val="berschrift3"/>
      </w:pPr>
      <w:bookmarkStart w:id="687" w:name="_Toc175130138"/>
      <w:bookmarkStart w:id="688" w:name="_Toc175130139"/>
      <w:bookmarkStart w:id="689" w:name="_Ref49484794"/>
      <w:bookmarkStart w:id="690" w:name="_Toc226035012"/>
      <w:bookmarkEnd w:id="687"/>
      <w:bookmarkEnd w:id="688"/>
      <w:r w:rsidRPr="0062074F">
        <w:lastRenderedPageBreak/>
        <w:t>Supplemental display items</w:t>
      </w:r>
      <w:bookmarkEnd w:id="689"/>
      <w:bookmarkEnd w:id="690"/>
    </w:p>
    <w:p w14:paraId="0F2601E8" w14:textId="6351C858" w:rsidR="00282925" w:rsidRPr="0062074F" w:rsidRDefault="00282925" w:rsidP="00101E07">
      <w:pPr>
        <w:spacing w:after="60" w:line="240" w:lineRule="auto"/>
        <w:jc w:val="both"/>
      </w:pPr>
      <w:r w:rsidRPr="0062074F">
        <w:t xml:space="preserve">The following information </w:t>
      </w:r>
      <w:r w:rsidR="0023731C" w:rsidRPr="0062074F">
        <w:t xml:space="preserve">must </w:t>
      </w:r>
      <w:r w:rsidRPr="0062074F">
        <w:t>be shown on demand</w:t>
      </w:r>
    </w:p>
    <w:p w14:paraId="4023EA09" w14:textId="355ECA21" w:rsidR="00282925" w:rsidRPr="0062074F" w:rsidRDefault="00282925">
      <w:pPr>
        <w:pStyle w:val="Listenabsatz"/>
        <w:numPr>
          <w:ilvl w:val="0"/>
          <w:numId w:val="16"/>
        </w:numPr>
        <w:spacing w:after="60" w:line="240" w:lineRule="auto"/>
        <w:jc w:val="both"/>
      </w:pPr>
      <w:r w:rsidRPr="0062074F">
        <w:t>Positional data and time;</w:t>
      </w:r>
    </w:p>
    <w:p w14:paraId="3CD6436C" w14:textId="496E2D7A" w:rsidR="00282925" w:rsidRPr="0062074F" w:rsidRDefault="000D5648">
      <w:pPr>
        <w:pStyle w:val="Listenabsatz"/>
        <w:numPr>
          <w:ilvl w:val="0"/>
          <w:numId w:val="16"/>
        </w:numPr>
        <w:spacing w:after="60" w:line="240" w:lineRule="auto"/>
        <w:jc w:val="both"/>
      </w:pPr>
      <w:r w:rsidRPr="0062074F">
        <w:t>L</w:t>
      </w:r>
      <w:r w:rsidR="00282925" w:rsidRPr="0062074F">
        <w:t>egend</w:t>
      </w:r>
      <w:r w:rsidR="008C77AA" w:rsidRPr="0062074F">
        <w:t xml:space="preserve"> (See</w:t>
      </w:r>
      <w:r w:rsidR="005F4566" w:rsidRPr="005F4566">
        <w:t xml:space="preserve"> </w:t>
      </w:r>
      <w:r w:rsidR="005F4566" w:rsidRPr="00520800">
        <w:fldChar w:fldCharType="begin"/>
      </w:r>
      <w:r w:rsidR="005F4566" w:rsidRPr="00520800">
        <w:instrText xml:space="preserve"> REF _Ref48912766 \r \h  \* MERGEFORMAT </w:instrText>
      </w:r>
      <w:r w:rsidR="005F4566" w:rsidRPr="00520800">
        <w:fldChar w:fldCharType="separate"/>
      </w:r>
      <w:r w:rsidR="005F4566" w:rsidRPr="00520800">
        <w:t>11.10.1</w:t>
      </w:r>
      <w:r w:rsidR="005F4566" w:rsidRPr="00520800">
        <w:fldChar w:fldCharType="end"/>
      </w:r>
      <w:r w:rsidR="008C77AA" w:rsidRPr="0062074F">
        <w:t>)</w:t>
      </w:r>
      <w:r w:rsidR="00282925" w:rsidRPr="0062074F">
        <w:t>;</w:t>
      </w:r>
    </w:p>
    <w:p w14:paraId="4060FECC" w14:textId="77777777" w:rsidR="00D755A5" w:rsidRPr="0062074F" w:rsidRDefault="000D5648">
      <w:pPr>
        <w:pStyle w:val="Listenabsatz"/>
        <w:numPr>
          <w:ilvl w:val="0"/>
          <w:numId w:val="16"/>
        </w:numPr>
        <w:spacing w:after="60" w:line="240" w:lineRule="auto"/>
        <w:jc w:val="both"/>
      </w:pPr>
      <w:r w:rsidRPr="0062074F">
        <w:t>F</w:t>
      </w:r>
      <w:r w:rsidR="00282925" w:rsidRPr="0062074F">
        <w:t xml:space="preserve">eature description and associated attributes (result of "cursor query") in human readable language; </w:t>
      </w:r>
    </w:p>
    <w:p w14:paraId="02E54C26" w14:textId="3DDC692B" w:rsidR="00282925" w:rsidRPr="0062074F" w:rsidRDefault="005F4566">
      <w:pPr>
        <w:pStyle w:val="Listenabsatz"/>
        <w:numPr>
          <w:ilvl w:val="0"/>
          <w:numId w:val="16"/>
        </w:numPr>
        <w:spacing w:after="60" w:line="240" w:lineRule="auto"/>
        <w:jc w:val="both"/>
      </w:pPr>
      <w:r>
        <w:t>T</w:t>
      </w:r>
      <w:r w:rsidR="00282925" w:rsidRPr="0062074F">
        <w:t xml:space="preserve">extual information from </w:t>
      </w:r>
      <w:ins w:id="691" w:author="Birklhuber Bernd" w:date="2026-08-07T09:44:00Z">
        <w:r w:rsidR="00DA7C14">
          <w:t>I</w:t>
        </w:r>
      </w:ins>
      <w:r w:rsidR="00282925" w:rsidRPr="0062074F">
        <w:t>ENC, for example, dataset name, compilation date, date of issue;</w:t>
      </w:r>
    </w:p>
    <w:p w14:paraId="31A6ECFA" w14:textId="1979021F" w:rsidR="00282925" w:rsidRPr="0062074F" w:rsidRDefault="000D5648">
      <w:pPr>
        <w:pStyle w:val="Listenabsatz"/>
        <w:numPr>
          <w:ilvl w:val="0"/>
          <w:numId w:val="16"/>
        </w:numPr>
        <w:spacing w:after="60" w:line="240" w:lineRule="auto"/>
        <w:jc w:val="both"/>
      </w:pPr>
      <w:r w:rsidRPr="0062074F">
        <w:t>R</w:t>
      </w:r>
      <w:r w:rsidR="00282925" w:rsidRPr="0062074F">
        <w:t>ecord of updates</w:t>
      </w:r>
      <w:r w:rsidR="00114C67" w:rsidRPr="0062074F">
        <w:t xml:space="preserve"> for </w:t>
      </w:r>
      <w:r w:rsidR="007E517F" w:rsidRPr="0062074F">
        <w:t>all</w:t>
      </w:r>
      <w:r w:rsidR="00114C67" w:rsidRPr="0062074F">
        <w:t xml:space="preserve"> data products</w:t>
      </w:r>
      <w:r w:rsidR="00282925" w:rsidRPr="0062074F">
        <w:t>;</w:t>
      </w:r>
    </w:p>
    <w:p w14:paraId="221D7788" w14:textId="46778552" w:rsidR="00D755A5" w:rsidRPr="0062074F" w:rsidDel="00DA7C14" w:rsidRDefault="00282925">
      <w:pPr>
        <w:pStyle w:val="Listenabsatz"/>
        <w:numPr>
          <w:ilvl w:val="0"/>
          <w:numId w:val="16"/>
        </w:numPr>
        <w:spacing w:after="60" w:line="240" w:lineRule="auto"/>
        <w:jc w:val="both"/>
        <w:rPr>
          <w:del w:id="692" w:author="Birklhuber Bernd" w:date="2026-08-07T09:45:00Z"/>
        </w:rPr>
      </w:pPr>
      <w:del w:id="693" w:author="Birklhuber Bernd" w:date="2026-08-07T09:45:00Z">
        <w:r w:rsidRPr="0062074F" w:rsidDel="00DA7C14">
          <w:delText>ECDIS Chart 1</w:delText>
        </w:r>
        <w:r w:rsidR="00D755A5" w:rsidRPr="0062074F" w:rsidDel="00DA7C14">
          <w:delText>;</w:delText>
        </w:r>
      </w:del>
    </w:p>
    <w:p w14:paraId="6787E61D" w14:textId="28450D41" w:rsidR="00D755A5" w:rsidRPr="0062074F" w:rsidRDefault="00491401">
      <w:pPr>
        <w:pStyle w:val="Listenabsatz"/>
        <w:numPr>
          <w:ilvl w:val="0"/>
          <w:numId w:val="16"/>
        </w:numPr>
        <w:spacing w:after="60" w:line="240" w:lineRule="auto"/>
        <w:jc w:val="both"/>
      </w:pPr>
      <w:r w:rsidRPr="0062074F">
        <w:t>Black</w:t>
      </w:r>
      <w:r w:rsidR="00714B6A">
        <w:t>-</w:t>
      </w:r>
      <w:r w:rsidRPr="0062074F">
        <w:t>adjust symbol for contrast adjustment</w:t>
      </w:r>
      <w:r w:rsidR="00D755A5" w:rsidRPr="0062074F">
        <w:t>;</w:t>
      </w:r>
    </w:p>
    <w:p w14:paraId="7D8FF987" w14:textId="175C9186" w:rsidR="00D755A5" w:rsidRPr="0062074F" w:rsidRDefault="00D755A5">
      <w:pPr>
        <w:pStyle w:val="Listenabsatz"/>
        <w:numPr>
          <w:ilvl w:val="0"/>
          <w:numId w:val="16"/>
        </w:numPr>
        <w:spacing w:after="60" w:line="240" w:lineRule="auto"/>
        <w:jc w:val="both"/>
      </w:pPr>
      <w:commentRangeStart w:id="694"/>
      <w:r w:rsidRPr="0062074F">
        <w:t>C</w:t>
      </w:r>
      <w:r w:rsidR="00330D8D" w:rsidRPr="0062074F">
        <w:t>olour differenti</w:t>
      </w:r>
      <w:r w:rsidR="00FE79BD" w:rsidRPr="0062074F">
        <w:t>atio</w:t>
      </w:r>
      <w:r w:rsidR="00330D8D" w:rsidRPr="0062074F">
        <w:t>n diagram</w:t>
      </w:r>
      <w:r w:rsidR="003C1749">
        <w:t xml:space="preserve"> </w:t>
      </w:r>
      <w:r w:rsidR="003222A6" w:rsidRPr="0062074F">
        <w:t>(available from IHO S-164)</w:t>
      </w:r>
      <w:r w:rsidR="00282925" w:rsidRPr="0062074F">
        <w:t>;</w:t>
      </w:r>
      <w:commentRangeEnd w:id="694"/>
      <w:r w:rsidR="00DA7C14">
        <w:rPr>
          <w:rStyle w:val="Kommentarzeichen"/>
        </w:rPr>
        <w:commentReference w:id="694"/>
      </w:r>
    </w:p>
    <w:p w14:paraId="226031CA" w14:textId="5510B8D7" w:rsidR="00282925" w:rsidRPr="0062074F" w:rsidRDefault="000D5648">
      <w:pPr>
        <w:pStyle w:val="Listenabsatz"/>
        <w:numPr>
          <w:ilvl w:val="0"/>
          <w:numId w:val="16"/>
        </w:numPr>
        <w:spacing w:after="60" w:line="240" w:lineRule="auto"/>
        <w:jc w:val="both"/>
      </w:pPr>
      <w:r w:rsidRPr="0062074F">
        <w:t>L</w:t>
      </w:r>
      <w:r w:rsidR="00282925" w:rsidRPr="0062074F">
        <w:t>ist of categories which are removed from Standard Display;</w:t>
      </w:r>
    </w:p>
    <w:p w14:paraId="7EC2FCF3" w14:textId="1D74FF8C" w:rsidR="00282925" w:rsidRPr="0062074F" w:rsidRDefault="009523B2">
      <w:pPr>
        <w:pStyle w:val="Listenabsatz"/>
        <w:numPr>
          <w:ilvl w:val="0"/>
          <w:numId w:val="16"/>
        </w:numPr>
        <w:spacing w:after="60" w:line="240" w:lineRule="auto"/>
        <w:jc w:val="both"/>
      </w:pPr>
      <w:r w:rsidRPr="0062074F">
        <w:t xml:space="preserve">Dataset </w:t>
      </w:r>
      <w:r w:rsidR="00282925" w:rsidRPr="0062074F">
        <w:t>Edition</w:t>
      </w:r>
      <w:r w:rsidR="00BC1553" w:rsidRPr="0062074F">
        <w:t xml:space="preserve"> and update</w:t>
      </w:r>
      <w:r w:rsidR="00282925" w:rsidRPr="0062074F">
        <w:t xml:space="preserve"> number</w:t>
      </w:r>
      <w:r w:rsidR="00114C67" w:rsidRPr="0062074F">
        <w:t>s</w:t>
      </w:r>
      <w:r w:rsidRPr="0062074F">
        <w:t xml:space="preserve"> (if applicable)</w:t>
      </w:r>
      <w:r w:rsidR="00282925" w:rsidRPr="0062074F">
        <w:t xml:space="preserve"> of S-</w:t>
      </w:r>
      <w:ins w:id="695" w:author="Birklhuber Bernd" w:date="2026-08-07T09:45:00Z">
        <w:r w:rsidR="00DA7C14">
          <w:t>4</w:t>
        </w:r>
      </w:ins>
      <w:del w:id="696" w:author="Birklhuber Bernd" w:date="2026-08-07T09:45:00Z">
        <w:r w:rsidR="00282925" w:rsidRPr="0062074F" w:rsidDel="00DA7C14">
          <w:delText>1</w:delText>
        </w:r>
      </w:del>
      <w:r w:rsidR="00282925" w:rsidRPr="0062074F">
        <w:t xml:space="preserve">01 </w:t>
      </w:r>
      <w:r w:rsidR="00114C67" w:rsidRPr="0062074F">
        <w:t>and</w:t>
      </w:r>
      <w:r w:rsidR="00BC1553" w:rsidRPr="0062074F">
        <w:t xml:space="preserve"> </w:t>
      </w:r>
      <w:r w:rsidR="00114C67" w:rsidRPr="0062074F">
        <w:t xml:space="preserve">other </w:t>
      </w:r>
      <w:r w:rsidR="00282925" w:rsidRPr="0062074F">
        <w:t>Product</w:t>
      </w:r>
      <w:r w:rsidR="007B5DE0" w:rsidRPr="0062074F">
        <w:t>s</w:t>
      </w:r>
      <w:r w:rsidR="00282925" w:rsidRPr="0062074F">
        <w:t xml:space="preserve"> in use</w:t>
      </w:r>
      <w:r w:rsidR="00114C67" w:rsidRPr="0062074F">
        <w:t>;</w:t>
      </w:r>
    </w:p>
    <w:p w14:paraId="3FD6A72D" w14:textId="5995A18D" w:rsidR="00D755A5" w:rsidRPr="0062074F" w:rsidRDefault="00D755A5">
      <w:pPr>
        <w:pStyle w:val="Listenabsatz"/>
        <w:numPr>
          <w:ilvl w:val="0"/>
          <w:numId w:val="16"/>
        </w:numPr>
        <w:spacing w:after="60" w:line="240" w:lineRule="auto"/>
        <w:jc w:val="both"/>
      </w:pPr>
      <w:r w:rsidRPr="0062074F">
        <w:t>Edition numbers of Presentation Libraries in use;</w:t>
      </w:r>
    </w:p>
    <w:p w14:paraId="43251EB1" w14:textId="7B37539E" w:rsidR="00D755A5" w:rsidRPr="0062074F" w:rsidRDefault="00D755A5">
      <w:pPr>
        <w:pStyle w:val="Listenabsatz"/>
        <w:numPr>
          <w:ilvl w:val="0"/>
          <w:numId w:val="16"/>
        </w:numPr>
        <w:spacing w:after="60" w:line="240" w:lineRule="auto"/>
        <w:jc w:val="both"/>
      </w:pPr>
      <w:r w:rsidRPr="0062074F">
        <w:t>Edition numbers of feature and portrayal catalogues in use.</w:t>
      </w:r>
    </w:p>
    <w:p w14:paraId="73238D0E" w14:textId="77777777" w:rsidR="00A13F5A" w:rsidRPr="0062074F" w:rsidRDefault="00A13F5A" w:rsidP="00A13F5A">
      <w:pPr>
        <w:spacing w:after="120" w:line="240" w:lineRule="auto"/>
        <w:jc w:val="both"/>
        <w:rPr>
          <w:b/>
          <w:bCs/>
        </w:rPr>
      </w:pPr>
    </w:p>
    <w:p w14:paraId="6CE2E102" w14:textId="29FB5360" w:rsidR="00145602" w:rsidRPr="0062074F" w:rsidRDefault="00145602" w:rsidP="00DB7CFE">
      <w:pPr>
        <w:pStyle w:val="berschrift2"/>
      </w:pPr>
      <w:bookmarkStart w:id="697" w:name="_Toc226035013"/>
      <w:bookmarkStart w:id="698" w:name="_Toc226035014"/>
      <w:bookmarkStart w:id="699" w:name="_Toc219458216"/>
      <w:bookmarkStart w:id="700" w:name="_Toc219458217"/>
      <w:bookmarkStart w:id="701" w:name="_Toc219458218"/>
      <w:bookmarkStart w:id="702" w:name="_Toc219458219"/>
      <w:bookmarkStart w:id="703" w:name="_Toc219458220"/>
      <w:bookmarkStart w:id="704" w:name="_Toc219458221"/>
      <w:bookmarkStart w:id="705" w:name="_Toc219458222"/>
      <w:bookmarkStart w:id="706" w:name="_Toc219458223"/>
      <w:bookmarkStart w:id="707" w:name="_Toc219458224"/>
      <w:bookmarkStart w:id="708" w:name="_Toc219458225"/>
      <w:bookmarkStart w:id="709" w:name="_Toc226035015"/>
      <w:bookmarkStart w:id="710" w:name="_Toc226035016"/>
      <w:bookmarkStart w:id="711" w:name="_Toc226035017"/>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r w:rsidRPr="0062074F">
        <w:t>Priority of information</w:t>
      </w:r>
      <w:r w:rsidR="000F4DF4" w:rsidRPr="0062074F">
        <w:rPr>
          <w:rStyle w:val="Funotenzeichen"/>
          <w:noProof w:val="0"/>
          <w:lang w:val="en-GB"/>
        </w:rPr>
        <w:footnoteReference w:id="3"/>
      </w:r>
      <w:bookmarkEnd w:id="711"/>
    </w:p>
    <w:p w14:paraId="48C6DDC4" w14:textId="7F00C2B6" w:rsidR="00145602" w:rsidRPr="0062074F" w:rsidRDefault="00950DDE" w:rsidP="00214B3A">
      <w:pPr>
        <w:pStyle w:val="berschrift3"/>
      </w:pPr>
      <w:bookmarkStart w:id="712" w:name="_Toc226035018"/>
      <w:r w:rsidRPr="0062074F">
        <w:t>Priority layers</w:t>
      </w:r>
      <w:bookmarkEnd w:id="712"/>
    </w:p>
    <w:p w14:paraId="46C1AD56" w14:textId="3E17F18B" w:rsidR="00766D80" w:rsidRPr="0062074F" w:rsidRDefault="00766D80" w:rsidP="00D21916">
      <w:pPr>
        <w:spacing w:after="120" w:line="240" w:lineRule="auto"/>
        <w:jc w:val="both"/>
      </w:pPr>
      <w:del w:id="713" w:author="Birklhuber Bernd" w:date="2026-08-07T09:46:00Z">
        <w:r w:rsidRPr="0062074F" w:rsidDel="00DA7C14">
          <w:delText xml:space="preserve">The IMO </w:delText>
        </w:r>
        <w:r w:rsidR="00180D76" w:rsidRPr="0062074F" w:rsidDel="00DA7C14">
          <w:delText>Performance Standard</w:delText>
        </w:r>
        <w:r w:rsidR="009E7FC0" w:rsidDel="00DA7C14">
          <w:delText>s</w:delText>
        </w:r>
        <w:r w:rsidRPr="0062074F" w:rsidDel="00DA7C14">
          <w:delText xml:space="preserve"> divides </w:delText>
        </w:r>
      </w:del>
      <w:r w:rsidR="00C60446" w:rsidRPr="0062074F">
        <w:t xml:space="preserve">System Database </w:t>
      </w:r>
      <w:r w:rsidRPr="0062074F">
        <w:t xml:space="preserve">information </w:t>
      </w:r>
      <w:ins w:id="714" w:author="Birklhuber Bernd" w:date="2026-08-07T09:46:00Z">
        <w:r w:rsidR="00DA7C14">
          <w:t xml:space="preserve">contains </w:t>
        </w:r>
      </w:ins>
      <w:del w:id="715" w:author="Birklhuber Bernd" w:date="2026-08-07T09:46:00Z">
        <w:r w:rsidRPr="0062074F" w:rsidDel="00DA7C14">
          <w:delText xml:space="preserve">into </w:delText>
        </w:r>
      </w:del>
      <w:r w:rsidRPr="0062074F">
        <w:t xml:space="preserve">three categories that determine what data is to be on the display: Display Base (always present on the display); Standard Display (the default display); and </w:t>
      </w:r>
      <w:r w:rsidR="00171271" w:rsidRPr="0062074F">
        <w:t>all o</w:t>
      </w:r>
      <w:r w:rsidRPr="0062074F">
        <w:t xml:space="preserve">ther </w:t>
      </w:r>
      <w:r w:rsidR="00171271" w:rsidRPr="0062074F">
        <w:t>i</w:t>
      </w:r>
      <w:r w:rsidRPr="0062074F">
        <w:t>nformation (displayed on demand).</w:t>
      </w:r>
      <w:del w:id="716" w:author="Birklhuber Bernd" w:date="2026-08-07T09:46:00Z">
        <w:r w:rsidRPr="0062074F" w:rsidDel="00DA7C14">
          <w:delText xml:space="preserve"> (</w:delText>
        </w:r>
        <w:r w:rsidR="0056040E" w:rsidRPr="0062074F" w:rsidDel="00DA7C14">
          <w:delText>MSC.530(106)/Rev.1</w:delText>
        </w:r>
        <w:r w:rsidR="00180D76" w:rsidRPr="0062074F" w:rsidDel="00DA7C14">
          <w:delText>,</w:delText>
        </w:r>
        <w:r w:rsidRPr="0062074F" w:rsidDel="00DA7C14">
          <w:delText xml:space="preserve"> Appendix 2).</w:delText>
        </w:r>
      </w:del>
    </w:p>
    <w:p w14:paraId="66385328" w14:textId="0346E7C5" w:rsidR="00766D80" w:rsidRPr="0062074F" w:rsidRDefault="00766D80" w:rsidP="00D21916">
      <w:pPr>
        <w:spacing w:after="60" w:line="240" w:lineRule="auto"/>
        <w:jc w:val="both"/>
      </w:pPr>
      <w:r w:rsidRPr="0062074F">
        <w:t xml:space="preserve">There are </w:t>
      </w:r>
      <w:r w:rsidR="00CC0C0A" w:rsidRPr="0062074F">
        <w:t xml:space="preserve">9 </w:t>
      </w:r>
      <w:r w:rsidR="003500C0" w:rsidRPr="0062074F">
        <w:t xml:space="preserve">basic </w:t>
      </w:r>
      <w:r w:rsidRPr="0062074F">
        <w:t>priority layers for the drawing sequence of the data on the display</w:t>
      </w:r>
      <w:r w:rsidR="006A14CA" w:rsidRPr="0062074F">
        <w:t>, ordered from higher to lower priorities in the list below</w:t>
      </w:r>
      <w:r w:rsidRPr="0062074F">
        <w:t>:</w:t>
      </w:r>
    </w:p>
    <w:p w14:paraId="0521478B" w14:textId="439044CC" w:rsidR="00766D80" w:rsidRPr="0062074F" w:rsidRDefault="00DA7C14">
      <w:pPr>
        <w:pStyle w:val="Listenabsatz"/>
        <w:numPr>
          <w:ilvl w:val="0"/>
          <w:numId w:val="17"/>
        </w:numPr>
        <w:spacing w:after="60" w:line="240" w:lineRule="auto"/>
        <w:jc w:val="both"/>
      </w:pPr>
      <w:ins w:id="717" w:author="Birklhuber Bernd" w:date="2026-08-07T09:46:00Z">
        <w:r>
          <w:t xml:space="preserve">Inland </w:t>
        </w:r>
      </w:ins>
      <w:r w:rsidR="00766D80" w:rsidRPr="0062074F">
        <w:t xml:space="preserve">ECDIS </w:t>
      </w:r>
      <w:ins w:id="718" w:author="Birklhuber Bernd" w:date="2026-08-07T09:46:00Z">
        <w:r>
          <w:t xml:space="preserve">and </w:t>
        </w:r>
      </w:ins>
      <w:ins w:id="719" w:author="Birklhuber Bernd" w:date="2026-08-21T11:36:00Z">
        <w:r w:rsidR="002B3BF5">
          <w:t xml:space="preserve">Inland </w:t>
        </w:r>
      </w:ins>
      <w:ins w:id="720" w:author="Birklhuber Bernd" w:date="2026-08-07T09:46:00Z">
        <w:r>
          <w:t xml:space="preserve">ECS </w:t>
        </w:r>
      </w:ins>
      <w:r w:rsidR="00766D80" w:rsidRPr="0062074F">
        <w:t xml:space="preserve">visual </w:t>
      </w:r>
      <w:r w:rsidR="00C0149A" w:rsidRPr="0062074F">
        <w:t>alerts</w:t>
      </w:r>
      <w:r w:rsidR="00766D80" w:rsidRPr="0062074F">
        <w:t>/indications (</w:t>
      </w:r>
      <w:r w:rsidR="00143BD1" w:rsidRPr="0062074F">
        <w:t>for example</w:t>
      </w:r>
      <w:r w:rsidR="00766D80" w:rsidRPr="0062074F">
        <w:t xml:space="preserve"> caution, overscale)</w:t>
      </w:r>
      <w:r w:rsidR="00143BD1" w:rsidRPr="0062074F">
        <w:t>;</w:t>
      </w:r>
    </w:p>
    <w:p w14:paraId="044051C0" w14:textId="7AB1B251" w:rsidR="00766D80" w:rsidRPr="0062074F" w:rsidRDefault="00070EBA">
      <w:pPr>
        <w:pStyle w:val="Listenabsatz"/>
        <w:numPr>
          <w:ilvl w:val="0"/>
          <w:numId w:val="17"/>
        </w:numPr>
        <w:spacing w:after="60" w:line="240" w:lineRule="auto"/>
        <w:jc w:val="both"/>
      </w:pPr>
      <w:r w:rsidRPr="0062074F">
        <w:t>O</w:t>
      </w:r>
      <w:r w:rsidR="00AB326E" w:rsidRPr="0062074F">
        <w:t>fficial</w:t>
      </w:r>
      <w:r w:rsidR="00766D80" w:rsidRPr="0062074F">
        <w:t xml:space="preserve">-data: </w:t>
      </w:r>
      <w:r w:rsidR="00143BD1" w:rsidRPr="0062074F">
        <w:t>P</w:t>
      </w:r>
      <w:r w:rsidR="00766D80" w:rsidRPr="0062074F">
        <w:t>oints/</w:t>
      </w:r>
      <w:r w:rsidR="00206711" w:rsidRPr="0062074F">
        <w:t xml:space="preserve">Curves </w:t>
      </w:r>
      <w:r w:rsidR="00766D80" w:rsidRPr="0062074F">
        <w:t xml:space="preserve">and </w:t>
      </w:r>
      <w:r w:rsidR="00206711" w:rsidRPr="0062074F">
        <w:t>Surfaces</w:t>
      </w:r>
      <w:r w:rsidR="00766D80" w:rsidRPr="0062074F">
        <w:t xml:space="preserve"> + official updates</w:t>
      </w:r>
      <w:r w:rsidR="00143BD1" w:rsidRPr="0062074F">
        <w:t>;</w:t>
      </w:r>
    </w:p>
    <w:p w14:paraId="62D64BD3" w14:textId="0C6A31FB" w:rsidR="00766D80" w:rsidRPr="0062074F" w:rsidRDefault="006A14CA">
      <w:pPr>
        <w:pStyle w:val="Listenabsatz"/>
        <w:numPr>
          <w:ilvl w:val="0"/>
          <w:numId w:val="17"/>
        </w:numPr>
        <w:spacing w:after="60" w:line="240" w:lineRule="auto"/>
        <w:jc w:val="both"/>
      </w:pPr>
      <w:del w:id="721" w:author="Birklhuber Bernd" w:date="2026-08-07T09:47:00Z">
        <w:r w:rsidRPr="0062074F" w:rsidDel="00DA7C14">
          <w:delText>Notices to Mariners</w:delText>
        </w:r>
        <w:r w:rsidR="00766D80" w:rsidRPr="0062074F" w:rsidDel="00DA7C14">
          <w:delText>, m</w:delText>
        </w:r>
      </w:del>
      <w:ins w:id="722" w:author="Birklhuber Bernd" w:date="2026-08-07T09:47:00Z">
        <w:r w:rsidR="00DA7C14">
          <w:t>M</w:t>
        </w:r>
      </w:ins>
      <w:r w:rsidR="00766D80" w:rsidRPr="0062074F">
        <w:t>anual input and Navigational Warnings</w:t>
      </w:r>
      <w:r w:rsidR="00143BD1" w:rsidRPr="0062074F">
        <w:t>;</w:t>
      </w:r>
    </w:p>
    <w:p w14:paraId="5DECF270" w14:textId="4D8801EC" w:rsidR="00766D80" w:rsidRPr="0062074F" w:rsidRDefault="002E11EC">
      <w:pPr>
        <w:pStyle w:val="Listenabsatz"/>
        <w:numPr>
          <w:ilvl w:val="0"/>
          <w:numId w:val="17"/>
        </w:numPr>
        <w:spacing w:after="60" w:line="240" w:lineRule="auto"/>
        <w:jc w:val="both"/>
      </w:pPr>
      <w:r w:rsidRPr="0062074F">
        <w:t>Official</w:t>
      </w:r>
      <w:r w:rsidR="00766D80" w:rsidRPr="0062074F">
        <w:t>-caution (</w:t>
      </w:r>
      <w:ins w:id="723" w:author="Birklhuber Bernd" w:date="2026-08-07T09:47:00Z">
        <w:r w:rsidR="00DA7C14">
          <w:t>I</w:t>
        </w:r>
      </w:ins>
      <w:r w:rsidR="00766D80" w:rsidRPr="0062074F">
        <w:t xml:space="preserve">ENC </w:t>
      </w:r>
      <w:r w:rsidRPr="0062074F">
        <w:t xml:space="preserve">and other </w:t>
      </w:r>
      <w:r w:rsidR="00766D80" w:rsidRPr="0062074F">
        <w:t>cautions)</w:t>
      </w:r>
      <w:r w:rsidR="00143BD1" w:rsidRPr="0062074F">
        <w:t>;</w:t>
      </w:r>
    </w:p>
    <w:p w14:paraId="17799F26" w14:textId="3EE14920" w:rsidR="00766D80" w:rsidRPr="0062074F" w:rsidRDefault="002E11EC">
      <w:pPr>
        <w:pStyle w:val="Listenabsatz"/>
        <w:numPr>
          <w:ilvl w:val="0"/>
          <w:numId w:val="17"/>
        </w:numPr>
        <w:spacing w:after="60" w:line="240" w:lineRule="auto"/>
        <w:jc w:val="both"/>
      </w:pPr>
      <w:r w:rsidRPr="0062074F">
        <w:t>Official</w:t>
      </w:r>
      <w:r w:rsidR="00766D80" w:rsidRPr="0062074F">
        <w:t>-colour-fill area data</w:t>
      </w:r>
      <w:r w:rsidR="00143BD1" w:rsidRPr="0062074F">
        <w:t>;</w:t>
      </w:r>
    </w:p>
    <w:p w14:paraId="05DEA13F" w14:textId="0BF53A39" w:rsidR="00766D80" w:rsidRPr="0062074F" w:rsidRDefault="00070EBA">
      <w:pPr>
        <w:pStyle w:val="Listenabsatz"/>
        <w:numPr>
          <w:ilvl w:val="0"/>
          <w:numId w:val="17"/>
        </w:numPr>
        <w:spacing w:after="60" w:line="240" w:lineRule="auto"/>
        <w:jc w:val="both"/>
      </w:pPr>
      <w:r w:rsidRPr="0062074F">
        <w:t xml:space="preserve">Official </w:t>
      </w:r>
      <w:r w:rsidR="00766D80" w:rsidRPr="0062074F">
        <w:t>on demand data</w:t>
      </w:r>
      <w:r w:rsidR="009C687B" w:rsidRPr="0062074F">
        <w:t xml:space="preserve"> (for example, water levels, surface currents</w:t>
      </w:r>
      <w:r w:rsidR="00241F2D" w:rsidRPr="0062074F">
        <w:t>, under</w:t>
      </w:r>
      <w:r w:rsidR="00171271" w:rsidRPr="0062074F">
        <w:t xml:space="preserve"> </w:t>
      </w:r>
      <w:r w:rsidR="00241F2D" w:rsidRPr="0062074F">
        <w:t>keel clearance</w:t>
      </w:r>
      <w:r w:rsidR="009C687B" w:rsidRPr="0062074F">
        <w:t>)</w:t>
      </w:r>
      <w:r w:rsidR="00143BD1" w:rsidRPr="0062074F">
        <w:t>;</w:t>
      </w:r>
    </w:p>
    <w:p w14:paraId="523B8910" w14:textId="3759EE14" w:rsidR="00766D80" w:rsidRPr="0062074F" w:rsidRDefault="00766D80">
      <w:pPr>
        <w:pStyle w:val="Listenabsatz"/>
        <w:numPr>
          <w:ilvl w:val="0"/>
          <w:numId w:val="17"/>
        </w:numPr>
        <w:spacing w:after="60" w:line="240" w:lineRule="auto"/>
        <w:jc w:val="both"/>
      </w:pPr>
      <w:r w:rsidRPr="0062074F">
        <w:t xml:space="preserve">Radar </w:t>
      </w:r>
      <w:r w:rsidR="00070EBA" w:rsidRPr="0062074F">
        <w:t xml:space="preserve">and AIS </w:t>
      </w:r>
      <w:r w:rsidRPr="0062074F">
        <w:t>information</w:t>
      </w:r>
      <w:r w:rsidR="00143BD1" w:rsidRPr="0062074F">
        <w:t>;</w:t>
      </w:r>
    </w:p>
    <w:p w14:paraId="6DC259CA" w14:textId="0462858B" w:rsidR="00766D80" w:rsidRPr="0062074F" w:rsidRDefault="00766D80">
      <w:pPr>
        <w:pStyle w:val="Listenabsatz"/>
        <w:numPr>
          <w:ilvl w:val="0"/>
          <w:numId w:val="17"/>
        </w:numPr>
        <w:spacing w:after="60" w:line="240" w:lineRule="auto"/>
        <w:jc w:val="both"/>
      </w:pPr>
      <w:del w:id="724" w:author="Birklhuber Bernd" w:date="2026-08-07T09:47:00Z">
        <w:r w:rsidRPr="0062074F" w:rsidDel="00DA7C14">
          <w:delText>Mariner</w:delText>
        </w:r>
      </w:del>
      <w:proofErr w:type="spellStart"/>
      <w:ins w:id="725" w:author="Birklhuber Bernd" w:date="2026-08-07T09:47:00Z">
        <w:r w:rsidR="00DA7C14">
          <w:t>Boatmaster</w:t>
        </w:r>
      </w:ins>
      <w:r w:rsidR="005D2986" w:rsidRPr="0062074F">
        <w:t>’</w:t>
      </w:r>
      <w:r w:rsidRPr="0062074F">
        <w:t>s</w:t>
      </w:r>
      <w:proofErr w:type="spellEnd"/>
      <w:r w:rsidRPr="0062074F">
        <w:t xml:space="preserve"> data: </w:t>
      </w:r>
      <w:r w:rsidR="00143BD1" w:rsidRPr="0062074F">
        <w:t>P</w:t>
      </w:r>
      <w:r w:rsidRPr="0062074F">
        <w:t>oints/lines and areas</w:t>
      </w:r>
      <w:r w:rsidR="00143BD1" w:rsidRPr="0062074F">
        <w:t>;</w:t>
      </w:r>
    </w:p>
    <w:p w14:paraId="6096233B" w14:textId="0F8D9D64" w:rsidR="00766D80" w:rsidRPr="0062074F" w:rsidRDefault="00766D80">
      <w:pPr>
        <w:pStyle w:val="Listenabsatz"/>
        <w:numPr>
          <w:ilvl w:val="0"/>
          <w:numId w:val="17"/>
        </w:numPr>
        <w:spacing w:after="120" w:line="240" w:lineRule="auto"/>
        <w:jc w:val="both"/>
      </w:pPr>
      <w:del w:id="726" w:author="Birklhuber Bernd" w:date="2026-08-07T09:47:00Z">
        <w:r w:rsidRPr="0062074F" w:rsidDel="00DA7C14">
          <w:delText>Mariner</w:delText>
        </w:r>
      </w:del>
      <w:proofErr w:type="spellStart"/>
      <w:ins w:id="727" w:author="Birklhuber Bernd" w:date="2026-08-07T09:47:00Z">
        <w:r w:rsidR="00DA7C14">
          <w:t>Boatmaster</w:t>
        </w:r>
      </w:ins>
      <w:r w:rsidR="005D2986" w:rsidRPr="0062074F">
        <w:t>’</w:t>
      </w:r>
      <w:r w:rsidRPr="0062074F">
        <w:t>s</w:t>
      </w:r>
      <w:proofErr w:type="spellEnd"/>
      <w:r w:rsidRPr="0062074F">
        <w:t xml:space="preserve"> colour-fill area data</w:t>
      </w:r>
      <w:r w:rsidR="00143BD1" w:rsidRPr="0062074F">
        <w:t>.</w:t>
      </w:r>
    </w:p>
    <w:p w14:paraId="30788176" w14:textId="7F00C993" w:rsidR="00766D80" w:rsidRPr="0062074F" w:rsidRDefault="00766D80" w:rsidP="00D21916">
      <w:pPr>
        <w:spacing w:after="120" w:line="240" w:lineRule="auto"/>
        <w:jc w:val="both"/>
      </w:pPr>
      <w:r w:rsidRPr="0062074F">
        <w:t>This list is not intended to indicate a drawing sequence, but to specify that the information content of category n+1 must not obscure the information content of category n, or any higher</w:t>
      </w:r>
      <w:r w:rsidR="006A14CA" w:rsidRPr="0062074F">
        <w:t>-priority</w:t>
      </w:r>
      <w:r w:rsidRPr="0062074F">
        <w:t xml:space="preserve"> category (n-1 etc.).</w:t>
      </w:r>
    </w:p>
    <w:p w14:paraId="5C0C09B2" w14:textId="6E6FF95B" w:rsidR="00950DDE" w:rsidRPr="0062074F" w:rsidRDefault="00950DDE" w:rsidP="00214B3A">
      <w:pPr>
        <w:pStyle w:val="berschrift3"/>
      </w:pPr>
      <w:bookmarkStart w:id="728" w:name="_Toc226035019"/>
      <w:r w:rsidRPr="0062074F">
        <w:t>Radar priority</w:t>
      </w:r>
      <w:bookmarkEnd w:id="728"/>
    </w:p>
    <w:p w14:paraId="20A6E0E4" w14:textId="348A2637" w:rsidR="00F757E9" w:rsidRPr="0062074F" w:rsidRDefault="00317940" w:rsidP="00143BD1">
      <w:pPr>
        <w:spacing w:after="120" w:line="240" w:lineRule="auto"/>
        <w:jc w:val="both"/>
      </w:pPr>
      <w:r w:rsidRPr="0062074F">
        <w:t xml:space="preserve">Radar priority for a given display plane is described by the </w:t>
      </w:r>
      <w:r w:rsidRPr="0062074F">
        <w:rPr>
          <w:i/>
        </w:rPr>
        <w:t>order</w:t>
      </w:r>
      <w:r w:rsidRPr="0062074F">
        <w:t xml:space="preserve"> attribute within the </w:t>
      </w:r>
      <w:r w:rsidR="00143BD1" w:rsidRPr="0062074F">
        <w:t>P</w:t>
      </w:r>
      <w:r w:rsidRPr="0062074F">
        <w:t xml:space="preserve">ortrayal </w:t>
      </w:r>
      <w:r w:rsidR="00143BD1" w:rsidRPr="0062074F">
        <w:t>C</w:t>
      </w:r>
      <w:r w:rsidRPr="0062074F">
        <w:t>atalogue</w:t>
      </w:r>
      <w:r w:rsidR="003058FB" w:rsidRPr="0062074F">
        <w:t>.</w:t>
      </w:r>
    </w:p>
    <w:p w14:paraId="65D47B20" w14:textId="4A052D61" w:rsidR="00F757E9" w:rsidRPr="001C1CAB" w:rsidRDefault="00E5768F" w:rsidP="00143BD1">
      <w:pPr>
        <w:spacing w:after="120" w:line="240" w:lineRule="auto"/>
        <w:jc w:val="both"/>
        <w:rPr>
          <w:lang w:val="en-US"/>
        </w:rPr>
      </w:pPr>
      <w:r w:rsidRPr="0062074F">
        <w:rPr>
          <w:iCs/>
        </w:rPr>
        <w:t>The</w:t>
      </w:r>
      <w:r w:rsidRPr="0062074F">
        <w:rPr>
          <w:i/>
        </w:rPr>
        <w:t xml:space="preserve"> </w:t>
      </w:r>
      <w:proofErr w:type="spellStart"/>
      <w:r w:rsidR="00F757E9" w:rsidRPr="0062074F">
        <w:rPr>
          <w:i/>
        </w:rPr>
        <w:t>RadarOverlay</w:t>
      </w:r>
      <w:proofErr w:type="spellEnd"/>
      <w:r w:rsidR="00F757E9" w:rsidRPr="0062074F">
        <w:t xml:space="preserve"> </w:t>
      </w:r>
      <w:r w:rsidR="00143BD1" w:rsidRPr="0062074F">
        <w:t>P</w:t>
      </w:r>
      <w:r w:rsidR="00F757E9" w:rsidRPr="0062074F">
        <w:t xml:space="preserve">ortrayal </w:t>
      </w:r>
      <w:r w:rsidR="00143BD1" w:rsidRPr="0062074F">
        <w:t>C</w:t>
      </w:r>
      <w:r w:rsidR="00F757E9" w:rsidRPr="0062074F">
        <w:t>atalogue context parameters must be updated whenever the radar image is toggled on or off.</w:t>
      </w:r>
    </w:p>
    <w:p w14:paraId="3290A7F2" w14:textId="2DF52DD8" w:rsidR="00F757E9" w:rsidRPr="0062074F" w:rsidRDefault="00F757E9" w:rsidP="00143BD1">
      <w:pPr>
        <w:spacing w:after="120" w:line="240" w:lineRule="auto"/>
        <w:jc w:val="both"/>
      </w:pPr>
      <w:r w:rsidRPr="0062074F">
        <w:lastRenderedPageBreak/>
        <w:t xml:space="preserve">When present, the radar image should be written over </w:t>
      </w:r>
      <w:r w:rsidR="00143BD1" w:rsidRPr="0062074F">
        <w:t>P</w:t>
      </w:r>
      <w:r w:rsidRPr="0062074F">
        <w:t xml:space="preserve">ortrayal </w:t>
      </w:r>
      <w:r w:rsidR="00143BD1" w:rsidRPr="0062074F">
        <w:t>C</w:t>
      </w:r>
      <w:r w:rsidRPr="0062074F">
        <w:t xml:space="preserve">atalogue display planes with a negative </w:t>
      </w:r>
      <w:r w:rsidRPr="0062074F">
        <w:rPr>
          <w:i/>
        </w:rPr>
        <w:t>order</w:t>
      </w:r>
      <w:r w:rsidR="00143BD1" w:rsidRPr="0062074F">
        <w:t xml:space="preserve"> attribute;</w:t>
      </w:r>
      <w:r w:rsidRPr="0062074F">
        <w:t xml:space="preserve"> and below display planes with a positive </w:t>
      </w:r>
      <w:r w:rsidRPr="0062074F">
        <w:rPr>
          <w:i/>
        </w:rPr>
        <w:t>order</w:t>
      </w:r>
      <w:r w:rsidRPr="0062074F">
        <w:t xml:space="preserve"> attribute.</w:t>
      </w:r>
    </w:p>
    <w:p w14:paraId="721ED3AB" w14:textId="0CB56600" w:rsidR="00F757E9" w:rsidRPr="0062074F" w:rsidRDefault="00F757E9" w:rsidP="00143BD1">
      <w:pPr>
        <w:spacing w:after="120" w:line="240" w:lineRule="auto"/>
        <w:jc w:val="both"/>
      </w:pPr>
      <w:r w:rsidRPr="0062074F">
        <w:t xml:space="preserve">In order to </w:t>
      </w:r>
      <w:del w:id="729" w:author="Birklhuber Bernd" w:date="2026-08-07T09:48:00Z">
        <w:r w:rsidRPr="0062074F" w:rsidDel="00DA7C14">
          <w:delText xml:space="preserve">meet the requirements of IMO </w:delText>
        </w:r>
        <w:r w:rsidR="0056040E" w:rsidRPr="0062074F" w:rsidDel="00DA7C14">
          <w:delText>MSC.530(106)/Rev.1</w:delText>
        </w:r>
        <w:r w:rsidRPr="0062074F" w:rsidDel="00DA7C14">
          <w:delText xml:space="preserve"> section 11.4.</w:delText>
        </w:r>
        <w:r w:rsidR="00F00C10" w:rsidRPr="0062074F" w:rsidDel="00DA7C14">
          <w:delText>1</w:delText>
        </w:r>
        <w:r w:rsidR="00E40A4B" w:rsidRPr="0062074F" w:rsidDel="00DA7C14">
          <w:delText>8</w:delText>
        </w:r>
        <w:r w:rsidRPr="0062074F" w:rsidDel="00DA7C14">
          <w:delText xml:space="preserve"> to </w:delText>
        </w:r>
      </w:del>
      <w:r w:rsidRPr="0062074F">
        <w:t xml:space="preserve">adjust the ship’s position, the </w:t>
      </w:r>
      <w:ins w:id="730" w:author="Birklhuber Bernd" w:date="2026-08-07T09:48:00Z">
        <w:r w:rsidR="00DA7C14">
          <w:t xml:space="preserve">Inland </w:t>
        </w:r>
      </w:ins>
      <w:r w:rsidRPr="0062074F">
        <w:t xml:space="preserve">ECDIS </w:t>
      </w:r>
      <w:ins w:id="731" w:author="Birklhuber Bernd" w:date="2026-08-21T11:37:00Z">
        <w:r w:rsidR="002B3BF5">
          <w:t>and</w:t>
        </w:r>
      </w:ins>
      <w:ins w:id="732" w:author="Birklhuber Bernd" w:date="2026-08-07T09:48:00Z">
        <w:r w:rsidR="00DA7C14">
          <w:t xml:space="preserve"> </w:t>
        </w:r>
      </w:ins>
      <w:ins w:id="733" w:author="Birklhuber Bernd" w:date="2026-08-21T11:37:00Z">
        <w:r w:rsidR="002B3BF5">
          <w:t xml:space="preserve">Inland </w:t>
        </w:r>
      </w:ins>
      <w:ins w:id="734" w:author="Birklhuber Bernd" w:date="2026-08-07T09:48:00Z">
        <w:r w:rsidR="00DA7C14">
          <w:t xml:space="preserve">ECS </w:t>
        </w:r>
      </w:ins>
      <w:r w:rsidRPr="0062074F">
        <w:t>may incorporate the capability of temporarily changing the radar image priority during the adjustment.</w:t>
      </w:r>
    </w:p>
    <w:p w14:paraId="203FC7ED" w14:textId="77777777" w:rsidR="009B0403" w:rsidRPr="0062074F" w:rsidRDefault="009B0403" w:rsidP="009B0403">
      <w:pPr>
        <w:spacing w:after="120" w:line="240" w:lineRule="auto"/>
        <w:jc w:val="both"/>
      </w:pPr>
    </w:p>
    <w:p w14:paraId="2DFBF473" w14:textId="523FB294" w:rsidR="004C64D4" w:rsidRPr="0062074F" w:rsidRDefault="004C64D4" w:rsidP="00DB7CFE">
      <w:pPr>
        <w:pStyle w:val="berschrift2"/>
      </w:pPr>
      <w:bookmarkStart w:id="735" w:name="_Ref49427616"/>
      <w:bookmarkStart w:id="736" w:name="_Toc226035020"/>
      <w:bookmarkStart w:id="737" w:name="_Ref44795999"/>
      <w:commentRangeStart w:id="738"/>
      <w:r w:rsidRPr="0062074F">
        <w:t xml:space="preserve">Displaying </w:t>
      </w:r>
      <w:ins w:id="739" w:author="Birklhuber Bernd" w:date="2026-08-21T11:38:00Z">
        <w:r w:rsidR="002B3BF5">
          <w:t xml:space="preserve">updates in </w:t>
        </w:r>
      </w:ins>
      <w:ins w:id="740" w:author="Birklhuber Bernd" w:date="2026-08-07T09:48:00Z">
        <w:r w:rsidR="00DA7C14">
          <w:t xml:space="preserve">Inland </w:t>
        </w:r>
      </w:ins>
      <w:r w:rsidRPr="0062074F">
        <w:t>ECDIS</w:t>
      </w:r>
      <w:ins w:id="741" w:author="Birklhuber Bernd" w:date="2026-08-07T09:49:00Z">
        <w:r w:rsidR="00DA7C14">
          <w:t xml:space="preserve"> and </w:t>
        </w:r>
      </w:ins>
      <w:ins w:id="742" w:author="Birklhuber Bernd" w:date="2026-08-21T11:38:00Z">
        <w:r w:rsidR="002B3BF5">
          <w:t xml:space="preserve">Inland </w:t>
        </w:r>
      </w:ins>
      <w:ins w:id="743" w:author="Birklhuber Bernd" w:date="2026-08-07T09:49:00Z">
        <w:r w:rsidR="00DA7C14">
          <w:t>ECS</w:t>
        </w:r>
      </w:ins>
      <w:r w:rsidRPr="0062074F">
        <w:t xml:space="preserve"> </w:t>
      </w:r>
      <w:del w:id="744" w:author="Birklhuber Bernd" w:date="2026-08-21T11:38:00Z">
        <w:r w:rsidRPr="0062074F" w:rsidDel="002B3BF5">
          <w:delText>updates</w:delText>
        </w:r>
      </w:del>
      <w:bookmarkEnd w:id="735"/>
      <w:bookmarkEnd w:id="736"/>
      <w:commentRangeEnd w:id="738"/>
      <w:r w:rsidR="002B3BF5">
        <w:rPr>
          <w:rStyle w:val="Kommentarzeichen"/>
          <w:rFonts w:eastAsia="MS Mincho"/>
          <w:b w:val="0"/>
          <w:bCs w:val="0"/>
        </w:rPr>
        <w:commentReference w:id="738"/>
      </w:r>
    </w:p>
    <w:p w14:paraId="35DDA46A" w14:textId="5EA60CA8" w:rsidR="004C64D4" w:rsidRPr="0062074F" w:rsidRDefault="004C64D4" w:rsidP="009B0403">
      <w:pPr>
        <w:spacing w:after="120" w:line="240" w:lineRule="auto"/>
        <w:jc w:val="both"/>
      </w:pPr>
      <w:r w:rsidRPr="0062074F">
        <w:t xml:space="preserve">The strategy for displaying </w:t>
      </w:r>
      <w:ins w:id="745" w:author="Birklhuber Bernd" w:date="2026-08-21T11:39:00Z">
        <w:r w:rsidR="002B3BF5">
          <w:t xml:space="preserve">updates in </w:t>
        </w:r>
      </w:ins>
      <w:ins w:id="746" w:author="Birklhuber Bernd" w:date="2026-08-07T09:49:00Z">
        <w:r w:rsidR="00DA7C14">
          <w:t xml:space="preserve">Inland </w:t>
        </w:r>
      </w:ins>
      <w:r w:rsidRPr="0062074F">
        <w:t xml:space="preserve">ECDIS </w:t>
      </w:r>
      <w:ins w:id="747" w:author="Birklhuber Bernd" w:date="2026-08-07T09:49:00Z">
        <w:r w:rsidR="00DA7C14">
          <w:t xml:space="preserve">and </w:t>
        </w:r>
      </w:ins>
      <w:ins w:id="748" w:author="Birklhuber Bernd" w:date="2026-08-21T11:41:00Z">
        <w:r w:rsidR="00B56100">
          <w:t xml:space="preserve">Inland </w:t>
        </w:r>
      </w:ins>
      <w:ins w:id="749" w:author="Birklhuber Bernd" w:date="2026-08-07T09:49:00Z">
        <w:r w:rsidR="00DA7C14">
          <w:t xml:space="preserve">ECS </w:t>
        </w:r>
      </w:ins>
      <w:del w:id="750" w:author="Birklhuber Bernd" w:date="2026-08-21T11:39:00Z">
        <w:r w:rsidRPr="0062074F" w:rsidDel="002B3BF5">
          <w:delText xml:space="preserve">updates </w:delText>
        </w:r>
      </w:del>
      <w:r w:rsidRPr="0062074F">
        <w:t xml:space="preserve">is derived from the </w:t>
      </w:r>
      <w:ins w:id="751" w:author="Birklhuber Bernd" w:date="2026-08-10T08:35:00Z">
        <w:r w:rsidR="000A3192">
          <w:t xml:space="preserve">following requirements: </w:t>
        </w:r>
      </w:ins>
      <w:del w:id="752" w:author="Birklhuber Bernd" w:date="2026-08-10T08:35:00Z">
        <w:r w:rsidRPr="0062074F" w:rsidDel="000A3192">
          <w:delText>IMO Performance Standard</w:delText>
        </w:r>
        <w:r w:rsidR="009E7FC0" w:rsidDel="000A3192">
          <w:delText>s</w:delText>
        </w:r>
        <w:r w:rsidRPr="0062074F" w:rsidDel="000A3192">
          <w:delText xml:space="preserve"> </w:delText>
        </w:r>
        <w:r w:rsidR="0056040E" w:rsidRPr="0062074F" w:rsidDel="000A3192">
          <w:delText>MSC.530(106)/Rev.1</w:delText>
        </w:r>
        <w:r w:rsidRPr="0062074F" w:rsidDel="000A3192">
          <w:delText xml:space="preserve">. The citations below are to sections in that </w:delText>
        </w:r>
        <w:r w:rsidR="009B0403" w:rsidRPr="0062074F" w:rsidDel="000A3192">
          <w:delText>S</w:delText>
        </w:r>
        <w:r w:rsidRPr="0062074F" w:rsidDel="000A3192">
          <w:delText>tandard.</w:delText>
        </w:r>
        <w:r w:rsidR="00B94DFF" w:rsidRPr="0062074F" w:rsidDel="000A3192">
          <w:delText xml:space="preserve"> The quoted requirements are mandatory and must be implemented by the ECDIS.</w:delText>
        </w:r>
      </w:del>
    </w:p>
    <w:p w14:paraId="12F938AC" w14:textId="650B4365" w:rsidR="004C64D4" w:rsidRPr="0062074F" w:rsidRDefault="0056040E" w:rsidP="009B0403">
      <w:pPr>
        <w:spacing w:after="120" w:line="240" w:lineRule="auto"/>
        <w:ind w:left="2160" w:hanging="2160"/>
        <w:jc w:val="both"/>
      </w:pPr>
      <w:del w:id="753" w:author="Birklhuber Bernd" w:date="2026-08-10T08:35:00Z">
        <w:r w:rsidRPr="0062074F" w:rsidDel="000A3192">
          <w:delText>MSC.530(106)/Rev.1</w:delText>
        </w:r>
        <w:r w:rsidR="004C64D4" w:rsidRPr="0062074F" w:rsidDel="000A3192">
          <w:delText xml:space="preserve"> </w:delText>
        </w:r>
        <w:r w:rsidR="00F00C10" w:rsidRPr="0062074F" w:rsidDel="000A3192">
          <w:delText>4.4,</w:delText>
        </w:r>
        <w:r w:rsidR="004C64D4" w:rsidRPr="0062074F" w:rsidDel="000A3192">
          <w:tab/>
        </w:r>
      </w:del>
      <w:ins w:id="754" w:author="Birklhuber Bernd" w:date="2026-08-07T09:49:00Z">
        <w:r w:rsidR="00DA7C14">
          <w:t>Inlan</w:t>
        </w:r>
      </w:ins>
      <w:ins w:id="755" w:author="Birklhuber Bernd" w:date="2026-08-07T09:50:00Z">
        <w:r w:rsidR="00DA7C14">
          <w:t xml:space="preserve">d </w:t>
        </w:r>
      </w:ins>
      <w:r w:rsidR="005D2986" w:rsidRPr="0062074F">
        <w:rPr>
          <w:i/>
          <w:iCs/>
        </w:rPr>
        <w:t xml:space="preserve">ECDIS </w:t>
      </w:r>
      <w:ins w:id="756" w:author="Birklhuber Bernd" w:date="2026-08-07T09:50:00Z">
        <w:r w:rsidR="00DA7C14">
          <w:rPr>
            <w:i/>
            <w:iCs/>
          </w:rPr>
          <w:t xml:space="preserve">and </w:t>
        </w:r>
      </w:ins>
      <w:ins w:id="757" w:author="Birklhuber Bernd" w:date="2026-08-21T11:42:00Z">
        <w:r w:rsidR="00B56100">
          <w:rPr>
            <w:i/>
            <w:iCs/>
          </w:rPr>
          <w:t xml:space="preserve">Inland </w:t>
        </w:r>
      </w:ins>
      <w:ins w:id="758" w:author="Birklhuber Bernd" w:date="2026-08-07T09:50:00Z">
        <w:r w:rsidR="00DA7C14">
          <w:rPr>
            <w:i/>
            <w:iCs/>
          </w:rPr>
          <w:t xml:space="preserve">ECS </w:t>
        </w:r>
      </w:ins>
      <w:del w:id="759" w:author="Birklhuber Bernd" w:date="2026-08-10T08:36:00Z">
        <w:r w:rsidR="00B94DFF" w:rsidRPr="0062074F" w:rsidDel="000A3192">
          <w:rPr>
            <w:i/>
            <w:iCs/>
          </w:rPr>
          <w:delText>should</w:delText>
        </w:r>
        <w:r w:rsidR="005D2986" w:rsidRPr="0062074F" w:rsidDel="000A3192">
          <w:rPr>
            <w:i/>
            <w:iCs/>
          </w:rPr>
          <w:delText xml:space="preserve"> </w:delText>
        </w:r>
      </w:del>
      <w:ins w:id="760" w:author="Birklhuber Bernd" w:date="2026-08-10T08:36:00Z">
        <w:r w:rsidR="000A3192">
          <w:rPr>
            <w:i/>
            <w:iCs/>
          </w:rPr>
          <w:t>shall</w:t>
        </w:r>
        <w:r w:rsidR="000A3192" w:rsidRPr="0062074F">
          <w:rPr>
            <w:i/>
            <w:iCs/>
          </w:rPr>
          <w:t xml:space="preserve"> </w:t>
        </w:r>
      </w:ins>
      <w:r w:rsidR="005D2986" w:rsidRPr="0062074F">
        <w:rPr>
          <w:i/>
          <w:iCs/>
        </w:rPr>
        <w:t xml:space="preserve">be capable of accepting official updates </w:t>
      </w:r>
      <w:del w:id="761" w:author="Birklhuber Bernd" w:date="2026-08-21T11:40:00Z">
        <w:r w:rsidR="005D2986" w:rsidRPr="0062074F" w:rsidDel="00B56100">
          <w:rPr>
            <w:i/>
            <w:iCs/>
          </w:rPr>
          <w:delText xml:space="preserve">to the ENDS </w:delText>
        </w:r>
      </w:del>
      <w:r w:rsidR="005D2986" w:rsidRPr="0062074F">
        <w:rPr>
          <w:i/>
          <w:iCs/>
        </w:rPr>
        <w:t xml:space="preserve">provided in conformity with </w:t>
      </w:r>
      <w:del w:id="762" w:author="Birklhuber Bernd" w:date="2026-08-07T09:50:00Z">
        <w:r w:rsidR="005D2986" w:rsidRPr="0062074F" w:rsidDel="00DA7C14">
          <w:rPr>
            <w:i/>
            <w:iCs/>
          </w:rPr>
          <w:delText xml:space="preserve">IHO </w:delText>
        </w:r>
      </w:del>
      <w:ins w:id="763" w:author="Birklhuber Bernd" w:date="2026-08-07T09:50:00Z">
        <w:r w:rsidR="00DA7C14">
          <w:rPr>
            <w:i/>
            <w:iCs/>
          </w:rPr>
          <w:t>S-100</w:t>
        </w:r>
        <w:r w:rsidR="00DA7C14" w:rsidRPr="0062074F">
          <w:rPr>
            <w:i/>
            <w:iCs/>
          </w:rPr>
          <w:t xml:space="preserve"> </w:t>
        </w:r>
      </w:ins>
      <w:r w:rsidR="005D2986" w:rsidRPr="0062074F">
        <w:rPr>
          <w:i/>
          <w:iCs/>
        </w:rPr>
        <w:t>standards. These updates must be automatically applied to the system database. By whatever means updates are received, the implementation procedure must not interfere with the display in use</w:t>
      </w:r>
      <w:r w:rsidR="005D2986" w:rsidRPr="0062074F">
        <w:t>.</w:t>
      </w:r>
    </w:p>
    <w:p w14:paraId="7DFFE0DE" w14:textId="452B8ADE" w:rsidR="004C64D4" w:rsidRPr="0062074F" w:rsidRDefault="0056040E" w:rsidP="005D2986">
      <w:pPr>
        <w:spacing w:after="120" w:line="240" w:lineRule="auto"/>
        <w:ind w:left="2160" w:hanging="2160"/>
        <w:jc w:val="both"/>
      </w:pPr>
      <w:del w:id="764" w:author="Birklhuber Bernd" w:date="2026-08-10T08:35:00Z">
        <w:r w:rsidRPr="0062074F" w:rsidDel="000A3192">
          <w:delText>MSC.530(106)/Rev.1</w:delText>
        </w:r>
        <w:r w:rsidR="004C64D4" w:rsidRPr="0062074F" w:rsidDel="000A3192">
          <w:delText xml:space="preserve"> 4.</w:delText>
        </w:r>
        <w:r w:rsidR="00776DD2" w:rsidRPr="0062074F" w:rsidDel="000A3192">
          <w:delText>5</w:delText>
        </w:r>
        <w:r w:rsidR="004C64D4" w:rsidRPr="0062074F" w:rsidDel="000A3192">
          <w:tab/>
        </w:r>
      </w:del>
      <w:ins w:id="765" w:author="Birklhuber Bernd" w:date="2026-08-07T09:50:00Z">
        <w:r w:rsidR="00DA7C14" w:rsidRPr="00DA7C14">
          <w:rPr>
            <w:i/>
            <w:iCs/>
          </w:rPr>
          <w:t>Inland</w:t>
        </w:r>
        <w:r w:rsidR="00DA7C14">
          <w:t xml:space="preserve"> </w:t>
        </w:r>
      </w:ins>
      <w:r w:rsidR="005D2986" w:rsidRPr="0062074F">
        <w:rPr>
          <w:i/>
          <w:iCs/>
        </w:rPr>
        <w:t xml:space="preserve">ECDIS </w:t>
      </w:r>
      <w:ins w:id="766" w:author="Birklhuber Bernd" w:date="2026-08-07T09:50:00Z">
        <w:r w:rsidR="00DA7C14">
          <w:rPr>
            <w:i/>
            <w:iCs/>
          </w:rPr>
          <w:t xml:space="preserve">and </w:t>
        </w:r>
      </w:ins>
      <w:ins w:id="767" w:author="Birklhuber Bernd" w:date="2026-08-21T11:42:00Z">
        <w:r w:rsidR="00B56100">
          <w:rPr>
            <w:i/>
            <w:iCs/>
          </w:rPr>
          <w:t xml:space="preserve">Inland </w:t>
        </w:r>
      </w:ins>
      <w:ins w:id="768" w:author="Birklhuber Bernd" w:date="2026-08-07T09:50:00Z">
        <w:r w:rsidR="00DA7C14">
          <w:rPr>
            <w:i/>
            <w:iCs/>
          </w:rPr>
          <w:t xml:space="preserve">ECS </w:t>
        </w:r>
      </w:ins>
      <w:del w:id="769" w:author="Birklhuber Bernd" w:date="2026-08-10T08:36:00Z">
        <w:r w:rsidR="00B94DFF" w:rsidRPr="0062074F" w:rsidDel="000A3192">
          <w:rPr>
            <w:i/>
            <w:iCs/>
          </w:rPr>
          <w:delText>should</w:delText>
        </w:r>
        <w:r w:rsidR="005D2986" w:rsidRPr="0062074F" w:rsidDel="000A3192">
          <w:rPr>
            <w:i/>
            <w:iCs/>
          </w:rPr>
          <w:delText xml:space="preserve"> </w:delText>
        </w:r>
      </w:del>
      <w:ins w:id="770" w:author="Birklhuber Bernd" w:date="2026-08-10T08:36:00Z">
        <w:r w:rsidR="000A3192">
          <w:rPr>
            <w:i/>
            <w:iCs/>
          </w:rPr>
          <w:t>shall</w:t>
        </w:r>
        <w:r w:rsidR="000A3192" w:rsidRPr="0062074F">
          <w:rPr>
            <w:i/>
            <w:iCs/>
          </w:rPr>
          <w:t xml:space="preserve"> </w:t>
        </w:r>
      </w:ins>
      <w:r w:rsidR="005D2986" w:rsidRPr="0062074F">
        <w:rPr>
          <w:i/>
          <w:iCs/>
        </w:rPr>
        <w:t xml:space="preserve">also be capable of accepting updates </w:t>
      </w:r>
      <w:del w:id="771" w:author="Birklhuber Bernd" w:date="2026-08-21T11:41:00Z">
        <w:r w:rsidR="005D2986" w:rsidRPr="0062074F" w:rsidDel="00B56100">
          <w:rPr>
            <w:i/>
            <w:iCs/>
          </w:rPr>
          <w:delText xml:space="preserve">to the ENDS data </w:delText>
        </w:r>
      </w:del>
      <w:r w:rsidR="005D2986" w:rsidRPr="0062074F">
        <w:rPr>
          <w:i/>
          <w:iCs/>
        </w:rPr>
        <w:t xml:space="preserve">entered manually with simple means for verification prior to the final acceptance of the data. They must be distinguishable on the display from </w:t>
      </w:r>
      <w:del w:id="772" w:author="Birklhuber Bernd" w:date="2026-08-21T11:41:00Z">
        <w:r w:rsidR="005D2986" w:rsidRPr="0062074F" w:rsidDel="00B56100">
          <w:rPr>
            <w:i/>
            <w:iCs/>
          </w:rPr>
          <w:delText>ENDS information</w:delText>
        </w:r>
      </w:del>
      <w:ins w:id="773" w:author="Birklhuber Bernd" w:date="2026-08-21T11:41:00Z">
        <w:r w:rsidR="00B56100">
          <w:rPr>
            <w:i/>
            <w:iCs/>
          </w:rPr>
          <w:t>official data</w:t>
        </w:r>
      </w:ins>
      <w:r w:rsidR="005D2986" w:rsidRPr="0062074F">
        <w:rPr>
          <w:i/>
          <w:iCs/>
        </w:rPr>
        <w:t xml:space="preserve"> and its official updates and not affect display legibility.</w:t>
      </w:r>
      <w:r w:rsidR="005D2986" w:rsidRPr="0062074F">
        <w:t xml:space="preserve"> (The requirements for Manual Updates are given in clauses </w:t>
      </w:r>
      <w:r w:rsidR="005F0747">
        <w:t>11.11.1</w:t>
      </w:r>
      <w:r w:rsidR="005D2986" w:rsidRPr="0062074F">
        <w:t>.)</w:t>
      </w:r>
    </w:p>
    <w:p w14:paraId="5C62A24D" w14:textId="246D553C" w:rsidR="004C64D4" w:rsidRPr="0062074F" w:rsidRDefault="0056040E" w:rsidP="005D2986">
      <w:pPr>
        <w:spacing w:after="120" w:line="240" w:lineRule="auto"/>
        <w:ind w:left="2160" w:hanging="2160"/>
        <w:jc w:val="both"/>
      </w:pPr>
      <w:del w:id="774" w:author="Birklhuber Bernd" w:date="2026-08-10T08:36:00Z">
        <w:r w:rsidRPr="0062074F" w:rsidDel="000A3192">
          <w:delText>MSC.530(106)/Rev.1</w:delText>
        </w:r>
        <w:r w:rsidR="004C64D4" w:rsidRPr="0062074F" w:rsidDel="000A3192">
          <w:delText xml:space="preserve"> 4.</w:delText>
        </w:r>
        <w:r w:rsidR="00776DD2" w:rsidRPr="0062074F" w:rsidDel="000A3192">
          <w:delText>7</w:delText>
        </w:r>
        <w:r w:rsidR="004C64D4" w:rsidRPr="0062074F" w:rsidDel="000A3192">
          <w:tab/>
        </w:r>
      </w:del>
      <w:ins w:id="775" w:author="Birklhuber Bernd" w:date="2026-08-07T09:50:00Z">
        <w:r w:rsidR="00DA7C14" w:rsidRPr="00DA7C14">
          <w:rPr>
            <w:i/>
            <w:iCs/>
          </w:rPr>
          <w:t>Inland</w:t>
        </w:r>
        <w:r w:rsidR="00DA7C14">
          <w:t xml:space="preserve"> </w:t>
        </w:r>
      </w:ins>
      <w:r w:rsidR="005D2986" w:rsidRPr="0062074F">
        <w:rPr>
          <w:i/>
          <w:iCs/>
        </w:rPr>
        <w:t xml:space="preserve">ECDIS </w:t>
      </w:r>
      <w:ins w:id="776" w:author="Birklhuber Bernd" w:date="2026-08-07T09:51:00Z">
        <w:r w:rsidR="00DA7C14">
          <w:rPr>
            <w:i/>
            <w:iCs/>
          </w:rPr>
          <w:t xml:space="preserve">and </w:t>
        </w:r>
      </w:ins>
      <w:ins w:id="777" w:author="Birklhuber Bernd" w:date="2026-08-21T11:42:00Z">
        <w:r w:rsidR="00B56100">
          <w:rPr>
            <w:i/>
            <w:iCs/>
          </w:rPr>
          <w:t xml:space="preserve">Inland </w:t>
        </w:r>
      </w:ins>
      <w:ins w:id="778" w:author="Birklhuber Bernd" w:date="2026-08-07T09:51:00Z">
        <w:r w:rsidR="00DA7C14">
          <w:rPr>
            <w:i/>
            <w:iCs/>
          </w:rPr>
          <w:t xml:space="preserve">ECS </w:t>
        </w:r>
      </w:ins>
      <w:del w:id="779" w:author="Birklhuber Bernd" w:date="2026-08-10T08:36:00Z">
        <w:r w:rsidR="00B94DFF" w:rsidRPr="0062074F" w:rsidDel="000A3192">
          <w:rPr>
            <w:i/>
            <w:iCs/>
          </w:rPr>
          <w:delText xml:space="preserve">should </w:delText>
        </w:r>
      </w:del>
      <w:ins w:id="780" w:author="Birklhuber Bernd" w:date="2026-08-10T08:36:00Z">
        <w:r w:rsidR="000A3192">
          <w:rPr>
            <w:i/>
            <w:iCs/>
          </w:rPr>
          <w:t>shall</w:t>
        </w:r>
        <w:r w:rsidR="000A3192" w:rsidRPr="0062074F">
          <w:rPr>
            <w:i/>
            <w:iCs/>
          </w:rPr>
          <w:t xml:space="preserve"> </w:t>
        </w:r>
      </w:ins>
      <w:r w:rsidR="005D2986" w:rsidRPr="0062074F">
        <w:rPr>
          <w:i/>
          <w:iCs/>
        </w:rPr>
        <w:t xml:space="preserve">allow the </w:t>
      </w:r>
      <w:del w:id="781" w:author="Birklhuber Bernd" w:date="2026-08-07T09:51:00Z">
        <w:r w:rsidR="005D2986" w:rsidRPr="0062074F" w:rsidDel="00DA7C14">
          <w:rPr>
            <w:i/>
            <w:iCs/>
          </w:rPr>
          <w:delText xml:space="preserve">mariner </w:delText>
        </w:r>
      </w:del>
      <w:ins w:id="782" w:author="Birklhuber Bernd" w:date="2026-08-07T09:51:00Z">
        <w:r w:rsidR="00DA7C14">
          <w:rPr>
            <w:i/>
            <w:iCs/>
          </w:rPr>
          <w:t>boatmaster</w:t>
        </w:r>
        <w:r w:rsidR="00DA7C14" w:rsidRPr="0062074F">
          <w:rPr>
            <w:i/>
            <w:iCs/>
          </w:rPr>
          <w:t xml:space="preserve"> </w:t>
        </w:r>
      </w:ins>
      <w:r w:rsidR="005D2986" w:rsidRPr="0062074F">
        <w:rPr>
          <w:i/>
          <w:iCs/>
        </w:rPr>
        <w:t xml:space="preserve">to display updates in order to review their contents and to ascertain that they have been included in the system </w:t>
      </w:r>
      <w:proofErr w:type="gramStart"/>
      <w:r w:rsidR="005D2986" w:rsidRPr="0062074F">
        <w:rPr>
          <w:i/>
          <w:iCs/>
        </w:rPr>
        <w:t>database.(</w:t>
      </w:r>
      <w:proofErr w:type="gramEnd"/>
      <w:r w:rsidR="005D2986" w:rsidRPr="0062074F">
        <w:t xml:space="preserve">The requirements for displaying updates for review are given in clause </w:t>
      </w:r>
      <w:r w:rsidR="007244D0">
        <w:fldChar w:fldCharType="begin"/>
      </w:r>
      <w:r w:rsidR="007244D0">
        <w:instrText xml:space="preserve"> REF _Ref223787996 \r \h </w:instrText>
      </w:r>
      <w:r w:rsidR="007244D0">
        <w:fldChar w:fldCharType="separate"/>
      </w:r>
      <w:r w:rsidR="007244D0">
        <w:t>11.11.5</w:t>
      </w:r>
      <w:r w:rsidR="007244D0">
        <w:fldChar w:fldCharType="end"/>
      </w:r>
      <w:r w:rsidR="005D2986" w:rsidRPr="0062074F">
        <w:t>.)</w:t>
      </w:r>
      <w:r w:rsidR="004C64D4" w:rsidRPr="0062074F">
        <w:t>.</w:t>
      </w:r>
    </w:p>
    <w:p w14:paraId="4A3A326D" w14:textId="4604F477" w:rsidR="00CE0733" w:rsidRPr="0062074F" w:rsidRDefault="00CE0733" w:rsidP="00DB7CFE">
      <w:pPr>
        <w:pStyle w:val="berschrift2"/>
      </w:pPr>
      <w:bookmarkStart w:id="783" w:name="_Toc187673042"/>
      <w:bookmarkStart w:id="784" w:name="_Toc187673274"/>
      <w:bookmarkStart w:id="785" w:name="_Toc188368627"/>
      <w:bookmarkStart w:id="786" w:name="_Toc188621829"/>
      <w:bookmarkStart w:id="787" w:name="_Toc188950410"/>
      <w:bookmarkStart w:id="788" w:name="_Toc188968326"/>
      <w:bookmarkStart w:id="789" w:name="_Toc188968551"/>
      <w:bookmarkStart w:id="790" w:name="_Toc187673043"/>
      <w:bookmarkStart w:id="791" w:name="_Toc187673275"/>
      <w:bookmarkStart w:id="792" w:name="_Toc188368628"/>
      <w:bookmarkStart w:id="793" w:name="_Toc188621830"/>
      <w:bookmarkStart w:id="794" w:name="_Toc188950411"/>
      <w:bookmarkStart w:id="795" w:name="_Toc188968327"/>
      <w:bookmarkStart w:id="796" w:name="_Toc188968552"/>
      <w:bookmarkStart w:id="797" w:name="_Toc187673044"/>
      <w:bookmarkStart w:id="798" w:name="_Toc187673276"/>
      <w:bookmarkStart w:id="799" w:name="_Toc188368629"/>
      <w:bookmarkStart w:id="800" w:name="_Toc188621831"/>
      <w:bookmarkStart w:id="801" w:name="_Toc188950412"/>
      <w:bookmarkStart w:id="802" w:name="_Toc188968328"/>
      <w:bookmarkStart w:id="803" w:name="_Toc188968553"/>
      <w:bookmarkStart w:id="804" w:name="_Toc187673045"/>
      <w:bookmarkStart w:id="805" w:name="_Toc187673277"/>
      <w:bookmarkStart w:id="806" w:name="_Toc188368630"/>
      <w:bookmarkStart w:id="807" w:name="_Toc188621832"/>
      <w:bookmarkStart w:id="808" w:name="_Toc188950413"/>
      <w:bookmarkStart w:id="809" w:name="_Toc188968329"/>
      <w:bookmarkStart w:id="810" w:name="_Toc188968554"/>
      <w:bookmarkStart w:id="811" w:name="_Toc187673046"/>
      <w:bookmarkStart w:id="812" w:name="_Toc187673278"/>
      <w:bookmarkStart w:id="813" w:name="_Toc188368631"/>
      <w:bookmarkStart w:id="814" w:name="_Toc188621833"/>
      <w:bookmarkStart w:id="815" w:name="_Toc188950414"/>
      <w:bookmarkStart w:id="816" w:name="_Toc188968330"/>
      <w:bookmarkStart w:id="817" w:name="_Toc188968555"/>
      <w:bookmarkStart w:id="818" w:name="_Toc187673047"/>
      <w:bookmarkStart w:id="819" w:name="_Toc187673279"/>
      <w:bookmarkStart w:id="820" w:name="_Toc188368632"/>
      <w:bookmarkStart w:id="821" w:name="_Toc188621834"/>
      <w:bookmarkStart w:id="822" w:name="_Toc188950415"/>
      <w:bookmarkStart w:id="823" w:name="_Toc188968331"/>
      <w:bookmarkStart w:id="824" w:name="_Toc188968556"/>
      <w:bookmarkStart w:id="825" w:name="_Toc187673048"/>
      <w:bookmarkStart w:id="826" w:name="_Toc187673280"/>
      <w:bookmarkStart w:id="827" w:name="_Toc188368633"/>
      <w:bookmarkStart w:id="828" w:name="_Toc188621835"/>
      <w:bookmarkStart w:id="829" w:name="_Toc188950416"/>
      <w:bookmarkStart w:id="830" w:name="_Toc188968332"/>
      <w:bookmarkStart w:id="831" w:name="_Toc188968557"/>
      <w:bookmarkStart w:id="832" w:name="_Ref45240945"/>
      <w:bookmarkStart w:id="833" w:name="_Toc226035021"/>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r w:rsidRPr="0062074F">
        <w:t>Display functions</w:t>
      </w:r>
      <w:bookmarkEnd w:id="737"/>
      <w:bookmarkEnd w:id="832"/>
      <w:bookmarkEnd w:id="833"/>
    </w:p>
    <w:p w14:paraId="5691A282" w14:textId="0212B8A2" w:rsidR="00702918" w:rsidRPr="0062074F" w:rsidRDefault="00AA714E" w:rsidP="00FE0DAE">
      <w:pPr>
        <w:spacing w:after="120" w:line="240" w:lineRule="auto"/>
        <w:jc w:val="both"/>
      </w:pPr>
      <w:r w:rsidRPr="0062074F">
        <w:t xml:space="preserve">The Portrayal Catalogue defines a number of Context Parameters. These must all be implemented and exposed to the end user through the user interface. Many of these may have </w:t>
      </w:r>
      <w:r w:rsidR="00046A2C" w:rsidRPr="0062074F">
        <w:t xml:space="preserve">already </w:t>
      </w:r>
      <w:r w:rsidRPr="0062074F">
        <w:t xml:space="preserve">been implemented for existing (S-57) </w:t>
      </w:r>
      <w:ins w:id="834" w:author="Birklhuber Bernd" w:date="2026-08-07T09:51:00Z">
        <w:r w:rsidR="00DA7C14">
          <w:t xml:space="preserve">Inland </w:t>
        </w:r>
      </w:ins>
      <w:r w:rsidRPr="0062074F">
        <w:t>ECDIS</w:t>
      </w:r>
      <w:ins w:id="835" w:author="Birklhuber Bernd" w:date="2026-08-07T09:51:00Z">
        <w:r w:rsidR="00DA7C14">
          <w:t xml:space="preserve"> and </w:t>
        </w:r>
      </w:ins>
      <w:ins w:id="836" w:author="Birklhuber Bernd" w:date="2026-08-21T11:42:00Z">
        <w:r w:rsidR="00B56100">
          <w:t xml:space="preserve">Inland </w:t>
        </w:r>
      </w:ins>
      <w:ins w:id="837" w:author="Birklhuber Bernd" w:date="2026-08-07T09:51:00Z">
        <w:r w:rsidR="00DA7C14">
          <w:t>ECS</w:t>
        </w:r>
      </w:ins>
      <w:r w:rsidRPr="0062074F">
        <w:t>, for example Four Depth Shades, Contour Labels and viewing of Accuracy patterns. Implementation should therefore be harmonised to provide a harmonised user interface.</w:t>
      </w:r>
    </w:p>
    <w:p w14:paraId="0D05C4BD" w14:textId="36521834" w:rsidR="000002BE" w:rsidRPr="0062074F" w:rsidRDefault="000002BE" w:rsidP="00BE68E8">
      <w:pPr>
        <w:pStyle w:val="berschrift1"/>
      </w:pPr>
      <w:bookmarkStart w:id="838" w:name="_Toc46655801"/>
      <w:bookmarkStart w:id="839" w:name="_Toc46659185"/>
      <w:bookmarkStart w:id="840" w:name="_Toc46659364"/>
      <w:bookmarkStart w:id="841" w:name="_Toc47457004"/>
      <w:bookmarkStart w:id="842" w:name="_Toc47574675"/>
      <w:bookmarkStart w:id="843" w:name="_Toc47618735"/>
      <w:bookmarkStart w:id="844" w:name="_Toc47651153"/>
      <w:bookmarkStart w:id="845" w:name="_Toc47708078"/>
      <w:bookmarkStart w:id="846" w:name="_Toc47708340"/>
      <w:bookmarkStart w:id="847" w:name="_Toc47708574"/>
      <w:bookmarkStart w:id="848" w:name="_Toc47711981"/>
      <w:bookmarkStart w:id="849" w:name="_Toc46655802"/>
      <w:bookmarkStart w:id="850" w:name="_Toc46659186"/>
      <w:bookmarkStart w:id="851" w:name="_Toc46659365"/>
      <w:bookmarkStart w:id="852" w:name="_Toc47457005"/>
      <w:bookmarkStart w:id="853" w:name="_Toc47574676"/>
      <w:bookmarkStart w:id="854" w:name="_Toc47618736"/>
      <w:bookmarkStart w:id="855" w:name="_Toc47651154"/>
      <w:bookmarkStart w:id="856" w:name="_Toc47708079"/>
      <w:bookmarkStart w:id="857" w:name="_Toc47708341"/>
      <w:bookmarkStart w:id="858" w:name="_Toc47708575"/>
      <w:bookmarkStart w:id="859" w:name="_Toc47711982"/>
      <w:bookmarkStart w:id="860" w:name="_Toc46655803"/>
      <w:bookmarkStart w:id="861" w:name="_Toc46659187"/>
      <w:bookmarkStart w:id="862" w:name="_Toc46659366"/>
      <w:bookmarkStart w:id="863" w:name="_Toc47457006"/>
      <w:bookmarkStart w:id="864" w:name="_Toc47574677"/>
      <w:bookmarkStart w:id="865" w:name="_Toc47618737"/>
      <w:bookmarkStart w:id="866" w:name="_Toc47651155"/>
      <w:bookmarkStart w:id="867" w:name="_Toc47708080"/>
      <w:bookmarkStart w:id="868" w:name="_Toc47708342"/>
      <w:bookmarkStart w:id="869" w:name="_Toc47708576"/>
      <w:bookmarkStart w:id="870" w:name="_Toc47711983"/>
      <w:bookmarkStart w:id="871" w:name="_Toc226035022"/>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r w:rsidRPr="0062074F">
        <w:t>General Rules for Symbols and Text</w:t>
      </w:r>
      <w:bookmarkEnd w:id="871"/>
    </w:p>
    <w:p w14:paraId="31594813" w14:textId="77777777" w:rsidR="000002BE" w:rsidRPr="0062074F" w:rsidRDefault="000002BE" w:rsidP="00DB7CFE">
      <w:pPr>
        <w:pStyle w:val="berschrift2"/>
      </w:pPr>
      <w:bookmarkStart w:id="872" w:name="_Ref49475956"/>
      <w:bookmarkStart w:id="873" w:name="_Toc226035023"/>
      <w:r w:rsidRPr="0062074F">
        <w:t>Symbol Specifications</w:t>
      </w:r>
      <w:bookmarkEnd w:id="872"/>
      <w:bookmarkEnd w:id="873"/>
    </w:p>
    <w:p w14:paraId="492ECA55" w14:textId="377D3014" w:rsidR="000002BE" w:rsidRPr="0062074F" w:rsidRDefault="000002BE" w:rsidP="003B31CC">
      <w:pPr>
        <w:spacing w:after="120" w:line="240" w:lineRule="auto"/>
        <w:jc w:val="both"/>
      </w:pPr>
      <w:r w:rsidRPr="0062074F">
        <w:t>All symbols are specified in the Portrayal Catalogue for the respective Product Specifications</w:t>
      </w:r>
      <w:r w:rsidR="00D957CD" w:rsidRPr="0062074F">
        <w:t xml:space="preserve"> and are defined according to S-100 Part 9 appendix </w:t>
      </w:r>
      <w:r w:rsidR="002F3CE7" w:rsidRPr="0062074F">
        <w:t>B</w:t>
      </w:r>
      <w:r w:rsidR="00163B19" w:rsidRPr="0062074F">
        <w:t>.</w:t>
      </w:r>
    </w:p>
    <w:p w14:paraId="2314F905" w14:textId="7D9A6EF7" w:rsidR="000002BE" w:rsidRPr="0062074F" w:rsidRDefault="000002BE" w:rsidP="003B31CC">
      <w:pPr>
        <w:spacing w:after="120" w:line="240" w:lineRule="auto"/>
        <w:jc w:val="both"/>
      </w:pPr>
      <w:r w:rsidRPr="0062074F">
        <w:t xml:space="preserve">Some feature </w:t>
      </w:r>
      <w:r w:rsidR="00EF3E08" w:rsidRPr="0062074F">
        <w:t xml:space="preserve">types </w:t>
      </w:r>
      <w:r w:rsidRPr="0062074F">
        <w:t xml:space="preserve">do not have a symbol. Such "no symbol" </w:t>
      </w:r>
      <w:r w:rsidR="003B31CC" w:rsidRPr="0062074F">
        <w:t>features</w:t>
      </w:r>
      <w:r w:rsidRPr="0062074F">
        <w:t xml:space="preserve"> may be picked up by cursor interrogation of the area.</w:t>
      </w:r>
    </w:p>
    <w:p w14:paraId="14BF1815" w14:textId="5F06E65F" w:rsidR="000002BE" w:rsidRPr="0062074F" w:rsidRDefault="00AA714E" w:rsidP="00DB7CFE">
      <w:pPr>
        <w:pStyle w:val="berschrift2"/>
      </w:pPr>
      <w:bookmarkStart w:id="874" w:name="_Ref49261612"/>
      <w:bookmarkStart w:id="875" w:name="_Toc226035024"/>
      <w:r w:rsidRPr="0062074F">
        <w:t>R</w:t>
      </w:r>
      <w:r w:rsidR="006C24DF" w:rsidRPr="0062074F">
        <w:t xml:space="preserve">eproduction </w:t>
      </w:r>
      <w:r w:rsidR="000002BE" w:rsidRPr="0062074F">
        <w:t>of lines, symbols</w:t>
      </w:r>
      <w:r w:rsidR="006C24DF" w:rsidRPr="0062074F">
        <w:t xml:space="preserve"> and </w:t>
      </w:r>
      <w:r w:rsidR="000002BE" w:rsidRPr="0062074F">
        <w:t>text</w:t>
      </w:r>
      <w:bookmarkEnd w:id="874"/>
      <w:bookmarkEnd w:id="875"/>
      <w:r w:rsidR="003B02BE" w:rsidRPr="0062074F">
        <w:t xml:space="preserve"> </w:t>
      </w:r>
    </w:p>
    <w:p w14:paraId="27621210" w14:textId="3E3E3B58" w:rsidR="008A2A98" w:rsidRPr="0062074F" w:rsidRDefault="0057617F" w:rsidP="001C1CAB">
      <w:pPr>
        <w:pStyle w:val="berschrift3"/>
      </w:pPr>
      <w:bookmarkStart w:id="876" w:name="_Toc226035025"/>
      <w:r w:rsidRPr="0062074F">
        <w:t>Introduction</w:t>
      </w:r>
      <w:bookmarkStart w:id="877" w:name="_Toc219458236"/>
      <w:bookmarkStart w:id="878" w:name="_Toc219458237"/>
      <w:bookmarkStart w:id="879" w:name="_Toc219458238"/>
      <w:bookmarkEnd w:id="876"/>
      <w:bookmarkEnd w:id="877"/>
      <w:bookmarkEnd w:id="878"/>
      <w:bookmarkEnd w:id="879"/>
    </w:p>
    <w:p w14:paraId="41A43CB6" w14:textId="20E15F63" w:rsidR="00F06772" w:rsidRPr="0062074F" w:rsidRDefault="00F06772" w:rsidP="00F06772">
      <w:pPr>
        <w:spacing w:after="120" w:line="240" w:lineRule="auto"/>
        <w:jc w:val="both"/>
      </w:pPr>
      <w:r w:rsidRPr="0062074F">
        <w:t>IEC 62288 sets requirements for size of operational information other than chart information in terms of the physical size of symbols and the number of pixels required to present them. These parameters are dependent on a minimum angle subtended from the eye and the nominal viewing distance specified by the manufacturer.</w:t>
      </w:r>
    </w:p>
    <w:p w14:paraId="09B2FB64" w14:textId="60A8D5EB" w:rsidR="00F06772" w:rsidRPr="0062074F" w:rsidRDefault="00373369" w:rsidP="00F06772">
      <w:pPr>
        <w:spacing w:after="120" w:line="240" w:lineRule="auto"/>
        <w:jc w:val="both"/>
      </w:pPr>
      <w:r w:rsidRPr="00373369">
        <w:t>Requirements for additional symbols not yet available in the IEC 62288 are defined in IEC 61174</w:t>
      </w:r>
      <w:r>
        <w:t xml:space="preserve">. </w:t>
      </w:r>
      <w:r w:rsidR="00F06772" w:rsidRPr="0062074F">
        <w:t>The Portrayal Catalogue sets requirements for size of chart symbols</w:t>
      </w:r>
    </w:p>
    <w:p w14:paraId="670F2D6F" w14:textId="611C4FEC" w:rsidR="0057617F" w:rsidRPr="0062074F" w:rsidRDefault="007764D1" w:rsidP="00214B3A">
      <w:pPr>
        <w:pStyle w:val="berschrift3"/>
      </w:pPr>
      <w:bookmarkStart w:id="880" w:name="_Ref49150167"/>
      <w:bookmarkStart w:id="881" w:name="_Toc226035026"/>
      <w:r w:rsidRPr="0062074F">
        <w:lastRenderedPageBreak/>
        <w:t xml:space="preserve">Minimum Requirement </w:t>
      </w:r>
      <w:r w:rsidR="0057617F" w:rsidRPr="0062074F">
        <w:t>for size and resolution</w:t>
      </w:r>
      <w:bookmarkEnd w:id="880"/>
      <w:bookmarkEnd w:id="881"/>
      <w:r w:rsidR="003B02BE" w:rsidRPr="0062074F">
        <w:t xml:space="preserve"> </w:t>
      </w:r>
    </w:p>
    <w:p w14:paraId="3869EDC9" w14:textId="732C0215" w:rsidR="005C5BBE" w:rsidRPr="0062074F" w:rsidRDefault="005C5BBE" w:rsidP="00F26A0C">
      <w:pPr>
        <w:spacing w:after="120" w:line="240" w:lineRule="auto"/>
        <w:jc w:val="both"/>
      </w:pPr>
      <w:r w:rsidRPr="0062074F">
        <w:t xml:space="preserve">The minimum sizes for all symbols </w:t>
      </w:r>
      <w:r w:rsidR="007764D1" w:rsidRPr="0062074F">
        <w:t xml:space="preserve">must </w:t>
      </w:r>
      <w:r w:rsidRPr="0062074F">
        <w:t xml:space="preserve">be as </w:t>
      </w:r>
      <w:r w:rsidR="007764D1" w:rsidRPr="0062074F">
        <w:t xml:space="preserve">defined </w:t>
      </w:r>
      <w:r w:rsidRPr="0062074F">
        <w:t xml:space="preserve">in the </w:t>
      </w:r>
      <w:r w:rsidR="00F26A0C" w:rsidRPr="0062074F">
        <w:t>P</w:t>
      </w:r>
      <w:r w:rsidRPr="0062074F">
        <w:t xml:space="preserve">ortrayal </w:t>
      </w:r>
      <w:r w:rsidR="00F26A0C" w:rsidRPr="0062074F">
        <w:t>C</w:t>
      </w:r>
      <w:r w:rsidRPr="0062074F">
        <w:t>atalogue.</w:t>
      </w:r>
    </w:p>
    <w:p w14:paraId="6DFE20BE" w14:textId="0A5D75B7" w:rsidR="007B6F32" w:rsidRPr="0062074F" w:rsidRDefault="007B6F32" w:rsidP="00F26A0C">
      <w:pPr>
        <w:spacing w:after="120" w:line="240" w:lineRule="auto"/>
        <w:jc w:val="both"/>
      </w:pPr>
      <w:r w:rsidRPr="0062074F">
        <w:t>Enough "picture units" (pixels) must be used to draw small features and symbols clearly and allow viewers to distinguish similar symbols.</w:t>
      </w:r>
      <w:r w:rsidR="008972A2" w:rsidRPr="0062074F">
        <w:t xml:space="preserve"> </w:t>
      </w:r>
      <w:r w:rsidRPr="0062074F">
        <w:t xml:space="preserve">Symbols </w:t>
      </w:r>
      <w:r w:rsidR="007764D1" w:rsidRPr="0062074F">
        <w:t xml:space="preserve">must </w:t>
      </w:r>
      <w:r w:rsidR="007E041F" w:rsidRPr="0062074F">
        <w:t xml:space="preserve">therefore </w:t>
      </w:r>
      <w:r w:rsidRPr="0062074F">
        <w:t>always be drawn with at least the same number of pixels as are required to draw the symbol at the size defined in the Portrayal Catalogue for the minimum resolution and minimum chart display area.</w:t>
      </w:r>
    </w:p>
    <w:p w14:paraId="0A984587" w14:textId="2CBA6519" w:rsidR="005612DD" w:rsidRPr="0062074F" w:rsidRDefault="005612DD" w:rsidP="00F26A0C">
      <w:pPr>
        <w:spacing w:after="120" w:line="240" w:lineRule="auto"/>
        <w:jc w:val="both"/>
      </w:pPr>
      <w:r w:rsidRPr="0062074F">
        <w:t>NOTE (informative): This requirement means the minimum height in pixels of a symbol is: (symbol height in mm) divided by the "pixel size" for the minimum size chart display</w:t>
      </w:r>
      <w:r w:rsidR="007763CD" w:rsidRPr="0062074F">
        <w:t>.</w:t>
      </w:r>
    </w:p>
    <w:p w14:paraId="22C9C83A" w14:textId="747768B2" w:rsidR="00C90427" w:rsidRPr="0062074F" w:rsidRDefault="00C90427" w:rsidP="00F26A0C">
      <w:pPr>
        <w:spacing w:after="120" w:line="240" w:lineRule="auto"/>
        <w:jc w:val="both"/>
      </w:pPr>
      <w:r w:rsidRPr="0062074F">
        <w:t xml:space="preserve">The CHKSYM01 symbol may be used for comparison; this symbol </w:t>
      </w:r>
      <w:r w:rsidR="00046A2C" w:rsidRPr="0062074F">
        <w:t xml:space="preserve">must </w:t>
      </w:r>
      <w:r w:rsidRPr="0062074F">
        <w:t>measure 5mm</w:t>
      </w:r>
      <w:r w:rsidRPr="0062074F">
        <w:rPr>
          <w:rFonts w:cs="Arial"/>
        </w:rPr>
        <w:t>×</w:t>
      </w:r>
      <w:r w:rsidRPr="0062074F">
        <w:t>5mm when displayed at its nominal size (</w:t>
      </w:r>
      <w:r w:rsidR="009563D7" w:rsidRPr="0062074F">
        <w:t>that is</w:t>
      </w:r>
      <w:r w:rsidRPr="0062074F">
        <w:t>, scaled to 100%)</w:t>
      </w:r>
      <w:r w:rsidR="000B0974" w:rsidRPr="0062074F">
        <w:t>.</w:t>
      </w:r>
    </w:p>
    <w:p w14:paraId="0F148F4A" w14:textId="14E53E0B" w:rsidR="00C90427" w:rsidRPr="0062074F" w:rsidRDefault="00C90427" w:rsidP="00F26A0C">
      <w:pPr>
        <w:spacing w:after="120" w:line="240" w:lineRule="auto"/>
        <w:jc w:val="both"/>
      </w:pPr>
      <w:r w:rsidRPr="0062074F">
        <w:t>Since the CHKSYM01 symbol is quite small for the purpose of on-site system configuration by ordinary users, manufacturers may use an enlarged version or an equivalent method for that purpose.</w:t>
      </w:r>
    </w:p>
    <w:p w14:paraId="6C57FEC5" w14:textId="162A4C29" w:rsidR="003B4494" w:rsidRPr="0062074F" w:rsidRDefault="003B4494" w:rsidP="00214B3A">
      <w:pPr>
        <w:pStyle w:val="berschrift3"/>
      </w:pPr>
      <w:bookmarkStart w:id="882" w:name="_Toc226035027"/>
      <w:r w:rsidRPr="0062074F">
        <w:t>Zooming</w:t>
      </w:r>
      <w:bookmarkEnd w:id="882"/>
    </w:p>
    <w:p w14:paraId="334ADDEC" w14:textId="146F7883" w:rsidR="00AA02E7" w:rsidRPr="0062074F" w:rsidRDefault="00F06772" w:rsidP="00AA02E7">
      <w:pPr>
        <w:spacing w:after="120" w:line="240" w:lineRule="auto"/>
        <w:jc w:val="both"/>
      </w:pPr>
      <w:r w:rsidRPr="0062074F">
        <w:t xml:space="preserve">When the display scale is changed the symbol and text size </w:t>
      </w:r>
      <w:r w:rsidR="000F7D72" w:rsidRPr="0062074F">
        <w:t>must</w:t>
      </w:r>
      <w:r w:rsidRPr="0062074F">
        <w:t xml:space="preserve"> remain constant</w:t>
      </w:r>
    </w:p>
    <w:p w14:paraId="3C443EB2" w14:textId="776175B4" w:rsidR="0004119A" w:rsidRPr="0062074F" w:rsidRDefault="00363AAD" w:rsidP="00DB7CFE">
      <w:pPr>
        <w:pStyle w:val="berschrift2"/>
      </w:pPr>
      <w:bookmarkStart w:id="883" w:name="_Ref189057755"/>
      <w:bookmarkStart w:id="884" w:name="_Toc226035028"/>
      <w:r w:rsidRPr="0062074F">
        <w:t>Common text</w:t>
      </w:r>
      <w:r w:rsidR="00453DD3" w:rsidRPr="0062074F">
        <w:t xml:space="preserve"> and</w:t>
      </w:r>
      <w:r w:rsidRPr="0062074F">
        <w:t xml:space="preserve"> information</w:t>
      </w:r>
      <w:r w:rsidR="0004119A" w:rsidRPr="0062074F">
        <w:t xml:space="preserve"> attributes</w:t>
      </w:r>
      <w:bookmarkEnd w:id="883"/>
      <w:bookmarkEnd w:id="884"/>
    </w:p>
    <w:p w14:paraId="20F5E552" w14:textId="313C9E1A" w:rsidR="00AC6B03" w:rsidRPr="00520800" w:rsidRDefault="00F747C8" w:rsidP="002D7DEE">
      <w:pPr>
        <w:spacing w:after="120" w:line="240" w:lineRule="auto"/>
        <w:jc w:val="both"/>
        <w:rPr>
          <w:i/>
          <w:iCs/>
        </w:rPr>
      </w:pPr>
      <w:r w:rsidRPr="0062074F">
        <w:t xml:space="preserve">Several Product Specifications use </w:t>
      </w:r>
      <w:r w:rsidR="00453DD3" w:rsidRPr="0062074F">
        <w:t xml:space="preserve">common </w:t>
      </w:r>
      <w:r w:rsidRPr="0062074F">
        <w:t xml:space="preserve">structures for feature names </w:t>
      </w:r>
      <w:r w:rsidR="00453DD3" w:rsidRPr="0062074F">
        <w:t>(</w:t>
      </w:r>
      <w:proofErr w:type="spellStart"/>
      <w:r w:rsidR="00453DD3" w:rsidRPr="00520800">
        <w:rPr>
          <w:i/>
          <w:iCs/>
        </w:rPr>
        <w:t>featureName</w:t>
      </w:r>
      <w:proofErr w:type="spellEnd"/>
      <w:r w:rsidR="00453DD3" w:rsidRPr="0062074F">
        <w:t>)</w:t>
      </w:r>
      <w:r w:rsidR="00C72695" w:rsidRPr="0062074F">
        <w:t xml:space="preserve"> </w:t>
      </w:r>
      <w:r w:rsidRPr="0062074F">
        <w:t>and information attributes</w:t>
      </w:r>
      <w:r w:rsidR="00453DD3" w:rsidRPr="0062074F">
        <w:t xml:space="preserve"> (</w:t>
      </w:r>
      <w:proofErr w:type="spellStart"/>
      <w:r w:rsidR="00453DD3" w:rsidRPr="00520800">
        <w:rPr>
          <w:i/>
          <w:iCs/>
        </w:rPr>
        <w:t>information</w:t>
      </w:r>
      <w:r w:rsidR="00E2552C">
        <w:rPr>
          <w:i/>
          <w:iCs/>
        </w:rPr>
        <w:t>.</w:t>
      </w:r>
      <w:r w:rsidR="00453DD3" w:rsidRPr="00520800">
        <w:rPr>
          <w:i/>
          <w:iCs/>
        </w:rPr>
        <w:t>text</w:t>
      </w:r>
      <w:proofErr w:type="spellEnd"/>
      <w:r w:rsidR="00453DD3" w:rsidRPr="0062074F">
        <w:t>)</w:t>
      </w:r>
    </w:p>
    <w:p w14:paraId="222FD938" w14:textId="613EE4F3" w:rsidR="00F747C8" w:rsidRPr="0062074F" w:rsidRDefault="00F747C8" w:rsidP="00DE19F5">
      <w:pPr>
        <w:jc w:val="both"/>
      </w:pPr>
      <w:r w:rsidRPr="0062074F">
        <w:t xml:space="preserve">To support dataset portrayal using languages other than English, the </w:t>
      </w:r>
      <w:ins w:id="885" w:author="Birklhuber Bernd" w:date="2026-08-07T09:52:00Z">
        <w:r w:rsidR="000C3F4B">
          <w:t xml:space="preserve">Inland </w:t>
        </w:r>
      </w:ins>
      <w:r w:rsidRPr="0062074F">
        <w:t xml:space="preserve">ECDIS </w:t>
      </w:r>
      <w:ins w:id="886" w:author="Birklhuber Bernd" w:date="2026-08-07T09:52:00Z">
        <w:r w:rsidR="000C3F4B">
          <w:t xml:space="preserve">and </w:t>
        </w:r>
      </w:ins>
      <w:ins w:id="887" w:author="Birklhuber Bernd" w:date="2026-08-21T11:43:00Z">
        <w:r w:rsidR="00B56100">
          <w:t xml:space="preserve">Inland </w:t>
        </w:r>
      </w:ins>
      <w:ins w:id="888" w:author="Birklhuber Bernd" w:date="2026-08-07T09:52:00Z">
        <w:r w:rsidR="000C3F4B">
          <w:t xml:space="preserve">ECS </w:t>
        </w:r>
      </w:ins>
      <w:r w:rsidR="00F62570" w:rsidRPr="0062074F">
        <w:t>must</w:t>
      </w:r>
      <w:r w:rsidRPr="0062074F">
        <w:t xml:space="preserve"> expose to the </w:t>
      </w:r>
      <w:del w:id="889" w:author="Birklhuber Bernd" w:date="2026-08-07T09:53:00Z">
        <w:r w:rsidRPr="0062074F" w:rsidDel="000C3F4B">
          <w:delText xml:space="preserve">mariner </w:delText>
        </w:r>
      </w:del>
      <w:ins w:id="890" w:author="Birklhuber Bernd" w:date="2026-08-07T09:53:00Z">
        <w:r w:rsidR="000C3F4B">
          <w:t>boatmaster</w:t>
        </w:r>
        <w:r w:rsidR="000C3F4B" w:rsidRPr="0062074F">
          <w:t xml:space="preserve"> </w:t>
        </w:r>
      </w:ins>
      <w:r w:rsidR="00F62570" w:rsidRPr="0062074F">
        <w:t>t</w:t>
      </w:r>
      <w:r w:rsidRPr="0062074F">
        <w:t>wo context parameters;</w:t>
      </w:r>
      <w:r w:rsidR="00F62570" w:rsidRPr="0062074F">
        <w:tab/>
      </w:r>
    </w:p>
    <w:p w14:paraId="20ACEFF8" w14:textId="4D8B8377" w:rsidR="00F747C8" w:rsidRPr="0062074F" w:rsidRDefault="00F747C8" w:rsidP="00F747C8">
      <w:r w:rsidRPr="0062074F">
        <w:rPr>
          <w:b/>
          <w:bCs/>
        </w:rPr>
        <w:t>National Language (</w:t>
      </w:r>
      <w:r w:rsidRPr="0062074F">
        <w:t>applies for S-57</w:t>
      </w:r>
      <w:ins w:id="891" w:author="Birklhuber Bernd" w:date="2026-08-07T09:53:00Z">
        <w:r w:rsidR="000C3F4B">
          <w:t xml:space="preserve"> based</w:t>
        </w:r>
      </w:ins>
      <w:r w:rsidRPr="0062074F">
        <w:t xml:space="preserve"> </w:t>
      </w:r>
      <w:ins w:id="892" w:author="Birklhuber Bernd" w:date="2026-08-07T09:53:00Z">
        <w:r w:rsidR="000C3F4B">
          <w:t>I</w:t>
        </w:r>
      </w:ins>
      <w:r w:rsidRPr="0062074F">
        <w:t>ENC only)</w:t>
      </w:r>
    </w:p>
    <w:p w14:paraId="6A2CBB6C" w14:textId="681C0CA4" w:rsidR="00F747C8" w:rsidRPr="0062074F" w:rsidRDefault="00F747C8" w:rsidP="00F747C8">
      <w:r w:rsidRPr="0062074F">
        <w:t xml:space="preserve">This Boolean value </w:t>
      </w:r>
      <w:r w:rsidR="007763CD" w:rsidRPr="0062074F">
        <w:t xml:space="preserve">should </w:t>
      </w:r>
      <w:r w:rsidRPr="0062074F">
        <w:t xml:space="preserve">be used to show the national attribute values present in S-57 </w:t>
      </w:r>
      <w:ins w:id="893" w:author="Birklhuber Bernd" w:date="2026-08-07T09:53:00Z">
        <w:r w:rsidR="000C3F4B">
          <w:t>I</w:t>
        </w:r>
      </w:ins>
      <w:r w:rsidRPr="0062074F">
        <w:t xml:space="preserve">ENC data. </w:t>
      </w:r>
    </w:p>
    <w:p w14:paraId="257EC088" w14:textId="555ECBE3" w:rsidR="00F747C8" w:rsidRPr="0062074F" w:rsidRDefault="00F747C8" w:rsidP="00F747C8">
      <w:r w:rsidRPr="0062074F">
        <w:rPr>
          <w:b/>
          <w:bCs/>
        </w:rPr>
        <w:t xml:space="preserve">Preferred Language </w:t>
      </w:r>
      <w:r w:rsidRPr="00520800">
        <w:t>(does not apply to S-57</w:t>
      </w:r>
      <w:ins w:id="894" w:author="Birklhuber Bernd" w:date="2026-08-07T09:53:00Z">
        <w:r w:rsidR="000C3F4B">
          <w:t xml:space="preserve"> based</w:t>
        </w:r>
      </w:ins>
      <w:r w:rsidRPr="00520800">
        <w:t xml:space="preserve"> </w:t>
      </w:r>
      <w:ins w:id="895" w:author="Birklhuber Bernd" w:date="2026-08-07T09:53:00Z">
        <w:r w:rsidR="000C3F4B">
          <w:t>I</w:t>
        </w:r>
      </w:ins>
      <w:r w:rsidRPr="00520800">
        <w:t>ENC)</w:t>
      </w:r>
    </w:p>
    <w:p w14:paraId="712B87E3" w14:textId="1EAFEA2C" w:rsidR="00AC6B03" w:rsidRPr="0062074F" w:rsidRDefault="00AC6B03" w:rsidP="00AC6B03">
      <w:pPr>
        <w:spacing w:after="120" w:line="240" w:lineRule="auto"/>
        <w:jc w:val="both"/>
      </w:pPr>
      <w:r w:rsidRPr="0062074F">
        <w:t>This context parameter contains an ordered list 0 or more preferred language values. The following procedure must be used when displaying the “feature name” attributes.</w:t>
      </w:r>
    </w:p>
    <w:p w14:paraId="2E090B66" w14:textId="7D8A0968" w:rsidR="00AC6B03" w:rsidRPr="0062074F" w:rsidRDefault="00AC6B03" w:rsidP="00AC6B03">
      <w:pPr>
        <w:jc w:val="both"/>
      </w:pPr>
      <w:r w:rsidRPr="00D87A53">
        <w:t>Feature names</w:t>
      </w:r>
      <w:r w:rsidR="00755C6F" w:rsidRPr="00520800">
        <w:t>:</w:t>
      </w:r>
      <w:r w:rsidRPr="00D87A53">
        <w:t xml:space="preserve"> </w:t>
      </w:r>
      <w:r w:rsidR="00755C6F" w:rsidRPr="00520800">
        <w:t>The a</w:t>
      </w:r>
      <w:r w:rsidRPr="00D87A53">
        <w:t>ttribute</w:t>
      </w:r>
      <w:r w:rsidRPr="0062074F">
        <w:t xml:space="preserve"> “</w:t>
      </w:r>
      <w:r w:rsidRPr="00520800">
        <w:rPr>
          <w:i/>
          <w:iCs/>
        </w:rPr>
        <w:t>feature name</w:t>
      </w:r>
      <w:r w:rsidRPr="0062074F">
        <w:t>” (</w:t>
      </w:r>
      <w:proofErr w:type="spellStart"/>
      <w:r w:rsidRPr="00520800">
        <w:rPr>
          <w:i/>
          <w:iCs/>
        </w:rPr>
        <w:t>featureName</w:t>
      </w:r>
      <w:proofErr w:type="spellEnd"/>
      <w:r w:rsidRPr="0062074F">
        <w:t>) is a complex attribute consisting of the mandatory sub-attribute “</w:t>
      </w:r>
      <w:r w:rsidRPr="003D72A2">
        <w:t>name</w:t>
      </w:r>
      <w:r w:rsidRPr="0062074F">
        <w:t>” (the actual name of the feature) and sub-attributes “</w:t>
      </w:r>
      <w:r w:rsidRPr="00520800">
        <w:rPr>
          <w:i/>
          <w:iCs/>
        </w:rPr>
        <w:t>language</w:t>
      </w:r>
      <w:r w:rsidRPr="0062074F">
        <w:t>” and “</w:t>
      </w:r>
      <w:r w:rsidRPr="00520800">
        <w:rPr>
          <w:i/>
          <w:iCs/>
        </w:rPr>
        <w:t>name usage</w:t>
      </w:r>
      <w:r w:rsidRPr="0062074F">
        <w:t>”. The sub-attribute “</w:t>
      </w:r>
      <w:r w:rsidRPr="00520800">
        <w:rPr>
          <w:i/>
          <w:iCs/>
        </w:rPr>
        <w:t>name usage</w:t>
      </w:r>
      <w:r w:rsidRPr="0062074F">
        <w:t>” is an enumeration which indicates if a name should be displayed when preferred language is not selected (1), or may be displayed when preferred language is selected (2).</w:t>
      </w:r>
    </w:p>
    <w:p w14:paraId="0AACE72B" w14:textId="629B43DC" w:rsidR="00F747C8" w:rsidRPr="0062074F" w:rsidRDefault="00AC6B03" w:rsidP="00DE19F5">
      <w:pPr>
        <w:jc w:val="both"/>
      </w:pPr>
      <w:r w:rsidRPr="0062074F">
        <w:t>If selected, f</w:t>
      </w:r>
      <w:r w:rsidR="00F747C8" w:rsidRPr="0062074F">
        <w:t>eature name values must be displayed based on the user defined language preference values, the first value contained in the context parameter list should</w:t>
      </w:r>
      <w:r w:rsidR="00F62570" w:rsidRPr="0062074F">
        <w:t xml:space="preserve"> be displayed</w:t>
      </w:r>
      <w:r w:rsidR="00F747C8" w:rsidRPr="0062074F">
        <w:t xml:space="preserve">. If no feature names correspond to the language preferences, then the feature name with </w:t>
      </w:r>
      <w:r w:rsidR="00F747C8" w:rsidRPr="00520800">
        <w:rPr>
          <w:i/>
          <w:iCs/>
        </w:rPr>
        <w:t>name usage</w:t>
      </w:r>
      <w:r w:rsidR="00F747C8" w:rsidRPr="0062074F">
        <w:t>= 1 must be displayed.</w:t>
      </w:r>
    </w:p>
    <w:p w14:paraId="262D1438" w14:textId="645A5401" w:rsidR="00F747C8" w:rsidRPr="0062074F" w:rsidRDefault="00F747C8" w:rsidP="00F747C8">
      <w:r w:rsidRPr="0062074F">
        <w:t>In the</w:t>
      </w:r>
      <w:r w:rsidR="00453DD3" w:rsidRPr="0062074F">
        <w:t xml:space="preserve"> following</w:t>
      </w:r>
      <w:r w:rsidRPr="0062074F">
        <w:t xml:space="preserve"> </w:t>
      </w:r>
      <w:r w:rsidR="00F62570" w:rsidRPr="0062074F">
        <w:t xml:space="preserve">example Island Group feature </w:t>
      </w:r>
      <w:r w:rsidRPr="0062074F">
        <w:t>below when the user has set a language preferences as follows;</w:t>
      </w:r>
    </w:p>
    <w:p w14:paraId="2A6D79A5" w14:textId="24974209" w:rsidR="00F747C8" w:rsidRPr="0062074F" w:rsidRDefault="00F62570">
      <w:pPr>
        <w:pStyle w:val="Listenabsatz"/>
        <w:numPr>
          <w:ilvl w:val="0"/>
          <w:numId w:val="66"/>
        </w:numPr>
        <w:spacing w:after="0" w:line="240" w:lineRule="auto"/>
        <w:ind w:left="714" w:hanging="357"/>
        <w:rPr>
          <w:b/>
          <w:bCs/>
        </w:rPr>
      </w:pPr>
      <w:proofErr w:type="spellStart"/>
      <w:r w:rsidRPr="0062074F">
        <w:rPr>
          <w:b/>
          <w:bCs/>
        </w:rPr>
        <w:t>s</w:t>
      </w:r>
      <w:r w:rsidR="00F747C8" w:rsidRPr="0062074F">
        <w:rPr>
          <w:b/>
          <w:bCs/>
        </w:rPr>
        <w:t>ms</w:t>
      </w:r>
      <w:proofErr w:type="spellEnd"/>
    </w:p>
    <w:p w14:paraId="44E0657D" w14:textId="47F873DE" w:rsidR="00F747C8" w:rsidRPr="0062074F" w:rsidRDefault="00F62570">
      <w:pPr>
        <w:pStyle w:val="Listenabsatz"/>
        <w:numPr>
          <w:ilvl w:val="0"/>
          <w:numId w:val="66"/>
        </w:numPr>
        <w:spacing w:after="0" w:line="240" w:lineRule="auto"/>
        <w:ind w:left="714" w:hanging="357"/>
        <w:rPr>
          <w:b/>
          <w:bCs/>
        </w:rPr>
      </w:pPr>
      <w:proofErr w:type="spellStart"/>
      <w:r w:rsidRPr="0062074F">
        <w:rPr>
          <w:b/>
          <w:bCs/>
        </w:rPr>
        <w:t>s</w:t>
      </w:r>
      <w:r w:rsidR="00F747C8" w:rsidRPr="0062074F">
        <w:rPr>
          <w:b/>
          <w:bCs/>
        </w:rPr>
        <w:t>mn</w:t>
      </w:r>
      <w:proofErr w:type="spellEnd"/>
    </w:p>
    <w:p w14:paraId="1A041A45" w14:textId="77777777" w:rsidR="00F62570" w:rsidRPr="0062074F" w:rsidRDefault="00F62570" w:rsidP="00F747C8"/>
    <w:p w14:paraId="6FA24F3D" w14:textId="7987356C" w:rsidR="00F747C8" w:rsidRPr="0062074F" w:rsidRDefault="00F747C8" w:rsidP="00F747C8">
      <w:r w:rsidRPr="0062074F">
        <w:t xml:space="preserve">Then the name </w:t>
      </w:r>
      <w:proofErr w:type="spellStart"/>
      <w:r w:rsidRPr="0062074F">
        <w:t>Lâu'ŋŋsuõllu</w:t>
      </w:r>
      <w:proofErr w:type="spellEnd"/>
      <w:r w:rsidRPr="0062074F">
        <w:t xml:space="preserve"> is displayed</w:t>
      </w:r>
      <w:r w:rsidR="00045787" w:rsidRPr="0062074F">
        <w:t>, because it contains a name with the language “</w:t>
      </w:r>
      <w:proofErr w:type="spellStart"/>
      <w:r w:rsidR="00045787" w:rsidRPr="0062074F">
        <w:t>sms</w:t>
      </w:r>
      <w:proofErr w:type="spellEnd"/>
      <w:r w:rsidR="00045787" w:rsidRPr="0062074F">
        <w:t>”, the highest priority in the language preference list. With no language preference set, the name “</w:t>
      </w:r>
      <w:proofErr w:type="spellStart"/>
      <w:r w:rsidR="00045787" w:rsidRPr="0062074F">
        <w:t>Turvesaaret</w:t>
      </w:r>
      <w:proofErr w:type="spellEnd"/>
      <w:r w:rsidR="00045787" w:rsidRPr="0062074F">
        <w:t xml:space="preserve">” must be displayed because it has </w:t>
      </w:r>
      <w:proofErr w:type="spellStart"/>
      <w:r w:rsidR="00045787" w:rsidRPr="00520800">
        <w:rPr>
          <w:i/>
          <w:iCs/>
        </w:rPr>
        <w:t>nameUsage</w:t>
      </w:r>
      <w:proofErr w:type="spellEnd"/>
      <w:r w:rsidR="00045787" w:rsidRPr="0062074F">
        <w:t xml:space="preserve"> = 1.</w:t>
      </w:r>
    </w:p>
    <w:p w14:paraId="40C6C767" w14:textId="77777777" w:rsidR="00F747C8" w:rsidRPr="0062074F" w:rsidRDefault="00F747C8" w:rsidP="00DE19F5">
      <w:pPr>
        <w:spacing w:after="0" w:line="276" w:lineRule="auto"/>
        <w:rPr>
          <w:rFonts w:ascii="Courier New" w:hAnsi="Courier New" w:cs="Courier New"/>
          <w:b/>
          <w:bCs/>
        </w:rPr>
      </w:pPr>
      <w:proofErr w:type="spellStart"/>
      <w:r w:rsidRPr="0062074F">
        <w:rPr>
          <w:rFonts w:ascii="Courier New" w:hAnsi="Courier New" w:cs="Courier New"/>
          <w:b/>
          <w:bCs/>
        </w:rPr>
        <w:t>IslandGroup</w:t>
      </w:r>
      <w:proofErr w:type="spellEnd"/>
    </w:p>
    <w:p w14:paraId="24DC9828"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DC5F2ED"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fin</w:t>
      </w:r>
    </w:p>
    <w:p w14:paraId="6E05310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Turvesaaret</w:t>
      </w:r>
      <w:proofErr w:type="spellEnd"/>
    </w:p>
    <w:p w14:paraId="5835FB6F"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1</w:t>
      </w:r>
    </w:p>
    <w:p w14:paraId="29FBA5C5"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lastRenderedPageBreak/>
        <w:t>featureName</w:t>
      </w:r>
      <w:proofErr w:type="spellEnd"/>
    </w:p>
    <w:p w14:paraId="3613453E"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smn</w:t>
      </w:r>
      <w:proofErr w:type="spellEnd"/>
    </w:p>
    <w:p w14:paraId="1C542ABA"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Lavŋesuolluuh</w:t>
      </w:r>
      <w:proofErr w:type="spellEnd"/>
    </w:p>
    <w:p w14:paraId="63F7D4D2"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2</w:t>
      </w:r>
    </w:p>
    <w:p w14:paraId="35AC5F6C"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0D571A0"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sms</w:t>
      </w:r>
      <w:proofErr w:type="spellEnd"/>
    </w:p>
    <w:p w14:paraId="0774D43B"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Lâu'ŋŋsuõllu</w:t>
      </w:r>
      <w:proofErr w:type="spellEnd"/>
    </w:p>
    <w:p w14:paraId="27FE8B64" w14:textId="5F7C5D2A"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w:t>
      </w:r>
      <w:r w:rsidR="00F62570" w:rsidRPr="0062074F">
        <w:rPr>
          <w:rFonts w:ascii="Courier New" w:hAnsi="Courier New" w:cs="Courier New"/>
          <w:b/>
          <w:bCs/>
        </w:rPr>
        <w:t xml:space="preserve"> 2</w:t>
      </w:r>
    </w:p>
    <w:p w14:paraId="47A3DBAE" w14:textId="77777777" w:rsidR="007009A6" w:rsidRPr="0062074F" w:rsidRDefault="007009A6" w:rsidP="00450770"/>
    <w:p w14:paraId="1FA3DD8F" w14:textId="61DD11FA" w:rsidR="00F355AD" w:rsidRPr="0062074F" w:rsidRDefault="00F355AD" w:rsidP="00BE68E8">
      <w:pPr>
        <w:pStyle w:val="berschrift1"/>
      </w:pPr>
      <w:bookmarkStart w:id="896" w:name="_Toc175130157"/>
      <w:bookmarkStart w:id="897" w:name="_Toc175130158"/>
      <w:bookmarkStart w:id="898" w:name="_Toc46655819"/>
      <w:bookmarkStart w:id="899" w:name="_Toc46659203"/>
      <w:bookmarkStart w:id="900" w:name="_Toc46659382"/>
      <w:bookmarkStart w:id="901" w:name="_Toc47457023"/>
      <w:bookmarkStart w:id="902" w:name="_Toc47574699"/>
      <w:bookmarkStart w:id="903" w:name="_Toc47618759"/>
      <w:bookmarkStart w:id="904" w:name="_Toc47651177"/>
      <w:bookmarkStart w:id="905" w:name="_Toc47708102"/>
      <w:bookmarkStart w:id="906" w:name="_Toc47708364"/>
      <w:bookmarkStart w:id="907" w:name="_Toc47708598"/>
      <w:bookmarkStart w:id="908" w:name="_Toc226035029"/>
      <w:bookmarkEnd w:id="896"/>
      <w:bookmarkEnd w:id="897"/>
      <w:bookmarkEnd w:id="898"/>
      <w:bookmarkEnd w:id="899"/>
      <w:bookmarkEnd w:id="900"/>
      <w:bookmarkEnd w:id="901"/>
      <w:bookmarkEnd w:id="902"/>
      <w:bookmarkEnd w:id="903"/>
      <w:bookmarkEnd w:id="904"/>
      <w:bookmarkEnd w:id="905"/>
      <w:bookmarkEnd w:id="906"/>
      <w:bookmarkEnd w:id="907"/>
      <w:r w:rsidRPr="0062074F">
        <w:t>Text</w:t>
      </w:r>
      <w:r w:rsidR="00007DC7" w:rsidRPr="0062074F">
        <w:t xml:space="preserve"> and Graphics</w:t>
      </w:r>
      <w:bookmarkEnd w:id="908"/>
    </w:p>
    <w:p w14:paraId="223F4165" w14:textId="215750E5" w:rsidR="001D7E15" w:rsidRPr="0062074F" w:rsidRDefault="001D7E15" w:rsidP="00DB7CFE">
      <w:pPr>
        <w:pStyle w:val="berschrift2"/>
      </w:pPr>
      <w:bookmarkStart w:id="909" w:name="_Toc226035030"/>
      <w:r w:rsidRPr="0062074F">
        <w:t>Arrangement of viewing group layers.</w:t>
      </w:r>
      <w:bookmarkEnd w:id="909"/>
    </w:p>
    <w:p w14:paraId="22EDEFDA" w14:textId="03D1CFA5" w:rsidR="001D7E15" w:rsidRPr="0062074F" w:rsidRDefault="00B94DFF" w:rsidP="00B812CA">
      <w:pPr>
        <w:spacing w:after="120" w:line="240" w:lineRule="auto"/>
        <w:jc w:val="both"/>
      </w:pPr>
      <w:bookmarkStart w:id="910" w:name="_Ref44339526"/>
      <w:r w:rsidRPr="0062074F">
        <w:t>V</w:t>
      </w:r>
      <w:bookmarkEnd w:id="910"/>
      <w:r w:rsidR="001D7E15" w:rsidRPr="0062074F">
        <w:t xml:space="preserve">iewing group layers should be grouped together when </w:t>
      </w:r>
      <w:r w:rsidR="009C0BE1" w:rsidRPr="0062074F">
        <w:t>one (the child) is wholly included (a subset) of another (the parent)</w:t>
      </w:r>
      <w:r w:rsidR="00A878B7" w:rsidRPr="0062074F">
        <w:t xml:space="preserve">. </w:t>
      </w:r>
      <w:r w:rsidR="001D7E15" w:rsidRPr="0062074F">
        <w:t>The table below shows an example of grouping of “</w:t>
      </w:r>
      <w:r w:rsidR="001D7E15" w:rsidRPr="00520800">
        <w:rPr>
          <w:i/>
          <w:iCs/>
        </w:rPr>
        <w:t>Other text</w:t>
      </w:r>
      <w:r w:rsidR="001D7E15" w:rsidRPr="0062074F">
        <w:t>” viewing group</w:t>
      </w:r>
      <w:r w:rsidR="00FD0C9C" w:rsidRPr="0062074F">
        <w:t xml:space="preserve"> layers</w:t>
      </w:r>
      <w:r w:rsidR="001D7E15" w:rsidRPr="0062074F">
        <w:t>.</w:t>
      </w:r>
    </w:p>
    <w:tbl>
      <w:tblPr>
        <w:tblStyle w:val="Tabellenraster"/>
        <w:tblW w:w="0" w:type="auto"/>
        <w:jc w:val="center"/>
        <w:tblCellMar>
          <w:left w:w="115" w:type="dxa"/>
          <w:right w:w="115" w:type="dxa"/>
        </w:tblCellMar>
        <w:tblLook w:val="04A0" w:firstRow="1" w:lastRow="0" w:firstColumn="1" w:lastColumn="0" w:noHBand="0" w:noVBand="1"/>
      </w:tblPr>
      <w:tblGrid>
        <w:gridCol w:w="2155"/>
        <w:gridCol w:w="3909"/>
      </w:tblGrid>
      <w:tr w:rsidR="001D7E15" w:rsidRPr="0062074F"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62074F" w:rsidRDefault="001D7E15" w:rsidP="00D343CC">
            <w:pPr>
              <w:keepNext/>
              <w:keepLines/>
              <w:spacing w:before="60" w:after="60"/>
              <w:rPr>
                <w:b/>
                <w:bCs/>
              </w:rPr>
            </w:pPr>
            <w:r w:rsidRPr="0062074F">
              <w:rPr>
                <w:b/>
                <w:bCs/>
              </w:rPr>
              <w:t>Viewing Group Layer</w:t>
            </w:r>
          </w:p>
        </w:tc>
        <w:tc>
          <w:tcPr>
            <w:tcW w:w="3909" w:type="dxa"/>
            <w:shd w:val="clear" w:color="auto" w:fill="D9D9D9" w:themeFill="background1" w:themeFillShade="D9"/>
          </w:tcPr>
          <w:p w14:paraId="47BFF721" w14:textId="6AD31550" w:rsidR="001D7E15" w:rsidRPr="0062074F" w:rsidRDefault="001D7E15" w:rsidP="00D343CC">
            <w:pPr>
              <w:keepNext/>
              <w:keepLines/>
              <w:spacing w:before="60" w:after="60"/>
              <w:rPr>
                <w:b/>
                <w:bCs/>
              </w:rPr>
            </w:pPr>
            <w:r w:rsidRPr="0062074F">
              <w:rPr>
                <w:b/>
                <w:bCs/>
              </w:rPr>
              <w:t xml:space="preserve">Name of Viewing group layer in the </w:t>
            </w:r>
            <w:ins w:id="911" w:author="Birklhuber Bernd" w:date="2026-08-07T09:54:00Z">
              <w:r w:rsidR="000C3F4B">
                <w:rPr>
                  <w:b/>
                  <w:bCs/>
                </w:rPr>
                <w:t xml:space="preserve">Inland </w:t>
              </w:r>
            </w:ins>
            <w:r w:rsidRPr="0062074F">
              <w:rPr>
                <w:b/>
                <w:bCs/>
              </w:rPr>
              <w:t>ECDIS</w:t>
            </w:r>
            <w:ins w:id="912" w:author="Birklhuber Bernd" w:date="2026-08-07T09:54:00Z">
              <w:r w:rsidR="000C3F4B">
                <w:rPr>
                  <w:b/>
                  <w:bCs/>
                </w:rPr>
                <w:t xml:space="preserve"> and </w:t>
              </w:r>
            </w:ins>
            <w:ins w:id="913" w:author="Birklhuber Bernd" w:date="2026-08-21T11:43:00Z">
              <w:r w:rsidR="00B56100">
                <w:rPr>
                  <w:b/>
                  <w:bCs/>
                </w:rPr>
                <w:t xml:space="preserve">Inland </w:t>
              </w:r>
            </w:ins>
            <w:ins w:id="914" w:author="Birklhuber Bernd" w:date="2026-08-07T09:54:00Z">
              <w:r w:rsidR="000C3F4B">
                <w:rPr>
                  <w:b/>
                  <w:bCs/>
                </w:rPr>
                <w:t>ECS</w:t>
              </w:r>
            </w:ins>
          </w:p>
        </w:tc>
      </w:tr>
      <w:tr w:rsidR="001D7E15" w:rsidRPr="0062074F" w14:paraId="02484FB8" w14:textId="77777777" w:rsidTr="00B812CA">
        <w:trPr>
          <w:cantSplit/>
          <w:jc w:val="center"/>
        </w:trPr>
        <w:tc>
          <w:tcPr>
            <w:tcW w:w="2155" w:type="dxa"/>
          </w:tcPr>
          <w:p w14:paraId="6CF32385" w14:textId="77777777" w:rsidR="001D7E15" w:rsidRPr="0062074F" w:rsidRDefault="001D7E15" w:rsidP="00D343CC">
            <w:pPr>
              <w:keepNext/>
              <w:keepLines/>
              <w:spacing w:before="60" w:after="60"/>
            </w:pPr>
            <w:r w:rsidRPr="0062074F">
              <w:t>1</w:t>
            </w:r>
          </w:p>
        </w:tc>
        <w:tc>
          <w:tcPr>
            <w:tcW w:w="3909" w:type="dxa"/>
          </w:tcPr>
          <w:p w14:paraId="46A6A658" w14:textId="77777777" w:rsidR="001D7E15" w:rsidRPr="0062074F" w:rsidRDefault="001D7E15" w:rsidP="00D343CC">
            <w:pPr>
              <w:keepNext/>
              <w:keepLines/>
              <w:spacing w:before="60" w:after="60"/>
            </w:pPr>
            <w:r w:rsidRPr="0062074F">
              <w:t>Important text</w:t>
            </w:r>
          </w:p>
        </w:tc>
      </w:tr>
      <w:tr w:rsidR="001D7E15" w:rsidRPr="0062074F" w14:paraId="159BEBC0" w14:textId="77777777" w:rsidTr="00B812CA">
        <w:trPr>
          <w:cantSplit/>
          <w:jc w:val="center"/>
        </w:trPr>
        <w:tc>
          <w:tcPr>
            <w:tcW w:w="2155" w:type="dxa"/>
          </w:tcPr>
          <w:p w14:paraId="2B26FFD7" w14:textId="77777777" w:rsidR="001D7E15" w:rsidRPr="0062074F" w:rsidRDefault="001D7E15" w:rsidP="00D343CC">
            <w:pPr>
              <w:spacing w:before="60" w:after="60"/>
            </w:pPr>
            <w:r w:rsidRPr="0062074F">
              <w:t>2</w:t>
            </w:r>
          </w:p>
        </w:tc>
        <w:tc>
          <w:tcPr>
            <w:tcW w:w="3909" w:type="dxa"/>
          </w:tcPr>
          <w:p w14:paraId="1231A537" w14:textId="77777777" w:rsidR="001D7E15" w:rsidRPr="0062074F" w:rsidRDefault="001D7E15" w:rsidP="00D343CC">
            <w:pPr>
              <w:spacing w:before="60" w:after="60"/>
            </w:pPr>
            <w:r w:rsidRPr="0062074F">
              <w:t>Other Text</w:t>
            </w:r>
          </w:p>
        </w:tc>
      </w:tr>
      <w:tr w:rsidR="001D7E15" w:rsidRPr="0062074F" w14:paraId="4689E907" w14:textId="77777777" w:rsidTr="00B812CA">
        <w:trPr>
          <w:cantSplit/>
          <w:jc w:val="center"/>
        </w:trPr>
        <w:tc>
          <w:tcPr>
            <w:tcW w:w="2155" w:type="dxa"/>
          </w:tcPr>
          <w:p w14:paraId="19AFE424" w14:textId="77777777" w:rsidR="001D7E15" w:rsidRPr="0062074F" w:rsidRDefault="001D7E15" w:rsidP="00D343CC">
            <w:pPr>
              <w:spacing w:before="60" w:after="60"/>
            </w:pPr>
            <w:r w:rsidRPr="0062074F">
              <w:t xml:space="preserve">    2.1</w:t>
            </w:r>
          </w:p>
        </w:tc>
        <w:tc>
          <w:tcPr>
            <w:tcW w:w="3909" w:type="dxa"/>
          </w:tcPr>
          <w:p w14:paraId="0BD0062F" w14:textId="77777777" w:rsidR="001D7E15" w:rsidRPr="0062074F" w:rsidRDefault="001D7E15" w:rsidP="00D343CC">
            <w:pPr>
              <w:spacing w:before="60" w:after="60"/>
            </w:pPr>
            <w:r w:rsidRPr="0062074F">
              <w:t xml:space="preserve">    Names</w:t>
            </w:r>
          </w:p>
        </w:tc>
      </w:tr>
      <w:tr w:rsidR="001D7E15" w:rsidRPr="0062074F" w14:paraId="70E148D2" w14:textId="77777777" w:rsidTr="00B812CA">
        <w:trPr>
          <w:cantSplit/>
          <w:jc w:val="center"/>
        </w:trPr>
        <w:tc>
          <w:tcPr>
            <w:tcW w:w="2155" w:type="dxa"/>
          </w:tcPr>
          <w:p w14:paraId="33BD94F9" w14:textId="77777777" w:rsidR="001D7E15" w:rsidRPr="0062074F" w:rsidRDefault="001D7E15" w:rsidP="00D343CC">
            <w:pPr>
              <w:spacing w:before="60" w:after="60"/>
            </w:pPr>
            <w:r w:rsidRPr="0062074F">
              <w:t xml:space="preserve">    2.2</w:t>
            </w:r>
          </w:p>
        </w:tc>
        <w:tc>
          <w:tcPr>
            <w:tcW w:w="3909" w:type="dxa"/>
          </w:tcPr>
          <w:p w14:paraId="0B08EFB9" w14:textId="77777777" w:rsidR="001D7E15" w:rsidRPr="0062074F" w:rsidRDefault="001D7E15" w:rsidP="00D343CC">
            <w:pPr>
              <w:spacing w:before="60" w:after="60"/>
            </w:pPr>
            <w:r w:rsidRPr="0062074F">
              <w:t xml:space="preserve">    Light description</w:t>
            </w:r>
          </w:p>
        </w:tc>
      </w:tr>
      <w:tr w:rsidR="001D7E15" w:rsidRPr="0062074F" w14:paraId="47EF6AC1" w14:textId="77777777" w:rsidTr="00B812CA">
        <w:trPr>
          <w:cantSplit/>
          <w:jc w:val="center"/>
        </w:trPr>
        <w:tc>
          <w:tcPr>
            <w:tcW w:w="2155" w:type="dxa"/>
          </w:tcPr>
          <w:p w14:paraId="0DB39E79" w14:textId="77777777" w:rsidR="001D7E15" w:rsidRPr="0062074F" w:rsidRDefault="001D7E15" w:rsidP="00D343CC">
            <w:pPr>
              <w:spacing w:before="60" w:after="60"/>
            </w:pPr>
            <w:r w:rsidRPr="0062074F">
              <w:t xml:space="preserve">    2.3</w:t>
            </w:r>
          </w:p>
        </w:tc>
        <w:tc>
          <w:tcPr>
            <w:tcW w:w="3909" w:type="dxa"/>
          </w:tcPr>
          <w:p w14:paraId="3ED336F0" w14:textId="77777777" w:rsidR="001D7E15" w:rsidRPr="0062074F" w:rsidRDefault="001D7E15" w:rsidP="00D343CC">
            <w:pPr>
              <w:spacing w:before="60" w:after="60"/>
            </w:pPr>
            <w:r w:rsidRPr="0062074F">
              <w:t xml:space="preserve">    All other</w:t>
            </w:r>
          </w:p>
        </w:tc>
      </w:tr>
    </w:tbl>
    <w:p w14:paraId="09AEE4AC" w14:textId="77777777" w:rsidR="00175BA0" w:rsidRDefault="00175BA0" w:rsidP="001F57C8">
      <w:pPr>
        <w:spacing w:after="120" w:line="240" w:lineRule="auto"/>
      </w:pPr>
    </w:p>
    <w:p w14:paraId="51E0DC47" w14:textId="77777777" w:rsidR="00175BA0" w:rsidRPr="0062074F" w:rsidRDefault="00175BA0" w:rsidP="001F57C8">
      <w:pPr>
        <w:spacing w:after="120" w:line="240" w:lineRule="auto"/>
      </w:pPr>
    </w:p>
    <w:p w14:paraId="34C33955" w14:textId="77777777" w:rsidR="0091366D" w:rsidRPr="0062074F" w:rsidRDefault="0091366D" w:rsidP="00620930">
      <w:pPr>
        <w:spacing w:after="120" w:line="240" w:lineRule="auto"/>
        <w:jc w:val="both"/>
      </w:pPr>
      <w:bookmarkStart w:id="915" w:name="_Toc175130161"/>
      <w:bookmarkEnd w:id="915"/>
    </w:p>
    <w:p w14:paraId="44CDD629" w14:textId="38D4CE28" w:rsidR="00AD5025" w:rsidRPr="0062074F" w:rsidRDefault="00EA6515" w:rsidP="00BE68E8">
      <w:pPr>
        <w:pStyle w:val="berschrift1"/>
      </w:pPr>
      <w:bookmarkStart w:id="916" w:name="_Toc175130163"/>
      <w:bookmarkStart w:id="917" w:name="_Toc175130164"/>
      <w:bookmarkStart w:id="918" w:name="_Toc175130165"/>
      <w:bookmarkStart w:id="919" w:name="_Toc175130166"/>
      <w:bookmarkStart w:id="920" w:name="_Toc175130167"/>
      <w:bookmarkStart w:id="921" w:name="_Toc175130168"/>
      <w:bookmarkStart w:id="922" w:name="_Toc175130169"/>
      <w:bookmarkStart w:id="923" w:name="_Toc175130170"/>
      <w:bookmarkStart w:id="924" w:name="_Toc175130171"/>
      <w:bookmarkStart w:id="925" w:name="_Toc175130172"/>
      <w:bookmarkStart w:id="926" w:name="_Toc175130173"/>
      <w:bookmarkStart w:id="927" w:name="_Toc175130174"/>
      <w:bookmarkStart w:id="928" w:name="_Toc175130175"/>
      <w:bookmarkStart w:id="929" w:name="_Toc175130176"/>
      <w:bookmarkStart w:id="930" w:name="_Toc175130177"/>
      <w:bookmarkStart w:id="931" w:name="_Toc175130178"/>
      <w:bookmarkStart w:id="932" w:name="_Toc175130179"/>
      <w:bookmarkStart w:id="933" w:name="_Toc175130194"/>
      <w:bookmarkStart w:id="934" w:name="_Toc175130195"/>
      <w:bookmarkStart w:id="935" w:name="_Toc175130196"/>
      <w:bookmarkStart w:id="936" w:name="_Toc175130197"/>
      <w:bookmarkStart w:id="937" w:name="_Toc99104596"/>
      <w:bookmarkStart w:id="938" w:name="_Toc99105049"/>
      <w:bookmarkStart w:id="939" w:name="_Toc175130198"/>
      <w:bookmarkStart w:id="940" w:name="_Toc175130199"/>
      <w:bookmarkStart w:id="941" w:name="_Toc175130200"/>
      <w:bookmarkStart w:id="942" w:name="_Toc175130201"/>
      <w:bookmarkStart w:id="943" w:name="_Toc175130202"/>
      <w:bookmarkStart w:id="944" w:name="_Toc175130203"/>
      <w:bookmarkStart w:id="945" w:name="_Toc175130204"/>
      <w:bookmarkStart w:id="946" w:name="_Toc226035031"/>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r w:rsidRPr="0062074F">
        <w:t>Display Elements</w:t>
      </w:r>
      <w:bookmarkEnd w:id="946"/>
    </w:p>
    <w:p w14:paraId="50442F36" w14:textId="683BD6E7" w:rsidR="00D66CA5" w:rsidRPr="0062074F" w:rsidRDefault="001F310E" w:rsidP="00916A2A">
      <w:pPr>
        <w:spacing w:after="120" w:line="240" w:lineRule="auto"/>
        <w:jc w:val="both"/>
      </w:pPr>
      <w:r w:rsidRPr="0062074F">
        <w:t xml:space="preserve">This section describes </w:t>
      </w:r>
      <w:r w:rsidR="00F50CA1" w:rsidRPr="0062074F">
        <w:t xml:space="preserve">additional </w:t>
      </w:r>
      <w:r w:rsidRPr="0062074F">
        <w:t>display elements</w:t>
      </w:r>
      <w:r w:rsidR="00F50CA1" w:rsidRPr="0062074F">
        <w:t xml:space="preserve"> and special </w:t>
      </w:r>
      <w:r w:rsidR="008B16DC" w:rsidRPr="0062074F">
        <w:t xml:space="preserve">symbols and </w:t>
      </w:r>
      <w:r w:rsidR="00F50CA1" w:rsidRPr="0062074F">
        <w:t xml:space="preserve">considerations for </w:t>
      </w:r>
      <w:ins w:id="947" w:author="Birklhuber Bernd" w:date="2026-08-07T09:54:00Z">
        <w:r w:rsidR="000C3F4B">
          <w:t>I</w:t>
        </w:r>
      </w:ins>
      <w:r w:rsidR="00F50CA1" w:rsidRPr="0062074F">
        <w:t>ENC data</w:t>
      </w:r>
      <w:r w:rsidR="008B16DC" w:rsidRPr="0062074F">
        <w:t xml:space="preserve">, including chart furniture, contours, </w:t>
      </w:r>
      <w:del w:id="948" w:author="Birklhuber Bernd" w:date="2026-08-07T09:54:00Z">
        <w:r w:rsidR="008B16DC" w:rsidRPr="0062074F" w:rsidDel="000C3F4B">
          <w:delText>mariner</w:delText>
        </w:r>
      </w:del>
      <w:proofErr w:type="spellStart"/>
      <w:ins w:id="949" w:author="Birklhuber Bernd" w:date="2026-08-07T09:54:00Z">
        <w:r w:rsidR="000C3F4B">
          <w:t>boatmaster</w:t>
        </w:r>
      </w:ins>
      <w:r w:rsidR="005D2986" w:rsidRPr="0062074F">
        <w:t>’</w:t>
      </w:r>
      <w:r w:rsidR="008B16DC" w:rsidRPr="0062074F">
        <w:t>s</w:t>
      </w:r>
      <w:proofErr w:type="spellEnd"/>
      <w:r w:rsidR="008B16DC" w:rsidRPr="0062074F">
        <w:t xml:space="preserve"> features, </w:t>
      </w:r>
      <w:del w:id="950" w:author="Birklhuber Bernd" w:date="2026-08-07T09:54:00Z">
        <w:r w:rsidR="008B16DC" w:rsidRPr="0062074F" w:rsidDel="000C3F4B">
          <w:delText xml:space="preserve">IMO-required elements, </w:delText>
        </w:r>
      </w:del>
      <w:r w:rsidR="008B16DC" w:rsidRPr="0062074F">
        <w:t>and presentation of updates</w:t>
      </w:r>
      <w:r w:rsidR="00F50CA1" w:rsidRPr="0062074F">
        <w:t xml:space="preserve">. </w:t>
      </w:r>
    </w:p>
    <w:p w14:paraId="04E98E1F" w14:textId="3397E34D" w:rsidR="001F310E" w:rsidRPr="0062074F" w:rsidRDefault="008B16DC" w:rsidP="00916A2A">
      <w:pPr>
        <w:spacing w:after="120" w:line="240" w:lineRule="auto"/>
        <w:jc w:val="both"/>
      </w:pPr>
      <w:r w:rsidRPr="0062074F">
        <w:t xml:space="preserve">Cursor pick reports and information displays in off-graphic panels are described in clause </w:t>
      </w:r>
      <w:r w:rsidRPr="0062074F">
        <w:fldChar w:fldCharType="begin"/>
      </w:r>
      <w:r w:rsidRPr="0062074F">
        <w:instrText xml:space="preserve"> REF _Ref47470424 \r \h </w:instrText>
      </w:r>
      <w:r w:rsidR="00916A2A" w:rsidRPr="0062074F">
        <w:instrText xml:space="preserve"> \* MERGEFORMAT </w:instrText>
      </w:r>
      <w:r w:rsidRPr="0062074F">
        <w:fldChar w:fldCharType="separate"/>
      </w:r>
      <w:r w:rsidR="003E5FBF">
        <w:t>14</w:t>
      </w:r>
      <w:r w:rsidRPr="0062074F">
        <w:fldChar w:fldCharType="end"/>
      </w:r>
      <w:r w:rsidRPr="0062074F">
        <w:t>.</w:t>
      </w:r>
    </w:p>
    <w:p w14:paraId="73B87DCB" w14:textId="77777777" w:rsidR="00916A2A" w:rsidRPr="0062074F" w:rsidRDefault="00916A2A" w:rsidP="00916A2A">
      <w:pPr>
        <w:spacing w:after="120" w:line="240" w:lineRule="auto"/>
        <w:jc w:val="both"/>
      </w:pPr>
    </w:p>
    <w:p w14:paraId="0293EFC5" w14:textId="1F062B04" w:rsidR="002A10D2" w:rsidRPr="0062074F" w:rsidRDefault="00910006" w:rsidP="00DB7CFE">
      <w:pPr>
        <w:pStyle w:val="berschrift2"/>
      </w:pPr>
      <w:bookmarkStart w:id="951" w:name="_Toc226035032"/>
      <w:r w:rsidRPr="0062074F">
        <w:t>Elements r</w:t>
      </w:r>
      <w:r w:rsidR="001B6BB8" w:rsidRPr="0062074F">
        <w:t>e</w:t>
      </w:r>
      <w:r w:rsidRPr="0062074F">
        <w:t xml:space="preserve">lated to </w:t>
      </w:r>
      <w:r w:rsidR="001B6BB8" w:rsidRPr="0062074F">
        <w:t xml:space="preserve">data and display </w:t>
      </w:r>
      <w:r w:rsidRPr="0062074F">
        <w:t>scal</w:t>
      </w:r>
      <w:r w:rsidR="001B6BB8" w:rsidRPr="0062074F">
        <w:t>es</w:t>
      </w:r>
      <w:bookmarkEnd w:id="951"/>
      <w:r w:rsidR="002A10D2" w:rsidRPr="0062074F">
        <w:t xml:space="preserve"> </w:t>
      </w:r>
    </w:p>
    <w:p w14:paraId="4A2521A0" w14:textId="67704D7F" w:rsidR="0010683F" w:rsidRDefault="000C3F4B" w:rsidP="001C1CAB">
      <w:pPr>
        <w:jc w:val="both"/>
      </w:pPr>
      <w:ins w:id="952" w:author="Birklhuber Bernd" w:date="2026-08-07T09:54:00Z">
        <w:r>
          <w:t>I</w:t>
        </w:r>
      </w:ins>
      <w:r w:rsidR="00CF374E" w:rsidRPr="0062074F">
        <w:t xml:space="preserve">ENC Features are </w:t>
      </w:r>
      <w:r w:rsidR="009C0BE1" w:rsidRPr="0062074F">
        <w:t xml:space="preserve">contained within </w:t>
      </w:r>
      <w:proofErr w:type="spellStart"/>
      <w:r w:rsidR="00CF374E" w:rsidRPr="00520800">
        <w:rPr>
          <w:b/>
          <w:bCs/>
        </w:rPr>
        <w:t>DataCoverage</w:t>
      </w:r>
      <w:proofErr w:type="spellEnd"/>
      <w:r w:rsidR="00CF374E" w:rsidRPr="0062074F">
        <w:t xml:space="preserve"> features and aggregated into datasets. Each </w:t>
      </w:r>
      <w:proofErr w:type="spellStart"/>
      <w:r w:rsidR="00CF374E" w:rsidRPr="00520800">
        <w:rPr>
          <w:b/>
          <w:bCs/>
        </w:rPr>
        <w:t>DataCoverage</w:t>
      </w:r>
      <w:proofErr w:type="spellEnd"/>
      <w:r w:rsidR="00CF374E" w:rsidRPr="0062074F">
        <w:t xml:space="preserve"> feature contains attributes </w:t>
      </w:r>
      <w:proofErr w:type="spellStart"/>
      <w:r w:rsidR="00CF374E" w:rsidRPr="003D72A2">
        <w:rPr>
          <w:i/>
          <w:iCs/>
        </w:rPr>
        <w:t>optimumDisplayScale</w:t>
      </w:r>
      <w:proofErr w:type="spellEnd"/>
      <w:r w:rsidR="00CF374E" w:rsidRPr="0062074F">
        <w:t xml:space="preserve">, </w:t>
      </w:r>
      <w:proofErr w:type="spellStart"/>
      <w:r w:rsidR="00CF374E" w:rsidRPr="003D72A2">
        <w:rPr>
          <w:i/>
          <w:iCs/>
        </w:rPr>
        <w:t>minimumDisplayScale</w:t>
      </w:r>
      <w:proofErr w:type="spellEnd"/>
      <w:r w:rsidR="00CF374E" w:rsidRPr="0062074F">
        <w:t xml:space="preserve"> and </w:t>
      </w:r>
      <w:proofErr w:type="spellStart"/>
      <w:r w:rsidR="008F1A27" w:rsidRPr="003D72A2">
        <w:rPr>
          <w:i/>
          <w:iCs/>
        </w:rPr>
        <w:t>m</w:t>
      </w:r>
      <w:r w:rsidR="00CF374E" w:rsidRPr="003D72A2">
        <w:rPr>
          <w:i/>
          <w:iCs/>
        </w:rPr>
        <w:t>aximumDisplayScale</w:t>
      </w:r>
      <w:proofErr w:type="spellEnd"/>
      <w:r w:rsidR="00CF374E" w:rsidRPr="0062074F">
        <w:t xml:space="preserve">. </w:t>
      </w:r>
      <w:r w:rsidR="008F1A27" w:rsidRPr="0062074F">
        <w:t>The algorithm which must be used for the s</w:t>
      </w:r>
      <w:r w:rsidR="006815A8" w:rsidRPr="0062074F">
        <w:t xml:space="preserve">election and rendering of </w:t>
      </w:r>
      <w:ins w:id="953" w:author="Birklhuber Bernd" w:date="2026-08-07T09:54:00Z">
        <w:r>
          <w:t>I</w:t>
        </w:r>
      </w:ins>
      <w:r w:rsidR="006815A8" w:rsidRPr="0062074F">
        <w:t>ENC features</w:t>
      </w:r>
      <w:r w:rsidR="008F1A27" w:rsidRPr="0062074F">
        <w:t xml:space="preserve"> is contained </w:t>
      </w:r>
      <w:r w:rsidR="00512F7B" w:rsidRPr="00520800">
        <w:rPr>
          <w:sz w:val="18"/>
          <w:szCs w:val="18"/>
        </w:rPr>
        <w:t xml:space="preserve">in </w:t>
      </w:r>
      <w:r w:rsidR="00512F7B" w:rsidRPr="00520800">
        <w:rPr>
          <w:sz w:val="16"/>
          <w:szCs w:val="16"/>
        </w:rPr>
        <w:fldChar w:fldCharType="begin"/>
      </w:r>
      <w:r w:rsidR="00512F7B" w:rsidRPr="00520800">
        <w:rPr>
          <w:sz w:val="16"/>
          <w:szCs w:val="16"/>
        </w:rPr>
        <w:instrText xml:space="preserve"> REF _Ref223799592 \h </w:instrText>
      </w:r>
      <w:r w:rsidR="00A32525" w:rsidRPr="00520800">
        <w:rPr>
          <w:sz w:val="16"/>
          <w:szCs w:val="16"/>
        </w:rPr>
        <w:instrText xml:space="preserve"> \* MERGEFORMAT </w:instrText>
      </w:r>
      <w:r w:rsidR="00512F7B" w:rsidRPr="00520800">
        <w:rPr>
          <w:sz w:val="16"/>
          <w:szCs w:val="16"/>
        </w:rPr>
      </w:r>
      <w:r w:rsidR="00512F7B" w:rsidRPr="00520800">
        <w:rPr>
          <w:sz w:val="16"/>
          <w:szCs w:val="16"/>
        </w:rPr>
        <w:fldChar w:fldCharType="separate"/>
      </w:r>
      <w:r w:rsidR="00512F7B" w:rsidRPr="00520800">
        <w:rPr>
          <w:sz w:val="18"/>
          <w:szCs w:val="15"/>
        </w:rPr>
        <w:t>Appendix E – Dataset Loading and Display (Rendering) Algorithms</w:t>
      </w:r>
      <w:r w:rsidR="00512F7B" w:rsidRPr="00520800">
        <w:rPr>
          <w:sz w:val="16"/>
          <w:szCs w:val="16"/>
        </w:rPr>
        <w:fldChar w:fldCharType="end"/>
      </w:r>
      <w:r w:rsidR="00512F7B" w:rsidRPr="00520800">
        <w:rPr>
          <w:sz w:val="18"/>
          <w:szCs w:val="18"/>
        </w:rPr>
        <w:t>.</w:t>
      </w:r>
    </w:p>
    <w:p w14:paraId="783407B3" w14:textId="21A19351" w:rsidR="003F6075" w:rsidRPr="00E2552C" w:rsidRDefault="003F6075" w:rsidP="001C1CAB">
      <w:pPr>
        <w:jc w:val="both"/>
      </w:pPr>
      <w:r w:rsidRPr="00520800">
        <w:t xml:space="preserve">To ensure seamless presentation </w:t>
      </w:r>
      <w:r w:rsidRPr="00520800">
        <w:rPr>
          <w:lang w:val="en-US"/>
        </w:rPr>
        <w:t>all enabled features of same display priority from all datasets must be drawn so as to prevent clipping at the edges of datasets.  </w:t>
      </w:r>
    </w:p>
    <w:p w14:paraId="00620AFF" w14:textId="19A4D4FC" w:rsidR="002A10D2" w:rsidRPr="0062074F" w:rsidRDefault="000C3F4B" w:rsidP="00450770">
      <w:pPr>
        <w:pStyle w:val="berschrift3"/>
      </w:pPr>
      <w:bookmarkStart w:id="954" w:name="_Toc188368646"/>
      <w:bookmarkStart w:id="955" w:name="_Toc188621848"/>
      <w:bookmarkStart w:id="956" w:name="_Toc188950429"/>
      <w:bookmarkStart w:id="957" w:name="_Toc188968345"/>
      <w:bookmarkStart w:id="958" w:name="_Toc188968570"/>
      <w:bookmarkStart w:id="959" w:name="_Ref192264106"/>
      <w:bookmarkStart w:id="960" w:name="_Toc226035033"/>
      <w:bookmarkEnd w:id="954"/>
      <w:bookmarkEnd w:id="955"/>
      <w:bookmarkEnd w:id="956"/>
      <w:bookmarkEnd w:id="957"/>
      <w:bookmarkEnd w:id="958"/>
      <w:ins w:id="961" w:author="Birklhuber Bernd" w:date="2026-08-07T09:55:00Z">
        <w:r>
          <w:t>I</w:t>
        </w:r>
      </w:ins>
      <w:r w:rsidR="002A10D2" w:rsidRPr="0062074F">
        <w:t>ENC scale</w:t>
      </w:r>
      <w:bookmarkEnd w:id="959"/>
      <w:bookmarkEnd w:id="960"/>
    </w:p>
    <w:p w14:paraId="7081B3C3" w14:textId="2DDC7A75" w:rsidR="00D66CA5" w:rsidRPr="0062074F" w:rsidRDefault="00B73DF0" w:rsidP="00916A2A">
      <w:pPr>
        <w:spacing w:after="120" w:line="240" w:lineRule="auto"/>
        <w:jc w:val="both"/>
      </w:pPr>
      <w:r w:rsidRPr="0062074F">
        <w:t>The term “scale”</w:t>
      </w:r>
      <w:r w:rsidR="00D66CA5" w:rsidRPr="0062074F">
        <w:t xml:space="preserve"> is used</w:t>
      </w:r>
      <w:r w:rsidRPr="0062074F">
        <w:t xml:space="preserve"> to describe either</w:t>
      </w:r>
      <w:r w:rsidR="00D66CA5" w:rsidRPr="0062074F">
        <w:t>:</w:t>
      </w:r>
    </w:p>
    <w:p w14:paraId="4B30115B" w14:textId="74694F90" w:rsidR="00D66CA5" w:rsidRPr="0062074F" w:rsidRDefault="00D66CA5">
      <w:pPr>
        <w:pStyle w:val="Listenabsatz"/>
        <w:numPr>
          <w:ilvl w:val="0"/>
          <w:numId w:val="16"/>
        </w:numPr>
        <w:spacing w:after="120" w:line="240" w:lineRule="auto"/>
        <w:jc w:val="both"/>
      </w:pPr>
      <w:r w:rsidRPr="0062074F">
        <w:t xml:space="preserve">Display Scale, or </w:t>
      </w:r>
      <w:r w:rsidR="00F7353B" w:rsidRPr="0062074F">
        <w:t xml:space="preserve">(equivalently) </w:t>
      </w:r>
      <w:del w:id="962" w:author="Birklhuber Bernd" w:date="2026-08-07T09:55:00Z">
        <w:r w:rsidRPr="0062074F" w:rsidDel="000C3F4B">
          <w:delText xml:space="preserve">Mariner </w:delText>
        </w:r>
      </w:del>
      <w:ins w:id="963" w:author="Birklhuber Bernd" w:date="2026-08-07T09:55:00Z">
        <w:r w:rsidR="000C3F4B">
          <w:t>Boatmaster</w:t>
        </w:r>
        <w:r w:rsidR="000C3F4B" w:rsidRPr="0062074F">
          <w:t xml:space="preserve"> </w:t>
        </w:r>
      </w:ins>
      <w:r w:rsidRPr="0062074F">
        <w:t>Selected Viewing Scale (</w:t>
      </w:r>
      <w:ins w:id="964" w:author="Birklhuber Bernd" w:date="2026-08-07T09:55:00Z">
        <w:r w:rsidR="000C3F4B">
          <w:t>B</w:t>
        </w:r>
      </w:ins>
      <w:del w:id="965" w:author="Birklhuber Bernd" w:date="2026-08-07T09:55:00Z">
        <w:r w:rsidRPr="0062074F" w:rsidDel="000C3F4B">
          <w:delText>M</w:delText>
        </w:r>
      </w:del>
      <w:r w:rsidRPr="0062074F">
        <w:t>SVS)</w:t>
      </w:r>
    </w:p>
    <w:p w14:paraId="29698CA2" w14:textId="6B151BE7" w:rsidR="00D66CA5" w:rsidRPr="0062074F" w:rsidRDefault="00D66CA5">
      <w:pPr>
        <w:pStyle w:val="Listenabsatz"/>
        <w:numPr>
          <w:ilvl w:val="0"/>
          <w:numId w:val="16"/>
        </w:numPr>
        <w:spacing w:after="120" w:line="240" w:lineRule="auto"/>
        <w:jc w:val="both"/>
      </w:pPr>
      <w:r w:rsidRPr="0062074F">
        <w:t xml:space="preserve">The scale of the source data used to compile the </w:t>
      </w:r>
      <w:ins w:id="966" w:author="Birklhuber Bernd" w:date="2026-08-07T09:55:00Z">
        <w:r w:rsidR="000C3F4B">
          <w:t>I</w:t>
        </w:r>
      </w:ins>
      <w:r w:rsidRPr="0062074F">
        <w:t>ENC.</w:t>
      </w:r>
    </w:p>
    <w:p w14:paraId="3B443CCB" w14:textId="3B93A998" w:rsidR="00D66CA5" w:rsidRPr="0062074F" w:rsidRDefault="00D66CA5">
      <w:pPr>
        <w:pStyle w:val="Listenabsatz"/>
        <w:numPr>
          <w:ilvl w:val="0"/>
          <w:numId w:val="16"/>
        </w:numPr>
        <w:spacing w:after="120" w:line="240" w:lineRule="auto"/>
        <w:jc w:val="both"/>
      </w:pPr>
      <w:r w:rsidRPr="0062074F">
        <w:t>Data Scale (</w:t>
      </w:r>
      <w:r w:rsidR="00B73DF0" w:rsidRPr="0062074F">
        <w:t xml:space="preserve">the </w:t>
      </w:r>
      <w:r w:rsidRPr="0062074F">
        <w:t>values</w:t>
      </w:r>
      <w:r w:rsidR="00B73DF0" w:rsidRPr="0062074F">
        <w:t xml:space="preserve"> used for the </w:t>
      </w:r>
      <w:proofErr w:type="spellStart"/>
      <w:r w:rsidR="00FF1663" w:rsidRPr="00520800">
        <w:rPr>
          <w:b/>
          <w:bCs/>
        </w:rPr>
        <w:t>DataCoverage</w:t>
      </w:r>
      <w:proofErr w:type="spellEnd"/>
      <w:r w:rsidR="00FF1663" w:rsidRPr="0062074F">
        <w:t xml:space="preserve"> </w:t>
      </w:r>
      <w:r w:rsidR="00B73DF0" w:rsidRPr="0062074F">
        <w:t xml:space="preserve">attributes </w:t>
      </w:r>
      <w:proofErr w:type="spellStart"/>
      <w:r w:rsidR="00497384" w:rsidRPr="003D72A2">
        <w:rPr>
          <w:i/>
          <w:iCs/>
        </w:rPr>
        <w:t>minimumDisplayScale</w:t>
      </w:r>
      <w:proofErr w:type="spellEnd"/>
      <w:r w:rsidRPr="0062074F">
        <w:t xml:space="preserve">, </w:t>
      </w:r>
      <w:proofErr w:type="spellStart"/>
      <w:r w:rsidRPr="003D72A2">
        <w:rPr>
          <w:i/>
          <w:iCs/>
        </w:rPr>
        <w:t>maximumDisplayScale</w:t>
      </w:r>
      <w:proofErr w:type="spellEnd"/>
      <w:r w:rsidRPr="0062074F">
        <w:t xml:space="preserve">, </w:t>
      </w:r>
      <w:proofErr w:type="spellStart"/>
      <w:r w:rsidRPr="003D72A2">
        <w:rPr>
          <w:i/>
          <w:iCs/>
        </w:rPr>
        <w:t>optimumDisplayScale</w:t>
      </w:r>
      <w:proofErr w:type="spellEnd"/>
      <w:r w:rsidRPr="0062074F">
        <w:t xml:space="preserve">. This may not be the same as the scale of the </w:t>
      </w:r>
      <w:r w:rsidRPr="0062074F">
        <w:lastRenderedPageBreak/>
        <w:t xml:space="preserve">source data used to compile the </w:t>
      </w:r>
      <w:ins w:id="967" w:author="Birklhuber Bernd" w:date="2026-08-07T09:55:00Z">
        <w:r w:rsidR="000C3F4B">
          <w:t>I</w:t>
        </w:r>
      </w:ins>
      <w:r w:rsidRPr="0062074F">
        <w:t>ENC.</w:t>
      </w:r>
      <w:r w:rsidR="00B73DF0" w:rsidRPr="0062074F">
        <w:t xml:space="preserve"> These values define the range of scales at which </w:t>
      </w:r>
      <w:ins w:id="968" w:author="Birklhuber Bernd" w:date="2026-08-07T09:55:00Z">
        <w:r w:rsidR="000C3F4B">
          <w:t>I</w:t>
        </w:r>
      </w:ins>
      <w:r w:rsidR="00B73DF0" w:rsidRPr="0062074F">
        <w:t xml:space="preserve">ENC coverage </w:t>
      </w:r>
      <w:r w:rsidR="00E14379" w:rsidRPr="0062074F">
        <w:t xml:space="preserve">is intended to </w:t>
      </w:r>
      <w:r w:rsidR="00B73DF0" w:rsidRPr="0062074F">
        <w:t>be displayed.</w:t>
      </w:r>
      <w:r w:rsidR="00FF1663" w:rsidRPr="0062074F">
        <w:t xml:space="preserve"> </w:t>
      </w:r>
    </w:p>
    <w:p w14:paraId="30DE7B79" w14:textId="24F5C393" w:rsidR="00403E8B" w:rsidRPr="0062074F" w:rsidRDefault="00403E8B" w:rsidP="00403E8B">
      <w:pPr>
        <w:spacing w:after="120" w:line="240" w:lineRule="auto"/>
        <w:jc w:val="both"/>
      </w:pPr>
      <w:commentRangeStart w:id="969"/>
      <w:r w:rsidRPr="0062074F">
        <w:t xml:space="preserve">The </w:t>
      </w:r>
      <w:r w:rsidR="004A6E2D" w:rsidRPr="0062074F">
        <w:t>S-</w:t>
      </w:r>
      <w:ins w:id="970" w:author="Birklhuber Bernd" w:date="2026-08-07T09:55:00Z">
        <w:r w:rsidR="000C3F4B">
          <w:t>4</w:t>
        </w:r>
      </w:ins>
      <w:del w:id="971" w:author="Birklhuber Bernd" w:date="2026-08-07T09:55:00Z">
        <w:r w:rsidR="004A6E2D" w:rsidRPr="0062074F" w:rsidDel="000C3F4B">
          <w:delText>1</w:delText>
        </w:r>
      </w:del>
      <w:r w:rsidR="004A6E2D" w:rsidRPr="0062074F">
        <w:t xml:space="preserve">01 </w:t>
      </w:r>
      <w:ins w:id="972" w:author="Birklhuber Bernd" w:date="2026-08-07T09:55:00Z">
        <w:r w:rsidR="000C3F4B">
          <w:t>I</w:t>
        </w:r>
      </w:ins>
      <w:r w:rsidR="004A6E2D" w:rsidRPr="0062074F">
        <w:t xml:space="preserve">ENC </w:t>
      </w:r>
      <w:r w:rsidRPr="0062074F">
        <w:t xml:space="preserve">values used for the Data Scale attributes </w:t>
      </w:r>
      <w:proofErr w:type="spellStart"/>
      <w:r w:rsidRPr="003D72A2">
        <w:rPr>
          <w:i/>
          <w:iCs/>
        </w:rPr>
        <w:t>minimumDisplayScale</w:t>
      </w:r>
      <w:proofErr w:type="spellEnd"/>
      <w:r w:rsidRPr="0062074F">
        <w:t xml:space="preserve"> and </w:t>
      </w:r>
      <w:proofErr w:type="spellStart"/>
      <w:r w:rsidRPr="003D72A2">
        <w:rPr>
          <w:i/>
          <w:iCs/>
        </w:rPr>
        <w:t>optimumDisplayScale</w:t>
      </w:r>
      <w:proofErr w:type="spellEnd"/>
      <w:r w:rsidRPr="0062074F">
        <w:t xml:space="preserve"> </w:t>
      </w:r>
      <w:del w:id="973" w:author="Birklhuber Bernd" w:date="2026-08-10T08:38:00Z">
        <w:r w:rsidRPr="0062074F" w:rsidDel="004210CE">
          <w:delText>are fixed, and</w:delText>
        </w:r>
      </w:del>
      <w:ins w:id="974" w:author="Birklhuber Bernd" w:date="2026-08-10T08:38:00Z">
        <w:r w:rsidR="004210CE">
          <w:t xml:space="preserve">can </w:t>
        </w:r>
        <w:proofErr w:type="gramStart"/>
        <w:r w:rsidR="004210CE">
          <w:t xml:space="preserve">be </w:t>
        </w:r>
      </w:ins>
      <w:r w:rsidRPr="0062074F">
        <w:t xml:space="preserve"> taken</w:t>
      </w:r>
      <w:proofErr w:type="gramEnd"/>
      <w:r w:rsidRPr="0062074F">
        <w:t xml:space="preserve">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62074F" w14:paraId="4DBC7C1E" w14:textId="77777777" w:rsidTr="00450770">
        <w:trPr>
          <w:jc w:val="center"/>
        </w:trPr>
        <w:tc>
          <w:tcPr>
            <w:tcW w:w="1606" w:type="dxa"/>
            <w:shd w:val="clear" w:color="auto" w:fill="D9D9D9"/>
            <w:vAlign w:val="center"/>
          </w:tcPr>
          <w:p w14:paraId="0F6FC3F0" w14:textId="77777777" w:rsidR="00403E8B" w:rsidRPr="0062074F" w:rsidRDefault="00403E8B" w:rsidP="00D343CC">
            <w:pPr>
              <w:pStyle w:val="Tabletext9"/>
              <w:keepNext/>
              <w:keepLines/>
              <w:rPr>
                <w:b/>
              </w:rPr>
            </w:pPr>
            <w:r w:rsidRPr="0062074F">
              <w:rPr>
                <w:b/>
              </w:rPr>
              <w:t>Scale</w:t>
            </w:r>
          </w:p>
        </w:tc>
      </w:tr>
      <w:tr w:rsidR="00403E8B" w:rsidRPr="0062074F" w14:paraId="3A0C4171" w14:textId="77777777" w:rsidTr="00450770">
        <w:trPr>
          <w:jc w:val="center"/>
        </w:trPr>
        <w:tc>
          <w:tcPr>
            <w:tcW w:w="1606" w:type="dxa"/>
            <w:vAlign w:val="center"/>
          </w:tcPr>
          <w:p w14:paraId="52F27200" w14:textId="000D61AC" w:rsidR="00403E8B" w:rsidRPr="0062074F" w:rsidRDefault="00403E8B" w:rsidP="00D343CC">
            <w:pPr>
              <w:pStyle w:val="Tabletext9"/>
              <w:keepNext/>
              <w:keepLines/>
              <w:spacing w:before="40" w:after="40"/>
            </w:pPr>
            <w:r w:rsidRPr="0062074F">
              <w:t>NULL</w:t>
            </w:r>
          </w:p>
        </w:tc>
      </w:tr>
      <w:tr w:rsidR="00403E8B" w:rsidRPr="0062074F" w14:paraId="7F274F2D" w14:textId="77777777" w:rsidTr="00450770">
        <w:trPr>
          <w:jc w:val="center"/>
        </w:trPr>
        <w:tc>
          <w:tcPr>
            <w:tcW w:w="1606" w:type="dxa"/>
            <w:vAlign w:val="center"/>
          </w:tcPr>
          <w:p w14:paraId="033764EB" w14:textId="77777777" w:rsidR="00403E8B" w:rsidRPr="0062074F" w:rsidRDefault="00403E8B" w:rsidP="00D343CC">
            <w:pPr>
              <w:pStyle w:val="Tabletext9"/>
              <w:keepNext/>
              <w:keepLines/>
              <w:spacing w:before="40" w:after="40"/>
            </w:pPr>
            <w:r w:rsidRPr="0062074F">
              <w:t>1:10,000,000</w:t>
            </w:r>
          </w:p>
        </w:tc>
      </w:tr>
      <w:tr w:rsidR="00403E8B" w:rsidRPr="0062074F" w14:paraId="2DE85D7F" w14:textId="77777777" w:rsidTr="00450770">
        <w:trPr>
          <w:jc w:val="center"/>
        </w:trPr>
        <w:tc>
          <w:tcPr>
            <w:tcW w:w="1606" w:type="dxa"/>
            <w:vAlign w:val="center"/>
          </w:tcPr>
          <w:p w14:paraId="22158051" w14:textId="77777777" w:rsidR="00403E8B" w:rsidRPr="0062074F" w:rsidRDefault="00403E8B" w:rsidP="00D343CC">
            <w:pPr>
              <w:pStyle w:val="Tabletext9"/>
              <w:keepNext/>
              <w:keepLines/>
              <w:spacing w:before="40" w:after="40"/>
            </w:pPr>
            <w:r w:rsidRPr="0062074F">
              <w:t>1:3,500,000</w:t>
            </w:r>
          </w:p>
        </w:tc>
      </w:tr>
      <w:tr w:rsidR="00403E8B" w:rsidRPr="0062074F" w14:paraId="2AF6B9A0" w14:textId="77777777" w:rsidTr="00450770">
        <w:trPr>
          <w:jc w:val="center"/>
        </w:trPr>
        <w:tc>
          <w:tcPr>
            <w:tcW w:w="1606" w:type="dxa"/>
            <w:vAlign w:val="center"/>
          </w:tcPr>
          <w:p w14:paraId="4657A236" w14:textId="77777777" w:rsidR="00403E8B" w:rsidRPr="0062074F" w:rsidRDefault="00403E8B" w:rsidP="00D343CC">
            <w:pPr>
              <w:pStyle w:val="Tabletext9"/>
              <w:keepNext/>
              <w:keepLines/>
              <w:spacing w:before="40" w:after="40"/>
            </w:pPr>
            <w:r w:rsidRPr="0062074F">
              <w:t>1:1,500,000</w:t>
            </w:r>
          </w:p>
        </w:tc>
      </w:tr>
      <w:tr w:rsidR="00403E8B" w:rsidRPr="0062074F" w14:paraId="55A43AC2" w14:textId="77777777" w:rsidTr="00450770">
        <w:trPr>
          <w:jc w:val="center"/>
        </w:trPr>
        <w:tc>
          <w:tcPr>
            <w:tcW w:w="1606" w:type="dxa"/>
            <w:vAlign w:val="center"/>
          </w:tcPr>
          <w:p w14:paraId="563BF7F4" w14:textId="77777777" w:rsidR="00403E8B" w:rsidRPr="0062074F" w:rsidRDefault="00403E8B" w:rsidP="00D343CC">
            <w:pPr>
              <w:pStyle w:val="Tabletext9"/>
              <w:keepNext/>
              <w:keepLines/>
              <w:spacing w:before="40" w:after="40"/>
            </w:pPr>
            <w:r w:rsidRPr="0062074F">
              <w:t>1:700,000</w:t>
            </w:r>
          </w:p>
        </w:tc>
      </w:tr>
      <w:tr w:rsidR="00403E8B" w:rsidRPr="0062074F" w14:paraId="77444265" w14:textId="77777777" w:rsidTr="00450770">
        <w:trPr>
          <w:jc w:val="center"/>
        </w:trPr>
        <w:tc>
          <w:tcPr>
            <w:tcW w:w="1606" w:type="dxa"/>
            <w:vAlign w:val="center"/>
          </w:tcPr>
          <w:p w14:paraId="186F0CA1" w14:textId="77777777" w:rsidR="00403E8B" w:rsidRPr="0062074F" w:rsidRDefault="00403E8B" w:rsidP="00D343CC">
            <w:pPr>
              <w:pStyle w:val="Tabletext9"/>
              <w:keepNext/>
              <w:keepLines/>
              <w:spacing w:before="40" w:after="40"/>
            </w:pPr>
            <w:r w:rsidRPr="0062074F">
              <w:t>1:350,000</w:t>
            </w:r>
          </w:p>
        </w:tc>
      </w:tr>
      <w:tr w:rsidR="00403E8B" w:rsidRPr="0062074F" w14:paraId="65BA51E9" w14:textId="77777777" w:rsidTr="00450770">
        <w:trPr>
          <w:jc w:val="center"/>
        </w:trPr>
        <w:tc>
          <w:tcPr>
            <w:tcW w:w="1606" w:type="dxa"/>
            <w:vAlign w:val="center"/>
          </w:tcPr>
          <w:p w14:paraId="10B40897" w14:textId="77777777" w:rsidR="00403E8B" w:rsidRPr="0062074F" w:rsidRDefault="00403E8B" w:rsidP="00D343CC">
            <w:pPr>
              <w:pStyle w:val="Tabletext9"/>
              <w:spacing w:before="40" w:after="40"/>
            </w:pPr>
            <w:r w:rsidRPr="0062074F">
              <w:t>1:180,000</w:t>
            </w:r>
          </w:p>
        </w:tc>
      </w:tr>
      <w:tr w:rsidR="00403E8B" w:rsidRPr="0062074F" w14:paraId="6F3ACD1F" w14:textId="77777777" w:rsidTr="00450770">
        <w:trPr>
          <w:jc w:val="center"/>
        </w:trPr>
        <w:tc>
          <w:tcPr>
            <w:tcW w:w="1606" w:type="dxa"/>
            <w:vAlign w:val="center"/>
          </w:tcPr>
          <w:p w14:paraId="37E5354E" w14:textId="77777777" w:rsidR="00403E8B" w:rsidRPr="0062074F" w:rsidRDefault="00403E8B" w:rsidP="00D343CC">
            <w:pPr>
              <w:pStyle w:val="Tabletext9"/>
              <w:spacing w:before="40" w:after="40"/>
            </w:pPr>
            <w:r w:rsidRPr="0062074F">
              <w:t>1:90,000</w:t>
            </w:r>
          </w:p>
        </w:tc>
      </w:tr>
      <w:tr w:rsidR="00403E8B" w:rsidRPr="0062074F" w14:paraId="3DB80D5D" w14:textId="77777777" w:rsidTr="00450770">
        <w:trPr>
          <w:jc w:val="center"/>
        </w:trPr>
        <w:tc>
          <w:tcPr>
            <w:tcW w:w="1606" w:type="dxa"/>
            <w:vAlign w:val="center"/>
          </w:tcPr>
          <w:p w14:paraId="3DDC0BA8" w14:textId="77777777" w:rsidR="00403E8B" w:rsidRPr="0062074F" w:rsidRDefault="00403E8B" w:rsidP="00D343CC">
            <w:pPr>
              <w:pStyle w:val="Tabletext9"/>
              <w:spacing w:before="40" w:after="40"/>
            </w:pPr>
            <w:r w:rsidRPr="0062074F">
              <w:t>1:45,000</w:t>
            </w:r>
          </w:p>
        </w:tc>
      </w:tr>
      <w:tr w:rsidR="00403E8B" w:rsidRPr="0062074F" w14:paraId="77892907" w14:textId="77777777" w:rsidTr="00450770">
        <w:trPr>
          <w:jc w:val="center"/>
        </w:trPr>
        <w:tc>
          <w:tcPr>
            <w:tcW w:w="1606" w:type="dxa"/>
            <w:vAlign w:val="center"/>
          </w:tcPr>
          <w:p w14:paraId="58E580C0" w14:textId="77777777" w:rsidR="00403E8B" w:rsidRPr="0062074F" w:rsidRDefault="00403E8B" w:rsidP="00D343CC">
            <w:pPr>
              <w:pStyle w:val="Tabletext9"/>
              <w:spacing w:before="40" w:after="40"/>
            </w:pPr>
            <w:r w:rsidRPr="0062074F">
              <w:t>1:22,000</w:t>
            </w:r>
          </w:p>
        </w:tc>
      </w:tr>
      <w:tr w:rsidR="00403E8B" w:rsidRPr="0062074F" w14:paraId="3821F3A8" w14:textId="77777777" w:rsidTr="00450770">
        <w:trPr>
          <w:jc w:val="center"/>
        </w:trPr>
        <w:tc>
          <w:tcPr>
            <w:tcW w:w="1606" w:type="dxa"/>
            <w:vAlign w:val="center"/>
          </w:tcPr>
          <w:p w14:paraId="63F7E53B" w14:textId="77777777" w:rsidR="00403E8B" w:rsidRPr="0062074F" w:rsidRDefault="00403E8B" w:rsidP="00D343CC">
            <w:pPr>
              <w:pStyle w:val="Tabletext9"/>
              <w:spacing w:before="40" w:after="40"/>
            </w:pPr>
            <w:r w:rsidRPr="0062074F">
              <w:t>1:12,000</w:t>
            </w:r>
          </w:p>
        </w:tc>
      </w:tr>
      <w:tr w:rsidR="00403E8B" w:rsidRPr="0062074F" w14:paraId="0C86DA79" w14:textId="77777777" w:rsidTr="00450770">
        <w:trPr>
          <w:jc w:val="center"/>
        </w:trPr>
        <w:tc>
          <w:tcPr>
            <w:tcW w:w="1606" w:type="dxa"/>
            <w:vAlign w:val="center"/>
          </w:tcPr>
          <w:p w14:paraId="098D4B1A" w14:textId="77777777" w:rsidR="00403E8B" w:rsidRPr="0062074F" w:rsidRDefault="00403E8B" w:rsidP="00D343CC">
            <w:pPr>
              <w:pStyle w:val="Tabletext9"/>
              <w:spacing w:before="40" w:after="40"/>
            </w:pPr>
            <w:r w:rsidRPr="0062074F">
              <w:t>1:8,000</w:t>
            </w:r>
          </w:p>
        </w:tc>
      </w:tr>
      <w:tr w:rsidR="00403E8B" w:rsidRPr="0062074F" w14:paraId="138B6175" w14:textId="77777777" w:rsidTr="00450770">
        <w:trPr>
          <w:jc w:val="center"/>
        </w:trPr>
        <w:tc>
          <w:tcPr>
            <w:tcW w:w="1606" w:type="dxa"/>
            <w:vAlign w:val="center"/>
          </w:tcPr>
          <w:p w14:paraId="2C780603" w14:textId="77777777" w:rsidR="00403E8B" w:rsidRPr="0062074F" w:rsidRDefault="00403E8B" w:rsidP="00D343CC">
            <w:pPr>
              <w:pStyle w:val="Tabletext9"/>
              <w:spacing w:before="40" w:after="40"/>
            </w:pPr>
            <w:r w:rsidRPr="0062074F">
              <w:t>1:4,000</w:t>
            </w:r>
          </w:p>
        </w:tc>
      </w:tr>
      <w:tr w:rsidR="00403E8B" w:rsidRPr="0062074F" w14:paraId="102724EB" w14:textId="77777777" w:rsidTr="00450770">
        <w:trPr>
          <w:jc w:val="center"/>
        </w:trPr>
        <w:tc>
          <w:tcPr>
            <w:tcW w:w="1606" w:type="dxa"/>
            <w:vAlign w:val="center"/>
          </w:tcPr>
          <w:p w14:paraId="65267A1A" w14:textId="77777777" w:rsidR="00403E8B" w:rsidRPr="0062074F" w:rsidRDefault="00403E8B" w:rsidP="00D343CC">
            <w:pPr>
              <w:pStyle w:val="Tabletext9"/>
              <w:spacing w:before="40" w:after="40"/>
            </w:pPr>
            <w:r w:rsidRPr="0062074F">
              <w:t>1:3,000</w:t>
            </w:r>
          </w:p>
        </w:tc>
      </w:tr>
      <w:tr w:rsidR="00403E8B" w:rsidRPr="0062074F" w14:paraId="0ACB638C" w14:textId="77777777" w:rsidTr="00450770">
        <w:trPr>
          <w:jc w:val="center"/>
        </w:trPr>
        <w:tc>
          <w:tcPr>
            <w:tcW w:w="1606" w:type="dxa"/>
            <w:vAlign w:val="center"/>
          </w:tcPr>
          <w:p w14:paraId="48C00D4F" w14:textId="77777777" w:rsidR="00403E8B" w:rsidRPr="0062074F" w:rsidRDefault="00403E8B" w:rsidP="00D343CC">
            <w:pPr>
              <w:pStyle w:val="Tabletext9"/>
              <w:spacing w:before="40" w:after="40"/>
            </w:pPr>
            <w:r w:rsidRPr="0062074F">
              <w:t>1:2,000</w:t>
            </w:r>
          </w:p>
        </w:tc>
      </w:tr>
      <w:tr w:rsidR="00403E8B" w:rsidRPr="0062074F" w14:paraId="766A34F8" w14:textId="77777777" w:rsidTr="00450770">
        <w:trPr>
          <w:jc w:val="center"/>
        </w:trPr>
        <w:tc>
          <w:tcPr>
            <w:tcW w:w="1606" w:type="dxa"/>
            <w:vAlign w:val="center"/>
          </w:tcPr>
          <w:p w14:paraId="37B6AF27" w14:textId="77777777" w:rsidR="00403E8B" w:rsidRPr="0062074F" w:rsidRDefault="00403E8B" w:rsidP="00D343CC">
            <w:pPr>
              <w:pStyle w:val="Tabletext9"/>
              <w:keepNext/>
              <w:spacing w:before="40" w:after="40"/>
            </w:pPr>
            <w:r w:rsidRPr="0062074F">
              <w:t>1:1,000</w:t>
            </w:r>
          </w:p>
        </w:tc>
      </w:tr>
      <w:tr w:rsidR="004210CE" w:rsidRPr="0062074F" w14:paraId="59CBB0E1" w14:textId="77777777" w:rsidTr="00450770">
        <w:trPr>
          <w:jc w:val="center"/>
          <w:ins w:id="975" w:author="Birklhuber Bernd" w:date="2026-08-10T08:41:00Z"/>
        </w:trPr>
        <w:tc>
          <w:tcPr>
            <w:tcW w:w="1606" w:type="dxa"/>
            <w:vAlign w:val="center"/>
          </w:tcPr>
          <w:p w14:paraId="50369A56" w14:textId="7A96DC8D" w:rsidR="004210CE" w:rsidRPr="0062074F" w:rsidRDefault="004210CE" w:rsidP="00D343CC">
            <w:pPr>
              <w:pStyle w:val="Tabletext9"/>
              <w:keepNext/>
              <w:spacing w:before="40" w:after="40"/>
              <w:rPr>
                <w:ins w:id="976" w:author="Birklhuber Bernd" w:date="2026-08-10T08:41:00Z"/>
              </w:rPr>
            </w:pPr>
            <w:ins w:id="977" w:author="Birklhuber Bernd" w:date="2026-08-10T08:41:00Z">
              <w:r>
                <w:t>1:500</w:t>
              </w:r>
            </w:ins>
          </w:p>
        </w:tc>
      </w:tr>
      <w:tr w:rsidR="004210CE" w:rsidRPr="0062074F" w14:paraId="3DC1E532" w14:textId="77777777" w:rsidTr="00450770">
        <w:trPr>
          <w:jc w:val="center"/>
          <w:ins w:id="978" w:author="Birklhuber Bernd" w:date="2026-08-10T08:41:00Z"/>
        </w:trPr>
        <w:tc>
          <w:tcPr>
            <w:tcW w:w="1606" w:type="dxa"/>
            <w:vAlign w:val="center"/>
          </w:tcPr>
          <w:p w14:paraId="34EB30F5" w14:textId="74E8D441" w:rsidR="004210CE" w:rsidRPr="0062074F" w:rsidRDefault="004210CE" w:rsidP="00D343CC">
            <w:pPr>
              <w:pStyle w:val="Tabletext9"/>
              <w:keepNext/>
              <w:spacing w:before="40" w:after="40"/>
              <w:rPr>
                <w:ins w:id="979" w:author="Birklhuber Bernd" w:date="2026-08-10T08:41:00Z"/>
              </w:rPr>
            </w:pPr>
            <w:ins w:id="980" w:author="Birklhuber Bernd" w:date="2026-08-10T08:41:00Z">
              <w:r>
                <w:t>1:200</w:t>
              </w:r>
            </w:ins>
          </w:p>
        </w:tc>
      </w:tr>
    </w:tbl>
    <w:p w14:paraId="5FF40CCF" w14:textId="57E6DDD9" w:rsidR="00403E8B" w:rsidRPr="0062074F" w:rsidRDefault="00403E8B">
      <w:pPr>
        <w:pStyle w:val="Textkrper"/>
        <w:spacing w:before="120" w:after="240"/>
        <w:jc w:val="center"/>
      </w:pPr>
      <w:r w:rsidRPr="0062074F">
        <w:rPr>
          <w:b/>
          <w:i/>
          <w:sz w:val="16"/>
          <w:szCs w:val="16"/>
        </w:rPr>
        <w:t xml:space="preserve">Table </w:t>
      </w:r>
      <w:r w:rsidRPr="0062074F">
        <w:rPr>
          <w:b/>
          <w:i/>
          <w:sz w:val="16"/>
          <w:szCs w:val="16"/>
        </w:rPr>
        <w:fldChar w:fldCharType="begin"/>
      </w:r>
      <w:r w:rsidRPr="0062074F">
        <w:rPr>
          <w:b/>
          <w:i/>
          <w:sz w:val="16"/>
          <w:szCs w:val="16"/>
        </w:rPr>
        <w:instrText xml:space="preserve"> STYLEREF 1 \s </w:instrText>
      </w:r>
      <w:r w:rsidRPr="0062074F">
        <w:rPr>
          <w:b/>
          <w:i/>
          <w:sz w:val="16"/>
          <w:szCs w:val="16"/>
        </w:rPr>
        <w:fldChar w:fldCharType="separate"/>
      </w:r>
      <w:r w:rsidR="000553AC" w:rsidRPr="0062074F">
        <w:rPr>
          <w:b/>
          <w:i/>
          <w:noProof/>
          <w:sz w:val="16"/>
          <w:szCs w:val="16"/>
        </w:rPr>
        <w:t>15</w:t>
      </w:r>
      <w:r w:rsidRPr="0062074F">
        <w:rPr>
          <w:b/>
          <w:i/>
          <w:sz w:val="16"/>
          <w:szCs w:val="16"/>
        </w:rPr>
        <w:fldChar w:fldCharType="end"/>
      </w:r>
      <w:r w:rsidRPr="0062074F">
        <w:rPr>
          <w:b/>
          <w:i/>
          <w:sz w:val="16"/>
          <w:szCs w:val="16"/>
        </w:rPr>
        <w:t xml:space="preserve">.5 - </w:t>
      </w:r>
      <w:proofErr w:type="spellStart"/>
      <w:r w:rsidRPr="00520800">
        <w:rPr>
          <w:b/>
          <w:bCs/>
          <w:i/>
          <w:iCs/>
        </w:rPr>
        <w:t>minimumDisplayScale</w:t>
      </w:r>
      <w:proofErr w:type="spellEnd"/>
      <w:r w:rsidRPr="0062074F">
        <w:t xml:space="preserve"> and </w:t>
      </w:r>
      <w:proofErr w:type="spellStart"/>
      <w:r w:rsidRPr="00520800">
        <w:rPr>
          <w:b/>
          <w:bCs/>
          <w:i/>
          <w:iCs/>
        </w:rPr>
        <w:t>optimumDisplayScale</w:t>
      </w:r>
      <w:proofErr w:type="spellEnd"/>
      <w:r w:rsidRPr="0062074F">
        <w:t xml:space="preserve"> values</w:t>
      </w:r>
      <w:commentRangeEnd w:id="969"/>
      <w:r w:rsidR="004210CE">
        <w:rPr>
          <w:rStyle w:val="Kommentarzeichen"/>
        </w:rPr>
        <w:commentReference w:id="969"/>
      </w:r>
    </w:p>
    <w:p w14:paraId="4B3D614C" w14:textId="5EF0E99F" w:rsidR="00CF374E" w:rsidRPr="0062074F" w:rsidRDefault="00CF374E" w:rsidP="00450770">
      <w:pPr>
        <w:pStyle w:val="Textkrper"/>
        <w:spacing w:before="120" w:after="240"/>
        <w:rPr>
          <w:bCs/>
          <w:iCs/>
        </w:rPr>
      </w:pPr>
      <w:r w:rsidRPr="0062074F">
        <w:rPr>
          <w:bCs/>
          <w:iCs/>
          <w:sz w:val="20"/>
        </w:rPr>
        <w:t>The ordering</w:t>
      </w:r>
      <w:r w:rsidR="00045787" w:rsidRPr="0062074F">
        <w:rPr>
          <w:bCs/>
          <w:iCs/>
          <w:sz w:val="20"/>
        </w:rPr>
        <w:t xml:space="preserve"> and selection</w:t>
      </w:r>
      <w:r w:rsidRPr="0062074F">
        <w:rPr>
          <w:bCs/>
          <w:iCs/>
          <w:sz w:val="20"/>
        </w:rPr>
        <w:t xml:space="preserve"> of </w:t>
      </w:r>
      <w:r w:rsidRPr="0062074F">
        <w:rPr>
          <w:b/>
          <w:iCs/>
          <w:sz w:val="20"/>
        </w:rPr>
        <w:t>Data Coverage</w:t>
      </w:r>
      <w:r w:rsidRPr="0062074F">
        <w:rPr>
          <w:bCs/>
          <w:iCs/>
          <w:sz w:val="20"/>
        </w:rPr>
        <w:t xml:space="preserve"> features by Data Scale, prior to S-</w:t>
      </w:r>
      <w:ins w:id="981" w:author="Birklhuber Bernd" w:date="2026-08-07T09:55:00Z">
        <w:r w:rsidR="000C3F4B">
          <w:rPr>
            <w:bCs/>
            <w:iCs/>
            <w:sz w:val="20"/>
          </w:rPr>
          <w:t>4</w:t>
        </w:r>
      </w:ins>
      <w:del w:id="982" w:author="Birklhuber Bernd" w:date="2026-08-07T09:55:00Z">
        <w:r w:rsidRPr="0062074F" w:rsidDel="000C3F4B">
          <w:rPr>
            <w:bCs/>
            <w:iCs/>
            <w:sz w:val="20"/>
          </w:rPr>
          <w:delText>1</w:delText>
        </w:r>
      </w:del>
      <w:r w:rsidRPr="0062074F">
        <w:rPr>
          <w:bCs/>
          <w:iCs/>
          <w:sz w:val="20"/>
        </w:rPr>
        <w:t>01 portrayal is defined fully in</w:t>
      </w:r>
      <w:r w:rsidR="0070435D">
        <w:rPr>
          <w:bCs/>
          <w:iCs/>
          <w:sz w:val="20"/>
        </w:rPr>
        <w:t xml:space="preserve"> </w:t>
      </w:r>
      <w:r w:rsidR="0070435D">
        <w:t xml:space="preserve">in </w:t>
      </w:r>
      <w:r w:rsidR="0070435D" w:rsidRPr="00520800">
        <w:rPr>
          <w:sz w:val="15"/>
          <w:szCs w:val="16"/>
        </w:rPr>
        <w:fldChar w:fldCharType="begin"/>
      </w:r>
      <w:r w:rsidR="0070435D" w:rsidRPr="00520800">
        <w:rPr>
          <w:sz w:val="15"/>
          <w:szCs w:val="16"/>
        </w:rPr>
        <w:instrText xml:space="preserve"> REF _Ref223799592 \h </w:instrText>
      </w:r>
      <w:r w:rsidR="00755C6F" w:rsidRPr="00520800">
        <w:rPr>
          <w:sz w:val="15"/>
          <w:szCs w:val="16"/>
        </w:rPr>
        <w:instrText xml:space="preserve"> \* MERGEFORMAT </w:instrText>
      </w:r>
      <w:r w:rsidR="0070435D" w:rsidRPr="00520800">
        <w:rPr>
          <w:sz w:val="15"/>
          <w:szCs w:val="16"/>
        </w:rPr>
      </w:r>
      <w:r w:rsidR="0070435D" w:rsidRPr="00520800">
        <w:rPr>
          <w:sz w:val="15"/>
          <w:szCs w:val="16"/>
        </w:rPr>
        <w:fldChar w:fldCharType="separate"/>
      </w:r>
      <w:r w:rsidR="0070435D" w:rsidRPr="00520800">
        <w:rPr>
          <w:sz w:val="20"/>
          <w:szCs w:val="15"/>
        </w:rPr>
        <w:t>Appendix E – Dataset Loading and Display (Rendering) Algorithms</w:t>
      </w:r>
      <w:r w:rsidR="0070435D" w:rsidRPr="00520800">
        <w:rPr>
          <w:sz w:val="15"/>
          <w:szCs w:val="16"/>
        </w:rPr>
        <w:fldChar w:fldCharType="end"/>
      </w:r>
      <w:r w:rsidR="0070435D" w:rsidRPr="00520800">
        <w:rPr>
          <w:bCs/>
          <w:iCs/>
          <w:sz w:val="16"/>
          <w:szCs w:val="16"/>
        </w:rPr>
        <w:t>.</w:t>
      </w:r>
    </w:p>
    <w:p w14:paraId="71EEBD7C" w14:textId="61CC8AAA" w:rsidR="00FF1663" w:rsidRPr="0062074F" w:rsidRDefault="00FF1663" w:rsidP="002D7DEE">
      <w:pPr>
        <w:pStyle w:val="berschrift2"/>
      </w:pPr>
      <w:bookmarkStart w:id="983" w:name="_Toc175130208"/>
      <w:bookmarkStart w:id="984" w:name="_Ref192503285"/>
      <w:bookmarkStart w:id="985" w:name="_Toc226035034"/>
      <w:bookmarkStart w:id="986" w:name="_Ref49483442"/>
      <w:bookmarkEnd w:id="983"/>
      <w:r w:rsidRPr="0062074F">
        <w:t xml:space="preserve">Display of </w:t>
      </w:r>
      <w:proofErr w:type="gramStart"/>
      <w:r w:rsidRPr="0062074F">
        <w:t>Non-</w:t>
      </w:r>
      <w:ins w:id="987" w:author="Birklhuber Bernd" w:date="2026-08-07T09:55:00Z">
        <w:r w:rsidR="000C3F4B">
          <w:t>I</w:t>
        </w:r>
      </w:ins>
      <w:r w:rsidRPr="0062074F">
        <w:t>ENC</w:t>
      </w:r>
      <w:proofErr w:type="gramEnd"/>
      <w:r w:rsidRPr="0062074F">
        <w:t xml:space="preserve"> data layers</w:t>
      </w:r>
      <w:bookmarkEnd w:id="984"/>
      <w:bookmarkEnd w:id="985"/>
      <w:r w:rsidRPr="0062074F">
        <w:t xml:space="preserve"> </w:t>
      </w:r>
    </w:p>
    <w:p w14:paraId="2D88D1E3" w14:textId="7B8E73F7" w:rsidR="00E4615A" w:rsidRPr="0062074F" w:rsidRDefault="00FF1663" w:rsidP="002D7DEE">
      <w:pPr>
        <w:spacing w:after="120" w:line="276" w:lineRule="auto"/>
        <w:jc w:val="both"/>
      </w:pPr>
      <w:r w:rsidRPr="0062074F">
        <w:t>Non-</w:t>
      </w:r>
      <w:ins w:id="988" w:author="Birklhuber Bernd" w:date="2026-08-07T09:56:00Z">
        <w:r w:rsidR="000C3F4B">
          <w:t>I</w:t>
        </w:r>
      </w:ins>
      <w:r w:rsidRPr="0062074F">
        <w:t xml:space="preserve">ENC data layers </w:t>
      </w:r>
      <w:r w:rsidR="004242E6">
        <w:t xml:space="preserve">(as listed in clause </w:t>
      </w:r>
      <w:r w:rsidR="004242E6">
        <w:fldChar w:fldCharType="begin"/>
      </w:r>
      <w:r w:rsidR="004242E6">
        <w:instrText xml:space="preserve"> REF _Ref45055302 \r \h </w:instrText>
      </w:r>
      <w:r w:rsidR="004242E6">
        <w:fldChar w:fldCharType="separate"/>
      </w:r>
      <w:r w:rsidR="004242E6">
        <w:t>6.1.1</w:t>
      </w:r>
      <w:r w:rsidR="004242E6">
        <w:fldChar w:fldCharType="end"/>
      </w:r>
      <w:r w:rsidR="004242E6">
        <w:t xml:space="preserve">) </w:t>
      </w:r>
      <w:r w:rsidRPr="0062074F">
        <w:t xml:space="preserve">may not contain </w:t>
      </w:r>
      <w:proofErr w:type="spellStart"/>
      <w:r w:rsidRPr="00520800">
        <w:rPr>
          <w:b/>
          <w:bCs/>
        </w:rPr>
        <w:t>DataCoverage</w:t>
      </w:r>
      <w:proofErr w:type="spellEnd"/>
      <w:r w:rsidRPr="0062074F">
        <w:t xml:space="preserve"> features. Where the dataset discovery metadata entries for non-</w:t>
      </w:r>
      <w:ins w:id="989" w:author="Birklhuber Bernd" w:date="2026-08-07T09:56:00Z">
        <w:r w:rsidR="000C3F4B">
          <w:t>I</w:t>
        </w:r>
      </w:ins>
      <w:r w:rsidRPr="0062074F">
        <w:t>ENC datasets contain values</w:t>
      </w:r>
      <w:r w:rsidR="0007559B" w:rsidRPr="0062074F">
        <w:t xml:space="preserve"> for</w:t>
      </w:r>
      <w:r w:rsidRPr="0062074F">
        <w:t xml:space="preserve"> </w:t>
      </w:r>
      <w:proofErr w:type="spellStart"/>
      <w:r w:rsidR="00461728" w:rsidRPr="00520800">
        <w:rPr>
          <w:i/>
          <w:iCs/>
        </w:rPr>
        <w:t>minimumDisplayScale</w:t>
      </w:r>
      <w:proofErr w:type="spellEnd"/>
      <w:r w:rsidR="00461728" w:rsidRPr="0062074F">
        <w:t xml:space="preserve"> </w:t>
      </w:r>
      <w:r w:rsidRPr="0062074F">
        <w:t xml:space="preserve">and </w:t>
      </w:r>
      <w:proofErr w:type="spellStart"/>
      <w:r w:rsidR="00642FF3" w:rsidRPr="0075719A">
        <w:rPr>
          <w:i/>
          <w:iCs/>
        </w:rPr>
        <w:t>optimumDisplayScale</w:t>
      </w:r>
      <w:proofErr w:type="spellEnd"/>
      <w:r w:rsidR="00642FF3">
        <w:t xml:space="preserve"> </w:t>
      </w:r>
      <w:r w:rsidRPr="0062074F">
        <w:t>these values define the range of display scales for which a non-</w:t>
      </w:r>
      <w:ins w:id="990" w:author="Birklhuber Bernd" w:date="2026-08-07T09:56:00Z">
        <w:r w:rsidR="000C3F4B">
          <w:t>I</w:t>
        </w:r>
      </w:ins>
      <w:r w:rsidRPr="0062074F">
        <w:t xml:space="preserve">ENC dataset </w:t>
      </w:r>
      <w:r w:rsidR="00C60E86" w:rsidRPr="0062074F">
        <w:t xml:space="preserve">is intended to </w:t>
      </w:r>
      <w:r w:rsidRPr="0062074F">
        <w:t xml:space="preserve">be displayed. </w:t>
      </w:r>
    </w:p>
    <w:p w14:paraId="3BB770A1" w14:textId="24252E1A" w:rsidR="00E4615A" w:rsidRPr="0062074F" w:rsidRDefault="00E4615A" w:rsidP="002D7DEE">
      <w:pPr>
        <w:spacing w:after="120" w:line="276" w:lineRule="auto"/>
        <w:jc w:val="both"/>
      </w:pPr>
      <w:r w:rsidRPr="0062074F">
        <w:t xml:space="preserve">Where the dataset discovery metadata do not contain values for </w:t>
      </w:r>
      <w:proofErr w:type="spellStart"/>
      <w:r w:rsidRPr="00520800">
        <w:t>minimumDisplayScale</w:t>
      </w:r>
      <w:proofErr w:type="spellEnd"/>
      <w:r w:rsidRPr="0062074F">
        <w:t xml:space="preserve"> and </w:t>
      </w:r>
      <w:proofErr w:type="spellStart"/>
      <w:r w:rsidR="00642FF3" w:rsidRPr="0075719A">
        <w:rPr>
          <w:i/>
          <w:iCs/>
        </w:rPr>
        <w:t>optimumDisplayScale</w:t>
      </w:r>
      <w:proofErr w:type="spellEnd"/>
      <w:r w:rsidR="00642FF3">
        <w:t xml:space="preserve"> </w:t>
      </w:r>
      <w:bookmarkStart w:id="991" w:name="_Hlk211515224"/>
      <w:r w:rsidR="00725AA2" w:rsidRPr="0062074F">
        <w:t xml:space="preserve">and the user has requested data to be displayed/used, </w:t>
      </w:r>
      <w:bookmarkEnd w:id="991"/>
      <w:r w:rsidR="00725AA2" w:rsidRPr="0062074F">
        <w:t xml:space="preserve">then </w:t>
      </w:r>
      <w:r w:rsidRPr="0062074F">
        <w:t xml:space="preserve">the </w:t>
      </w:r>
      <w:ins w:id="992" w:author="Birklhuber Bernd" w:date="2026-08-07T09:56:00Z">
        <w:r w:rsidR="000C3F4B">
          <w:t xml:space="preserve">Inland </w:t>
        </w:r>
      </w:ins>
      <w:r w:rsidRPr="0062074F">
        <w:t xml:space="preserve">ECDIS </w:t>
      </w:r>
      <w:ins w:id="993" w:author="Birklhuber Bernd" w:date="2026-08-07T09:56:00Z">
        <w:r w:rsidR="000C3F4B">
          <w:t xml:space="preserve">and </w:t>
        </w:r>
      </w:ins>
      <w:ins w:id="994" w:author="Birklhuber Bernd" w:date="2026-08-21T11:43:00Z">
        <w:r w:rsidR="00B56100">
          <w:t xml:space="preserve">Inland </w:t>
        </w:r>
      </w:ins>
      <w:ins w:id="995" w:author="Birklhuber Bernd" w:date="2026-08-07T09:56:00Z">
        <w:r w:rsidR="000C3F4B">
          <w:t xml:space="preserve">ECS </w:t>
        </w:r>
      </w:ins>
      <w:r w:rsidRPr="0062074F">
        <w:t>must</w:t>
      </w:r>
      <w:r w:rsidR="00304B37" w:rsidRPr="0062074F">
        <w:t xml:space="preserve"> </w:t>
      </w:r>
      <w:r w:rsidR="00725AA2" w:rsidRPr="0062074F">
        <w:t xml:space="preserve">show it by </w:t>
      </w:r>
      <w:r w:rsidR="00304B37" w:rsidRPr="0062074F">
        <w:t xml:space="preserve">default but may drop display in the interests of system resources. </w:t>
      </w:r>
    </w:p>
    <w:p w14:paraId="07D20E6D" w14:textId="13FAFF09" w:rsidR="00FF1663" w:rsidRDefault="00FF1663" w:rsidP="001C1CAB">
      <w:pPr>
        <w:spacing w:after="120" w:line="276" w:lineRule="auto"/>
        <w:jc w:val="both"/>
      </w:pPr>
      <w:r w:rsidRPr="0062074F">
        <w:t>There is no algorithm defined for the selection and rendering of non-</w:t>
      </w:r>
      <w:ins w:id="996" w:author="Birklhuber Bernd" w:date="2026-08-07T09:56:00Z">
        <w:r w:rsidR="000C3F4B">
          <w:t>I</w:t>
        </w:r>
      </w:ins>
      <w:r w:rsidRPr="0062074F">
        <w:t xml:space="preserve">ENC </w:t>
      </w:r>
      <w:r w:rsidR="00BB1D20" w:rsidRPr="0062074F">
        <w:t>data</w:t>
      </w:r>
      <w:r w:rsidRPr="0062074F">
        <w:t>.</w:t>
      </w:r>
    </w:p>
    <w:p w14:paraId="6A1211A4" w14:textId="41B410D7" w:rsidR="004242E6" w:rsidRDefault="004242E6">
      <w:pPr>
        <w:pStyle w:val="berschrift3"/>
      </w:pPr>
      <w:bookmarkStart w:id="997" w:name="_Toc226035035"/>
      <w:r>
        <w:t xml:space="preserve">Restrictions on display of </w:t>
      </w:r>
      <w:proofErr w:type="gramStart"/>
      <w:r>
        <w:t>Non-</w:t>
      </w:r>
      <w:ins w:id="998" w:author="Birklhuber Bernd" w:date="2026-08-07T09:56:00Z">
        <w:r w:rsidR="000C3F4B">
          <w:t>I</w:t>
        </w:r>
      </w:ins>
      <w:r>
        <w:t>ENC</w:t>
      </w:r>
      <w:proofErr w:type="gramEnd"/>
      <w:r>
        <w:t xml:space="preserve"> data layers</w:t>
      </w:r>
      <w:bookmarkEnd w:id="997"/>
    </w:p>
    <w:p w14:paraId="52A2A38A" w14:textId="119C3D1C" w:rsidR="004242E6" w:rsidRPr="0062074F" w:rsidRDefault="00642FF3" w:rsidP="00520800">
      <w:r>
        <w:t>Spatial overlap between non-</w:t>
      </w:r>
      <w:ins w:id="999" w:author="Birklhuber Bernd" w:date="2026-08-07T09:56:00Z">
        <w:r w:rsidR="000C3F4B">
          <w:t>I</w:t>
        </w:r>
      </w:ins>
      <w:r>
        <w:t xml:space="preserve">ENC datasets is only permitted when their display scale ranges do not overlap. In the case of such overlaps the user must be able to choose which data provider is used, or a selection based on maximum available </w:t>
      </w:r>
      <w:proofErr w:type="spellStart"/>
      <w:r w:rsidRPr="00520800">
        <w:rPr>
          <w:i/>
          <w:iCs/>
        </w:rPr>
        <w:t>optimumDisplayScale</w:t>
      </w:r>
      <w:proofErr w:type="spellEnd"/>
      <w:r>
        <w:t xml:space="preserve"> values, or </w:t>
      </w:r>
      <w:proofErr w:type="spellStart"/>
      <w:r w:rsidRPr="00520800">
        <w:rPr>
          <w:i/>
          <w:iCs/>
        </w:rPr>
        <w:t>optimumDisplayScale</w:t>
      </w:r>
      <w:proofErr w:type="spellEnd"/>
      <w:r>
        <w:t xml:space="preserve"> values closest to the </w:t>
      </w:r>
      <w:ins w:id="1000" w:author="Birklhuber Bernd" w:date="2026-08-07T09:56:00Z">
        <w:r w:rsidR="000C3F4B">
          <w:t>B</w:t>
        </w:r>
      </w:ins>
      <w:del w:id="1001" w:author="Birklhuber Bernd" w:date="2026-08-07T09:56:00Z">
        <w:r w:rsidDel="000C3F4B">
          <w:delText>M</w:delText>
        </w:r>
      </w:del>
      <w:r>
        <w:t xml:space="preserve">SVS </w:t>
      </w:r>
    </w:p>
    <w:p w14:paraId="4B8E4439" w14:textId="444DA639" w:rsidR="002A10D2" w:rsidRPr="0062074F" w:rsidRDefault="002A10D2" w:rsidP="002D7DEE">
      <w:pPr>
        <w:pStyle w:val="berschrift2"/>
      </w:pPr>
      <w:bookmarkStart w:id="1002" w:name="_Ref188968037"/>
      <w:bookmarkStart w:id="1003" w:name="_Toc226035036"/>
      <w:r w:rsidRPr="0062074F">
        <w:t>Overscale</w:t>
      </w:r>
      <w:bookmarkEnd w:id="986"/>
      <w:bookmarkEnd w:id="1002"/>
      <w:bookmarkEnd w:id="1003"/>
    </w:p>
    <w:p w14:paraId="2BDC2A75" w14:textId="5DB59DBB" w:rsidR="002A10D2" w:rsidRPr="0062074F" w:rsidRDefault="003910B7" w:rsidP="002D7DEE">
      <w:pPr>
        <w:spacing w:after="120" w:line="276" w:lineRule="auto"/>
        <w:jc w:val="both"/>
      </w:pPr>
      <w:r w:rsidRPr="0062074F">
        <w:t>Data is o</w:t>
      </w:r>
      <w:r w:rsidR="002A10D2" w:rsidRPr="0062074F">
        <w:t xml:space="preserve">verscale </w:t>
      </w:r>
      <w:r w:rsidRPr="0062074F">
        <w:t xml:space="preserve">when displayed </w:t>
      </w:r>
      <w:r w:rsidR="00DF3289" w:rsidRPr="0062074F">
        <w:t xml:space="preserve">at a scale </w:t>
      </w:r>
      <w:r w:rsidR="002A10D2" w:rsidRPr="0062074F">
        <w:t xml:space="preserve">larger than </w:t>
      </w:r>
      <w:r w:rsidR="00F85690" w:rsidRPr="0062074F">
        <w:t>its</w:t>
      </w:r>
      <w:r w:rsidR="002A10D2" w:rsidRPr="0062074F">
        <w:t xml:space="preserve"> </w:t>
      </w:r>
      <w:proofErr w:type="spellStart"/>
      <w:r w:rsidR="00045787" w:rsidRPr="00520800">
        <w:rPr>
          <w:i/>
          <w:iCs/>
        </w:rPr>
        <w:t>optimum</w:t>
      </w:r>
      <w:r w:rsidR="002A10D2" w:rsidRPr="00520800">
        <w:rPr>
          <w:i/>
          <w:iCs/>
        </w:rPr>
        <w:t>DisplayScale</w:t>
      </w:r>
      <w:proofErr w:type="spellEnd"/>
      <w:r w:rsidR="002A10D2" w:rsidRPr="0062074F">
        <w:t>.</w:t>
      </w:r>
    </w:p>
    <w:p w14:paraId="385585A0" w14:textId="6EE80300" w:rsidR="002A10D2" w:rsidRPr="0062074F" w:rsidRDefault="002A10D2" w:rsidP="00024B10">
      <w:pPr>
        <w:pStyle w:val="berschrift4"/>
      </w:pPr>
      <w:r w:rsidRPr="0062074F">
        <w:lastRenderedPageBreak/>
        <w:t>Overscale Indication</w:t>
      </w:r>
    </w:p>
    <w:p w14:paraId="43F40AAA" w14:textId="57BFA054" w:rsidR="002A10D2" w:rsidRPr="0062074F" w:rsidRDefault="002A10D2" w:rsidP="00916A2A">
      <w:pPr>
        <w:spacing w:after="120" w:line="240" w:lineRule="auto"/>
        <w:jc w:val="both"/>
      </w:pPr>
      <w:r w:rsidRPr="0062074F">
        <w:t xml:space="preserve">The overscale indication is intended to remind the mariner that chart errors </w:t>
      </w:r>
      <w:r w:rsidR="00862560" w:rsidRPr="0062074F">
        <w:t xml:space="preserve">are </w:t>
      </w:r>
      <w:r w:rsidR="00916A2A" w:rsidRPr="0062074F">
        <w:t xml:space="preserve">magnified </w:t>
      </w:r>
      <w:r w:rsidR="006F52D1" w:rsidRPr="0062074F">
        <w:t xml:space="preserve">as </w:t>
      </w:r>
      <w:r w:rsidR="00916A2A" w:rsidRPr="0062074F">
        <w:t xml:space="preserve">the </w:t>
      </w:r>
      <w:r w:rsidRPr="0062074F">
        <w:t>display scale</w:t>
      </w:r>
      <w:r w:rsidR="006F52D1" w:rsidRPr="0062074F">
        <w:t xml:space="preserve"> is increased</w:t>
      </w:r>
      <w:r w:rsidRPr="0062074F">
        <w:t>.</w:t>
      </w:r>
      <w:r w:rsidR="008972A2" w:rsidRPr="0062074F">
        <w:t xml:space="preserve"> </w:t>
      </w:r>
      <w:r w:rsidRPr="0062074F">
        <w:t xml:space="preserve">A 1 mm error at </w:t>
      </w:r>
      <w:r w:rsidR="00C03878" w:rsidRPr="0062074F">
        <w:t xml:space="preserve">a display scale </w:t>
      </w:r>
      <w:r w:rsidRPr="0062074F">
        <w:t>of 1</w:t>
      </w:r>
      <w:r w:rsidR="00317CE2" w:rsidRPr="0062074F">
        <w:t>:</w:t>
      </w:r>
      <w:r w:rsidRPr="0062074F">
        <w:t>20,000</w:t>
      </w:r>
      <w:r w:rsidR="0042425D" w:rsidRPr="0062074F">
        <w:t xml:space="preserve"> </w:t>
      </w:r>
      <w:r w:rsidRPr="0062074F">
        <w:t>becomes a 1.3 mm error at a display scale of 1</w:t>
      </w:r>
      <w:r w:rsidR="00317CE2" w:rsidRPr="0062074F">
        <w:t>:</w:t>
      </w:r>
      <w:r w:rsidRPr="0062074F">
        <w:t>15,000 and a 2 mm error at 1</w:t>
      </w:r>
      <w:r w:rsidR="00317CE2" w:rsidRPr="0062074F">
        <w:t>:</w:t>
      </w:r>
      <w:r w:rsidRPr="0062074F">
        <w:t>10,000.</w:t>
      </w:r>
      <w:r w:rsidR="00C72695" w:rsidRPr="0062074F">
        <w:t xml:space="preserve"> The overscale indication is specific to </w:t>
      </w:r>
      <w:ins w:id="1004" w:author="Birklhuber Bernd" w:date="2026-08-07T09:57:00Z">
        <w:r w:rsidR="000C3F4B">
          <w:t>I</w:t>
        </w:r>
      </w:ins>
      <w:r w:rsidR="00C72695" w:rsidRPr="0062074F">
        <w:t>ENC portrayal.</w:t>
      </w:r>
    </w:p>
    <w:p w14:paraId="48C5242F" w14:textId="3CA2776A" w:rsidR="00B73DF0" w:rsidRPr="0062074F" w:rsidRDefault="002A10D2" w:rsidP="00916A2A">
      <w:pPr>
        <w:spacing w:after="120" w:line="240" w:lineRule="auto"/>
        <w:jc w:val="both"/>
      </w:pPr>
      <w:r w:rsidRPr="0062074F">
        <w:t xml:space="preserve">The overscale factor must be calculated </w:t>
      </w:r>
      <w:proofErr w:type="gramStart"/>
      <w:r w:rsidRPr="0062074F">
        <w:t>as</w:t>
      </w:r>
      <w:r w:rsidR="0042425D" w:rsidRPr="0062074F">
        <w:t xml:space="preserve"> </w:t>
      </w:r>
      <w:r w:rsidR="00C72695" w:rsidRPr="0062074F">
        <w:t>:</w:t>
      </w:r>
      <w:proofErr w:type="gramEnd"/>
    </w:p>
    <w:p w14:paraId="2DA6716C" w14:textId="43975734" w:rsidR="00B73DF0" w:rsidRPr="0062074F" w:rsidRDefault="002A10D2" w:rsidP="00916A2A">
      <w:pPr>
        <w:spacing w:after="120" w:line="240" w:lineRule="auto"/>
        <w:jc w:val="both"/>
      </w:pPr>
      <w:r w:rsidRPr="0062074F">
        <w:t xml:space="preserve">[denominator of the </w:t>
      </w:r>
      <w:proofErr w:type="spellStart"/>
      <w:r w:rsidR="00BB7133" w:rsidRPr="00520800">
        <w:rPr>
          <w:i/>
          <w:iCs/>
        </w:rPr>
        <w:t>optimum</w:t>
      </w:r>
      <w:r w:rsidRPr="00520800">
        <w:rPr>
          <w:i/>
          <w:iCs/>
        </w:rPr>
        <w:t>DisplayScale</w:t>
      </w:r>
      <w:proofErr w:type="spellEnd"/>
      <w:r w:rsidRPr="0062074F">
        <w:t>] / [denominator of the mariner</w:t>
      </w:r>
      <w:r w:rsidR="005D2986" w:rsidRPr="0062074F">
        <w:t>’</w:t>
      </w:r>
      <w:r w:rsidRPr="0062074F">
        <w:t>s selected viewing scale]</w:t>
      </w:r>
    </w:p>
    <w:p w14:paraId="0449F6CD" w14:textId="43A4D951" w:rsidR="002A10D2" w:rsidRPr="0062074F" w:rsidRDefault="00B73DF0" w:rsidP="00916A2A">
      <w:pPr>
        <w:spacing w:after="120" w:line="240" w:lineRule="auto"/>
        <w:jc w:val="both"/>
      </w:pPr>
      <w:r w:rsidRPr="0062074F">
        <w:t xml:space="preserve">and </w:t>
      </w:r>
      <w:r w:rsidR="002A10D2" w:rsidRPr="0062074F">
        <w:t>expressed as, for example "X1.3", or "X2" (using the figures in the example above.)</w:t>
      </w:r>
      <w:r w:rsidR="0042425D" w:rsidRPr="0062074F">
        <w:t xml:space="preserve"> </w:t>
      </w:r>
    </w:p>
    <w:p w14:paraId="248DBE30" w14:textId="6CEB488C" w:rsidR="002A10D2" w:rsidRPr="0062074F" w:rsidRDefault="00045787" w:rsidP="00916A2A">
      <w:pPr>
        <w:spacing w:after="120" w:line="240" w:lineRule="auto"/>
        <w:jc w:val="both"/>
      </w:pPr>
      <w:r w:rsidRPr="0062074F">
        <w:t>When the overscale factor is &gt; 1 it must</w:t>
      </w:r>
      <w:r w:rsidR="002A10D2" w:rsidRPr="0062074F">
        <w:t xml:space="preserve"> be indicated on the same screen as the chart display, and treated as display base.</w:t>
      </w:r>
      <w:r w:rsidR="0042425D" w:rsidRPr="0062074F">
        <w:t xml:space="preserve"> </w:t>
      </w:r>
      <w:r w:rsidR="002A10D2" w:rsidRPr="0062074F">
        <w:t>Use colour SCLBR.</w:t>
      </w:r>
    </w:p>
    <w:p w14:paraId="6CC5F540" w14:textId="404849AD" w:rsidR="002A10D2" w:rsidRPr="0062074F" w:rsidRDefault="002A10D2" w:rsidP="00916A2A">
      <w:pPr>
        <w:spacing w:after="120" w:line="240" w:lineRule="auto"/>
        <w:jc w:val="both"/>
      </w:pPr>
      <w:r w:rsidRPr="0062074F">
        <w:t xml:space="preserve">This overscale indication </w:t>
      </w:r>
      <w:del w:id="1005" w:author="Birklhuber Bernd" w:date="2026-08-07T09:57:00Z">
        <w:r w:rsidRPr="0062074F" w:rsidDel="000C3F4B">
          <w:delText xml:space="preserve">is required by IMO </w:delText>
        </w:r>
        <w:r w:rsidR="00EA2EBA" w:rsidRPr="0062074F" w:rsidDel="000C3F4B">
          <w:delText>Performance Standards</w:delText>
        </w:r>
        <w:r w:rsidRPr="0062074F" w:rsidDel="000C3F4B">
          <w:delText xml:space="preserve"> </w:delText>
        </w:r>
        <w:r w:rsidR="00EA2EBA" w:rsidRPr="0062074F" w:rsidDel="000C3F4B">
          <w:delText>(</w:delText>
        </w:r>
        <w:r w:rsidR="0056040E" w:rsidRPr="0062074F" w:rsidDel="000C3F4B">
          <w:delText>MSC.530(106)/Rev.1</w:delText>
        </w:r>
        <w:r w:rsidRPr="0062074F" w:rsidDel="000C3F4B">
          <w:delText xml:space="preserve"> </w:delText>
        </w:r>
        <w:r w:rsidR="007244D0" w:rsidDel="000C3F4B">
          <w:delText xml:space="preserve">clause 6.1.1) </w:delText>
        </w:r>
        <w:r w:rsidR="00F20069" w:rsidRPr="0062074F" w:rsidDel="000C3F4B">
          <w:delText xml:space="preserve">and </w:delText>
        </w:r>
      </w:del>
      <w:r w:rsidR="00F20069" w:rsidRPr="0062074F">
        <w:t>must be shown whenev</w:t>
      </w:r>
      <w:r w:rsidRPr="0062074F">
        <w:t xml:space="preserve">er the </w:t>
      </w:r>
      <w:r w:rsidR="0089027E" w:rsidRPr="0062074F">
        <w:t>over</w:t>
      </w:r>
      <w:r w:rsidRPr="0062074F">
        <w:t>scale</w:t>
      </w:r>
      <w:r w:rsidR="00BB7133" w:rsidRPr="0062074F">
        <w:t xml:space="preserve"> </w:t>
      </w:r>
      <w:r w:rsidR="00896649" w:rsidRPr="0062074F">
        <w:t xml:space="preserve">factor </w:t>
      </w:r>
      <w:r w:rsidR="00BB7133" w:rsidRPr="0062074F">
        <w:t xml:space="preserve">at the </w:t>
      </w:r>
      <w:r w:rsidR="00B02B12" w:rsidRPr="0062074F">
        <w:t xml:space="preserve">vessel location </w:t>
      </w:r>
      <w:r w:rsidR="00A16052" w:rsidRPr="0062074F">
        <w:t>(</w:t>
      </w:r>
      <w:r w:rsidR="00B02B12" w:rsidRPr="0062074F">
        <w:t>when the vessel is on screen</w:t>
      </w:r>
      <w:r w:rsidR="00A16052" w:rsidRPr="0062074F">
        <w:t>)</w:t>
      </w:r>
      <w:r w:rsidR="00F20069" w:rsidRPr="0062074F">
        <w:t xml:space="preserve">, or at the centre of the screen </w:t>
      </w:r>
      <w:r w:rsidR="00A16052" w:rsidRPr="0062074F">
        <w:t>(</w:t>
      </w:r>
      <w:r w:rsidR="00F20069" w:rsidRPr="0062074F">
        <w:t>when the vessel is not on screen</w:t>
      </w:r>
      <w:r w:rsidR="00A16052" w:rsidRPr="0062074F">
        <w:t>)</w:t>
      </w:r>
      <w:r w:rsidR="00B02B12" w:rsidRPr="0062074F">
        <w:t>,</w:t>
      </w:r>
      <w:r w:rsidRPr="0062074F">
        <w:t xml:space="preserve"> exceeds </w:t>
      </w:r>
      <w:r w:rsidR="00EE016D" w:rsidRPr="0062074F">
        <w:t>1</w:t>
      </w:r>
      <w:r w:rsidR="005E5376" w:rsidRPr="0062074F">
        <w:t>.</w:t>
      </w:r>
    </w:p>
    <w:p w14:paraId="7392DE27" w14:textId="10450F2D" w:rsidR="002A10D2" w:rsidRPr="0062074F" w:rsidRDefault="004A6E2D" w:rsidP="00C8687E">
      <w:pPr>
        <w:pStyle w:val="berschrift3"/>
      </w:pPr>
      <w:bookmarkStart w:id="1006" w:name="_Toc226035037"/>
      <w:r w:rsidRPr="0062074F">
        <w:t xml:space="preserve">Chart </w:t>
      </w:r>
      <w:r w:rsidR="002A10D2" w:rsidRPr="0062074F">
        <w:t>Scale boundary</w:t>
      </w:r>
      <w:bookmarkEnd w:id="1006"/>
    </w:p>
    <w:p w14:paraId="7BD61842" w14:textId="3D216178" w:rsidR="002E5DBC" w:rsidRPr="001C1CAB" w:rsidRDefault="002E5DBC" w:rsidP="00632E3E">
      <w:pPr>
        <w:spacing w:after="120" w:line="240" w:lineRule="auto"/>
        <w:jc w:val="both"/>
        <w:rPr>
          <w:sz w:val="22"/>
          <w:szCs w:val="22"/>
        </w:rPr>
      </w:pPr>
      <w:r w:rsidRPr="001C1CAB">
        <w:t xml:space="preserve">Where the </w:t>
      </w:r>
      <w:ins w:id="1007" w:author="Birklhuber Bernd" w:date="2026-08-07T09:57:00Z">
        <w:r w:rsidR="000C3F4B">
          <w:t xml:space="preserve">Inland </w:t>
        </w:r>
      </w:ins>
      <w:r w:rsidRPr="001C1CAB">
        <w:t xml:space="preserve">ECDIS </w:t>
      </w:r>
      <w:ins w:id="1008" w:author="Birklhuber Bernd" w:date="2026-08-07T09:57:00Z">
        <w:r w:rsidR="000C3F4B">
          <w:t xml:space="preserve">or </w:t>
        </w:r>
      </w:ins>
      <w:ins w:id="1009" w:author="Birklhuber Bernd" w:date="2026-08-21T11:44:00Z">
        <w:r w:rsidR="00B56100">
          <w:t xml:space="preserve">Inland </w:t>
        </w:r>
      </w:ins>
      <w:ins w:id="1010" w:author="Birklhuber Bernd" w:date="2026-08-07T09:57:00Z">
        <w:r w:rsidR="000C3F4B">
          <w:t xml:space="preserve">ECS </w:t>
        </w:r>
      </w:ins>
      <w:r w:rsidRPr="001C1CAB">
        <w:t xml:space="preserve">simultaneously presents </w:t>
      </w:r>
      <w:r w:rsidR="00E95FE3" w:rsidRPr="001C1CAB">
        <w:rPr>
          <w:b/>
          <w:bCs/>
        </w:rPr>
        <w:t>Data Coverage</w:t>
      </w:r>
      <w:r w:rsidR="00E95FE3" w:rsidRPr="0062074F">
        <w:t xml:space="preserve"> features</w:t>
      </w:r>
      <w:r w:rsidRPr="001C1CAB">
        <w:t xml:space="preserve"> with different </w:t>
      </w:r>
      <w:r w:rsidR="003D72A2">
        <w:rPr>
          <w:i/>
          <w:iCs/>
        </w:rPr>
        <w:t>O</w:t>
      </w:r>
      <w:r w:rsidRPr="00520800">
        <w:rPr>
          <w:i/>
          <w:iCs/>
        </w:rPr>
        <w:t>ptimum</w:t>
      </w:r>
      <w:r w:rsidR="003D72A2">
        <w:rPr>
          <w:i/>
          <w:iCs/>
        </w:rPr>
        <w:t xml:space="preserve"> </w:t>
      </w:r>
      <w:r w:rsidRPr="00520800">
        <w:rPr>
          <w:i/>
          <w:iCs/>
        </w:rPr>
        <w:t>Display</w:t>
      </w:r>
      <w:r w:rsidR="003D72A2">
        <w:rPr>
          <w:i/>
          <w:iCs/>
        </w:rPr>
        <w:t xml:space="preserve"> </w:t>
      </w:r>
      <w:r w:rsidRPr="00520800">
        <w:rPr>
          <w:i/>
          <w:iCs/>
        </w:rPr>
        <w:t>Scales</w:t>
      </w:r>
      <w:r w:rsidRPr="001C1CAB">
        <w:rPr>
          <w:b/>
          <w:bCs/>
          <w:i/>
          <w:iCs/>
        </w:rPr>
        <w:t>,</w:t>
      </w:r>
      <w:r w:rsidRPr="001C1CAB">
        <w:t xml:space="preserve"> the “chart scale boundary” must be shown between regions where there are differences in </w:t>
      </w:r>
      <w:proofErr w:type="spellStart"/>
      <w:r w:rsidRPr="003D72A2">
        <w:rPr>
          <w:i/>
          <w:iCs/>
        </w:rPr>
        <w:t>optimumDisplayScale</w:t>
      </w:r>
      <w:proofErr w:type="spellEnd"/>
      <w:r w:rsidRPr="001C1CAB">
        <w:t xml:space="preserve"> of more than three steps. The steps are the defined scale bands in</w:t>
      </w:r>
      <w:r w:rsidRPr="0062074F">
        <w:t xml:space="preserve"> Appendix </w:t>
      </w:r>
      <w:r w:rsidRPr="0062074F">
        <w:fldChar w:fldCharType="begin"/>
      </w:r>
      <w:r w:rsidRPr="0062074F">
        <w:instrText xml:space="preserve"> REF _Ref205451828 \r \h </w:instrText>
      </w:r>
      <w:r w:rsidR="0062074F">
        <w:instrText xml:space="preserve"> \* MERGEFORMAT </w:instrText>
      </w:r>
      <w:r w:rsidRPr="0062074F">
        <w:fldChar w:fldCharType="separate"/>
      </w:r>
      <w:r w:rsidRPr="0062074F">
        <w:t>E-1.2</w:t>
      </w:r>
      <w:r w:rsidRPr="0062074F">
        <w:fldChar w:fldCharType="end"/>
      </w:r>
      <w:r w:rsidRPr="0062074F">
        <w:t>.</w:t>
      </w:r>
    </w:p>
    <w:p w14:paraId="06FF94FE" w14:textId="1786CD01" w:rsidR="002A10D2" w:rsidRPr="0062074F" w:rsidRDefault="002A10D2" w:rsidP="00632E3E">
      <w:pPr>
        <w:spacing w:after="120" w:line="240" w:lineRule="auto"/>
        <w:jc w:val="both"/>
      </w:pPr>
      <w:r w:rsidRPr="0062074F">
        <w:t xml:space="preserve">The "chart scale boundaries", where the </w:t>
      </w:r>
      <w:proofErr w:type="spellStart"/>
      <w:r w:rsidR="009A279C" w:rsidRPr="00520800">
        <w:rPr>
          <w:i/>
          <w:iCs/>
        </w:rPr>
        <w:t>optimumDisplayScale</w:t>
      </w:r>
      <w:proofErr w:type="spellEnd"/>
      <w:r w:rsidR="009A279C" w:rsidRPr="0062074F">
        <w:t xml:space="preserve"> </w:t>
      </w:r>
      <w:r w:rsidRPr="0062074F">
        <w:t>of the data changes</w:t>
      </w:r>
      <w:r w:rsidR="008A49CB" w:rsidRPr="0062074F">
        <w:t xml:space="preserve"> by more than three steps</w:t>
      </w:r>
      <w:r w:rsidRPr="0062074F">
        <w:t xml:space="preserve">, must be symbolised on the </w:t>
      </w:r>
      <w:ins w:id="1011" w:author="Birklhuber Bernd" w:date="2026-08-07T09:57:00Z">
        <w:r w:rsidR="000C3F4B">
          <w:t>Inl</w:t>
        </w:r>
      </w:ins>
      <w:ins w:id="1012" w:author="Birklhuber Bernd" w:date="2026-08-07T09:58:00Z">
        <w:r w:rsidR="000C3F4B">
          <w:t xml:space="preserve">and </w:t>
        </w:r>
      </w:ins>
      <w:r w:rsidRPr="0062074F">
        <w:t xml:space="preserve">ECDIS </w:t>
      </w:r>
      <w:ins w:id="1013" w:author="Birklhuber Bernd" w:date="2026-08-07T09:58:00Z">
        <w:r w:rsidR="000C3F4B">
          <w:t xml:space="preserve">and </w:t>
        </w:r>
      </w:ins>
      <w:ins w:id="1014" w:author="Birklhuber Bernd" w:date="2026-08-21T11:44:00Z">
        <w:r w:rsidR="00B56100">
          <w:t xml:space="preserve">Inland </w:t>
        </w:r>
      </w:ins>
      <w:ins w:id="1015" w:author="Birklhuber Bernd" w:date="2026-08-07T09:58:00Z">
        <w:r w:rsidR="000C3F4B">
          <w:t xml:space="preserve">ECS </w:t>
        </w:r>
      </w:ins>
      <w:r w:rsidRPr="0062074F">
        <w:t xml:space="preserve">display by a </w:t>
      </w:r>
      <w:r w:rsidR="00D15688" w:rsidRPr="0062074F">
        <w:t xml:space="preserve">solid </w:t>
      </w:r>
      <w:r w:rsidR="008A09EF" w:rsidRPr="0062074F">
        <w:t>0.32mm wide line using colour token CHGRD</w:t>
      </w:r>
      <w:r w:rsidRPr="0062074F">
        <w:t>.</w:t>
      </w:r>
      <w:r w:rsidR="0042425D" w:rsidRPr="0062074F">
        <w:t xml:space="preserve"> </w:t>
      </w:r>
      <w:r w:rsidRPr="0062074F">
        <w:t>Alternatively</w:t>
      </w:r>
      <w:r w:rsidR="00A419BF" w:rsidRPr="0062074F">
        <w:t>,</w:t>
      </w:r>
      <w:r w:rsidRPr="0062074F">
        <w:t xml:space="preserve"> </w:t>
      </w:r>
      <w:proofErr w:type="spellStart"/>
      <w:r w:rsidRPr="0062074F">
        <w:t>linestyle</w:t>
      </w:r>
      <w:proofErr w:type="spellEnd"/>
      <w:r w:rsidRPr="0062074F">
        <w:t xml:space="preserve"> </w:t>
      </w:r>
      <w:r w:rsidR="008A09EF" w:rsidRPr="0062074F">
        <w:t>SCLBDY51</w:t>
      </w:r>
      <w:r w:rsidRPr="0062074F">
        <w:t xml:space="preserve"> may be used.</w:t>
      </w:r>
      <w:r w:rsidR="0042425D" w:rsidRPr="0062074F">
        <w:t xml:space="preserve"> </w:t>
      </w:r>
      <w:r w:rsidRPr="0062074F">
        <w:t>The display priority i</w:t>
      </w:r>
      <w:r w:rsidRPr="0062074F">
        <w:rPr>
          <w:color w:val="000000" w:themeColor="text1"/>
        </w:rPr>
        <w:t xml:space="preserve">s </w:t>
      </w:r>
      <w:r w:rsidR="007C3376" w:rsidRPr="0062074F">
        <w:rPr>
          <w:color w:val="000000" w:themeColor="text1"/>
        </w:rPr>
        <w:t>9</w:t>
      </w:r>
      <w:r w:rsidRPr="0062074F">
        <w:rPr>
          <w:color w:val="000000" w:themeColor="text1"/>
        </w:rPr>
        <w:t>;</w:t>
      </w:r>
      <w:r w:rsidRPr="0062074F">
        <w:t xml:space="preserve"> over-radar; standard display; viewing group 21030.</w:t>
      </w:r>
    </w:p>
    <w:p w14:paraId="16037C70" w14:textId="7FEE99F6" w:rsidR="002A10D2" w:rsidRPr="0062074F" w:rsidRDefault="002A10D2" w:rsidP="00632E3E">
      <w:pPr>
        <w:spacing w:after="120" w:line="240" w:lineRule="auto"/>
        <w:jc w:val="both"/>
      </w:pPr>
      <w:r w:rsidRPr="0062074F">
        <w:t xml:space="preserve">When scale boundaries of smaller scale </w:t>
      </w:r>
      <w:r w:rsidRPr="0062074F">
        <w:rPr>
          <w:b/>
          <w:bCs/>
        </w:rPr>
        <w:t>Data</w:t>
      </w:r>
      <w:r w:rsidR="00632E3E" w:rsidRPr="0062074F">
        <w:rPr>
          <w:b/>
          <w:bCs/>
        </w:rPr>
        <w:t xml:space="preserve"> </w:t>
      </w:r>
      <w:r w:rsidRPr="0062074F">
        <w:rPr>
          <w:b/>
          <w:bCs/>
        </w:rPr>
        <w:t>Coverage</w:t>
      </w:r>
      <w:r w:rsidRPr="0062074F">
        <w:t xml:space="preserve"> areas overlap larger scale </w:t>
      </w:r>
      <w:r w:rsidRPr="0062074F">
        <w:rPr>
          <w:b/>
          <w:bCs/>
        </w:rPr>
        <w:t>Data</w:t>
      </w:r>
      <w:r w:rsidR="00632E3E" w:rsidRPr="0062074F">
        <w:rPr>
          <w:b/>
          <w:bCs/>
        </w:rPr>
        <w:t xml:space="preserve"> </w:t>
      </w:r>
      <w:r w:rsidRPr="0062074F">
        <w:rPr>
          <w:b/>
          <w:bCs/>
        </w:rPr>
        <w:t>Coverage</w:t>
      </w:r>
      <w:r w:rsidRPr="0062074F">
        <w:t xml:space="preserve"> areas, that portion of the scale boundary which intersects the larger scale </w:t>
      </w:r>
      <w:r w:rsidRPr="0062074F">
        <w:rPr>
          <w:b/>
          <w:bCs/>
        </w:rPr>
        <w:t>Data</w:t>
      </w:r>
      <w:r w:rsidR="00632E3E" w:rsidRPr="0062074F">
        <w:rPr>
          <w:b/>
          <w:bCs/>
        </w:rPr>
        <w:t xml:space="preserve"> </w:t>
      </w:r>
      <w:r w:rsidRPr="0062074F">
        <w:rPr>
          <w:b/>
          <w:bCs/>
        </w:rPr>
        <w:t>Coverage</w:t>
      </w:r>
      <w:r w:rsidRPr="0062074F">
        <w:t xml:space="preserve"> area should not be visible</w:t>
      </w:r>
      <w:r w:rsidR="00582D25" w:rsidRPr="0062074F">
        <w:t>.</w:t>
      </w:r>
    </w:p>
    <w:p w14:paraId="1EC995F4" w14:textId="2D3DC44E" w:rsidR="002A10D2" w:rsidRPr="0062074F" w:rsidRDefault="004857B7" w:rsidP="00C8687E">
      <w:pPr>
        <w:pStyle w:val="berschrift3"/>
      </w:pPr>
      <w:bookmarkStart w:id="1016" w:name="_Ref223809525"/>
      <w:bookmarkStart w:id="1017" w:name="_Toc226035038"/>
      <w:r w:rsidRPr="0062074F">
        <w:t>Overscale Pattern</w:t>
      </w:r>
      <w:bookmarkEnd w:id="1016"/>
      <w:bookmarkEnd w:id="1017"/>
    </w:p>
    <w:p w14:paraId="778993BB" w14:textId="4DCEBDAE" w:rsidR="002A10D2" w:rsidRPr="0062074F" w:rsidRDefault="000C3F4B" w:rsidP="00632E3E">
      <w:pPr>
        <w:spacing w:after="120" w:line="240" w:lineRule="auto"/>
        <w:jc w:val="both"/>
      </w:pPr>
      <w:commentRangeStart w:id="1018"/>
      <w:ins w:id="1019" w:author="Birklhuber Bernd" w:date="2026-08-07T09:58:00Z">
        <w:r>
          <w:t xml:space="preserve">Inland </w:t>
        </w:r>
      </w:ins>
      <w:r w:rsidR="002A10D2" w:rsidRPr="0062074F">
        <w:t xml:space="preserve">ECDIS </w:t>
      </w:r>
      <w:ins w:id="1020" w:author="Birklhuber Bernd" w:date="2026-08-07T09:58:00Z">
        <w:r>
          <w:t xml:space="preserve">and </w:t>
        </w:r>
      </w:ins>
      <w:ins w:id="1021" w:author="Birklhuber Bernd" w:date="2026-08-21T11:44:00Z">
        <w:r w:rsidR="00B56100">
          <w:t xml:space="preserve">Inland </w:t>
        </w:r>
      </w:ins>
      <w:ins w:id="1022" w:author="Birklhuber Bernd" w:date="2026-08-07T09:58:00Z">
        <w:r>
          <w:t xml:space="preserve">ECS </w:t>
        </w:r>
      </w:ins>
      <w:r w:rsidR="002A10D2" w:rsidRPr="0062074F">
        <w:t xml:space="preserve">displays all chart data at the same </w:t>
      </w:r>
      <w:r w:rsidR="00CF374E" w:rsidRPr="0062074F">
        <w:t>(</w:t>
      </w:r>
      <w:del w:id="1023" w:author="Birklhuber Bernd" w:date="2026-08-21T11:44:00Z">
        <w:r w:rsidR="00CF374E" w:rsidRPr="0062074F" w:rsidDel="00B56100">
          <w:delText xml:space="preserve">mariner </w:delText>
        </w:r>
      </w:del>
      <w:ins w:id="1024" w:author="Birklhuber Bernd" w:date="2026-08-21T11:44:00Z">
        <w:r w:rsidR="00B56100">
          <w:t>boatmaster</w:t>
        </w:r>
        <w:r w:rsidR="00B56100" w:rsidRPr="0062074F">
          <w:t xml:space="preserve"> </w:t>
        </w:r>
      </w:ins>
      <w:r w:rsidR="00CF374E" w:rsidRPr="0062074F">
        <w:t xml:space="preserve">selected) viewing </w:t>
      </w:r>
      <w:r w:rsidR="002A10D2" w:rsidRPr="0062074F">
        <w:t>scale. In order to avoid leaving part</w:t>
      </w:r>
      <w:r w:rsidR="00F20069" w:rsidRPr="0062074F">
        <w:t>s</w:t>
      </w:r>
      <w:r w:rsidR="002A10D2" w:rsidRPr="0062074F">
        <w:t xml:space="preserve"> of the display blank, the display </w:t>
      </w:r>
      <w:r w:rsidR="00F20069" w:rsidRPr="0062074F">
        <w:t>may</w:t>
      </w:r>
      <w:r w:rsidR="00513917" w:rsidRPr="0062074F">
        <w:t xml:space="preserve"> </w:t>
      </w:r>
      <w:r w:rsidR="002A10D2" w:rsidRPr="0062074F">
        <w:t>be rendered using data from multiple datasets</w:t>
      </w:r>
      <w:r w:rsidR="0017170A" w:rsidRPr="0062074F">
        <w:t xml:space="preserve"> using the algorithm defined </w:t>
      </w:r>
      <w:r w:rsidR="00E567B0" w:rsidRPr="0062074F">
        <w:rPr>
          <w:bCs/>
          <w:iCs/>
        </w:rPr>
        <w:t xml:space="preserve">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E567B0" w:rsidRPr="0062074F">
        <w:rPr>
          <w:bCs/>
          <w:iCs/>
          <w:sz w:val="22"/>
          <w:szCs w:val="22"/>
        </w:rPr>
        <w:t xml:space="preserve">. </w:t>
      </w:r>
      <w:r w:rsidR="00E567B0" w:rsidRPr="0062074F">
        <w:t>T</w:t>
      </w:r>
      <w:r w:rsidR="002A10D2" w:rsidRPr="0062074F">
        <w:t xml:space="preserve">hese datasets may contain </w:t>
      </w:r>
      <w:r w:rsidR="002A10D2" w:rsidRPr="0062074F">
        <w:rPr>
          <w:b/>
        </w:rPr>
        <w:t>Data</w:t>
      </w:r>
      <w:r w:rsidR="00735361" w:rsidRPr="0062074F">
        <w:rPr>
          <w:b/>
        </w:rPr>
        <w:t xml:space="preserve"> </w:t>
      </w:r>
      <w:r w:rsidR="002A10D2" w:rsidRPr="0062074F">
        <w:rPr>
          <w:b/>
        </w:rPr>
        <w:t>Coverage</w:t>
      </w:r>
      <w:r w:rsidR="00735361" w:rsidRPr="0062074F">
        <w:t xml:space="preserve"> area</w:t>
      </w:r>
      <w:r w:rsidR="002A10D2" w:rsidRPr="0062074F">
        <w:t xml:space="preserve">s with </w:t>
      </w:r>
      <w:r w:rsidR="00513917" w:rsidRPr="0062074F">
        <w:t xml:space="preserve">different </w:t>
      </w:r>
      <w:proofErr w:type="spellStart"/>
      <w:r w:rsidR="009A279C" w:rsidRPr="00520800">
        <w:rPr>
          <w:i/>
          <w:iCs/>
        </w:rPr>
        <w:t>optimumDisplayScale</w:t>
      </w:r>
      <w:proofErr w:type="spellEnd"/>
      <w:r w:rsidR="002A10D2" w:rsidRPr="0062074F">
        <w:t>.</w:t>
      </w:r>
    </w:p>
    <w:p w14:paraId="08042A4C" w14:textId="1CC503AB" w:rsidR="00587BD5" w:rsidRPr="0062074F" w:rsidRDefault="002A10D2" w:rsidP="00632E3E">
      <w:pPr>
        <w:spacing w:after="120" w:line="240" w:lineRule="auto"/>
        <w:jc w:val="both"/>
      </w:pPr>
      <w:r w:rsidRPr="0062074F">
        <w:t xml:space="preserve">The </w:t>
      </w:r>
      <w:r w:rsidR="00546445" w:rsidRPr="0062074F">
        <w:t xml:space="preserve">area fill </w:t>
      </w:r>
      <w:r w:rsidRPr="0062074F">
        <w:t xml:space="preserve">OVERSC01 must be used to indicate </w:t>
      </w:r>
      <w:r w:rsidRPr="0062074F">
        <w:rPr>
          <w:b/>
        </w:rPr>
        <w:t>Data</w:t>
      </w:r>
      <w:r w:rsidR="00735361" w:rsidRPr="0062074F">
        <w:rPr>
          <w:b/>
        </w:rPr>
        <w:t xml:space="preserve"> </w:t>
      </w:r>
      <w:r w:rsidRPr="0062074F">
        <w:rPr>
          <w:b/>
        </w:rPr>
        <w:t>Coverage</w:t>
      </w:r>
      <w:r w:rsidRPr="0062074F">
        <w:t xml:space="preserve"> areas displayed larger than the </w:t>
      </w:r>
      <w:proofErr w:type="spellStart"/>
      <w:r w:rsidR="0017170A" w:rsidRPr="00520800">
        <w:rPr>
          <w:i/>
          <w:iCs/>
        </w:rPr>
        <w:t>m</w:t>
      </w:r>
      <w:r w:rsidR="004857B7" w:rsidRPr="00520800">
        <w:rPr>
          <w:i/>
          <w:iCs/>
        </w:rPr>
        <w:t>aximumDisplayScale</w:t>
      </w:r>
      <w:proofErr w:type="spellEnd"/>
      <w:r w:rsidR="004857B7" w:rsidRPr="0062074F">
        <w:t>,</w:t>
      </w:r>
      <w:r w:rsidRPr="0062074F">
        <w:t xml:space="preserve"> </w:t>
      </w:r>
      <w:r w:rsidR="004857B7" w:rsidRPr="0062074F">
        <w:t xml:space="preserve">when </w:t>
      </w:r>
      <w:r w:rsidRPr="0062074F">
        <w:t xml:space="preserve">the area </w:t>
      </w:r>
      <w:r w:rsidR="00587BD5" w:rsidRPr="0062074F">
        <w:t xml:space="preserve">has been </w:t>
      </w:r>
      <w:r w:rsidR="004857B7" w:rsidRPr="0062074F">
        <w:t xml:space="preserve">selected for </w:t>
      </w:r>
      <w:r w:rsidRPr="0062074F">
        <w:t xml:space="preserve">display by the </w:t>
      </w:r>
      <w:ins w:id="1025" w:author="Birklhuber Bernd" w:date="2026-08-07T09:58:00Z">
        <w:r w:rsidR="000C3F4B">
          <w:t xml:space="preserve">Inland </w:t>
        </w:r>
      </w:ins>
      <w:r w:rsidRPr="0062074F">
        <w:t xml:space="preserve">ECDIS </w:t>
      </w:r>
      <w:ins w:id="1026" w:author="Birklhuber Bernd" w:date="2026-08-07T09:58:00Z">
        <w:r w:rsidR="000C3F4B">
          <w:t xml:space="preserve">or </w:t>
        </w:r>
      </w:ins>
      <w:ins w:id="1027" w:author="Birklhuber Bernd" w:date="2026-08-21T11:44:00Z">
        <w:r w:rsidR="00B56100">
          <w:t xml:space="preserve">Inland </w:t>
        </w:r>
      </w:ins>
      <w:ins w:id="1028" w:author="Birklhuber Bernd" w:date="2026-08-07T09:58:00Z">
        <w:r w:rsidR="000C3F4B">
          <w:t xml:space="preserve">ECS </w:t>
        </w:r>
      </w:ins>
      <w:r w:rsidRPr="0062074F">
        <w:t>in order to avoid leaving that portion of the display blank</w:t>
      </w:r>
      <w:r w:rsidR="00587BD5" w:rsidRPr="0062074F">
        <w:t>.</w:t>
      </w:r>
      <w:r w:rsidR="0017170A" w:rsidRPr="0062074F">
        <w:t xml:space="preserve"> These </w:t>
      </w:r>
      <w:r w:rsidR="00587BD5" w:rsidRPr="0062074F">
        <w:t xml:space="preserve">Data Coverage areas </w:t>
      </w:r>
      <w:r w:rsidR="0017170A" w:rsidRPr="0062074F">
        <w:t xml:space="preserve">are those </w:t>
      </w:r>
      <w:r w:rsidR="00587BD5" w:rsidRPr="0062074F">
        <w:t xml:space="preserve">selected after </w:t>
      </w:r>
      <w:r w:rsidR="007244D0">
        <w:t>Row</w:t>
      </w:r>
      <w:r w:rsidR="00587BD5" w:rsidRPr="0062074F">
        <w:t xml:space="preserve"> 3.b</w:t>
      </w:r>
      <w:r w:rsidR="007244D0">
        <w:t xml:space="preserve">, </w:t>
      </w:r>
      <w:r w:rsidR="00C72695" w:rsidRPr="0062074F">
        <w:t xml:space="preserve">is reached </w:t>
      </w:r>
      <w:r w:rsidR="00587BD5" w:rsidRPr="0062074F">
        <w:t xml:space="preserve">in the </w:t>
      </w:r>
      <w:proofErr w:type="spellStart"/>
      <w:r w:rsidR="00587BD5" w:rsidRPr="0062074F">
        <w:t>SelectDataCoverages</w:t>
      </w:r>
      <w:proofErr w:type="spellEnd"/>
      <w:r w:rsidR="00587BD5" w:rsidRPr="0062074F">
        <w:t xml:space="preserve"> function</w:t>
      </w:r>
      <w:r w:rsidR="00E567B0" w:rsidRPr="0062074F">
        <w:rPr>
          <w:bCs/>
          <w:iCs/>
        </w:rPr>
        <w:t xml:space="preserve"> in</w:t>
      </w:r>
      <w:r w:rsidR="007244D0">
        <w:rPr>
          <w:bCs/>
          <w:iCs/>
        </w:rPr>
        <w:t xml:space="preserve"> claus</w:t>
      </w:r>
      <w:r w:rsidR="007244D0" w:rsidRPr="00520800">
        <w:rPr>
          <w:bCs/>
          <w:iCs/>
          <w:sz w:val="18"/>
          <w:szCs w:val="18"/>
        </w:rPr>
        <w:t>e</w:t>
      </w:r>
      <w:r w:rsidR="004211FA" w:rsidRPr="00520800">
        <w:rPr>
          <w:bCs/>
          <w:iCs/>
          <w:sz w:val="18"/>
          <w:szCs w:val="18"/>
        </w:rPr>
        <w:t xml:space="preserve"> </w:t>
      </w:r>
      <w:r w:rsidR="004211FA" w:rsidRPr="00520800">
        <w:rPr>
          <w:bCs/>
          <w:iCs/>
          <w:sz w:val="18"/>
          <w:szCs w:val="18"/>
        </w:rPr>
        <w:fldChar w:fldCharType="begin"/>
      </w:r>
      <w:r w:rsidR="004211FA" w:rsidRPr="00520800">
        <w:rPr>
          <w:bCs/>
          <w:iCs/>
          <w:sz w:val="18"/>
          <w:szCs w:val="18"/>
        </w:rPr>
        <w:instrText xml:space="preserve"> REF _Ref223799748 \r \h </w:instrText>
      </w:r>
      <w:r w:rsidR="006A79F7" w:rsidRPr="006A79F7">
        <w:rPr>
          <w:bCs/>
          <w:iCs/>
          <w:sz w:val="18"/>
          <w:szCs w:val="18"/>
        </w:rPr>
        <w:instrText xml:space="preserve"> \* MERGEFORMAT </w:instrText>
      </w:r>
      <w:r w:rsidR="004211FA" w:rsidRPr="00520800">
        <w:rPr>
          <w:bCs/>
          <w:iCs/>
          <w:sz w:val="18"/>
          <w:szCs w:val="18"/>
        </w:rPr>
      </w:r>
      <w:r w:rsidR="004211FA" w:rsidRPr="00520800">
        <w:rPr>
          <w:bCs/>
          <w:iCs/>
          <w:sz w:val="18"/>
          <w:szCs w:val="18"/>
        </w:rPr>
        <w:fldChar w:fldCharType="separate"/>
      </w:r>
      <w:r w:rsidR="004211FA" w:rsidRPr="00520800">
        <w:rPr>
          <w:bCs/>
          <w:iCs/>
          <w:sz w:val="18"/>
          <w:szCs w:val="18"/>
        </w:rPr>
        <w:t>E-1.3</w:t>
      </w:r>
      <w:r w:rsidR="004211FA" w:rsidRPr="00520800">
        <w:rPr>
          <w:bCs/>
          <w:iCs/>
          <w:sz w:val="18"/>
          <w:szCs w:val="18"/>
        </w:rPr>
        <w:fldChar w:fldCharType="end"/>
      </w:r>
      <w:r w:rsidR="004211FA" w:rsidRPr="00520800">
        <w:rPr>
          <w:bCs/>
          <w:iCs/>
          <w:sz w:val="18"/>
          <w:szCs w:val="18"/>
        </w:rPr>
        <w:t xml:space="preserve"> of </w:t>
      </w:r>
      <w:r w:rsidR="004211FA" w:rsidRPr="00520800">
        <w:rPr>
          <w:sz w:val="18"/>
          <w:szCs w:val="18"/>
        </w:rPr>
        <w:fldChar w:fldCharType="begin"/>
      </w:r>
      <w:r w:rsidR="004211FA" w:rsidRPr="00520800">
        <w:rPr>
          <w:sz w:val="18"/>
          <w:szCs w:val="18"/>
        </w:rPr>
        <w:instrText xml:space="preserve"> REF _Ref223799592 \h </w:instrText>
      </w:r>
      <w:r w:rsidR="006A79F7" w:rsidRPr="006A79F7">
        <w:rPr>
          <w:sz w:val="18"/>
          <w:szCs w:val="18"/>
        </w:rPr>
        <w:instrText xml:space="preserve"> \* MERGEFORMAT </w:instrText>
      </w:r>
      <w:r w:rsidR="004211FA" w:rsidRPr="00520800">
        <w:rPr>
          <w:sz w:val="18"/>
          <w:szCs w:val="18"/>
        </w:rPr>
      </w:r>
      <w:r w:rsidR="004211FA" w:rsidRPr="00520800">
        <w:rPr>
          <w:sz w:val="18"/>
          <w:szCs w:val="18"/>
        </w:rPr>
        <w:fldChar w:fldCharType="separate"/>
      </w:r>
      <w:r w:rsidR="004211FA" w:rsidRPr="00520800">
        <w:rPr>
          <w:szCs w:val="16"/>
        </w:rPr>
        <w:t>Appendix E – Dataset Loading and Display (Rendering) Algorithms</w:t>
      </w:r>
      <w:r w:rsidR="004211FA" w:rsidRPr="00520800">
        <w:rPr>
          <w:sz w:val="18"/>
          <w:szCs w:val="18"/>
        </w:rPr>
        <w:fldChar w:fldCharType="end"/>
      </w:r>
    </w:p>
    <w:p w14:paraId="1DF9F2C0" w14:textId="54F3B690" w:rsidR="002A10D2" w:rsidRPr="0062074F" w:rsidRDefault="0017170A" w:rsidP="00632E3E">
      <w:pPr>
        <w:spacing w:after="120" w:line="240" w:lineRule="auto"/>
        <w:jc w:val="both"/>
      </w:pPr>
      <w:r w:rsidRPr="0062074F">
        <w:t xml:space="preserve">For example, </w:t>
      </w:r>
      <w:r w:rsidR="009C0BE1" w:rsidRPr="0062074F">
        <w:t>a</w:t>
      </w:r>
      <w:r w:rsidRPr="0062074F">
        <w:t xml:space="preserve">n </w:t>
      </w:r>
      <w:r w:rsidR="002A10D2" w:rsidRPr="0062074F">
        <w:t xml:space="preserve">overscale situation arises when the ship approaches a scale boundary from a larger to a smaller scale </w:t>
      </w:r>
      <w:ins w:id="1029" w:author="Birklhuber Bernd" w:date="2026-08-07T09:59:00Z">
        <w:r w:rsidR="000C3F4B">
          <w:t>I</w:t>
        </w:r>
      </w:ins>
      <w:r w:rsidR="002A10D2" w:rsidRPr="0062074F">
        <w:t>ENC, typically when leaving harbour.</w:t>
      </w:r>
      <w:r w:rsidR="0042425D" w:rsidRPr="0062074F">
        <w:t xml:space="preserve"> </w:t>
      </w:r>
      <w:r w:rsidR="002A10D2" w:rsidRPr="0062074F">
        <w:t xml:space="preserve">In combining data from the large scale and the small scale </w:t>
      </w:r>
      <w:ins w:id="1030" w:author="Birklhuber Bernd" w:date="2026-08-07T09:59:00Z">
        <w:r w:rsidR="000C3F4B">
          <w:t>I</w:t>
        </w:r>
      </w:ins>
      <w:r w:rsidR="002A10D2" w:rsidRPr="0062074F">
        <w:t xml:space="preserve">ENCs to generate a display at the larger scale, the </w:t>
      </w:r>
      <w:ins w:id="1031" w:author="Birklhuber Bernd" w:date="2026-08-07T09:59:00Z">
        <w:r w:rsidR="000C3F4B">
          <w:t xml:space="preserve">Inland </w:t>
        </w:r>
      </w:ins>
      <w:r w:rsidR="002A10D2" w:rsidRPr="0062074F">
        <w:t xml:space="preserve">ECDIS </w:t>
      </w:r>
      <w:ins w:id="1032" w:author="Birklhuber Bernd" w:date="2026-08-21T11:45:00Z">
        <w:r w:rsidR="00B56100">
          <w:t>and Inland</w:t>
        </w:r>
      </w:ins>
      <w:ins w:id="1033" w:author="Birklhuber Bernd" w:date="2026-08-07T09:59:00Z">
        <w:r w:rsidR="000C3F4B">
          <w:t xml:space="preserve"> ECS </w:t>
        </w:r>
      </w:ins>
      <w:r w:rsidR="002A10D2" w:rsidRPr="0062074F">
        <w:t xml:space="preserve">will have "grossly enlarged" the </w:t>
      </w:r>
      <w:proofErr w:type="gramStart"/>
      <w:r w:rsidR="002A10D2" w:rsidRPr="0062074F">
        <w:t>small scale</w:t>
      </w:r>
      <w:proofErr w:type="gramEnd"/>
      <w:r w:rsidR="002A10D2" w:rsidRPr="0062074F">
        <w:t xml:space="preserve"> data.</w:t>
      </w:r>
    </w:p>
    <w:p w14:paraId="18E270A4" w14:textId="1D7F6F7F" w:rsidR="002A10D2" w:rsidRPr="0062074F" w:rsidRDefault="00725AA2" w:rsidP="00632E3E">
      <w:pPr>
        <w:spacing w:after="120" w:line="240" w:lineRule="auto"/>
        <w:jc w:val="both"/>
      </w:pPr>
      <w:r w:rsidRPr="0062074F">
        <w:t>T</w:t>
      </w:r>
      <w:r w:rsidR="002A10D2" w:rsidRPr="0062074F">
        <w:t xml:space="preserve">he "grossly overscale" part of the display </w:t>
      </w:r>
      <w:r w:rsidR="00214374" w:rsidRPr="0062074F">
        <w:t xml:space="preserve">must </w:t>
      </w:r>
      <w:r w:rsidR="002A10D2" w:rsidRPr="0062074F">
        <w:t xml:space="preserve">be identified with </w:t>
      </w:r>
      <w:r w:rsidR="00546445" w:rsidRPr="0062074F">
        <w:t xml:space="preserve">area fill </w:t>
      </w:r>
      <w:r w:rsidR="002A10D2" w:rsidRPr="0062074F">
        <w:t>OVERSC01, as illustrated</w:t>
      </w:r>
      <w:r w:rsidR="00735361" w:rsidRPr="0062074F">
        <w:t xml:space="preserve"> in Figure 1</w:t>
      </w:r>
      <w:r w:rsidR="002A10D2" w:rsidRPr="0062074F">
        <w:t>.</w:t>
      </w:r>
      <w:r w:rsidR="0042425D" w:rsidRPr="0062074F">
        <w:t xml:space="preserve"> </w:t>
      </w:r>
    </w:p>
    <w:p w14:paraId="52F4EE03" w14:textId="6C531867" w:rsidR="00100E31" w:rsidRPr="0062074F" w:rsidRDefault="002E5DBC" w:rsidP="00632E3E">
      <w:pPr>
        <w:spacing w:after="120" w:line="240" w:lineRule="auto"/>
        <w:jc w:val="both"/>
      </w:pPr>
      <w:r w:rsidRPr="0062074F">
        <w:t>Figure 1 shows a display</w:t>
      </w:r>
      <w:r w:rsidR="00100E31" w:rsidRPr="0062074F">
        <w:t xml:space="preserve"> (at MSVS = 1:12,500)</w:t>
      </w:r>
      <w:r w:rsidRPr="0062074F">
        <w:t xml:space="preserve"> with two </w:t>
      </w:r>
      <w:ins w:id="1034" w:author="Birklhuber Bernd" w:date="2026-08-07T09:59:00Z">
        <w:r w:rsidR="000C3F4B">
          <w:t>I</w:t>
        </w:r>
      </w:ins>
      <w:r w:rsidRPr="0062074F">
        <w:t>ENCs with the scale values</w:t>
      </w:r>
      <w:r w:rsidR="00100E31" w:rsidRPr="0062074F">
        <w:t xml:space="preserve"> contained in the table. </w:t>
      </w:r>
    </w:p>
    <w:p w14:paraId="12052A8C" w14:textId="3BACACAF" w:rsidR="002E5DBC" w:rsidRDefault="00100E31" w:rsidP="00632E3E">
      <w:pPr>
        <w:spacing w:after="120" w:line="240" w:lineRule="auto"/>
        <w:jc w:val="both"/>
      </w:pPr>
      <w:r w:rsidRPr="0062074F">
        <w:t xml:space="preserve">The diagram shows the </w:t>
      </w:r>
      <w:proofErr w:type="spellStart"/>
      <w:r w:rsidRPr="003D72A2">
        <w:t>optimumDisplayScale</w:t>
      </w:r>
      <w:proofErr w:type="spellEnd"/>
      <w:r w:rsidRPr="0062074F">
        <w:t xml:space="preserve"> value of the larger scale </w:t>
      </w:r>
      <w:ins w:id="1035" w:author="Birklhuber Bernd" w:date="2026-08-07T09:59:00Z">
        <w:r w:rsidR="000C3F4B">
          <w:t>I</w:t>
        </w:r>
      </w:ins>
      <w:r w:rsidRPr="0062074F">
        <w:t xml:space="preserve">ENC and the </w:t>
      </w:r>
      <w:proofErr w:type="spellStart"/>
      <w:r w:rsidRPr="003D72A2">
        <w:t>maximumDisplayScale</w:t>
      </w:r>
      <w:proofErr w:type="spellEnd"/>
      <w:r w:rsidRPr="0062074F">
        <w:t xml:space="preserve"> value of the smaller scale </w:t>
      </w:r>
      <w:ins w:id="1036" w:author="Birklhuber Bernd" w:date="2026-08-07T09:59:00Z">
        <w:r w:rsidR="000C3F4B">
          <w:t>I</w:t>
        </w:r>
      </w:ins>
      <w:r w:rsidRPr="0062074F">
        <w:t>ENC.</w:t>
      </w:r>
    </w:p>
    <w:p w14:paraId="13F42402" w14:textId="77777777" w:rsidR="00C679C8" w:rsidRPr="0062074F" w:rsidRDefault="00C679C8" w:rsidP="00632E3E">
      <w:pPr>
        <w:spacing w:after="120" w:line="240" w:lineRule="auto"/>
        <w:jc w:val="both"/>
      </w:pPr>
    </w:p>
    <w:tbl>
      <w:tblPr>
        <w:tblStyle w:val="Tabellenraster"/>
        <w:tblW w:w="0" w:type="auto"/>
        <w:jc w:val="center"/>
        <w:tblLook w:val="04A0" w:firstRow="1" w:lastRow="0" w:firstColumn="1" w:lastColumn="0" w:noHBand="0" w:noVBand="1"/>
      </w:tblPr>
      <w:tblGrid>
        <w:gridCol w:w="2132"/>
        <w:gridCol w:w="2295"/>
        <w:gridCol w:w="2656"/>
      </w:tblGrid>
      <w:tr w:rsidR="002E5DBC" w:rsidRPr="007244D0" w14:paraId="679FD1C8" w14:textId="77777777" w:rsidTr="00520800">
        <w:trPr>
          <w:jc w:val="center"/>
        </w:trPr>
        <w:tc>
          <w:tcPr>
            <w:tcW w:w="2132" w:type="dxa"/>
            <w:vAlign w:val="bottom"/>
          </w:tcPr>
          <w:p w14:paraId="1BE24F5B" w14:textId="10D6DDA1" w:rsidR="002E5DBC" w:rsidRPr="00520800" w:rsidRDefault="002E5DBC" w:rsidP="00520800">
            <w:pPr>
              <w:spacing w:after="120"/>
              <w:rPr>
                <w:b/>
                <w:bCs/>
                <w:sz w:val="18"/>
                <w:szCs w:val="18"/>
              </w:rPr>
            </w:pPr>
            <w:r w:rsidRPr="00520800">
              <w:rPr>
                <w:b/>
                <w:bCs/>
                <w:sz w:val="18"/>
                <w:szCs w:val="18"/>
              </w:rPr>
              <w:t xml:space="preserve">Small Scale </w:t>
            </w:r>
            <w:ins w:id="1037" w:author="Birklhuber Bernd" w:date="2026-08-07T10:00:00Z">
              <w:r w:rsidR="000C3F4B">
                <w:rPr>
                  <w:b/>
                  <w:bCs/>
                  <w:sz w:val="18"/>
                  <w:szCs w:val="18"/>
                </w:rPr>
                <w:t>I</w:t>
              </w:r>
            </w:ins>
            <w:r w:rsidRPr="00520800">
              <w:rPr>
                <w:b/>
                <w:bCs/>
                <w:sz w:val="18"/>
                <w:szCs w:val="18"/>
              </w:rPr>
              <w:t>ENC</w:t>
            </w:r>
          </w:p>
        </w:tc>
        <w:tc>
          <w:tcPr>
            <w:tcW w:w="2295" w:type="dxa"/>
            <w:vAlign w:val="bottom"/>
          </w:tcPr>
          <w:p w14:paraId="540B0B8F" w14:textId="4DFA9FCA" w:rsidR="002E5DBC" w:rsidRPr="00520800" w:rsidRDefault="002E5DBC" w:rsidP="00520800">
            <w:pPr>
              <w:spacing w:after="120"/>
              <w:jc w:val="center"/>
              <w:rPr>
                <w:b/>
                <w:bCs/>
                <w:sz w:val="18"/>
                <w:szCs w:val="18"/>
              </w:rPr>
            </w:pPr>
            <w:proofErr w:type="spellStart"/>
            <w:r w:rsidRPr="00520800">
              <w:rPr>
                <w:b/>
                <w:bCs/>
                <w:sz w:val="18"/>
                <w:szCs w:val="18"/>
              </w:rPr>
              <w:t>optimumDisplayScale</w:t>
            </w:r>
            <w:proofErr w:type="spellEnd"/>
          </w:p>
        </w:tc>
        <w:tc>
          <w:tcPr>
            <w:tcW w:w="2656" w:type="dxa"/>
            <w:vAlign w:val="bottom"/>
          </w:tcPr>
          <w:p w14:paraId="46C751F4" w14:textId="4CA89A5E" w:rsidR="002E5DBC" w:rsidRPr="00520800" w:rsidRDefault="002E5DBC" w:rsidP="00520800">
            <w:pPr>
              <w:spacing w:after="120"/>
              <w:jc w:val="center"/>
              <w:rPr>
                <w:b/>
                <w:bCs/>
                <w:sz w:val="18"/>
                <w:szCs w:val="18"/>
              </w:rPr>
            </w:pPr>
            <w:proofErr w:type="spellStart"/>
            <w:r w:rsidRPr="00520800">
              <w:rPr>
                <w:b/>
                <w:bCs/>
                <w:sz w:val="18"/>
                <w:szCs w:val="18"/>
              </w:rPr>
              <w:t>maximumDisplayScale</w:t>
            </w:r>
            <w:proofErr w:type="spellEnd"/>
          </w:p>
        </w:tc>
      </w:tr>
      <w:tr w:rsidR="002E5DBC" w:rsidRPr="007244D0" w14:paraId="46A8A6F1" w14:textId="77777777" w:rsidTr="00520800">
        <w:trPr>
          <w:jc w:val="center"/>
        </w:trPr>
        <w:tc>
          <w:tcPr>
            <w:tcW w:w="2132" w:type="dxa"/>
            <w:vAlign w:val="bottom"/>
          </w:tcPr>
          <w:p w14:paraId="793FE52E" w14:textId="77777777" w:rsidR="002E5DBC" w:rsidRPr="00520800" w:rsidRDefault="002E5DBC" w:rsidP="00520800">
            <w:pPr>
              <w:spacing w:after="120"/>
              <w:rPr>
                <w:sz w:val="18"/>
                <w:szCs w:val="18"/>
              </w:rPr>
            </w:pPr>
          </w:p>
        </w:tc>
        <w:tc>
          <w:tcPr>
            <w:tcW w:w="2295" w:type="dxa"/>
            <w:vAlign w:val="bottom"/>
          </w:tcPr>
          <w:p w14:paraId="23481BC2" w14:textId="5DE4E468" w:rsidR="002E5DBC" w:rsidRPr="00520800" w:rsidRDefault="00DE1106" w:rsidP="00520800">
            <w:pPr>
              <w:spacing w:after="120"/>
              <w:jc w:val="center"/>
              <w:rPr>
                <w:sz w:val="18"/>
                <w:szCs w:val="18"/>
              </w:rPr>
            </w:pPr>
            <w:r w:rsidRPr="00520800">
              <w:rPr>
                <w:sz w:val="18"/>
                <w:szCs w:val="18"/>
              </w:rPr>
              <w:t>1:180,000</w:t>
            </w:r>
          </w:p>
        </w:tc>
        <w:tc>
          <w:tcPr>
            <w:tcW w:w="2656" w:type="dxa"/>
            <w:vAlign w:val="bottom"/>
          </w:tcPr>
          <w:p w14:paraId="205DB9AB" w14:textId="127AACCB" w:rsidR="002E5DBC" w:rsidRPr="00520800" w:rsidRDefault="00DE1106" w:rsidP="00520800">
            <w:pPr>
              <w:spacing w:after="120"/>
              <w:jc w:val="center"/>
              <w:rPr>
                <w:sz w:val="18"/>
                <w:szCs w:val="18"/>
              </w:rPr>
            </w:pPr>
            <w:r w:rsidRPr="00520800">
              <w:rPr>
                <w:sz w:val="18"/>
                <w:szCs w:val="18"/>
              </w:rPr>
              <w:t>1:50,000</w:t>
            </w:r>
          </w:p>
        </w:tc>
      </w:tr>
      <w:tr w:rsidR="002E5DBC" w:rsidRPr="007244D0" w14:paraId="1D4433EA" w14:textId="77777777" w:rsidTr="00520800">
        <w:trPr>
          <w:jc w:val="center"/>
        </w:trPr>
        <w:tc>
          <w:tcPr>
            <w:tcW w:w="2132" w:type="dxa"/>
            <w:vAlign w:val="bottom"/>
          </w:tcPr>
          <w:p w14:paraId="5C915BEC" w14:textId="693B4C78" w:rsidR="002E5DBC" w:rsidRPr="00520800" w:rsidRDefault="002E5DBC" w:rsidP="00520800">
            <w:pPr>
              <w:spacing w:after="120"/>
              <w:rPr>
                <w:b/>
                <w:bCs/>
                <w:sz w:val="18"/>
                <w:szCs w:val="18"/>
              </w:rPr>
            </w:pPr>
            <w:r w:rsidRPr="00520800">
              <w:rPr>
                <w:b/>
                <w:bCs/>
                <w:sz w:val="18"/>
                <w:szCs w:val="18"/>
              </w:rPr>
              <w:t xml:space="preserve">Large Scale </w:t>
            </w:r>
            <w:ins w:id="1038" w:author="Birklhuber Bernd" w:date="2026-08-07T10:01:00Z">
              <w:r w:rsidR="000C3F4B">
                <w:rPr>
                  <w:b/>
                  <w:bCs/>
                  <w:sz w:val="18"/>
                  <w:szCs w:val="18"/>
                </w:rPr>
                <w:t>I</w:t>
              </w:r>
            </w:ins>
            <w:r w:rsidRPr="00520800">
              <w:rPr>
                <w:b/>
                <w:bCs/>
                <w:sz w:val="18"/>
                <w:szCs w:val="18"/>
              </w:rPr>
              <w:t>ENC</w:t>
            </w:r>
          </w:p>
        </w:tc>
        <w:tc>
          <w:tcPr>
            <w:tcW w:w="2295" w:type="dxa"/>
            <w:vAlign w:val="bottom"/>
          </w:tcPr>
          <w:p w14:paraId="4F805C14" w14:textId="3A6EFA3A" w:rsidR="002E5DBC" w:rsidRPr="00520800" w:rsidRDefault="002E5DBC" w:rsidP="00520800">
            <w:pPr>
              <w:spacing w:after="120"/>
              <w:jc w:val="center"/>
              <w:rPr>
                <w:sz w:val="18"/>
                <w:szCs w:val="18"/>
              </w:rPr>
            </w:pPr>
          </w:p>
        </w:tc>
        <w:tc>
          <w:tcPr>
            <w:tcW w:w="2656" w:type="dxa"/>
            <w:vAlign w:val="bottom"/>
          </w:tcPr>
          <w:p w14:paraId="0A5941F6" w14:textId="37CC03D6" w:rsidR="002E5DBC" w:rsidRPr="00520800" w:rsidRDefault="002E5DBC" w:rsidP="00520800">
            <w:pPr>
              <w:spacing w:after="120"/>
              <w:jc w:val="center"/>
              <w:rPr>
                <w:sz w:val="18"/>
                <w:szCs w:val="18"/>
              </w:rPr>
            </w:pPr>
          </w:p>
        </w:tc>
      </w:tr>
      <w:tr w:rsidR="00DE1106" w:rsidRPr="007244D0" w14:paraId="211DFD98" w14:textId="77777777" w:rsidTr="00520800">
        <w:trPr>
          <w:jc w:val="center"/>
        </w:trPr>
        <w:tc>
          <w:tcPr>
            <w:tcW w:w="2132" w:type="dxa"/>
            <w:vAlign w:val="bottom"/>
          </w:tcPr>
          <w:p w14:paraId="0111A9F4" w14:textId="64F30D7E" w:rsidR="00DE1106" w:rsidRPr="00520800" w:rsidRDefault="00DE1106" w:rsidP="00520800">
            <w:pPr>
              <w:spacing w:after="120"/>
              <w:rPr>
                <w:b/>
                <w:bCs/>
                <w:sz w:val="18"/>
                <w:szCs w:val="18"/>
              </w:rPr>
            </w:pPr>
          </w:p>
        </w:tc>
        <w:tc>
          <w:tcPr>
            <w:tcW w:w="2295" w:type="dxa"/>
            <w:vAlign w:val="bottom"/>
          </w:tcPr>
          <w:p w14:paraId="1DB1B243" w14:textId="5E542F57" w:rsidR="00DE1106" w:rsidRPr="00520800" w:rsidRDefault="00DE1106" w:rsidP="00520800">
            <w:pPr>
              <w:spacing w:after="120"/>
              <w:jc w:val="center"/>
              <w:rPr>
                <w:sz w:val="18"/>
                <w:szCs w:val="18"/>
              </w:rPr>
            </w:pPr>
            <w:r w:rsidRPr="00520800">
              <w:rPr>
                <w:sz w:val="18"/>
                <w:szCs w:val="18"/>
              </w:rPr>
              <w:t>1:</w:t>
            </w:r>
            <w:r w:rsidR="00C679C8">
              <w:rPr>
                <w:sz w:val="18"/>
                <w:szCs w:val="18"/>
              </w:rPr>
              <w:t>1</w:t>
            </w:r>
            <w:r w:rsidRPr="00520800">
              <w:rPr>
                <w:sz w:val="18"/>
                <w:szCs w:val="18"/>
              </w:rPr>
              <w:t>2,</w:t>
            </w:r>
            <w:r w:rsidR="00C679C8">
              <w:rPr>
                <w:sz w:val="18"/>
                <w:szCs w:val="18"/>
              </w:rPr>
              <w:t>0</w:t>
            </w:r>
            <w:r w:rsidRPr="00520800">
              <w:rPr>
                <w:sz w:val="18"/>
                <w:szCs w:val="18"/>
              </w:rPr>
              <w:t>00</w:t>
            </w:r>
          </w:p>
        </w:tc>
        <w:tc>
          <w:tcPr>
            <w:tcW w:w="2656" w:type="dxa"/>
            <w:vAlign w:val="bottom"/>
          </w:tcPr>
          <w:p w14:paraId="451065CB" w14:textId="32069991" w:rsidR="00DE1106" w:rsidRPr="00520800" w:rsidRDefault="00DE1106" w:rsidP="00520800">
            <w:pPr>
              <w:spacing w:after="120"/>
              <w:jc w:val="center"/>
              <w:rPr>
                <w:sz w:val="18"/>
                <w:szCs w:val="18"/>
              </w:rPr>
            </w:pPr>
            <w:r w:rsidRPr="00520800">
              <w:rPr>
                <w:sz w:val="18"/>
                <w:szCs w:val="18"/>
              </w:rPr>
              <w:t>1:4,000</w:t>
            </w:r>
          </w:p>
        </w:tc>
      </w:tr>
    </w:tbl>
    <w:p w14:paraId="4D7568C7" w14:textId="0AEB7A39" w:rsidR="002E5DBC" w:rsidRPr="0062074F" w:rsidRDefault="00397508" w:rsidP="00632E3E">
      <w:pPr>
        <w:spacing w:after="120" w:line="240" w:lineRule="auto"/>
        <w:jc w:val="both"/>
      </w:pPr>
      <w:r>
        <w:t>`</w:t>
      </w:r>
    </w:p>
    <w:p w14:paraId="7876EC88" w14:textId="5164C4E1" w:rsidR="00E567B0" w:rsidRPr="0062074F" w:rsidRDefault="00B17B0C" w:rsidP="00E567B0">
      <w:pPr>
        <w:keepNext/>
        <w:spacing w:line="240" w:lineRule="auto"/>
        <w:jc w:val="center"/>
      </w:pPr>
      <w:bookmarkStart w:id="1039" w:name="_Ref45642442"/>
      <w:r w:rsidRPr="0062074F">
        <w:t xml:space="preserve"> </w:t>
      </w:r>
      <w:r w:rsidRPr="0062074F">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2C38D67B" w14:textId="0D0970F0" w:rsidR="00117C0F" w:rsidRPr="0062074F" w:rsidRDefault="00E567B0" w:rsidP="002D7DEE">
      <w:pPr>
        <w:pStyle w:val="Beschriftung"/>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1</w:t>
      </w:r>
      <w:r w:rsidRPr="0062074F">
        <w:fldChar w:fldCharType="end"/>
      </w:r>
      <w:r w:rsidRPr="0062074F">
        <w:t>: Illustration of overscale display</w:t>
      </w:r>
      <w:r w:rsidR="002E5DBC" w:rsidRPr="0062074F">
        <w:t xml:space="preserve"> (</w:t>
      </w:r>
      <w:ins w:id="1040" w:author="Birklhuber Bernd" w:date="2026-08-07T10:01:00Z">
        <w:r w:rsidR="000C3F4B">
          <w:t>B</w:t>
        </w:r>
      </w:ins>
      <w:del w:id="1041" w:author="Birklhuber Bernd" w:date="2026-08-07T10:01:00Z">
        <w:r w:rsidR="002E5DBC" w:rsidRPr="0062074F" w:rsidDel="000C3F4B">
          <w:delText>M</w:delText>
        </w:r>
      </w:del>
      <w:r w:rsidR="002E5DBC" w:rsidRPr="0062074F">
        <w:t>SVS=1:12,500)</w:t>
      </w:r>
    </w:p>
    <w:bookmarkEnd w:id="1039"/>
    <w:p w14:paraId="480C389F" w14:textId="5608E149" w:rsidR="008D10ED" w:rsidRPr="0062074F" w:rsidRDefault="008D10ED" w:rsidP="00AA1762">
      <w:pPr>
        <w:spacing w:after="120" w:line="240" w:lineRule="auto"/>
        <w:jc w:val="both"/>
      </w:pPr>
      <w:r w:rsidRPr="0062074F">
        <w:t xml:space="preserve">In this </w:t>
      </w:r>
      <w:r w:rsidR="006A79F7">
        <w:t>clause</w:t>
      </w:r>
      <w:r w:rsidRPr="0062074F">
        <w:t>, "grossly enlarged" and "grossly overscale" mean</w:t>
      </w:r>
      <w:r w:rsidR="006A79F7">
        <w:t>s</w:t>
      </w:r>
      <w:r w:rsidRPr="0062074F">
        <w:t xml:space="preserve"> that the display scale is enlarged/overscale with respect to the </w:t>
      </w:r>
      <w:proofErr w:type="spellStart"/>
      <w:r w:rsidRPr="00520800">
        <w:rPr>
          <w:i/>
          <w:iCs/>
        </w:rPr>
        <w:t>maximumDisplayScale</w:t>
      </w:r>
      <w:proofErr w:type="spellEnd"/>
      <w:r w:rsidRPr="0062074F">
        <w:t xml:space="preserve">. </w:t>
      </w:r>
      <w:r w:rsidR="006A79F7">
        <w:t>In the</w:t>
      </w:r>
      <w:r w:rsidR="006A79F7" w:rsidRPr="0062074F">
        <w:t xml:space="preserve"> </w:t>
      </w:r>
      <w:r w:rsidRPr="0062074F">
        <w:t>example, at the left edge of</w:t>
      </w:r>
      <w:r w:rsidR="003C1749">
        <w:t xml:space="preserve"> </w:t>
      </w:r>
      <w:r w:rsidRPr="0062074F">
        <w:t xml:space="preserve">the </w:t>
      </w:r>
      <w:r w:rsidRPr="00C679C8">
        <w:t>display</w:t>
      </w:r>
      <w:r w:rsidR="002E5DBC" w:rsidRPr="00C679C8">
        <w:t xml:space="preserve">, </w:t>
      </w:r>
      <w:r w:rsidR="002E5DBC" w:rsidRPr="00520800">
        <w:t>the</w:t>
      </w:r>
      <w:r w:rsidRPr="00520800">
        <w:t xml:space="preserve"> </w:t>
      </w:r>
      <w:ins w:id="1042" w:author="Birklhuber Bernd" w:date="2026-08-07T10:01:00Z">
        <w:r w:rsidR="000C3F4B">
          <w:t>B</w:t>
        </w:r>
      </w:ins>
      <w:del w:id="1043" w:author="Birklhuber Bernd" w:date="2026-08-07T10:01:00Z">
        <w:r w:rsidR="00C679C8" w:rsidRPr="00520800" w:rsidDel="000C3F4B">
          <w:delText>M</w:delText>
        </w:r>
      </w:del>
      <w:r w:rsidR="00C679C8" w:rsidRPr="00520800">
        <w:t xml:space="preserve">SVS of </w:t>
      </w:r>
      <w:r w:rsidRPr="00520800">
        <w:t>scale of</w:t>
      </w:r>
      <w:r w:rsidRPr="0079413D">
        <w:t xml:space="preserve"> 1</w:t>
      </w:r>
      <w:r w:rsidR="002E5DBC" w:rsidRPr="00C679C8">
        <w:t>:</w:t>
      </w:r>
      <w:r w:rsidRPr="00C679C8">
        <w:t>12,500</w:t>
      </w:r>
      <w:r w:rsidRPr="0062074F">
        <w:t xml:space="preserve"> is larger than the </w:t>
      </w:r>
      <w:proofErr w:type="spellStart"/>
      <w:r w:rsidRPr="00520800">
        <w:rPr>
          <w:i/>
          <w:iCs/>
        </w:rPr>
        <w:t>maximumDisplayScale</w:t>
      </w:r>
      <w:proofErr w:type="spellEnd"/>
      <w:r w:rsidRPr="0062074F">
        <w:t xml:space="preserve"> of 1</w:t>
      </w:r>
      <w:r w:rsidR="002E5DBC" w:rsidRPr="0062074F">
        <w:t>:</w:t>
      </w:r>
      <w:r w:rsidRPr="0062074F">
        <w:t>50,000, and so the overscale pattern is required.</w:t>
      </w:r>
    </w:p>
    <w:p w14:paraId="0A578FEC" w14:textId="6EDE8313" w:rsidR="00A36BF3" w:rsidRPr="0062074F" w:rsidRDefault="002A10D2" w:rsidP="00AA1762">
      <w:pPr>
        <w:spacing w:after="120" w:line="240" w:lineRule="auto"/>
        <w:jc w:val="both"/>
      </w:pPr>
      <w:r w:rsidRPr="0062074F">
        <w:t>Note that in this situation the OVERSC01</w:t>
      </w:r>
      <w:r w:rsidR="00546445" w:rsidRPr="0062074F">
        <w:t xml:space="preserve"> area fill</w:t>
      </w:r>
      <w:r w:rsidRPr="0062074F">
        <w:t xml:space="preserve"> should only be shown on the area compiled from the smaller scale </w:t>
      </w:r>
      <w:ins w:id="1044" w:author="Birklhuber Bernd" w:date="2026-08-07T10:01:00Z">
        <w:r w:rsidR="000C3F4B">
          <w:t>I</w:t>
        </w:r>
      </w:ins>
      <w:r w:rsidRPr="0062074F">
        <w:t>ENC.</w:t>
      </w:r>
      <w:r w:rsidR="003C1749">
        <w:t xml:space="preserve"> </w:t>
      </w:r>
      <w:r w:rsidRPr="0062074F">
        <w:t xml:space="preserve">If the area from the larger scale </w:t>
      </w:r>
      <w:ins w:id="1045" w:author="Birklhuber Bernd" w:date="2026-08-07T10:01:00Z">
        <w:r w:rsidR="000C3F4B">
          <w:t>I</w:t>
        </w:r>
      </w:ins>
      <w:r w:rsidRPr="0062074F">
        <w:t>ENC is also overscale, this should be indicated</w:t>
      </w:r>
      <w:r w:rsidR="00F20069" w:rsidRPr="0062074F">
        <w:t xml:space="preserve"> only</w:t>
      </w:r>
      <w:r w:rsidRPr="0062074F">
        <w:t xml:space="preserve"> by the "overscale indication". The OVERSC01</w:t>
      </w:r>
      <w:r w:rsidR="00546445" w:rsidRPr="0062074F">
        <w:t xml:space="preserve"> area fill</w:t>
      </w:r>
      <w:r w:rsidRPr="0062074F">
        <w:t xml:space="preserve"> should not be shown on the part of the display taken from the larger scale </w:t>
      </w:r>
      <w:ins w:id="1046" w:author="Birklhuber Bernd" w:date="2026-08-07T10:01:00Z">
        <w:r w:rsidR="000C3F4B">
          <w:t>I</w:t>
        </w:r>
      </w:ins>
      <w:r w:rsidRPr="0062074F">
        <w:t>ENC</w:t>
      </w:r>
      <w:r w:rsidR="008972A2" w:rsidRPr="0062074F">
        <w:t xml:space="preserve"> </w:t>
      </w:r>
    </w:p>
    <w:p w14:paraId="485851D7" w14:textId="37F5D902" w:rsidR="002A10D2" w:rsidRPr="0062074F" w:rsidRDefault="002A10D2" w:rsidP="00AA1762">
      <w:pPr>
        <w:spacing w:after="120" w:line="240" w:lineRule="auto"/>
        <w:jc w:val="both"/>
      </w:pPr>
      <w:r w:rsidRPr="0062074F">
        <w:t xml:space="preserve">For </w:t>
      </w:r>
      <w:proofErr w:type="gramStart"/>
      <w:r w:rsidRPr="0062074F">
        <w:t>example</w:t>
      </w:r>
      <w:proofErr w:type="gramEnd"/>
      <w:r w:rsidRPr="0062074F">
        <w:t xml:space="preserve"> if the display scale </w:t>
      </w:r>
      <w:r w:rsidR="00513917" w:rsidRPr="0062074F">
        <w:t>(MSVS) 1:3,500 is selected,</w:t>
      </w:r>
      <w:r w:rsidRPr="0062074F">
        <w:t xml:space="preserve"> the area of </w:t>
      </w:r>
      <w:proofErr w:type="spellStart"/>
      <w:r w:rsidR="009A279C" w:rsidRPr="00520800">
        <w:rPr>
          <w:i/>
          <w:iCs/>
        </w:rPr>
        <w:t>optimum</w:t>
      </w:r>
      <w:r w:rsidR="00117C0F" w:rsidRPr="00520800">
        <w:rPr>
          <w:i/>
          <w:iCs/>
        </w:rPr>
        <w:t>D</w:t>
      </w:r>
      <w:r w:rsidR="009A279C" w:rsidRPr="00520800">
        <w:rPr>
          <w:i/>
          <w:iCs/>
        </w:rPr>
        <w:t>isplay</w:t>
      </w:r>
      <w:r w:rsidR="00117C0F" w:rsidRPr="00520800">
        <w:rPr>
          <w:i/>
          <w:iCs/>
        </w:rPr>
        <w:t>S</w:t>
      </w:r>
      <w:r w:rsidR="009A279C" w:rsidRPr="00520800">
        <w:rPr>
          <w:i/>
          <w:iCs/>
        </w:rPr>
        <w:t>cale</w:t>
      </w:r>
      <w:proofErr w:type="spellEnd"/>
      <w:r w:rsidR="009A279C" w:rsidRPr="0062074F" w:rsidDel="009A279C">
        <w:t xml:space="preserve"> </w:t>
      </w:r>
      <w:r w:rsidRPr="0062074F">
        <w:t>1</w:t>
      </w:r>
      <w:r w:rsidR="00513917" w:rsidRPr="0062074F">
        <w:t>:</w:t>
      </w:r>
      <w:r w:rsidR="00C679C8">
        <w:t>1</w:t>
      </w:r>
      <w:r w:rsidRPr="0062074F">
        <w:t>2,</w:t>
      </w:r>
      <w:r w:rsidR="00C679C8">
        <w:t>0</w:t>
      </w:r>
      <w:r w:rsidRPr="0062074F">
        <w:t>00 would have an overscale indication of X3.</w:t>
      </w:r>
      <w:r w:rsidR="00C679C8">
        <w:t>4</w:t>
      </w:r>
      <w:r w:rsidRPr="0062074F">
        <w:t xml:space="preserve"> but would have no OVERSC01</w:t>
      </w:r>
      <w:r w:rsidR="00214FE6" w:rsidRPr="0062074F">
        <w:t xml:space="preserve"> area fill</w:t>
      </w:r>
      <w:r w:rsidRPr="0062074F">
        <w:t>.</w:t>
      </w:r>
      <w:commentRangeEnd w:id="1018"/>
      <w:r w:rsidR="000C3F4B">
        <w:rPr>
          <w:rStyle w:val="Kommentarzeichen"/>
        </w:rPr>
        <w:commentReference w:id="1018"/>
      </w:r>
    </w:p>
    <w:p w14:paraId="72BD321A" w14:textId="2C827F5A" w:rsidR="002A10D2" w:rsidRPr="0062074F" w:rsidRDefault="002A10D2" w:rsidP="00C8687E">
      <w:pPr>
        <w:pStyle w:val="berschrift3"/>
      </w:pPr>
      <w:bookmarkStart w:id="1047" w:name="_Ref49483424"/>
      <w:bookmarkStart w:id="1048" w:name="_Toc226035039"/>
      <w:r w:rsidRPr="0062074F">
        <w:t xml:space="preserve">Larger </w:t>
      </w:r>
      <w:r w:rsidR="0029068F" w:rsidRPr="0062074F">
        <w:t>s</w:t>
      </w:r>
      <w:r w:rsidRPr="0062074F">
        <w:t xml:space="preserve">cale </w:t>
      </w:r>
      <w:r w:rsidR="0029068F" w:rsidRPr="0062074F">
        <w:t>d</w:t>
      </w:r>
      <w:r w:rsidRPr="0062074F">
        <w:t xml:space="preserve">ata </w:t>
      </w:r>
      <w:r w:rsidR="0029068F" w:rsidRPr="0062074F">
        <w:t>a</w:t>
      </w:r>
      <w:r w:rsidRPr="0062074F">
        <w:t>vailable</w:t>
      </w:r>
      <w:bookmarkEnd w:id="1047"/>
      <w:bookmarkEnd w:id="1048"/>
    </w:p>
    <w:p w14:paraId="1F4D25D6" w14:textId="4D625727" w:rsidR="00AA1762" w:rsidRPr="0062074F" w:rsidRDefault="00DE1106" w:rsidP="00AA1762">
      <w:pPr>
        <w:spacing w:after="120" w:line="240" w:lineRule="auto"/>
        <w:jc w:val="both"/>
      </w:pPr>
      <w:r w:rsidRPr="0062074F">
        <w:rPr>
          <w:szCs w:val="18"/>
        </w:rPr>
        <w:t xml:space="preserve">The </w:t>
      </w:r>
      <w:ins w:id="1049" w:author="Birklhuber Bernd" w:date="2026-08-07T10:01:00Z">
        <w:r w:rsidR="000C3F4B">
          <w:rPr>
            <w:szCs w:val="18"/>
          </w:rPr>
          <w:t xml:space="preserve">Inland </w:t>
        </w:r>
      </w:ins>
      <w:r w:rsidRPr="0062074F">
        <w:rPr>
          <w:szCs w:val="18"/>
        </w:rPr>
        <w:t xml:space="preserve">ECDIS </w:t>
      </w:r>
      <w:ins w:id="1050" w:author="Birklhuber Bernd" w:date="2026-08-07T10:01:00Z">
        <w:r w:rsidR="000C3F4B">
          <w:rPr>
            <w:szCs w:val="18"/>
          </w:rPr>
          <w:t xml:space="preserve">and </w:t>
        </w:r>
      </w:ins>
      <w:ins w:id="1051" w:author="Birklhuber Bernd" w:date="2026-08-21T11:45:00Z">
        <w:r w:rsidR="00B56100">
          <w:rPr>
            <w:szCs w:val="18"/>
          </w:rPr>
          <w:t xml:space="preserve">Inland </w:t>
        </w:r>
      </w:ins>
      <w:ins w:id="1052" w:author="Birklhuber Bernd" w:date="2026-08-07T10:01:00Z">
        <w:r w:rsidR="000C3F4B">
          <w:rPr>
            <w:szCs w:val="18"/>
          </w:rPr>
          <w:t xml:space="preserve">ECS </w:t>
        </w:r>
      </w:ins>
      <w:r w:rsidRPr="0062074F">
        <w:rPr>
          <w:szCs w:val="18"/>
        </w:rPr>
        <w:t xml:space="preserve">must provide an indication when an </w:t>
      </w:r>
      <w:ins w:id="1053" w:author="Birklhuber Bernd" w:date="2026-08-07T10:01:00Z">
        <w:r w:rsidR="000C3F4B">
          <w:rPr>
            <w:szCs w:val="18"/>
          </w:rPr>
          <w:t>I</w:t>
        </w:r>
      </w:ins>
      <w:r w:rsidRPr="0062074F">
        <w:rPr>
          <w:szCs w:val="18"/>
        </w:rPr>
        <w:t xml:space="preserve">ENC with a larger </w:t>
      </w:r>
      <w:proofErr w:type="spellStart"/>
      <w:r w:rsidRPr="00520800">
        <w:rPr>
          <w:i/>
          <w:iCs/>
          <w:szCs w:val="18"/>
        </w:rPr>
        <w:t>optimumDisplayScale</w:t>
      </w:r>
      <w:proofErr w:type="spellEnd"/>
      <w:r w:rsidRPr="0062074F">
        <w:rPr>
          <w:szCs w:val="18"/>
        </w:rPr>
        <w:t xml:space="preserve"> than that provided by the display is available at own </w:t>
      </w:r>
      <w:proofErr w:type="spellStart"/>
      <w:ins w:id="1054" w:author="Birklhuber Bernd" w:date="2026-08-10T08:43:00Z">
        <w:r w:rsidR="004210CE">
          <w:rPr>
            <w:szCs w:val="18"/>
          </w:rPr>
          <w:t>vessels</w:t>
        </w:r>
      </w:ins>
      <w:del w:id="1055" w:author="Birklhuber Bernd" w:date="2026-08-10T08:43:00Z">
        <w:r w:rsidRPr="0062074F" w:rsidDel="004210CE">
          <w:rPr>
            <w:szCs w:val="18"/>
          </w:rPr>
          <w:delText>ship</w:delText>
        </w:r>
      </w:del>
      <w:r w:rsidRPr="0062074F">
        <w:rPr>
          <w:szCs w:val="18"/>
        </w:rPr>
        <w:t>’s</w:t>
      </w:r>
      <w:proofErr w:type="spellEnd"/>
      <w:r w:rsidRPr="0062074F">
        <w:rPr>
          <w:szCs w:val="18"/>
        </w:rPr>
        <w:t xml:space="preserve"> position</w:t>
      </w:r>
      <w:del w:id="1056" w:author="Birklhuber Bernd" w:date="2026-08-07T10:02:00Z">
        <w:r w:rsidR="00397508" w:rsidDel="000C3F4B">
          <w:rPr>
            <w:szCs w:val="18"/>
          </w:rPr>
          <w:delText xml:space="preserve"> </w:delText>
        </w:r>
        <w:r w:rsidR="00397508" w:rsidRPr="00397508" w:rsidDel="000C3F4B">
          <w:rPr>
            <w:szCs w:val="18"/>
          </w:rPr>
          <w:delText>as required by MSC.530(106) Rev.1 clause 6.1.2</w:delText>
        </w:r>
      </w:del>
      <w:r w:rsidRPr="0062074F">
        <w:rPr>
          <w:szCs w:val="18"/>
        </w:rPr>
        <w:t>.</w:t>
      </w:r>
    </w:p>
    <w:p w14:paraId="7878CFA3" w14:textId="2CAC36FA" w:rsidR="00910006" w:rsidRPr="0062074F" w:rsidRDefault="00910006" w:rsidP="00DB7CFE">
      <w:pPr>
        <w:pStyle w:val="berschrift2"/>
      </w:pPr>
      <w:bookmarkStart w:id="1057" w:name="_Ref49376543"/>
      <w:bookmarkStart w:id="1058" w:name="_Toc226035040"/>
      <w:r w:rsidRPr="0062074F">
        <w:t>Graphical indexes</w:t>
      </w:r>
      <w:bookmarkEnd w:id="1057"/>
      <w:bookmarkEnd w:id="1058"/>
    </w:p>
    <w:p w14:paraId="704627B5" w14:textId="722B3AA7" w:rsidR="00910895" w:rsidRPr="0062074F" w:rsidRDefault="002A10D2" w:rsidP="00C8687E">
      <w:pPr>
        <w:pStyle w:val="berschrift3"/>
      </w:pPr>
      <w:bookmarkStart w:id="1059" w:name="_Ref45727559"/>
      <w:bookmarkStart w:id="1060" w:name="_Toc226035041"/>
      <w:r w:rsidRPr="0062074F">
        <w:t xml:space="preserve">Graphical </w:t>
      </w:r>
      <w:r w:rsidR="0029068F" w:rsidRPr="0062074F">
        <w:t>i</w:t>
      </w:r>
      <w:r w:rsidRPr="0062074F">
        <w:t>ndex</w:t>
      </w:r>
      <w:r w:rsidR="00910895" w:rsidRPr="0062074F">
        <w:t>es</w:t>
      </w:r>
      <w:r w:rsidRPr="0062074F">
        <w:t xml:space="preserve"> of </w:t>
      </w:r>
      <w:ins w:id="1061" w:author="Birklhuber Bernd" w:date="2026-08-07T10:02:00Z">
        <w:r w:rsidR="000C3F4B">
          <w:t>I</w:t>
        </w:r>
      </w:ins>
      <w:r w:rsidR="00FA3CC0" w:rsidRPr="0062074F">
        <w:t>ENCs</w:t>
      </w:r>
      <w:bookmarkEnd w:id="1059"/>
      <w:bookmarkEnd w:id="1060"/>
    </w:p>
    <w:p w14:paraId="1A519016" w14:textId="71F629BC" w:rsidR="00D66CA5" w:rsidRPr="0062074F" w:rsidRDefault="00910895" w:rsidP="00AA1762">
      <w:pPr>
        <w:spacing w:after="120" w:line="240" w:lineRule="auto"/>
        <w:jc w:val="both"/>
      </w:pPr>
      <w:r w:rsidRPr="0062074F">
        <w:t xml:space="preserve">The system </w:t>
      </w:r>
      <w:r w:rsidR="00C8687E" w:rsidRPr="0062074F">
        <w:rPr>
          <w:b/>
          <w:bCs/>
        </w:rPr>
        <w:t xml:space="preserve">must </w:t>
      </w:r>
      <w:r w:rsidRPr="0062074F">
        <w:t xml:space="preserve">be capable of displaying a graphical index of </w:t>
      </w:r>
      <w:ins w:id="1062" w:author="Birklhuber Bernd" w:date="2026-08-07T10:02:00Z">
        <w:r w:rsidR="000C3F4B">
          <w:t>I</w:t>
        </w:r>
      </w:ins>
      <w:r w:rsidRPr="0062074F">
        <w:t>ENC</w:t>
      </w:r>
      <w:r w:rsidR="00D66CA5" w:rsidRPr="0062074F">
        <w:t>s</w:t>
      </w:r>
      <w:r w:rsidR="00D66CA5" w:rsidRPr="0062074F">
        <w:rPr>
          <w:strike/>
        </w:rPr>
        <w:t xml:space="preserve">. </w:t>
      </w:r>
    </w:p>
    <w:p w14:paraId="5E933842" w14:textId="6716CA5D" w:rsidR="00C46349" w:rsidRPr="0062074F" w:rsidRDefault="00D66CA5" w:rsidP="00AA1762">
      <w:pPr>
        <w:spacing w:after="120" w:line="240" w:lineRule="auto"/>
        <w:jc w:val="both"/>
      </w:pPr>
      <w:r w:rsidRPr="0062074F">
        <w:t xml:space="preserve">All datasets </w:t>
      </w:r>
      <w:r w:rsidR="00A2747F" w:rsidRPr="0062074F">
        <w:t xml:space="preserve">installed on the system </w:t>
      </w:r>
      <w:r w:rsidR="00C8687E" w:rsidRPr="0062074F">
        <w:t>must</w:t>
      </w:r>
      <w:r w:rsidR="00AF6AD6" w:rsidRPr="0062074F">
        <w:t xml:space="preserve"> </w:t>
      </w:r>
      <w:r w:rsidR="00A2747F" w:rsidRPr="0062074F">
        <w:t xml:space="preserve">be included in the graphical index. </w:t>
      </w:r>
    </w:p>
    <w:p w14:paraId="3B0383E9" w14:textId="764BF854" w:rsidR="004F0771" w:rsidRPr="0062074F" w:rsidRDefault="004F0771" w:rsidP="00AA1762">
      <w:pPr>
        <w:spacing w:after="120" w:line="240" w:lineRule="auto"/>
        <w:jc w:val="both"/>
      </w:pPr>
      <w:r w:rsidRPr="0062074F">
        <w:t>Additionally:</w:t>
      </w:r>
    </w:p>
    <w:p w14:paraId="58B07EC9" w14:textId="38534472" w:rsidR="00A36BF3" w:rsidRPr="0062074F" w:rsidRDefault="00646374">
      <w:pPr>
        <w:pStyle w:val="Listenabsatz"/>
        <w:numPr>
          <w:ilvl w:val="0"/>
          <w:numId w:val="81"/>
        </w:numPr>
        <w:spacing w:after="120" w:line="240" w:lineRule="auto"/>
        <w:jc w:val="both"/>
      </w:pPr>
      <w:ins w:id="1063" w:author="Birklhuber Bernd" w:date="2026-08-07T10:02:00Z">
        <w:r>
          <w:t>I</w:t>
        </w:r>
      </w:ins>
      <w:r w:rsidR="00D66CA5" w:rsidRPr="0062074F">
        <w:t xml:space="preserve">ENC </w:t>
      </w:r>
      <w:r w:rsidR="00A2747F" w:rsidRPr="0062074F">
        <w:t xml:space="preserve">Discovery metadata from </w:t>
      </w:r>
      <w:r w:rsidR="007B6A6F" w:rsidRPr="0062074F">
        <w:t>E</w:t>
      </w:r>
      <w:r w:rsidR="00A2747F" w:rsidRPr="0062074F">
        <w:t xml:space="preserve">xchange </w:t>
      </w:r>
      <w:r w:rsidR="007B6A6F" w:rsidRPr="0062074F">
        <w:t>C</w:t>
      </w:r>
      <w:r w:rsidR="00A2747F" w:rsidRPr="0062074F">
        <w:t xml:space="preserve">atalogue files in </w:t>
      </w:r>
      <w:r w:rsidR="007B6A6F" w:rsidRPr="0062074F">
        <w:t>E</w:t>
      </w:r>
      <w:r w:rsidR="00A2747F" w:rsidRPr="0062074F">
        <w:t xml:space="preserve">xchange </w:t>
      </w:r>
      <w:r w:rsidR="007B6A6F" w:rsidRPr="0062074F">
        <w:t>S</w:t>
      </w:r>
      <w:r w:rsidR="00A2747F" w:rsidRPr="0062074F">
        <w:t>ets</w:t>
      </w:r>
    </w:p>
    <w:p w14:paraId="4035F0F2" w14:textId="7209BE2A" w:rsidR="00826214" w:rsidRPr="0062074F" w:rsidDel="00646374" w:rsidRDefault="00A36BF3">
      <w:pPr>
        <w:pStyle w:val="Listenabsatz"/>
        <w:numPr>
          <w:ilvl w:val="0"/>
          <w:numId w:val="81"/>
        </w:numPr>
        <w:spacing w:after="120" w:line="240" w:lineRule="auto"/>
        <w:jc w:val="both"/>
        <w:rPr>
          <w:del w:id="1064" w:author="Birklhuber Bernd" w:date="2026-08-07T10:02:00Z"/>
        </w:rPr>
      </w:pPr>
      <w:del w:id="1065" w:author="Birklhuber Bernd" w:date="2026-08-07T10:02:00Z">
        <w:r w:rsidRPr="0062074F" w:rsidDel="00646374">
          <w:delText>I</w:delText>
        </w:r>
        <w:r w:rsidR="00D66CA5" w:rsidRPr="0062074F" w:rsidDel="00646374">
          <w:delText xml:space="preserve">nstalled </w:delText>
        </w:r>
        <w:r w:rsidR="00C46349" w:rsidRPr="0062074F" w:rsidDel="00646374">
          <w:delText xml:space="preserve">S-128 </w:delText>
        </w:r>
        <w:r w:rsidR="00D66CA5" w:rsidRPr="0062074F" w:rsidDel="00646374">
          <w:delText>datasets</w:delText>
        </w:r>
        <w:r w:rsidR="00826214" w:rsidRPr="0062074F" w:rsidDel="00646374">
          <w:delText xml:space="preserve"> </w:delText>
        </w:r>
        <w:r w:rsidR="004F0771" w:rsidRPr="0062074F" w:rsidDel="00646374">
          <w:delText xml:space="preserve">(data which may be available, but which is not installed) </w:delText>
        </w:r>
        <w:r w:rsidRPr="0062074F" w:rsidDel="00646374">
          <w:delText>m</w:delText>
        </w:r>
        <w:r w:rsidR="00AF6AD6" w:rsidRPr="0062074F" w:rsidDel="00646374">
          <w:delText>ay</w:delText>
        </w:r>
        <w:r w:rsidR="00D66CA5" w:rsidRPr="0062074F" w:rsidDel="00646374">
          <w:delText xml:space="preserve"> </w:delText>
        </w:r>
        <w:r w:rsidR="00A2747F" w:rsidRPr="0062074F" w:rsidDel="00646374">
          <w:delText>be used</w:delText>
        </w:r>
        <w:r w:rsidR="00F65057" w:rsidRPr="0062074F" w:rsidDel="00646374">
          <w:delText xml:space="preserve"> </w:delText>
        </w:r>
        <w:r w:rsidRPr="0062074F" w:rsidDel="00646374">
          <w:delText xml:space="preserve">to generate ENC graphical index </w:delText>
        </w:r>
        <w:r w:rsidR="00D66CA5" w:rsidRPr="0062074F" w:rsidDel="00646374">
          <w:delText xml:space="preserve">as long as the graphical index </w:delText>
        </w:r>
        <w:r w:rsidR="00F65057" w:rsidRPr="0062074F" w:rsidDel="00646374">
          <w:delText>distinguish</w:delText>
        </w:r>
        <w:r w:rsidR="00D66CA5" w:rsidRPr="0062074F" w:rsidDel="00646374">
          <w:delText>es them</w:delText>
        </w:r>
        <w:r w:rsidR="00F65057" w:rsidRPr="0062074F" w:rsidDel="00646374">
          <w:delText xml:space="preserve"> from </w:delText>
        </w:r>
        <w:r w:rsidRPr="0062074F" w:rsidDel="00646374">
          <w:delText xml:space="preserve">the </w:delText>
        </w:r>
        <w:r w:rsidR="00F65057" w:rsidRPr="0062074F" w:rsidDel="00646374">
          <w:delText>data</w:delText>
        </w:r>
        <w:r w:rsidR="00D66CA5" w:rsidRPr="0062074F" w:rsidDel="00646374">
          <w:delText>sets</w:delText>
        </w:r>
        <w:r w:rsidR="00F65057" w:rsidRPr="0062074F" w:rsidDel="00646374">
          <w:delText xml:space="preserve"> installed on the system</w:delText>
        </w:r>
        <w:r w:rsidR="00D66CA5" w:rsidRPr="0062074F" w:rsidDel="00646374">
          <w:delText>.</w:delText>
        </w:r>
        <w:r w:rsidRPr="0062074F" w:rsidDel="00646374">
          <w:delText xml:space="preserve"> </w:delText>
        </w:r>
      </w:del>
    </w:p>
    <w:p w14:paraId="1D072915" w14:textId="0E3BC830" w:rsidR="003937A2" w:rsidRPr="0062074F" w:rsidRDefault="003937A2" w:rsidP="00826214">
      <w:pPr>
        <w:spacing w:after="120" w:line="240" w:lineRule="auto"/>
        <w:jc w:val="both"/>
      </w:pPr>
      <w:r w:rsidRPr="0062074F">
        <w:t xml:space="preserve">The description of dataset extents in </w:t>
      </w:r>
      <w:r w:rsidR="00A36BF3" w:rsidRPr="0062074F">
        <w:t>S-</w:t>
      </w:r>
      <w:ins w:id="1066" w:author="Birklhuber Bernd" w:date="2026-08-07T10:02:00Z">
        <w:r w:rsidR="00646374">
          <w:t>4</w:t>
        </w:r>
      </w:ins>
      <w:del w:id="1067" w:author="Birklhuber Bernd" w:date="2026-08-07T10:02:00Z">
        <w:r w:rsidR="00A36BF3" w:rsidRPr="0062074F" w:rsidDel="00646374">
          <w:delText>1</w:delText>
        </w:r>
      </w:del>
      <w:r w:rsidR="00A36BF3" w:rsidRPr="0062074F">
        <w:t xml:space="preserve">01 </w:t>
      </w:r>
      <w:ins w:id="1068" w:author="Birklhuber Bernd" w:date="2026-08-07T10:02:00Z">
        <w:r w:rsidR="00646374">
          <w:t>I</w:t>
        </w:r>
      </w:ins>
      <w:r w:rsidRPr="0062074F">
        <w:t xml:space="preserve">ENC discovery metadata in exchange catalogue files uses a fixed format, described in Appendix </w:t>
      </w:r>
      <w:r w:rsidR="00A74A4F" w:rsidRPr="0062074F">
        <w:t>F</w:t>
      </w:r>
      <w:r w:rsidRPr="0062074F">
        <w:t>.</w:t>
      </w:r>
    </w:p>
    <w:p w14:paraId="55BAFFA5" w14:textId="2368EA7D" w:rsidR="00EC17AE" w:rsidRPr="0062074F" w:rsidRDefault="00A36BF3" w:rsidP="00B812CA">
      <w:pPr>
        <w:spacing w:after="120" w:line="240" w:lineRule="auto"/>
      </w:pPr>
      <w:r w:rsidRPr="0062074F">
        <w:t xml:space="preserve">It must be possible to individually select the display of </w:t>
      </w:r>
      <w:r w:rsidR="00AA76AA" w:rsidRPr="0062074F">
        <w:t xml:space="preserve">the graphical index entries for the </w:t>
      </w:r>
      <w:r w:rsidRPr="0062074F">
        <w:t xml:space="preserve">installed S-57 </w:t>
      </w:r>
      <w:ins w:id="1069" w:author="Birklhuber Bernd" w:date="2026-08-07T10:02:00Z">
        <w:r w:rsidR="00646374">
          <w:t>b</w:t>
        </w:r>
      </w:ins>
      <w:ins w:id="1070" w:author="Birklhuber Bernd" w:date="2026-08-07T10:03:00Z">
        <w:r w:rsidR="00646374">
          <w:t xml:space="preserve">ased </w:t>
        </w:r>
      </w:ins>
      <w:r w:rsidRPr="0062074F">
        <w:t>and S-</w:t>
      </w:r>
      <w:ins w:id="1071" w:author="Birklhuber Bernd" w:date="2026-08-07T10:03:00Z">
        <w:r w:rsidR="00646374">
          <w:t>4</w:t>
        </w:r>
      </w:ins>
      <w:del w:id="1072" w:author="Birklhuber Bernd" w:date="2026-08-07T10:03:00Z">
        <w:r w:rsidRPr="0062074F" w:rsidDel="00646374">
          <w:delText>1</w:delText>
        </w:r>
      </w:del>
      <w:r w:rsidRPr="0062074F">
        <w:t xml:space="preserve">01 </w:t>
      </w:r>
      <w:ins w:id="1073" w:author="Birklhuber Bernd" w:date="2026-08-07T10:03:00Z">
        <w:r w:rsidR="00646374">
          <w:t>I</w:t>
        </w:r>
      </w:ins>
      <w:r w:rsidRPr="0062074F">
        <w:t>ENCs. The display of each data product must be differentiated.</w:t>
      </w:r>
    </w:p>
    <w:p w14:paraId="570B89FF" w14:textId="3282D785" w:rsidR="00AF63FF" w:rsidRPr="0062074F" w:rsidRDefault="00AF63FF" w:rsidP="00226D98">
      <w:pPr>
        <w:pStyle w:val="berschrift3"/>
      </w:pPr>
      <w:bookmarkStart w:id="1074" w:name="_Ref45727563"/>
      <w:bookmarkStart w:id="1075" w:name="_Toc226035042"/>
      <w:r w:rsidRPr="0062074F">
        <w:lastRenderedPageBreak/>
        <w:t>Graphical indexes of other S-100 products</w:t>
      </w:r>
      <w:bookmarkEnd w:id="1074"/>
      <w:bookmarkEnd w:id="1075"/>
    </w:p>
    <w:p w14:paraId="68FD5F3A" w14:textId="4134EAD5" w:rsidR="00377E3F" w:rsidRPr="0062074F" w:rsidRDefault="00A4022E" w:rsidP="002D7DEE">
      <w:pPr>
        <w:rPr>
          <w:strike/>
        </w:rPr>
      </w:pPr>
      <w:r w:rsidRPr="0062074F">
        <w:t xml:space="preserve">The </w:t>
      </w:r>
      <w:ins w:id="1076" w:author="Birklhuber Bernd" w:date="2026-08-07T10:03:00Z">
        <w:r w:rsidR="00646374">
          <w:t xml:space="preserve">Inland </w:t>
        </w:r>
      </w:ins>
      <w:r w:rsidRPr="0062074F">
        <w:t xml:space="preserve">ECDIS </w:t>
      </w:r>
      <w:ins w:id="1077" w:author="Birklhuber Bernd" w:date="2026-08-07T10:03:00Z">
        <w:r w:rsidR="00646374">
          <w:t xml:space="preserve">and </w:t>
        </w:r>
      </w:ins>
      <w:ins w:id="1078" w:author="Birklhuber Bernd" w:date="2026-08-21T11:46:00Z">
        <w:r w:rsidR="00B56100">
          <w:t xml:space="preserve">Inland </w:t>
        </w:r>
      </w:ins>
      <w:ins w:id="1079" w:author="Birklhuber Bernd" w:date="2026-08-07T10:03:00Z">
        <w:r w:rsidR="00646374">
          <w:t xml:space="preserve">ECS </w:t>
        </w:r>
      </w:ins>
      <w:r w:rsidRPr="0062074F">
        <w:t xml:space="preserve">must additionally implement a capability for displaying graphical indexes of </w:t>
      </w:r>
      <w:commentRangeStart w:id="1080"/>
      <w:r w:rsidRPr="0062074F">
        <w:t xml:space="preserve">S-102 and S-104 </w:t>
      </w:r>
      <w:commentRangeEnd w:id="1080"/>
      <w:r w:rsidR="00646374">
        <w:rPr>
          <w:rStyle w:val="Kommentarzeichen"/>
        </w:rPr>
        <w:commentReference w:id="1080"/>
      </w:r>
      <w:r w:rsidRPr="0062074F">
        <w:t xml:space="preserve">data products, and </w:t>
      </w:r>
      <w:r w:rsidR="00AF63FF" w:rsidRPr="0062074F">
        <w:t xml:space="preserve">may implement a graphical index of </w:t>
      </w:r>
      <w:r w:rsidRPr="0062074F">
        <w:t xml:space="preserve">other </w:t>
      </w:r>
      <w:r w:rsidR="00AF63FF" w:rsidRPr="0062074F">
        <w:t>non-</w:t>
      </w:r>
      <w:ins w:id="1081" w:author="Birklhuber Bernd" w:date="2026-08-07T10:03:00Z">
        <w:r w:rsidR="00646374">
          <w:t>I</w:t>
        </w:r>
      </w:ins>
      <w:r w:rsidR="00AF63FF" w:rsidRPr="0062074F">
        <w:t>ENC data products</w:t>
      </w:r>
    </w:p>
    <w:p w14:paraId="12298C92" w14:textId="7A5B2955" w:rsidR="00A4022E" w:rsidRPr="0062074F" w:rsidRDefault="00377E3F" w:rsidP="007B6A6F">
      <w:pPr>
        <w:spacing w:after="120" w:line="240" w:lineRule="auto"/>
        <w:jc w:val="both"/>
      </w:pPr>
      <w:r w:rsidRPr="0062074F">
        <w:t>If the system displays graphical indexes for different products simultaneously</w:t>
      </w:r>
      <w:r w:rsidR="00A4022E" w:rsidRPr="0062074F">
        <w:t xml:space="preserve"> it must be possible to </w:t>
      </w:r>
      <w:r w:rsidR="00A4022E" w:rsidRPr="00500BB0">
        <w:t>select</w:t>
      </w:r>
      <w:r w:rsidR="00A4022E" w:rsidRPr="0062074F">
        <w:t xml:space="preserve"> the display of each supported data product. The display of each supported dat</w:t>
      </w:r>
      <w:r w:rsidR="00F52FB0" w:rsidRPr="0062074F">
        <w:t>a</w:t>
      </w:r>
      <w:r w:rsidR="00A4022E" w:rsidRPr="0062074F">
        <w:t xml:space="preserve"> product </w:t>
      </w:r>
      <w:r w:rsidR="00397508">
        <w:t>must</w:t>
      </w:r>
      <w:r w:rsidR="00397508" w:rsidRPr="0062074F">
        <w:t xml:space="preserve"> </w:t>
      </w:r>
      <w:r w:rsidR="00A4022E" w:rsidRPr="0062074F">
        <w:t>be differentiated.</w:t>
      </w:r>
    </w:p>
    <w:p w14:paraId="22856E97" w14:textId="6B27E20D" w:rsidR="00910006" w:rsidRPr="0062074F" w:rsidRDefault="00910006" w:rsidP="00DB7CFE">
      <w:pPr>
        <w:pStyle w:val="berschrift2"/>
      </w:pPr>
      <w:bookmarkStart w:id="1082" w:name="_Toc187673070"/>
      <w:bookmarkStart w:id="1083" w:name="_Toc187673302"/>
      <w:bookmarkStart w:id="1084" w:name="_Toc188368657"/>
      <w:bookmarkStart w:id="1085" w:name="_Toc188621859"/>
      <w:bookmarkStart w:id="1086" w:name="_Toc188950440"/>
      <w:bookmarkStart w:id="1087" w:name="_Toc188968356"/>
      <w:bookmarkStart w:id="1088" w:name="_Toc188968581"/>
      <w:bookmarkStart w:id="1089" w:name="_Toc175130216"/>
      <w:bookmarkStart w:id="1090" w:name="_Toc175130217"/>
      <w:bookmarkStart w:id="1091" w:name="_Toc226035043"/>
      <w:bookmarkEnd w:id="1082"/>
      <w:bookmarkEnd w:id="1083"/>
      <w:bookmarkEnd w:id="1084"/>
      <w:bookmarkEnd w:id="1085"/>
      <w:bookmarkEnd w:id="1086"/>
      <w:bookmarkEnd w:id="1087"/>
      <w:bookmarkEnd w:id="1088"/>
      <w:bookmarkEnd w:id="1089"/>
      <w:bookmarkEnd w:id="1090"/>
      <w:r w:rsidRPr="0062074F">
        <w:t>Limits of data</w:t>
      </w:r>
      <w:bookmarkEnd w:id="1091"/>
    </w:p>
    <w:p w14:paraId="1971E9CE" w14:textId="01D1C344" w:rsidR="00115385" w:rsidRPr="0062074F" w:rsidRDefault="00646374" w:rsidP="00115385">
      <w:pPr>
        <w:pStyle w:val="berschrift3"/>
      </w:pPr>
      <w:bookmarkStart w:id="1092" w:name="_Ref45730411"/>
      <w:bookmarkStart w:id="1093" w:name="_Toc226035044"/>
      <w:ins w:id="1094" w:author="Birklhuber Bernd" w:date="2026-08-07T10:03:00Z">
        <w:r>
          <w:t>I</w:t>
        </w:r>
      </w:ins>
      <w:r w:rsidR="007B18E6" w:rsidRPr="0062074F">
        <w:t xml:space="preserve">ENC </w:t>
      </w:r>
      <w:r w:rsidR="00115385" w:rsidRPr="0062074F">
        <w:t>No data areas</w:t>
      </w:r>
      <w:bookmarkEnd w:id="1092"/>
      <w:bookmarkEnd w:id="1093"/>
    </w:p>
    <w:p w14:paraId="7C79065A" w14:textId="09CA24E6" w:rsidR="006577E0" w:rsidRPr="0062074F" w:rsidRDefault="006577E0" w:rsidP="00115385">
      <w:pPr>
        <w:spacing w:after="120" w:line="240" w:lineRule="auto"/>
        <w:jc w:val="both"/>
      </w:pPr>
      <w:r w:rsidRPr="0062074F">
        <w:t xml:space="preserve">The </w:t>
      </w:r>
      <w:ins w:id="1095" w:author="Birklhuber Bernd" w:date="2026-08-07T10:04:00Z">
        <w:r w:rsidR="00646374">
          <w:t xml:space="preserve">Inland </w:t>
        </w:r>
      </w:ins>
      <w:r w:rsidRPr="0062074F">
        <w:t xml:space="preserve">ECDIS </w:t>
      </w:r>
      <w:ins w:id="1096" w:author="Birklhuber Bernd" w:date="2026-08-07T10:04:00Z">
        <w:r w:rsidR="00646374">
          <w:t xml:space="preserve">and </w:t>
        </w:r>
      </w:ins>
      <w:ins w:id="1097" w:author="Birklhuber Bernd" w:date="2026-08-21T11:46:00Z">
        <w:r w:rsidR="00B56100">
          <w:t xml:space="preserve">Inland </w:t>
        </w:r>
      </w:ins>
      <w:ins w:id="1098" w:author="Birklhuber Bernd" w:date="2026-08-07T10:04:00Z">
        <w:r w:rsidR="00646374">
          <w:t xml:space="preserve">ECS </w:t>
        </w:r>
      </w:ins>
      <w:r w:rsidRPr="0062074F">
        <w:t xml:space="preserve">must fill any areas in which there is no installed </w:t>
      </w:r>
      <w:ins w:id="1099" w:author="Birklhuber Bernd" w:date="2026-08-07T10:04:00Z">
        <w:r w:rsidR="00646374">
          <w:t>I</w:t>
        </w:r>
      </w:ins>
      <w:r w:rsidRPr="0062074F">
        <w:t xml:space="preserve">ENC coverage using area pattern NODATA03, using colour token NODTA. These areas are defined as no data areas. </w:t>
      </w:r>
    </w:p>
    <w:p w14:paraId="5EE7E8E2" w14:textId="6AC24746" w:rsidR="00115385" w:rsidRPr="0062074F" w:rsidRDefault="006577E0" w:rsidP="00115385">
      <w:pPr>
        <w:spacing w:after="120" w:line="240" w:lineRule="auto"/>
        <w:jc w:val="both"/>
      </w:pPr>
      <w:commentRangeStart w:id="1100"/>
      <w:r w:rsidRPr="0062074F">
        <w:t>The</w:t>
      </w:r>
      <w:r w:rsidR="00115385" w:rsidRPr="0062074F">
        <w:t xml:space="preserve"> indication </w:t>
      </w:r>
      <w:r w:rsidR="00115385" w:rsidRPr="0062074F">
        <w:rPr>
          <w:b/>
          <w:bCs/>
        </w:rPr>
        <w:t>"</w:t>
      </w:r>
      <w:bookmarkStart w:id="1101" w:name="_Hlk188952838"/>
      <w:r w:rsidR="007763CD" w:rsidRPr="0062074F">
        <w:rPr>
          <w:b/>
          <w:bCs/>
          <w:i/>
          <w:iCs/>
        </w:rPr>
        <w:t xml:space="preserve">No </w:t>
      </w:r>
      <w:ins w:id="1102" w:author="Birklhuber Bernd" w:date="2026-08-07T10:04:00Z">
        <w:r w:rsidR="00646374">
          <w:rPr>
            <w:b/>
            <w:bCs/>
            <w:i/>
            <w:iCs/>
          </w:rPr>
          <w:t>I</w:t>
        </w:r>
      </w:ins>
      <w:r w:rsidR="007763CD" w:rsidRPr="0062074F">
        <w:rPr>
          <w:b/>
          <w:bCs/>
          <w:i/>
          <w:iCs/>
        </w:rPr>
        <w:t>ENC Available</w:t>
      </w:r>
      <w:r w:rsidR="00115385" w:rsidRPr="0062074F">
        <w:t xml:space="preserve">" </w:t>
      </w:r>
      <w:r w:rsidRPr="0062074F">
        <w:t xml:space="preserve">must </w:t>
      </w:r>
      <w:bookmarkEnd w:id="1101"/>
      <w:r w:rsidRPr="0062074F">
        <w:t>be shown</w:t>
      </w:r>
      <w:r w:rsidR="00115385" w:rsidRPr="0062074F">
        <w:t xml:space="preserve"> if the display includes</w:t>
      </w:r>
      <w:r w:rsidRPr="0062074F">
        <w:t xml:space="preserve"> areas in which there are</w:t>
      </w:r>
      <w:r w:rsidR="00115385" w:rsidRPr="0062074F">
        <w:t xml:space="preserve"> waters </w:t>
      </w:r>
      <w:r w:rsidRPr="0062074F">
        <w:t>with</w:t>
      </w:r>
      <w:r w:rsidR="00115385" w:rsidRPr="0062074F">
        <w:t xml:space="preserve"> no </w:t>
      </w:r>
      <w:ins w:id="1103" w:author="Birklhuber Bernd" w:date="2026-08-07T10:04:00Z">
        <w:r w:rsidR="00646374">
          <w:t>I</w:t>
        </w:r>
      </w:ins>
      <w:r w:rsidR="00115385" w:rsidRPr="0062074F">
        <w:t xml:space="preserve">ENCs </w:t>
      </w:r>
      <w:r w:rsidRPr="0062074F">
        <w:t>installed</w:t>
      </w:r>
      <w:r w:rsidR="004A6E2D" w:rsidRPr="0062074F">
        <w:t>.</w:t>
      </w:r>
      <w:r w:rsidR="001A3949" w:rsidRPr="0062074F">
        <w:t xml:space="preserve"> </w:t>
      </w:r>
      <w:commentRangeEnd w:id="1100"/>
      <w:r w:rsidR="00646374">
        <w:rPr>
          <w:rStyle w:val="Kommentarzeichen"/>
        </w:rPr>
        <w:commentReference w:id="1100"/>
      </w:r>
    </w:p>
    <w:p w14:paraId="40BB63AA" w14:textId="3A2EF2BD" w:rsidR="00115385" w:rsidRPr="0062074F" w:rsidRDefault="00115385" w:rsidP="00115385">
      <w:pPr>
        <w:spacing w:after="120" w:line="240" w:lineRule="auto"/>
        <w:jc w:val="both"/>
      </w:pPr>
      <w:r w:rsidRPr="0062074F">
        <w:t xml:space="preserve">An indication that the </w:t>
      </w:r>
      <w:del w:id="1104" w:author="Birklhuber Bernd" w:date="2026-08-07T10:05:00Z">
        <w:r w:rsidRPr="0062074F" w:rsidDel="00646374">
          <w:delText xml:space="preserve">mariner </w:delText>
        </w:r>
      </w:del>
      <w:ins w:id="1105" w:author="Birklhuber Bernd" w:date="2026-08-07T10:05:00Z">
        <w:r w:rsidR="00646374">
          <w:t>boatmaster</w:t>
        </w:r>
        <w:r w:rsidR="00646374" w:rsidRPr="0062074F">
          <w:t xml:space="preserve"> </w:t>
        </w:r>
      </w:ins>
      <w:r w:rsidRPr="0062074F">
        <w:t xml:space="preserve">must refer to the official chart </w:t>
      </w:r>
      <w:r w:rsidR="006577E0" w:rsidRPr="0062074F">
        <w:t>must also</w:t>
      </w:r>
      <w:r w:rsidRPr="0062074F">
        <w:t xml:space="preserve"> be given whenever line style </w:t>
      </w:r>
      <w:r w:rsidRPr="00E2552C">
        <w:t xml:space="preserve">NONHODAT appears on the display, or whenever the display is comprised of other than </w:t>
      </w:r>
      <w:ins w:id="1106" w:author="Birklhuber Bernd" w:date="2026-08-07T10:06:00Z">
        <w:r w:rsidR="00646374">
          <w:t>I</w:t>
        </w:r>
      </w:ins>
      <w:r w:rsidRPr="00E2552C">
        <w:t>ENC data</w:t>
      </w:r>
      <w:r w:rsidR="006577E0" w:rsidRPr="00E2552C">
        <w:t xml:space="preserve"> </w:t>
      </w:r>
      <w:r w:rsidR="00A4022E" w:rsidRPr="00E2552C">
        <w:t xml:space="preserve">as specified by </w:t>
      </w:r>
      <w:r w:rsidR="00E934DF" w:rsidRPr="00520800">
        <w:t>clause</w:t>
      </w:r>
      <w:r w:rsidR="00E934DF" w:rsidRPr="00E2552C">
        <w:t xml:space="preserve"> </w:t>
      </w:r>
      <w:r w:rsidR="00A4022E" w:rsidRPr="00E2552C">
        <w:fldChar w:fldCharType="begin"/>
      </w:r>
      <w:r w:rsidR="00A4022E" w:rsidRPr="00E2552C">
        <w:instrText xml:space="preserve"> REF _Ref179768848 \r \h </w:instrText>
      </w:r>
      <w:r w:rsidR="0062074F" w:rsidRPr="00E2552C">
        <w:instrText xml:space="preserve"> \* MERGEFORMAT </w:instrText>
      </w:r>
      <w:r w:rsidR="00A4022E" w:rsidRPr="00E2552C">
        <w:fldChar w:fldCharType="separate"/>
      </w:r>
      <w:r w:rsidR="00397508" w:rsidRPr="00E2552C">
        <w:t>8.1.1</w:t>
      </w:r>
      <w:r w:rsidR="00A4022E" w:rsidRPr="00E2552C">
        <w:fldChar w:fldCharType="end"/>
      </w:r>
      <w:r w:rsidRPr="00E2552C">
        <w:t>.</w:t>
      </w:r>
    </w:p>
    <w:p w14:paraId="4DC1DFAF" w14:textId="3DF14C86" w:rsidR="002A10D2" w:rsidRPr="0062074F" w:rsidRDefault="002A10D2" w:rsidP="00226D98">
      <w:pPr>
        <w:pStyle w:val="berschrift3"/>
      </w:pPr>
      <w:bookmarkStart w:id="1107" w:name="_Toc226035045"/>
      <w:commentRangeStart w:id="1108"/>
      <w:r w:rsidRPr="0062074F">
        <w:t xml:space="preserve">Limit of </w:t>
      </w:r>
      <w:r w:rsidR="00CF6F82" w:rsidRPr="0062074F">
        <w:t>official</w:t>
      </w:r>
      <w:r w:rsidRPr="0062074F">
        <w:t xml:space="preserve"> </w:t>
      </w:r>
      <w:r w:rsidR="004B305C" w:rsidRPr="0062074F">
        <w:t>S-</w:t>
      </w:r>
      <w:ins w:id="1109" w:author="Birklhuber Bernd" w:date="2026-08-07T10:06:00Z">
        <w:r w:rsidR="00646374">
          <w:t>4</w:t>
        </w:r>
      </w:ins>
      <w:del w:id="1110" w:author="Birklhuber Bernd" w:date="2026-08-07T10:06:00Z">
        <w:r w:rsidR="004B305C" w:rsidRPr="0062074F" w:rsidDel="00646374">
          <w:delText>1</w:delText>
        </w:r>
      </w:del>
      <w:r w:rsidR="004B305C" w:rsidRPr="0062074F">
        <w:t xml:space="preserve">01 </w:t>
      </w:r>
      <w:r w:rsidRPr="0062074F">
        <w:t>data</w:t>
      </w:r>
      <w:r w:rsidR="004B305C" w:rsidRPr="0062074F">
        <w:t xml:space="preserve"> and </w:t>
      </w:r>
      <w:proofErr w:type="spellStart"/>
      <w:r w:rsidR="00CF6F82" w:rsidRPr="0062074F">
        <w:t>non official</w:t>
      </w:r>
      <w:proofErr w:type="spellEnd"/>
      <w:r w:rsidR="00CF6F82" w:rsidRPr="0062074F">
        <w:t xml:space="preserve"> S-</w:t>
      </w:r>
      <w:ins w:id="1111" w:author="Birklhuber Bernd" w:date="2026-08-07T10:06:00Z">
        <w:r w:rsidR="00646374">
          <w:t>4</w:t>
        </w:r>
      </w:ins>
      <w:del w:id="1112" w:author="Birklhuber Bernd" w:date="2026-08-07T10:06:00Z">
        <w:r w:rsidR="00CF6F82" w:rsidRPr="0062074F" w:rsidDel="00646374">
          <w:delText>1</w:delText>
        </w:r>
      </w:del>
      <w:r w:rsidR="00CF6F82" w:rsidRPr="0062074F">
        <w:t xml:space="preserve">01 </w:t>
      </w:r>
      <w:r w:rsidR="004B305C" w:rsidRPr="0062074F">
        <w:t>data</w:t>
      </w:r>
      <w:bookmarkEnd w:id="1107"/>
      <w:r w:rsidR="00C1640C" w:rsidRPr="0062074F">
        <w:t xml:space="preserve"> </w:t>
      </w:r>
    </w:p>
    <w:p w14:paraId="21AF0B2D" w14:textId="3E7960EB" w:rsidR="002A10D2" w:rsidRPr="0062074F" w:rsidRDefault="002A10D2" w:rsidP="0008472D">
      <w:pPr>
        <w:spacing w:after="120" w:line="240" w:lineRule="auto"/>
        <w:jc w:val="both"/>
      </w:pPr>
      <w:r w:rsidRPr="0062074F">
        <w:t xml:space="preserve">The </w:t>
      </w:r>
      <w:r w:rsidR="009F52AF" w:rsidRPr="0062074F">
        <w:t>limit</w:t>
      </w:r>
      <w:r w:rsidRPr="0062074F">
        <w:t xml:space="preserve"> of </w:t>
      </w:r>
      <w:r w:rsidR="00CF6F82" w:rsidRPr="0062074F">
        <w:t xml:space="preserve">official </w:t>
      </w:r>
      <w:r w:rsidR="004B305C" w:rsidRPr="0062074F">
        <w:t>S-</w:t>
      </w:r>
      <w:ins w:id="1113" w:author="Birklhuber Bernd" w:date="2026-08-07T10:06:00Z">
        <w:r w:rsidR="00646374">
          <w:t>4</w:t>
        </w:r>
      </w:ins>
      <w:del w:id="1114" w:author="Birklhuber Bernd" w:date="2026-08-07T10:06:00Z">
        <w:r w:rsidR="004B305C" w:rsidRPr="0062074F" w:rsidDel="00646374">
          <w:delText>1</w:delText>
        </w:r>
      </w:del>
      <w:r w:rsidR="004B305C" w:rsidRPr="0062074F">
        <w:t>01</w:t>
      </w:r>
      <w:r w:rsidRPr="0062074F">
        <w:t xml:space="preserve"> data on th</w:t>
      </w:r>
      <w:r w:rsidR="00FA3CC0" w:rsidRPr="0062074F">
        <w:t>e</w:t>
      </w:r>
      <w:r w:rsidRPr="0062074F">
        <w:t xml:space="preserve"> graphical index defines the limit of </w:t>
      </w:r>
      <w:r w:rsidR="00CF6F82" w:rsidRPr="0062074F">
        <w:t xml:space="preserve">official </w:t>
      </w:r>
      <w:ins w:id="1115" w:author="Birklhuber Bernd" w:date="2026-08-07T10:06:00Z">
        <w:r w:rsidR="00646374">
          <w:t>I</w:t>
        </w:r>
      </w:ins>
      <w:r w:rsidRPr="0062074F">
        <w:t>ENC coverage.</w:t>
      </w:r>
      <w:r w:rsidR="008F1A27" w:rsidRPr="0062074F">
        <w:t xml:space="preserve"> </w:t>
      </w:r>
      <w:r w:rsidR="00C83FEF">
        <w:t xml:space="preserve">Clause </w:t>
      </w:r>
      <w:r w:rsidR="008F1A27" w:rsidRPr="0062074F">
        <w:t xml:space="preserve"> </w:t>
      </w:r>
      <w:r w:rsidR="008F1A27" w:rsidRPr="0062074F">
        <w:fldChar w:fldCharType="begin"/>
      </w:r>
      <w:r w:rsidR="008F1A27" w:rsidRPr="0062074F">
        <w:instrText xml:space="preserve"> REF _Ref178773055 \r \h </w:instrText>
      </w:r>
      <w:r w:rsidR="00FB5B93" w:rsidRPr="0062074F">
        <w:instrText xml:space="preserve"> \* MERGEFORMAT </w:instrText>
      </w:r>
      <w:r w:rsidR="008F1A27" w:rsidRPr="0062074F">
        <w:fldChar w:fldCharType="separate"/>
      </w:r>
      <w:r w:rsidR="00C83FEF">
        <w:t>8.1.1</w:t>
      </w:r>
      <w:r w:rsidR="008F1A27" w:rsidRPr="0062074F">
        <w:fldChar w:fldCharType="end"/>
      </w:r>
      <w:r w:rsidRPr="0062074F">
        <w:t xml:space="preserve"> </w:t>
      </w:r>
      <w:r w:rsidR="00C83FEF" w:rsidRPr="00C83FEF">
        <w:t xml:space="preserve">describes how the </w:t>
      </w:r>
      <w:ins w:id="1116" w:author="Birklhuber Bernd" w:date="2026-08-07T10:06:00Z">
        <w:r w:rsidR="00646374">
          <w:t xml:space="preserve">Inland </w:t>
        </w:r>
      </w:ins>
      <w:r w:rsidR="00C83FEF" w:rsidRPr="00C83FEF">
        <w:t xml:space="preserve">ECDIS </w:t>
      </w:r>
      <w:ins w:id="1117" w:author="Birklhuber Bernd" w:date="2026-08-07T10:06:00Z">
        <w:r w:rsidR="00646374">
          <w:t xml:space="preserve">and </w:t>
        </w:r>
      </w:ins>
      <w:ins w:id="1118" w:author="Birklhuber Bernd" w:date="2026-08-21T11:51:00Z">
        <w:r w:rsidR="00A641C2">
          <w:t xml:space="preserve">Inland </w:t>
        </w:r>
      </w:ins>
      <w:ins w:id="1119" w:author="Birklhuber Bernd" w:date="2026-08-07T10:06:00Z">
        <w:r w:rsidR="00646374">
          <w:t xml:space="preserve">ECS </w:t>
        </w:r>
      </w:ins>
      <w:r w:rsidR="00C83FEF" w:rsidRPr="00C83FEF">
        <w:t>determines that the data is official</w:t>
      </w:r>
      <w:r w:rsidR="005D6548">
        <w:t>.</w:t>
      </w:r>
    </w:p>
    <w:p w14:paraId="39AD5C80" w14:textId="23BAF105" w:rsidR="002A10D2" w:rsidRPr="0062074F" w:rsidRDefault="002A10D2" w:rsidP="0008472D">
      <w:pPr>
        <w:spacing w:after="120" w:line="240" w:lineRule="auto"/>
        <w:jc w:val="both"/>
      </w:pPr>
      <w:r w:rsidRPr="0062074F">
        <w:t>The appearance of the “No data” colour (</w:t>
      </w:r>
      <w:r w:rsidR="0021340E" w:rsidRPr="0062074F">
        <w:t xml:space="preserve">colour token </w:t>
      </w:r>
      <w:r w:rsidRPr="0062074F">
        <w:t>NODTA) and</w:t>
      </w:r>
      <w:r w:rsidR="003C1749">
        <w:t xml:space="preserve"> </w:t>
      </w:r>
      <w:r w:rsidRPr="0062074F">
        <w:t xml:space="preserve">NODATA03 </w:t>
      </w:r>
      <w:r w:rsidR="0021340E" w:rsidRPr="0062074F">
        <w:t xml:space="preserve">area fill </w:t>
      </w:r>
      <w:r w:rsidR="00FA5784" w:rsidRPr="0062074F">
        <w:t xml:space="preserve">(see </w:t>
      </w:r>
      <w:r w:rsidR="00705A00" w:rsidRPr="0062074F">
        <w:fldChar w:fldCharType="begin"/>
      </w:r>
      <w:r w:rsidR="00705A00" w:rsidRPr="0062074F">
        <w:instrText xml:space="preserve"> REF _Ref45730411 \r \h </w:instrText>
      </w:r>
      <w:r w:rsidR="0008472D" w:rsidRPr="0062074F">
        <w:instrText xml:space="preserve"> \* MERGEFORMAT </w:instrText>
      </w:r>
      <w:r w:rsidR="00705A00" w:rsidRPr="0062074F">
        <w:fldChar w:fldCharType="separate"/>
      </w:r>
      <w:r w:rsidR="00FB64A7" w:rsidRPr="0062074F">
        <w:t>12.5.1</w:t>
      </w:r>
      <w:r w:rsidR="00705A00" w:rsidRPr="0062074F">
        <w:fldChar w:fldCharType="end"/>
      </w:r>
      <w:r w:rsidR="00FA5784" w:rsidRPr="0062074F">
        <w:t xml:space="preserve">) </w:t>
      </w:r>
      <w:r w:rsidRPr="0062074F">
        <w:t xml:space="preserve">will indicate the end of </w:t>
      </w:r>
      <w:r w:rsidR="00CF6F82" w:rsidRPr="0062074F">
        <w:t xml:space="preserve">official </w:t>
      </w:r>
      <w:r w:rsidRPr="0062074F">
        <w:t>data.</w:t>
      </w:r>
    </w:p>
    <w:p w14:paraId="590867A2" w14:textId="510DCE20" w:rsidR="002A10D2" w:rsidRPr="0062074F" w:rsidRDefault="002A10D2" w:rsidP="0008472D">
      <w:pPr>
        <w:spacing w:after="120" w:line="240" w:lineRule="auto"/>
        <w:jc w:val="both"/>
      </w:pPr>
      <w:r w:rsidRPr="0062074F">
        <w:t>If non-</w:t>
      </w:r>
      <w:r w:rsidR="00CF6F82" w:rsidRPr="0062074F">
        <w:t>official</w:t>
      </w:r>
      <w:r w:rsidRPr="0062074F">
        <w:t xml:space="preserve"> </w:t>
      </w:r>
      <w:r w:rsidR="00775DDD" w:rsidRPr="0062074F">
        <w:t xml:space="preserve">chart </w:t>
      </w:r>
      <w:r w:rsidRPr="0062074F">
        <w:t xml:space="preserve">data is shown on the </w:t>
      </w:r>
      <w:ins w:id="1120" w:author="Birklhuber Bernd" w:date="2026-08-07T10:06:00Z">
        <w:r w:rsidR="00646374">
          <w:t xml:space="preserve">Inland </w:t>
        </w:r>
      </w:ins>
      <w:r w:rsidRPr="0062074F">
        <w:t xml:space="preserve">ECDIS </w:t>
      </w:r>
      <w:ins w:id="1121" w:author="Birklhuber Bernd" w:date="2026-08-07T10:07:00Z">
        <w:r w:rsidR="00646374">
          <w:t xml:space="preserve">and </w:t>
        </w:r>
      </w:ins>
      <w:ins w:id="1122" w:author="Birklhuber Bernd" w:date="2026-08-21T11:51:00Z">
        <w:r w:rsidR="00A641C2">
          <w:t xml:space="preserve">Inland </w:t>
        </w:r>
      </w:ins>
      <w:ins w:id="1123" w:author="Birklhuber Bernd" w:date="2026-08-07T10:07:00Z">
        <w:r w:rsidR="00646374">
          <w:t xml:space="preserve">ECS </w:t>
        </w:r>
      </w:ins>
      <w:r w:rsidRPr="0062074F">
        <w:t xml:space="preserve">display, its boundary </w:t>
      </w:r>
      <w:r w:rsidR="002C3002" w:rsidRPr="0062074F">
        <w:t xml:space="preserve">must </w:t>
      </w:r>
      <w:r w:rsidRPr="0062074F">
        <w:t xml:space="preserve">be </w:t>
      </w:r>
      <w:r w:rsidR="00CB20FE" w:rsidRPr="0062074F">
        <w:t>demarcated</w:t>
      </w:r>
      <w:r w:rsidRPr="0062074F">
        <w:t xml:space="preserve"> by the line</w:t>
      </w:r>
      <w:r w:rsidR="0021340E" w:rsidRPr="0062074F">
        <w:t xml:space="preserve"> </w:t>
      </w:r>
      <w:r w:rsidRPr="0062074F">
        <w:t>style NONHODAT. Note that the NONHODAT</w:t>
      </w:r>
      <w:r w:rsidR="00926B94" w:rsidRPr="0062074F">
        <w:t xml:space="preserve"> line style</w:t>
      </w:r>
      <w:r w:rsidRPr="0062074F">
        <w:t xml:space="preserve"> is a “one-sided” line and the boundary of the non</w:t>
      </w:r>
      <w:r w:rsidR="00CF6F82" w:rsidRPr="0062074F">
        <w:t xml:space="preserve"> official</w:t>
      </w:r>
      <w:r w:rsidRPr="0062074F">
        <w:t xml:space="preserve"> data must be drawn according to S-</w:t>
      </w:r>
      <w:ins w:id="1124" w:author="Birklhuber Bernd" w:date="2026-08-07T10:07:00Z">
        <w:r w:rsidR="00646374">
          <w:t>4</w:t>
        </w:r>
      </w:ins>
      <w:del w:id="1125" w:author="Birklhuber Bernd" w:date="2026-08-07T10:07:00Z">
        <w:r w:rsidRPr="0062074F" w:rsidDel="00646374">
          <w:delText>1</w:delText>
        </w:r>
      </w:del>
      <w:r w:rsidRPr="0062074F">
        <w:t>01 rules to ensure that the diagonal stroke of the line is on the non</w:t>
      </w:r>
      <w:r w:rsidR="00CF6F82" w:rsidRPr="0062074F">
        <w:t xml:space="preserve"> official</w:t>
      </w:r>
      <w:r w:rsidRPr="0062074F">
        <w:t xml:space="preserve"> data side of the line.</w:t>
      </w:r>
      <w:r w:rsidR="00CB20FE" w:rsidRPr="0062074F">
        <w:t xml:space="preserve"> </w:t>
      </w:r>
      <w:r w:rsidRPr="0062074F">
        <w:t>The non</w:t>
      </w:r>
      <w:r w:rsidR="00CF6F82" w:rsidRPr="0062074F">
        <w:t xml:space="preserve"> official</w:t>
      </w:r>
      <w:r w:rsidRPr="0062074F">
        <w:t xml:space="preserve"> data boundary </w:t>
      </w:r>
      <w:r w:rsidR="00926B94" w:rsidRPr="0062074F">
        <w:t xml:space="preserve">indicated by the </w:t>
      </w:r>
      <w:r w:rsidRPr="0062074F">
        <w:t>NONHODAT</w:t>
      </w:r>
      <w:r w:rsidR="00926B94" w:rsidRPr="0062074F">
        <w:t xml:space="preserve"> line style</w:t>
      </w:r>
      <w:r w:rsidRPr="0062074F">
        <w:t xml:space="preserve"> serves to separate </w:t>
      </w:r>
      <w:r w:rsidR="00CF6F82" w:rsidRPr="0062074F">
        <w:t xml:space="preserve">official </w:t>
      </w:r>
      <w:ins w:id="1126" w:author="Birklhuber Bernd" w:date="2026-08-07T10:08:00Z">
        <w:r w:rsidR="00646374">
          <w:t>I</w:t>
        </w:r>
      </w:ins>
      <w:r w:rsidRPr="0062074F">
        <w:t xml:space="preserve">ENC data from </w:t>
      </w:r>
      <w:proofErr w:type="spellStart"/>
      <w:r w:rsidRPr="0062074F">
        <w:t>non</w:t>
      </w:r>
      <w:r w:rsidR="00CF6F82" w:rsidRPr="0062074F">
        <w:t xml:space="preserve"> official</w:t>
      </w:r>
      <w:proofErr w:type="spellEnd"/>
      <w:r w:rsidRPr="0062074F">
        <w:t xml:space="preserve"> chart information.</w:t>
      </w:r>
      <w:commentRangeEnd w:id="1108"/>
      <w:r w:rsidR="00BE3C79">
        <w:rPr>
          <w:rStyle w:val="Kommentarzeichen"/>
        </w:rPr>
        <w:commentReference w:id="1108"/>
      </w:r>
    </w:p>
    <w:p w14:paraId="613CADD2" w14:textId="1D183A88" w:rsidR="00E90EC5" w:rsidRPr="0062074F" w:rsidRDefault="00E90EC5" w:rsidP="00793CB3">
      <w:pPr>
        <w:pStyle w:val="berschrift3"/>
      </w:pPr>
      <w:bookmarkStart w:id="1127" w:name="_Toc226035046"/>
      <w:r w:rsidRPr="0062074F">
        <w:t>Limits of other S-100 product data</w:t>
      </w:r>
      <w:bookmarkEnd w:id="1127"/>
    </w:p>
    <w:p w14:paraId="441B685C" w14:textId="7AB0840F" w:rsidR="00292EBC" w:rsidRPr="0062074F" w:rsidRDefault="00FB5B93" w:rsidP="002D7DEE">
      <w:pPr>
        <w:jc w:val="both"/>
      </w:pPr>
      <w:r w:rsidRPr="0062074F">
        <w:t xml:space="preserve">For all other supported data products, it must be possible for the </w:t>
      </w:r>
      <w:del w:id="1128" w:author="Birklhuber Bernd" w:date="2026-08-10T08:50:00Z">
        <w:r w:rsidRPr="0062074F" w:rsidDel="00BE3C79">
          <w:delText xml:space="preserve">mariner </w:delText>
        </w:r>
      </w:del>
      <w:ins w:id="1129" w:author="Birklhuber Bernd" w:date="2026-08-10T08:50:00Z">
        <w:r w:rsidR="00BE3C79">
          <w:t>boatmaster</w:t>
        </w:r>
        <w:r w:rsidR="00BE3C79" w:rsidRPr="0062074F">
          <w:t xml:space="preserve"> </w:t>
        </w:r>
      </w:ins>
      <w:r w:rsidRPr="0062074F">
        <w:t>to be able to select for display “non</w:t>
      </w:r>
      <w:r w:rsidR="00CF6F82" w:rsidRPr="0062074F">
        <w:t xml:space="preserve"> official</w:t>
      </w:r>
      <w:r w:rsidRPr="0062074F">
        <w:t xml:space="preserve"> data” boundaries</w:t>
      </w:r>
      <w:r w:rsidR="00292EBC">
        <w:t>. Clause</w:t>
      </w:r>
      <w:r w:rsidR="007F7BF1" w:rsidRPr="0062074F">
        <w:t xml:space="preserve"> </w:t>
      </w:r>
      <w:r w:rsidR="007F7BF1" w:rsidRPr="0062074F">
        <w:fldChar w:fldCharType="begin"/>
      </w:r>
      <w:r w:rsidR="007F7BF1" w:rsidRPr="0062074F">
        <w:instrText xml:space="preserve"> REF _Ref49482794 \r \h </w:instrText>
      </w:r>
      <w:r w:rsidR="0062074F">
        <w:instrText xml:space="preserve"> \* MERGEFORMAT </w:instrText>
      </w:r>
      <w:r w:rsidR="007F7BF1" w:rsidRPr="0062074F">
        <w:fldChar w:fldCharType="separate"/>
      </w:r>
      <w:r w:rsidR="00500BB0">
        <w:t>8.1.1</w:t>
      </w:r>
      <w:r w:rsidR="007F7BF1" w:rsidRPr="0062074F">
        <w:fldChar w:fldCharType="end"/>
      </w:r>
      <w:r w:rsidR="00292EBC">
        <w:t xml:space="preserve"> </w:t>
      </w:r>
      <w:r w:rsidR="00292EBC" w:rsidRPr="00292EBC">
        <w:t xml:space="preserve">describes how the </w:t>
      </w:r>
      <w:ins w:id="1130" w:author="Birklhuber Bernd" w:date="2026-08-10T08:51:00Z">
        <w:r w:rsidR="00BE3C79">
          <w:t xml:space="preserve">Inland </w:t>
        </w:r>
      </w:ins>
      <w:r w:rsidR="00292EBC" w:rsidRPr="00292EBC">
        <w:t xml:space="preserve">ECDIS </w:t>
      </w:r>
      <w:ins w:id="1131" w:author="Birklhuber Bernd" w:date="2026-08-21T11:51:00Z">
        <w:r w:rsidR="00A641C2">
          <w:t>and</w:t>
        </w:r>
      </w:ins>
      <w:ins w:id="1132" w:author="Birklhuber Bernd" w:date="2026-08-10T08:51:00Z">
        <w:r w:rsidR="00BE3C79">
          <w:t xml:space="preserve"> </w:t>
        </w:r>
      </w:ins>
      <w:ins w:id="1133" w:author="Birklhuber Bernd" w:date="2026-08-21T11:51:00Z">
        <w:r w:rsidR="00A641C2">
          <w:t xml:space="preserve">Inland </w:t>
        </w:r>
      </w:ins>
      <w:ins w:id="1134" w:author="Birklhuber Bernd" w:date="2026-08-10T08:51:00Z">
        <w:r w:rsidR="00BE3C79">
          <w:t xml:space="preserve">ECS </w:t>
        </w:r>
      </w:ins>
      <w:r w:rsidR="00292EBC" w:rsidRPr="00292EBC">
        <w:t>determines that data is official</w:t>
      </w:r>
      <w:r w:rsidRPr="0062074F">
        <w:t>. The display for each supported data product must be differentiated.</w:t>
      </w:r>
    </w:p>
    <w:p w14:paraId="3E065986" w14:textId="339ED359" w:rsidR="002A10D2" w:rsidRPr="0062074F" w:rsidRDefault="002A10D2" w:rsidP="00DB7CFE">
      <w:pPr>
        <w:pStyle w:val="berschrift2"/>
      </w:pPr>
      <w:bookmarkStart w:id="1135" w:name="_Ref98335407"/>
      <w:bookmarkStart w:id="1136" w:name="_Toc226035047"/>
      <w:r w:rsidRPr="0062074F">
        <w:t xml:space="preserve">Special </w:t>
      </w:r>
      <w:ins w:id="1137" w:author="Birklhuber Bernd" w:date="2026-08-21T11:51:00Z">
        <w:r w:rsidR="00A641C2">
          <w:t xml:space="preserve">Inland </w:t>
        </w:r>
      </w:ins>
      <w:r w:rsidRPr="0062074F">
        <w:t xml:space="preserve">ECDIS </w:t>
      </w:r>
      <w:ins w:id="1138" w:author="Birklhuber Bernd" w:date="2026-08-21T11:52:00Z">
        <w:r w:rsidR="00A641C2">
          <w:t xml:space="preserve">and Inland ECS </w:t>
        </w:r>
      </w:ins>
      <w:r w:rsidRPr="0062074F">
        <w:t>chart symbols to identify unsafe depths</w:t>
      </w:r>
      <w:bookmarkEnd w:id="1135"/>
      <w:bookmarkEnd w:id="1136"/>
    </w:p>
    <w:p w14:paraId="14A536DC" w14:textId="1F415B82" w:rsidR="002A10D2" w:rsidRPr="0062074F" w:rsidRDefault="002A10D2" w:rsidP="00A72FA4">
      <w:pPr>
        <w:spacing w:after="120" w:line="240" w:lineRule="auto"/>
        <w:jc w:val="both"/>
      </w:pPr>
      <w:r w:rsidRPr="0062074F">
        <w:t xml:space="preserve">The </w:t>
      </w:r>
      <w:ins w:id="1139" w:author="Birklhuber Bernd" w:date="2026-08-07T10:08:00Z">
        <w:r w:rsidR="00646374">
          <w:t xml:space="preserve">Inland </w:t>
        </w:r>
      </w:ins>
      <w:r w:rsidRPr="0062074F">
        <w:t xml:space="preserve">ECDIS </w:t>
      </w:r>
      <w:ins w:id="1140" w:author="Birklhuber Bernd" w:date="2026-08-07T10:08:00Z">
        <w:r w:rsidR="00646374">
          <w:t xml:space="preserve">and </w:t>
        </w:r>
      </w:ins>
      <w:ins w:id="1141" w:author="Birklhuber Bernd" w:date="2026-08-21T11:51:00Z">
        <w:r w:rsidR="00A641C2">
          <w:t xml:space="preserve">Inland </w:t>
        </w:r>
      </w:ins>
      <w:ins w:id="1142" w:author="Birklhuber Bernd" w:date="2026-08-07T10:08:00Z">
        <w:r w:rsidR="00646374">
          <w:t xml:space="preserve">ECS </w:t>
        </w:r>
      </w:ins>
      <w:r w:rsidRPr="0062074F">
        <w:t xml:space="preserve">highlights four </w:t>
      </w:r>
      <w:r w:rsidR="00E40A4B" w:rsidRPr="0062074F">
        <w:t xml:space="preserve">concepts </w:t>
      </w:r>
      <w:r w:rsidRPr="0062074F">
        <w:t>that are important for safe navigation. These are the safety contour, depth shades, the safety depth and isolated dangers</w:t>
      </w:r>
      <w:r w:rsidR="00FB5B93" w:rsidRPr="0062074F">
        <w:t xml:space="preserve">. Depth </w:t>
      </w:r>
      <w:r w:rsidR="00D76083" w:rsidRPr="0062074F">
        <w:t>shades</w:t>
      </w:r>
      <w:r w:rsidR="00FB5B93" w:rsidRPr="0062074F">
        <w:t xml:space="preserve">, safety depth and isolated dangers are implemented in the portrayal catalogue. </w:t>
      </w:r>
    </w:p>
    <w:p w14:paraId="21364CD9" w14:textId="7BC1E763" w:rsidR="002A10D2" w:rsidRPr="0062074F" w:rsidRDefault="002A10D2" w:rsidP="00793CB3">
      <w:pPr>
        <w:pStyle w:val="berschrift3"/>
      </w:pPr>
      <w:bookmarkStart w:id="1143" w:name="_Ref49484089"/>
      <w:bookmarkStart w:id="1144" w:name="_Toc226035048"/>
      <w:r w:rsidRPr="0062074F">
        <w:t>Safety Contour</w:t>
      </w:r>
      <w:bookmarkEnd w:id="1143"/>
      <w:bookmarkEnd w:id="1144"/>
    </w:p>
    <w:p w14:paraId="3B2ED9C7" w14:textId="761CAD30" w:rsidR="002A10D2" w:rsidRPr="0062074F" w:rsidRDefault="002A10D2" w:rsidP="00A72FA4">
      <w:pPr>
        <w:spacing w:after="120" w:line="240" w:lineRule="auto"/>
        <w:jc w:val="both"/>
      </w:pPr>
      <w:r w:rsidRPr="0062074F">
        <w:t>The own-ship safety contour is double-coded by a thick line and a prominent change in depth shade.</w:t>
      </w:r>
    </w:p>
    <w:p w14:paraId="0F6582EF" w14:textId="2AA06011" w:rsidR="002A10D2" w:rsidRPr="0062074F" w:rsidRDefault="002A10D2" w:rsidP="00A72FA4">
      <w:pPr>
        <w:spacing w:after="120" w:line="240" w:lineRule="auto"/>
        <w:jc w:val="both"/>
      </w:pPr>
      <w:r w:rsidRPr="0062074F">
        <w:t xml:space="preserve">If the safety contour selected by the </w:t>
      </w:r>
      <w:del w:id="1145" w:author="Birklhuber Bernd" w:date="2026-08-07T10:08:00Z">
        <w:r w:rsidRPr="0062074F" w:rsidDel="00646374">
          <w:delText xml:space="preserve">mariner </w:delText>
        </w:r>
      </w:del>
      <w:ins w:id="1146" w:author="Birklhuber Bernd" w:date="2026-08-07T10:08:00Z">
        <w:r w:rsidR="00646374">
          <w:t>boatmaster</w:t>
        </w:r>
        <w:r w:rsidR="00646374" w:rsidRPr="0062074F">
          <w:t xml:space="preserve"> </w:t>
        </w:r>
      </w:ins>
      <w:r w:rsidRPr="0062074F">
        <w:t xml:space="preserve">is not available in the </w:t>
      </w:r>
      <w:r w:rsidR="00071364" w:rsidRPr="0062074F">
        <w:t>System Database</w:t>
      </w:r>
      <w:r w:rsidRPr="0062074F">
        <w:t xml:space="preserve">, the </w:t>
      </w:r>
      <w:ins w:id="1147" w:author="Birklhuber Bernd" w:date="2026-08-07T10:09:00Z">
        <w:r w:rsidR="00646374">
          <w:t xml:space="preserve">Inland </w:t>
        </w:r>
      </w:ins>
      <w:r w:rsidRPr="0062074F">
        <w:t xml:space="preserve">ECDIS </w:t>
      </w:r>
      <w:ins w:id="1148" w:author="Birklhuber Bernd" w:date="2026-08-21T11:52:00Z">
        <w:r w:rsidR="00A641C2">
          <w:t>and Inland</w:t>
        </w:r>
      </w:ins>
      <w:ins w:id="1149" w:author="Birklhuber Bernd" w:date="2026-08-07T10:09:00Z">
        <w:r w:rsidR="00646374">
          <w:t xml:space="preserve"> ECS </w:t>
        </w:r>
      </w:ins>
      <w:r w:rsidR="00EC44E4" w:rsidRPr="0062074F">
        <w:t xml:space="preserve">must </w:t>
      </w:r>
      <w:r w:rsidRPr="0062074F">
        <w:t xml:space="preserve">default to next deeper contour and inform the </w:t>
      </w:r>
      <w:del w:id="1150" w:author="Birklhuber Bernd" w:date="2026-08-07T10:09:00Z">
        <w:r w:rsidRPr="0062074F" w:rsidDel="00646374">
          <w:delText>mariner</w:delText>
        </w:r>
      </w:del>
      <w:ins w:id="1151" w:author="Birklhuber Bernd" w:date="2026-08-07T10:09:00Z">
        <w:r w:rsidR="00646374">
          <w:t>boatmaster</w:t>
        </w:r>
      </w:ins>
      <w:r w:rsidRPr="0062074F">
        <w:t>. If</w:t>
      </w:r>
      <w:r w:rsidR="00E40A4B" w:rsidRPr="0062074F">
        <w:t xml:space="preserve"> </w:t>
      </w:r>
      <w:r w:rsidRPr="0062074F">
        <w:t xml:space="preserve">the ship moves onto a new chart, </w:t>
      </w:r>
      <w:r w:rsidR="00D92EF1" w:rsidRPr="0062074F">
        <w:t xml:space="preserve">and </w:t>
      </w:r>
      <w:r w:rsidRPr="0062074F">
        <w:t xml:space="preserve">the safety contour previously in use is no longer available, the </w:t>
      </w:r>
      <w:ins w:id="1152" w:author="Birklhuber Bernd" w:date="2026-08-07T10:09:00Z">
        <w:r w:rsidR="00646374">
          <w:t xml:space="preserve">Inland </w:t>
        </w:r>
      </w:ins>
      <w:r w:rsidRPr="0062074F">
        <w:t xml:space="preserve">ECDIS </w:t>
      </w:r>
      <w:ins w:id="1153" w:author="Birklhuber Bernd" w:date="2026-08-07T10:09:00Z">
        <w:r w:rsidR="00646374">
          <w:t xml:space="preserve">and </w:t>
        </w:r>
      </w:ins>
      <w:ins w:id="1154" w:author="Birklhuber Bernd" w:date="2026-08-21T11:52:00Z">
        <w:r w:rsidR="00A641C2">
          <w:t xml:space="preserve">Inland </w:t>
        </w:r>
      </w:ins>
      <w:ins w:id="1155" w:author="Birklhuber Bernd" w:date="2026-08-07T10:09:00Z">
        <w:r w:rsidR="00646374">
          <w:t xml:space="preserve">ECS </w:t>
        </w:r>
      </w:ins>
      <w:r w:rsidR="00EC44E4" w:rsidRPr="0062074F">
        <w:t xml:space="preserve">must </w:t>
      </w:r>
      <w:r w:rsidRPr="0062074F">
        <w:t xml:space="preserve">again select the next deeper contour, and inform the </w:t>
      </w:r>
      <w:del w:id="1156" w:author="Birklhuber Bernd" w:date="2026-08-07T10:09:00Z">
        <w:r w:rsidRPr="0062074F" w:rsidDel="00646374">
          <w:delText>mariner</w:delText>
        </w:r>
      </w:del>
      <w:ins w:id="1157" w:author="Birklhuber Bernd" w:date="2026-08-07T10:09:00Z">
        <w:r w:rsidR="00646374">
          <w:t>boatmaster</w:t>
        </w:r>
      </w:ins>
      <w:r w:rsidRPr="0062074F">
        <w:t>.</w:t>
      </w:r>
    </w:p>
    <w:p w14:paraId="6429ACDA" w14:textId="22E139FD" w:rsidR="00235BEA" w:rsidRPr="0062074F" w:rsidRDefault="002A10D2" w:rsidP="00A72FA4">
      <w:pPr>
        <w:spacing w:after="120" w:line="240" w:lineRule="auto"/>
        <w:jc w:val="both"/>
      </w:pPr>
      <w:r w:rsidRPr="0062074F">
        <w:t xml:space="preserve">If the </w:t>
      </w:r>
      <w:del w:id="1158" w:author="Birklhuber Bernd" w:date="2026-08-07T10:09:00Z">
        <w:r w:rsidRPr="0062074F" w:rsidDel="00646374">
          <w:delText xml:space="preserve">mariner </w:delText>
        </w:r>
      </w:del>
      <w:ins w:id="1159" w:author="Birklhuber Bernd" w:date="2026-08-07T10:09:00Z">
        <w:r w:rsidR="00646374">
          <w:t>boatmaster</w:t>
        </w:r>
        <w:r w:rsidR="00646374" w:rsidRPr="0062074F">
          <w:t xml:space="preserve"> </w:t>
        </w:r>
      </w:ins>
      <w:r w:rsidRPr="0062074F">
        <w:t xml:space="preserve">does not select a safety contour, the value </w:t>
      </w:r>
      <w:r w:rsidR="00EC44E4" w:rsidRPr="0062074F">
        <w:t xml:space="preserve">must </w:t>
      </w:r>
      <w:r w:rsidRPr="0062074F">
        <w:t xml:space="preserve">default to </w:t>
      </w:r>
      <w:commentRangeStart w:id="1160"/>
      <w:r w:rsidRPr="0062074F">
        <w:t>30 m</w:t>
      </w:r>
      <w:r w:rsidR="00235BEA" w:rsidRPr="0062074F">
        <w:t>etres</w:t>
      </w:r>
      <w:commentRangeEnd w:id="1160"/>
      <w:r w:rsidR="00646374">
        <w:rPr>
          <w:rStyle w:val="Kommentarzeichen"/>
        </w:rPr>
        <w:commentReference w:id="1160"/>
      </w:r>
      <w:r w:rsidRPr="0062074F">
        <w:t>.</w:t>
      </w:r>
    </w:p>
    <w:p w14:paraId="0C277B55" w14:textId="1E5A3FBF" w:rsidR="000C4FCD" w:rsidRPr="0062074F" w:rsidRDefault="000C4FCD" w:rsidP="00DB7CFE">
      <w:pPr>
        <w:pStyle w:val="berschrift2"/>
      </w:pPr>
      <w:bookmarkStart w:id="1161" w:name="_Toc194061734"/>
      <w:bookmarkStart w:id="1162" w:name="_Toc194067124"/>
      <w:bookmarkStart w:id="1163" w:name="_Toc178784384"/>
      <w:bookmarkStart w:id="1164" w:name="_Toc178784385"/>
      <w:bookmarkStart w:id="1165" w:name="_Toc178784386"/>
      <w:bookmarkStart w:id="1166" w:name="_Toc178784387"/>
      <w:bookmarkStart w:id="1167" w:name="_Toc178784388"/>
      <w:bookmarkStart w:id="1168" w:name="_Toc178784389"/>
      <w:bookmarkStart w:id="1169" w:name="_Toc178784390"/>
      <w:bookmarkStart w:id="1170" w:name="_Toc178784391"/>
      <w:bookmarkStart w:id="1171" w:name="_Toc175130228"/>
      <w:bookmarkStart w:id="1172" w:name="_Toc175130229"/>
      <w:bookmarkStart w:id="1173" w:name="_Toc175130230"/>
      <w:bookmarkStart w:id="1174" w:name="_Toc175130231"/>
      <w:bookmarkStart w:id="1175" w:name="_Toc175130232"/>
      <w:bookmarkStart w:id="1176" w:name="_Toc175130233"/>
      <w:bookmarkStart w:id="1177" w:name="_Ref49471603"/>
      <w:bookmarkStart w:id="1178" w:name="_Toc226035049"/>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r w:rsidRPr="0062074F">
        <w:t>Date-dependent features</w:t>
      </w:r>
      <w:bookmarkEnd w:id="1177"/>
      <w:bookmarkEnd w:id="1178"/>
    </w:p>
    <w:p w14:paraId="7C39E275" w14:textId="2B1DA46A" w:rsidR="00C558E0" w:rsidRPr="0062074F" w:rsidRDefault="00C558E0" w:rsidP="00DB0F1F">
      <w:pPr>
        <w:spacing w:after="120" w:line="240" w:lineRule="auto"/>
        <w:jc w:val="both"/>
      </w:pPr>
      <w:r w:rsidRPr="0062074F">
        <w:t xml:space="preserve">There are a number of features within the </w:t>
      </w:r>
      <w:del w:id="1179" w:author="Birklhuber Bernd" w:date="2026-08-07T10:10:00Z">
        <w:r w:rsidRPr="0062074F" w:rsidDel="00646374">
          <w:delText xml:space="preserve">Marine </w:delText>
        </w:r>
      </w:del>
      <w:ins w:id="1180" w:author="Birklhuber Bernd" w:date="2026-08-07T10:10:00Z">
        <w:r w:rsidR="00646374">
          <w:t>inland waterway</w:t>
        </w:r>
        <w:r w:rsidR="00646374" w:rsidRPr="0062074F">
          <w:t xml:space="preserve"> </w:t>
        </w:r>
      </w:ins>
      <w:r w:rsidRPr="0062074F">
        <w:t>environment which are seasonal, such as racing buoys. These features are only to be displayed over a certain period, S-</w:t>
      </w:r>
      <w:ins w:id="1181" w:author="Birklhuber Bernd" w:date="2026-08-07T10:10:00Z">
        <w:r w:rsidR="00646374">
          <w:t>4</w:t>
        </w:r>
      </w:ins>
      <w:del w:id="1182" w:author="Birklhuber Bernd" w:date="2026-08-07T10:10:00Z">
        <w:r w:rsidRPr="0062074F" w:rsidDel="00646374">
          <w:delText>1</w:delText>
        </w:r>
      </w:del>
      <w:r w:rsidRPr="0062074F">
        <w:t xml:space="preserve">01 uses the </w:t>
      </w:r>
      <w:r w:rsidRPr="0062074F">
        <w:lastRenderedPageBreak/>
        <w:t>complex attri</w:t>
      </w:r>
      <w:r w:rsidR="007F7449" w:rsidRPr="0062074F">
        <w:t>bu</w:t>
      </w:r>
      <w:r w:rsidRPr="0062074F">
        <w:t xml:space="preserve">te </w:t>
      </w:r>
      <w:proofErr w:type="spellStart"/>
      <w:r w:rsidRPr="003D72A2">
        <w:rPr>
          <w:i/>
          <w:iCs/>
        </w:rPr>
        <w:t>periodicDateRange</w:t>
      </w:r>
      <w:proofErr w:type="spellEnd"/>
      <w:r w:rsidRPr="0062074F">
        <w:t xml:space="preserve"> with the sub attributes </w:t>
      </w:r>
      <w:proofErr w:type="spellStart"/>
      <w:r w:rsidRPr="003D72A2">
        <w:rPr>
          <w:i/>
          <w:iCs/>
        </w:rPr>
        <w:t>dateStart</w:t>
      </w:r>
      <w:proofErr w:type="spellEnd"/>
      <w:r w:rsidRPr="0062074F">
        <w:t xml:space="preserve"> and </w:t>
      </w:r>
      <w:proofErr w:type="spellStart"/>
      <w:r w:rsidRPr="003D72A2">
        <w:rPr>
          <w:i/>
          <w:iCs/>
        </w:rPr>
        <w:t>dateEnd</w:t>
      </w:r>
      <w:proofErr w:type="spellEnd"/>
      <w:r w:rsidRPr="0062074F">
        <w:t xml:space="preserve"> to indicate the periodic nature of the feature. Other features, such as traffic separation schemes, use the complex attribute </w:t>
      </w:r>
      <w:proofErr w:type="spellStart"/>
      <w:r w:rsidRPr="003D72A2">
        <w:rPr>
          <w:i/>
          <w:iCs/>
        </w:rPr>
        <w:t>fixedDateRange</w:t>
      </w:r>
      <w:proofErr w:type="spellEnd"/>
      <w:r w:rsidRPr="0062074F">
        <w:t xml:space="preserve"> with the sub attributes </w:t>
      </w:r>
      <w:proofErr w:type="spellStart"/>
      <w:r w:rsidRPr="003D72A2">
        <w:rPr>
          <w:i/>
          <w:iCs/>
        </w:rPr>
        <w:t>dateStart</w:t>
      </w:r>
      <w:proofErr w:type="spellEnd"/>
      <w:r w:rsidRPr="0062074F">
        <w:t xml:space="preserve"> and </w:t>
      </w:r>
      <w:proofErr w:type="spellStart"/>
      <w:r w:rsidRPr="003D72A2">
        <w:rPr>
          <w:i/>
          <w:iCs/>
        </w:rPr>
        <w:t>dateEnd</w:t>
      </w:r>
      <w:proofErr w:type="spellEnd"/>
      <w:r w:rsidRPr="0062074F">
        <w:t xml:space="preserve"> to indicate their introduction or removal. In order for the </w:t>
      </w:r>
      <w:del w:id="1183" w:author="Birklhuber Bernd" w:date="2026-08-07T10:10:00Z">
        <w:r w:rsidRPr="0062074F" w:rsidDel="00646374">
          <w:delText xml:space="preserve">Mariner </w:delText>
        </w:r>
      </w:del>
      <w:ins w:id="1184" w:author="Birklhuber Bernd" w:date="2026-08-07T10:10:00Z">
        <w:r w:rsidR="00646374">
          <w:t>boatmaster</w:t>
        </w:r>
        <w:r w:rsidR="00646374" w:rsidRPr="0062074F">
          <w:t xml:space="preserve"> </w:t>
        </w:r>
      </w:ins>
      <w:r w:rsidRPr="0062074F">
        <w:t xml:space="preserve">to receive important changes to traffic separation schemes before the </w:t>
      </w:r>
      <w:r w:rsidR="00651368" w:rsidRPr="0062074F">
        <w:t xml:space="preserve">event, </w:t>
      </w:r>
      <w:del w:id="1185" w:author="Birklhuber Bernd" w:date="2026-08-07T10:10:00Z">
        <w:r w:rsidR="00F42EC6" w:rsidRPr="0062074F" w:rsidDel="00646374">
          <w:delText>HO</w:delText>
        </w:r>
        <w:r w:rsidRPr="0062074F" w:rsidDel="00646374">
          <w:delText xml:space="preserve">s </w:delText>
        </w:r>
      </w:del>
      <w:ins w:id="1186" w:author="Birklhuber Bernd" w:date="2026-08-07T10:10:00Z">
        <w:r w:rsidR="00646374">
          <w:t>authorities</w:t>
        </w:r>
        <w:r w:rsidR="00646374" w:rsidRPr="0062074F">
          <w:t xml:space="preserve"> </w:t>
        </w:r>
      </w:ins>
      <w:r w:rsidRPr="0062074F">
        <w:t>are required to provide updates or new editions containing the alterations at least one month before they come into force. Any S-</w:t>
      </w:r>
      <w:ins w:id="1187" w:author="Birklhuber Bernd" w:date="2026-08-07T10:10:00Z">
        <w:r w:rsidR="00646374">
          <w:t>4</w:t>
        </w:r>
      </w:ins>
      <w:del w:id="1188" w:author="Birklhuber Bernd" w:date="2026-08-07T10:10:00Z">
        <w:r w:rsidRPr="0062074F" w:rsidDel="00646374">
          <w:delText>1</w:delText>
        </w:r>
      </w:del>
      <w:r w:rsidRPr="0062074F">
        <w:t xml:space="preserve">01 feature with one of the above complex attributes must not be displayed outside its effective dates unless requested by the </w:t>
      </w:r>
      <w:del w:id="1189" w:author="Birklhuber Bernd" w:date="2026-08-07T10:10:00Z">
        <w:r w:rsidRPr="0062074F" w:rsidDel="00646374">
          <w:delText>Mariner</w:delText>
        </w:r>
      </w:del>
      <w:ins w:id="1190" w:author="Birklhuber Bernd" w:date="2026-08-07T10:10:00Z">
        <w:r w:rsidR="00646374">
          <w:t>boatm</w:t>
        </w:r>
      </w:ins>
      <w:ins w:id="1191" w:author="Birklhuber Bernd" w:date="2026-08-07T10:11:00Z">
        <w:r w:rsidR="00646374">
          <w:t>aster</w:t>
        </w:r>
      </w:ins>
      <w:r w:rsidRPr="0062074F">
        <w:t>.</w:t>
      </w:r>
    </w:p>
    <w:p w14:paraId="403050E9" w14:textId="7F615F1D" w:rsidR="00296A81" w:rsidRPr="0062074F" w:rsidRDefault="00296A81" w:rsidP="00B17B0C">
      <w:pPr>
        <w:pStyle w:val="berschrift3"/>
      </w:pPr>
      <w:bookmarkStart w:id="1192" w:name="_Toc226035050"/>
      <w:r w:rsidRPr="0062074F">
        <w:t xml:space="preserve">Display of date-dependent features by </w:t>
      </w:r>
      <w:del w:id="1193" w:author="Birklhuber Bernd" w:date="2026-08-07T10:16:00Z">
        <w:r w:rsidRPr="0062074F" w:rsidDel="00067EAD">
          <w:delText>mariner</w:delText>
        </w:r>
      </w:del>
      <w:ins w:id="1194" w:author="Birklhuber Bernd" w:date="2026-08-07T10:16:00Z">
        <w:r w:rsidR="00067EAD">
          <w:t>boatmaster</w:t>
        </w:r>
      </w:ins>
      <w:r w:rsidRPr="0062074F">
        <w:t>-selected date</w:t>
      </w:r>
      <w:bookmarkEnd w:id="1192"/>
    </w:p>
    <w:p w14:paraId="5D54D29C" w14:textId="49EEE98A" w:rsidR="00C558E0" w:rsidRPr="0062074F" w:rsidRDefault="00C558E0" w:rsidP="00651368">
      <w:pPr>
        <w:spacing w:after="120" w:line="240" w:lineRule="auto"/>
        <w:jc w:val="both"/>
      </w:pPr>
      <w:r w:rsidRPr="0062074F">
        <w:t xml:space="preserve">To provide the </w:t>
      </w:r>
      <w:del w:id="1195" w:author="Birklhuber Bernd" w:date="2026-08-07T10:16:00Z">
        <w:r w:rsidRPr="0062074F" w:rsidDel="00067EAD">
          <w:delText xml:space="preserve">Mariner </w:delText>
        </w:r>
      </w:del>
      <w:ins w:id="1196" w:author="Birklhuber Bernd" w:date="2026-08-07T10:16:00Z">
        <w:r w:rsidR="00067EAD">
          <w:t>boatmaster</w:t>
        </w:r>
        <w:r w:rsidR="00067EAD" w:rsidRPr="0062074F">
          <w:t xml:space="preserve"> </w:t>
        </w:r>
      </w:ins>
      <w:r w:rsidRPr="0062074F">
        <w:t xml:space="preserve">with effective route planning capabilities and for the look-ahead function during route monitoring </w:t>
      </w:r>
      <w:ins w:id="1197" w:author="Birklhuber Bernd" w:date="2026-08-07T10:16:00Z">
        <w:r w:rsidR="00067EAD">
          <w:t xml:space="preserve">Inland </w:t>
        </w:r>
      </w:ins>
      <w:r w:rsidRPr="0062074F">
        <w:t xml:space="preserve">ECDIS </w:t>
      </w:r>
      <w:ins w:id="1198" w:author="Birklhuber Bernd" w:date="2026-08-07T10:16:00Z">
        <w:r w:rsidR="00067EAD">
          <w:t xml:space="preserve">and </w:t>
        </w:r>
      </w:ins>
      <w:ins w:id="1199" w:author="Birklhuber Bernd" w:date="2026-08-21T11:52:00Z">
        <w:r w:rsidR="00A641C2">
          <w:t>Inl</w:t>
        </w:r>
      </w:ins>
      <w:ins w:id="1200" w:author="Birklhuber Bernd" w:date="2026-08-21T11:53:00Z">
        <w:r w:rsidR="00A641C2">
          <w:t xml:space="preserve">and </w:t>
        </w:r>
      </w:ins>
      <w:ins w:id="1201" w:author="Birklhuber Bernd" w:date="2026-08-07T10:16:00Z">
        <w:r w:rsidR="00067EAD">
          <w:t xml:space="preserve">ECS </w:t>
        </w:r>
      </w:ins>
      <w:r w:rsidRPr="0062074F">
        <w:t xml:space="preserve">must display date dependent chart data based on a </w:t>
      </w:r>
      <w:del w:id="1202" w:author="Birklhuber Bernd" w:date="2026-08-07T10:17:00Z">
        <w:r w:rsidRPr="0062074F" w:rsidDel="00067EAD">
          <w:delText xml:space="preserve">Mariner </w:delText>
        </w:r>
      </w:del>
      <w:ins w:id="1203" w:author="Birklhuber Bernd" w:date="2026-08-07T10:17:00Z">
        <w:r w:rsidR="00067EAD">
          <w:t>boatmaster</w:t>
        </w:r>
        <w:r w:rsidR="00067EAD" w:rsidRPr="0062074F">
          <w:t xml:space="preserve"> </w:t>
        </w:r>
      </w:ins>
      <w:r w:rsidRPr="0062074F">
        <w:t xml:space="preserve">selected date or date range (start viewing date and end viewing date). </w:t>
      </w:r>
    </w:p>
    <w:p w14:paraId="3476B618" w14:textId="52812464" w:rsidR="00EB4A11" w:rsidRPr="0062074F" w:rsidRDefault="00C558E0" w:rsidP="00651368">
      <w:pPr>
        <w:spacing w:after="120" w:line="240" w:lineRule="auto"/>
        <w:jc w:val="both"/>
      </w:pPr>
      <w:r w:rsidRPr="0062074F">
        <w:t xml:space="preserve">During route planning and monitoring the </w:t>
      </w:r>
      <w:del w:id="1204" w:author="Birklhuber Bernd" w:date="2026-08-07T10:17:00Z">
        <w:r w:rsidRPr="0062074F" w:rsidDel="00067EAD">
          <w:delText xml:space="preserve">Mariner </w:delText>
        </w:r>
      </w:del>
      <w:ins w:id="1205" w:author="Birklhuber Bernd" w:date="2026-08-07T10:17:00Z">
        <w:r w:rsidR="00067EAD">
          <w:t>boatmaster</w:t>
        </w:r>
        <w:r w:rsidR="00067EAD" w:rsidRPr="0062074F">
          <w:t xml:space="preserve"> </w:t>
        </w:r>
      </w:ins>
      <w:r w:rsidRPr="0062074F">
        <w:t xml:space="preserve">must be able to select a date or date range to display all date dependent chart features. </w:t>
      </w:r>
    </w:p>
    <w:p w14:paraId="08AAB58F" w14:textId="5AF7E024" w:rsidR="00C558E0" w:rsidRPr="0062074F" w:rsidRDefault="00C558E0" w:rsidP="00651368">
      <w:pPr>
        <w:spacing w:after="120" w:line="240" w:lineRule="auto"/>
        <w:jc w:val="both"/>
      </w:pPr>
      <w:r w:rsidRPr="0062074F">
        <w:t xml:space="preserve">EXAMPLE: A new traffic separation scheme is coming into effect on 01.01.2013, it has been encoded by the </w:t>
      </w:r>
      <w:ins w:id="1206" w:author="Birklhuber Bernd" w:date="2026-08-07T10:17:00Z">
        <w:r w:rsidR="00067EAD">
          <w:t>I</w:t>
        </w:r>
      </w:ins>
      <w:r w:rsidRPr="0062074F">
        <w:t xml:space="preserve">ENC producer using the attribute </w:t>
      </w:r>
      <w:proofErr w:type="spellStart"/>
      <w:r w:rsidR="00004400" w:rsidRPr="003D72A2">
        <w:rPr>
          <w:i/>
          <w:iCs/>
        </w:rPr>
        <w:t>dateStart</w:t>
      </w:r>
      <w:proofErr w:type="spellEnd"/>
      <w:r w:rsidRPr="0062074F">
        <w:t xml:space="preserve">. The current date is 12.12.2012 and the </w:t>
      </w:r>
      <w:del w:id="1207" w:author="Birklhuber Bernd" w:date="2026-08-07T10:17:00Z">
        <w:r w:rsidRPr="0062074F" w:rsidDel="00067EAD">
          <w:delText xml:space="preserve">Mariner </w:delText>
        </w:r>
      </w:del>
      <w:ins w:id="1208" w:author="Birklhuber Bernd" w:date="2026-08-07T10:17:00Z">
        <w:r w:rsidR="00067EAD">
          <w:t>boatmaster</w:t>
        </w:r>
        <w:r w:rsidR="00067EAD" w:rsidRPr="0062074F">
          <w:t xml:space="preserve"> </w:t>
        </w:r>
      </w:ins>
      <w:r w:rsidRPr="0062074F">
        <w:t xml:space="preserve">is planning a route that will cross this area over the effective start period. </w:t>
      </w:r>
    </w:p>
    <w:p w14:paraId="5CEC1D8A" w14:textId="0C767093" w:rsidR="00DD4813" w:rsidRPr="0062074F" w:rsidRDefault="002C3002" w:rsidP="00651368">
      <w:pPr>
        <w:spacing w:after="120" w:line="240" w:lineRule="auto"/>
        <w:jc w:val="both"/>
      </w:pPr>
      <w:r w:rsidRPr="0062074F">
        <w:t>In this case t</w:t>
      </w:r>
      <w:r w:rsidR="00C558E0" w:rsidRPr="0062074F">
        <w:t xml:space="preserve">he </w:t>
      </w:r>
      <w:ins w:id="1209" w:author="Birklhuber Bernd" w:date="2026-08-07T10:17:00Z">
        <w:r w:rsidR="00067EAD">
          <w:t xml:space="preserve">Inland </w:t>
        </w:r>
      </w:ins>
      <w:r w:rsidR="00C558E0" w:rsidRPr="0062074F">
        <w:t xml:space="preserve">ECDIS </w:t>
      </w:r>
      <w:ins w:id="1210" w:author="Birklhuber Bernd" w:date="2026-08-07T10:17:00Z">
        <w:r w:rsidR="00067EAD">
          <w:t xml:space="preserve">and </w:t>
        </w:r>
      </w:ins>
      <w:ins w:id="1211" w:author="Birklhuber Bernd" w:date="2026-08-21T11:53:00Z">
        <w:r w:rsidR="00A641C2">
          <w:t xml:space="preserve">Inland </w:t>
        </w:r>
      </w:ins>
      <w:ins w:id="1212" w:author="Birklhuber Bernd" w:date="2026-08-07T10:17:00Z">
        <w:r w:rsidR="00067EAD">
          <w:t xml:space="preserve">ECS </w:t>
        </w:r>
      </w:ins>
      <w:r w:rsidR="00EB4A11" w:rsidRPr="0062074F">
        <w:t xml:space="preserve">must </w:t>
      </w:r>
      <w:r w:rsidR="00C558E0" w:rsidRPr="0062074F">
        <w:t xml:space="preserve">be capable of providing the </w:t>
      </w:r>
      <w:del w:id="1213" w:author="Birklhuber Bernd" w:date="2026-08-07T10:17:00Z">
        <w:r w:rsidR="00C558E0" w:rsidRPr="0062074F" w:rsidDel="00067EAD">
          <w:delText xml:space="preserve">Mariner </w:delText>
        </w:r>
      </w:del>
      <w:ins w:id="1214" w:author="Birklhuber Bernd" w:date="2026-08-07T10:17:00Z">
        <w:r w:rsidR="00067EAD">
          <w:t>boatmaster</w:t>
        </w:r>
        <w:r w:rsidR="00067EAD" w:rsidRPr="0062074F">
          <w:t xml:space="preserve"> </w:t>
        </w:r>
      </w:ins>
      <w:r w:rsidR="00C558E0" w:rsidRPr="0062074F">
        <w:t>the ability to set the date the vessel will be in the area (</w:t>
      </w:r>
      <w:r w:rsidR="00EB4A11" w:rsidRPr="0062074F">
        <w:t xml:space="preserve">e.g. </w:t>
      </w:r>
      <w:r w:rsidR="00C558E0" w:rsidRPr="0062074F">
        <w:t>02.01.2013</w:t>
      </w:r>
      <w:r w:rsidR="00EB4A11" w:rsidRPr="0062074F">
        <w:t xml:space="preserve"> in the above example</w:t>
      </w:r>
      <w:r w:rsidR="00C558E0" w:rsidRPr="0062074F">
        <w:t>) and the system should show the new traffic scheme.</w:t>
      </w:r>
    </w:p>
    <w:p w14:paraId="3E4C5F4C" w14:textId="54717664" w:rsidR="00315014" w:rsidRPr="0062074F" w:rsidRDefault="00315014" w:rsidP="00EC44E4">
      <w:pPr>
        <w:pStyle w:val="berschrift3"/>
      </w:pPr>
      <w:bookmarkStart w:id="1215" w:name="_Toc175130236"/>
      <w:bookmarkStart w:id="1216" w:name="_Toc175130237"/>
      <w:bookmarkStart w:id="1217" w:name="_Ref49481796"/>
      <w:bookmarkStart w:id="1218" w:name="_Toc226035051"/>
      <w:bookmarkEnd w:id="1215"/>
      <w:bookmarkEnd w:id="1216"/>
      <w:r w:rsidRPr="0062074F">
        <w:t>Indication of date adjustment</w:t>
      </w:r>
      <w:bookmarkEnd w:id="1217"/>
      <w:bookmarkEnd w:id="1218"/>
    </w:p>
    <w:p w14:paraId="074C39D6" w14:textId="6780E2D5" w:rsidR="00C558E0" w:rsidRPr="0062074F" w:rsidRDefault="00315014" w:rsidP="00651368">
      <w:pPr>
        <w:spacing w:after="120" w:line="240" w:lineRule="auto"/>
        <w:jc w:val="both"/>
      </w:pPr>
      <w:r w:rsidRPr="0062074F">
        <w:t xml:space="preserve">When viewing date or date range do not include </w:t>
      </w:r>
      <w:r w:rsidR="00474DDF" w:rsidRPr="0062074F">
        <w:t xml:space="preserve">the </w:t>
      </w:r>
      <w:r w:rsidRPr="0062074F">
        <w:t>current date</w:t>
      </w:r>
      <w:r w:rsidR="00474DDF" w:rsidRPr="0062074F">
        <w:t>,</w:t>
      </w:r>
      <w:r w:rsidRPr="0062074F">
        <w:t xml:space="preserve"> </w:t>
      </w:r>
      <w:r w:rsidR="00F362A2" w:rsidRPr="0062074F">
        <w:t>t</w:t>
      </w:r>
      <w:r w:rsidR="00DD4813" w:rsidRPr="0062074F">
        <w:t xml:space="preserve">he </w:t>
      </w:r>
      <w:del w:id="1219" w:author="Birklhuber Bernd" w:date="2026-08-07T10:17:00Z">
        <w:r w:rsidR="00C411E1" w:rsidRPr="0062074F" w:rsidDel="00067EAD">
          <w:delText xml:space="preserve">mariner </w:delText>
        </w:r>
      </w:del>
      <w:ins w:id="1220" w:author="Birklhuber Bernd" w:date="2026-08-07T10:17:00Z">
        <w:r w:rsidR="00067EAD">
          <w:t>boatmast</w:t>
        </w:r>
      </w:ins>
      <w:ins w:id="1221" w:author="Birklhuber Bernd" w:date="2026-08-07T10:18:00Z">
        <w:r w:rsidR="00067EAD">
          <w:t>er</w:t>
        </w:r>
      </w:ins>
      <w:ins w:id="1222" w:author="Birklhuber Bernd" w:date="2026-08-07T10:17:00Z">
        <w:r w:rsidR="00067EAD" w:rsidRPr="0062074F">
          <w:t xml:space="preserve"> </w:t>
        </w:r>
      </w:ins>
      <w:r w:rsidR="00DD4813" w:rsidRPr="0062074F">
        <w:t>must be informed by a permanent indication on the chart display that the date has been adjusted.</w:t>
      </w:r>
      <w:r w:rsidRPr="0062074F">
        <w:t xml:space="preserve"> </w:t>
      </w:r>
      <w:r w:rsidR="00223A07" w:rsidRPr="0062074F">
        <w:t xml:space="preserve">The indication must </w:t>
      </w:r>
      <w:r w:rsidR="00474DDF" w:rsidRPr="0062074F">
        <w:t>begin with</w:t>
      </w:r>
      <w:r w:rsidR="00223A07" w:rsidRPr="0062074F">
        <w:t xml:space="preserve"> the text “Display Not </w:t>
      </w:r>
      <w:r w:rsidR="007F7BF1" w:rsidRPr="0062074F">
        <w:t xml:space="preserve">Current </w:t>
      </w:r>
      <w:r w:rsidR="00223A07" w:rsidRPr="0062074F">
        <w:t>Time”</w:t>
      </w:r>
      <w:r w:rsidR="00474DDF" w:rsidRPr="0062074F">
        <w:t xml:space="preserve"> and</w:t>
      </w:r>
      <w:r w:rsidR="00223A07" w:rsidRPr="0062074F">
        <w:t xml:space="preserve"> </w:t>
      </w:r>
      <w:r w:rsidR="00474DDF" w:rsidRPr="0062074F">
        <w:t>t</w:t>
      </w:r>
      <w:r w:rsidR="009C5D16" w:rsidRPr="0062074F">
        <w:t xml:space="preserve">he selected date or date range must </w:t>
      </w:r>
      <w:r w:rsidR="00100E31" w:rsidRPr="0062074F">
        <w:t xml:space="preserve">at least </w:t>
      </w:r>
      <w:r w:rsidR="009C5D16" w:rsidRPr="0062074F">
        <w:t>be available</w:t>
      </w:r>
      <w:r w:rsidR="00407755" w:rsidRPr="0062074F">
        <w:t xml:space="preserve"> on demand</w:t>
      </w:r>
      <w:r w:rsidR="009C5D16" w:rsidRPr="0062074F">
        <w:t>.</w:t>
      </w:r>
      <w:r w:rsidR="00223A07" w:rsidRPr="0062074F">
        <w:t xml:space="preserve"> </w:t>
      </w:r>
    </w:p>
    <w:p w14:paraId="39FFF95C" w14:textId="2A0FF4F2" w:rsidR="00223A07" w:rsidRPr="0062074F" w:rsidRDefault="00223A07" w:rsidP="00651368">
      <w:pPr>
        <w:spacing w:after="60" w:line="240" w:lineRule="auto"/>
        <w:jc w:val="both"/>
      </w:pPr>
      <w:r w:rsidRPr="0062074F">
        <w:t>The use of one of the following formats is recommended:</w:t>
      </w:r>
    </w:p>
    <w:p w14:paraId="37564338" w14:textId="04273190" w:rsidR="00223A07" w:rsidRPr="0062074F" w:rsidRDefault="00223A07">
      <w:pPr>
        <w:pStyle w:val="Listenabsatz"/>
        <w:numPr>
          <w:ilvl w:val="0"/>
          <w:numId w:val="28"/>
        </w:numPr>
        <w:spacing w:after="60" w:line="240" w:lineRule="auto"/>
        <w:jc w:val="both"/>
      </w:pPr>
      <w:r w:rsidRPr="0062074F">
        <w:t xml:space="preserve">Display Not </w:t>
      </w:r>
      <w:r w:rsidR="007F7BF1" w:rsidRPr="0062074F">
        <w:t xml:space="preserve">Current </w:t>
      </w:r>
      <w:r w:rsidRPr="0062074F">
        <w:t xml:space="preserve">Time – Display is based on date dd mmm </w:t>
      </w:r>
      <w:proofErr w:type="spellStart"/>
      <w:r w:rsidRPr="0062074F">
        <w:t>yyyy</w:t>
      </w:r>
      <w:proofErr w:type="spellEnd"/>
    </w:p>
    <w:p w14:paraId="62957D6A" w14:textId="7D0E1CA1" w:rsidR="00737C53" w:rsidRPr="0062074F" w:rsidRDefault="00223A07">
      <w:pPr>
        <w:pStyle w:val="Listenabsatz"/>
        <w:numPr>
          <w:ilvl w:val="0"/>
          <w:numId w:val="28"/>
        </w:numPr>
        <w:spacing w:after="120" w:line="240" w:lineRule="auto"/>
        <w:ind w:left="714" w:hanging="357"/>
        <w:jc w:val="both"/>
      </w:pPr>
      <w:r w:rsidRPr="0062074F">
        <w:t xml:space="preserve">Display Not </w:t>
      </w:r>
      <w:r w:rsidR="007F7BF1" w:rsidRPr="0062074F">
        <w:t xml:space="preserve">Current </w:t>
      </w:r>
      <w:r w:rsidRPr="0062074F">
        <w:t xml:space="preserve">Time – Display is based on viewing date range from dd mmm </w:t>
      </w:r>
      <w:proofErr w:type="spellStart"/>
      <w:r w:rsidRPr="0062074F">
        <w:t>yyyy</w:t>
      </w:r>
      <w:proofErr w:type="spellEnd"/>
      <w:r w:rsidRPr="0062074F">
        <w:t xml:space="preserve"> to dd mmm </w:t>
      </w:r>
      <w:proofErr w:type="spellStart"/>
      <w:r w:rsidRPr="0062074F">
        <w:t>yyyy</w:t>
      </w:r>
      <w:proofErr w:type="spellEnd"/>
    </w:p>
    <w:p w14:paraId="60C904EA" w14:textId="4476B25B" w:rsidR="000C4FCD" w:rsidRPr="0062074F" w:rsidRDefault="002D13C2" w:rsidP="00DB7CFE">
      <w:pPr>
        <w:pStyle w:val="berschrift2"/>
        <w:rPr>
          <w:strike/>
        </w:rPr>
      </w:pPr>
      <w:bookmarkStart w:id="1223" w:name="_Toc226035052"/>
      <w:r w:rsidRPr="0062074F">
        <w:t>Decluttering the screen</w:t>
      </w:r>
      <w:bookmarkEnd w:id="1223"/>
    </w:p>
    <w:p w14:paraId="2899302E" w14:textId="2E190517" w:rsidR="00D45CCF" w:rsidRPr="0062074F" w:rsidRDefault="00C558E0" w:rsidP="00737C53">
      <w:pPr>
        <w:spacing w:after="120" w:line="240" w:lineRule="auto"/>
        <w:jc w:val="both"/>
      </w:pPr>
      <w:r w:rsidRPr="0062074F">
        <w:t xml:space="preserve">To reduce </w:t>
      </w:r>
      <w:proofErr w:type="gramStart"/>
      <w:r w:rsidRPr="0062074F">
        <w:t>screen</w:t>
      </w:r>
      <w:proofErr w:type="gramEnd"/>
      <w:r w:rsidRPr="0062074F">
        <w:t xml:space="preserve"> clutter </w:t>
      </w:r>
      <w:r w:rsidR="00E02155" w:rsidRPr="0062074F">
        <w:t xml:space="preserve">some </w:t>
      </w:r>
      <w:r w:rsidRPr="0062074F">
        <w:t xml:space="preserve">features within </w:t>
      </w:r>
      <w:ins w:id="1224" w:author="Birklhuber Bernd" w:date="2026-08-07T10:18:00Z">
        <w:r w:rsidR="00067EAD">
          <w:t>I</w:t>
        </w:r>
      </w:ins>
      <w:r w:rsidRPr="0062074F">
        <w:t xml:space="preserve">ENC carry the attribute </w:t>
      </w:r>
      <w:proofErr w:type="spellStart"/>
      <w:r w:rsidRPr="003D72A2">
        <w:rPr>
          <w:i/>
          <w:iCs/>
        </w:rPr>
        <w:t>scaleMinimum</w:t>
      </w:r>
      <w:proofErr w:type="spellEnd"/>
      <w:r w:rsidRPr="0062074F">
        <w:t xml:space="preserve"> to specify the smallest display scale at which they </w:t>
      </w:r>
      <w:r w:rsidR="00203820" w:rsidRPr="0062074F">
        <w:t xml:space="preserve">are </w:t>
      </w:r>
      <w:r w:rsidR="00004400" w:rsidRPr="0062074F">
        <w:t>to be portrayed</w:t>
      </w:r>
      <w:r w:rsidRPr="0062074F">
        <w:t xml:space="preserve">. At display scales smaller than </w:t>
      </w:r>
      <w:proofErr w:type="spellStart"/>
      <w:r w:rsidRPr="003D72A2">
        <w:rPr>
          <w:i/>
          <w:iCs/>
        </w:rPr>
        <w:t>scaleMinimum</w:t>
      </w:r>
      <w:proofErr w:type="spellEnd"/>
      <w:r w:rsidRPr="0062074F">
        <w:t xml:space="preserve"> the </w:t>
      </w:r>
      <w:r w:rsidR="00004400" w:rsidRPr="0062074F">
        <w:t xml:space="preserve">drawing instructions output from the portrayal engine </w:t>
      </w:r>
      <w:r w:rsidR="00450770" w:rsidRPr="0062074F">
        <w:t>must not be</w:t>
      </w:r>
      <w:r w:rsidR="00004400" w:rsidRPr="0062074F">
        <w:t xml:space="preserve"> drawn</w:t>
      </w:r>
      <w:r w:rsidR="00203820" w:rsidRPr="0062074F">
        <w:t>.</w:t>
      </w:r>
      <w:r w:rsidR="008972A2" w:rsidRPr="0062074F">
        <w:t xml:space="preserve"> </w:t>
      </w:r>
    </w:p>
    <w:p w14:paraId="70373255" w14:textId="152465CB" w:rsidR="00E02155" w:rsidRPr="0062074F" w:rsidRDefault="00C558E0" w:rsidP="00737C53">
      <w:pPr>
        <w:spacing w:after="120" w:line="240" w:lineRule="auto"/>
        <w:jc w:val="both"/>
      </w:pPr>
      <w:r w:rsidRPr="0062074F">
        <w:t xml:space="preserve">For example, </w:t>
      </w:r>
      <w:r w:rsidR="00004400" w:rsidRPr="0062074F">
        <w:t xml:space="preserve">the </w:t>
      </w:r>
      <w:r w:rsidR="00D45CCF" w:rsidRPr="0062074F">
        <w:t>drawing instructions</w:t>
      </w:r>
      <w:r w:rsidR="00004400" w:rsidRPr="0062074F">
        <w:t xml:space="preserve"> for</w:t>
      </w:r>
      <w:r w:rsidR="00D45CCF" w:rsidRPr="0062074F">
        <w:t xml:space="preserve"> </w:t>
      </w:r>
      <w:r w:rsidRPr="0062074F">
        <w:t xml:space="preserve">a feature with a </w:t>
      </w:r>
      <w:proofErr w:type="spellStart"/>
      <w:r w:rsidRPr="003D72A2">
        <w:rPr>
          <w:i/>
          <w:iCs/>
        </w:rPr>
        <w:t>scaleMinimum</w:t>
      </w:r>
      <w:proofErr w:type="spellEnd"/>
      <w:r w:rsidRPr="0062074F">
        <w:t xml:space="preserve"> value of </w:t>
      </w:r>
      <w:r w:rsidR="00737C53" w:rsidRPr="0062074F">
        <w:t>49999</w:t>
      </w:r>
      <w:r w:rsidRPr="0062074F">
        <w:t xml:space="preserve">, </w:t>
      </w:r>
      <w:r w:rsidR="00004400" w:rsidRPr="0062074F">
        <w:t>(</w:t>
      </w:r>
      <w:r w:rsidRPr="0062074F">
        <w:t xml:space="preserve">indicating a </w:t>
      </w:r>
      <w:r w:rsidR="00004400" w:rsidRPr="0062074F">
        <w:t xml:space="preserve">display </w:t>
      </w:r>
      <w:r w:rsidRPr="0062074F">
        <w:t>scale of 1</w:t>
      </w:r>
      <w:r w:rsidR="00203820" w:rsidRPr="0062074F">
        <w:t>:</w:t>
      </w:r>
      <w:r w:rsidR="00737C53" w:rsidRPr="0062074F">
        <w:t>49,999</w:t>
      </w:r>
      <w:r w:rsidR="00004400" w:rsidRPr="0062074F">
        <w:t>)</w:t>
      </w:r>
      <w:r w:rsidRPr="0062074F">
        <w:t xml:space="preserve">, </w:t>
      </w:r>
      <w:r w:rsidR="00795858" w:rsidRPr="0062074F">
        <w:t>must</w:t>
      </w:r>
      <w:r w:rsidR="00E02155" w:rsidRPr="0062074F">
        <w:t xml:space="preserve"> </w:t>
      </w:r>
      <w:r w:rsidRPr="0062074F">
        <w:t xml:space="preserve">not </w:t>
      </w:r>
      <w:r w:rsidR="00795858" w:rsidRPr="0062074F">
        <w:t xml:space="preserve">be </w:t>
      </w:r>
      <w:r w:rsidRPr="0062074F">
        <w:t xml:space="preserve">drawn on an </w:t>
      </w:r>
      <w:ins w:id="1225" w:author="Birklhuber Bernd" w:date="2026-08-07T10:18:00Z">
        <w:r w:rsidR="00067EAD">
          <w:t xml:space="preserve">Inland </w:t>
        </w:r>
      </w:ins>
      <w:r w:rsidRPr="0062074F">
        <w:t xml:space="preserve">ECDIS </w:t>
      </w:r>
      <w:ins w:id="1226" w:author="Birklhuber Bernd" w:date="2026-08-21T11:53:00Z">
        <w:r w:rsidR="00A641C2">
          <w:t>and</w:t>
        </w:r>
      </w:ins>
      <w:ins w:id="1227" w:author="Birklhuber Bernd" w:date="2026-08-07T10:18:00Z">
        <w:r w:rsidR="00067EAD">
          <w:t xml:space="preserve"> </w:t>
        </w:r>
      </w:ins>
      <w:ins w:id="1228" w:author="Birklhuber Bernd" w:date="2026-08-21T11:53:00Z">
        <w:r w:rsidR="00A641C2">
          <w:t xml:space="preserve">Inland </w:t>
        </w:r>
      </w:ins>
      <w:ins w:id="1229" w:author="Birklhuber Bernd" w:date="2026-08-07T10:18:00Z">
        <w:r w:rsidR="00067EAD">
          <w:t xml:space="preserve">ECS </w:t>
        </w:r>
      </w:ins>
      <w:r w:rsidR="00004400" w:rsidRPr="0062074F">
        <w:t xml:space="preserve">with a </w:t>
      </w:r>
      <w:r w:rsidRPr="0062074F">
        <w:t xml:space="preserve">display </w:t>
      </w:r>
      <w:r w:rsidR="00004400" w:rsidRPr="0062074F">
        <w:t xml:space="preserve">scale </w:t>
      </w:r>
      <w:r w:rsidRPr="0062074F">
        <w:t>of 1</w:t>
      </w:r>
      <w:r w:rsidR="00203820" w:rsidRPr="0062074F">
        <w:t>:</w:t>
      </w:r>
      <w:r w:rsidR="00737C53" w:rsidRPr="0062074F">
        <w:t>5</w:t>
      </w:r>
      <w:r w:rsidRPr="0062074F">
        <w:t>0,000.</w:t>
      </w:r>
    </w:p>
    <w:p w14:paraId="4F5B0716" w14:textId="3BF7AA8E" w:rsidR="00A24FDC" w:rsidRPr="0062074F" w:rsidRDefault="00A24FDC" w:rsidP="00737C53">
      <w:pPr>
        <w:spacing w:after="120" w:line="240" w:lineRule="auto"/>
        <w:jc w:val="both"/>
      </w:pPr>
      <w:del w:id="1230" w:author="Birklhuber Bernd" w:date="2026-08-07T10:18:00Z">
        <w:r w:rsidRPr="0062074F" w:rsidDel="00067EAD">
          <w:delText>The IMO Performance Standard</w:delText>
        </w:r>
        <w:r w:rsidR="009E7FC0" w:rsidDel="00067EAD">
          <w:delText>s</w:delText>
        </w:r>
        <w:r w:rsidRPr="0062074F" w:rsidDel="00067EAD">
          <w:delText xml:space="preserve"> for ECDIS MSC.530(106)/Rev.1, clause </w:delText>
        </w:r>
        <w:r w:rsidDel="00067EAD">
          <w:delText>6.1.3 states that</w:delText>
        </w:r>
      </w:del>
      <w:proofErr w:type="gramStart"/>
      <w:ins w:id="1231" w:author="Birklhuber Bernd" w:date="2026-08-07T10:18:00Z">
        <w:r w:rsidR="00067EAD">
          <w:t xml:space="preserve">Inland </w:t>
        </w:r>
      </w:ins>
      <w:r w:rsidR="003C1749">
        <w:t xml:space="preserve"> </w:t>
      </w:r>
      <w:r w:rsidRPr="00A24FDC">
        <w:t>ECDIS</w:t>
      </w:r>
      <w:proofErr w:type="gramEnd"/>
      <w:ins w:id="1232" w:author="Birklhuber Bernd" w:date="2026-08-07T10:19:00Z">
        <w:r w:rsidR="00067EAD">
          <w:t xml:space="preserve"> and </w:t>
        </w:r>
      </w:ins>
      <w:ins w:id="1233" w:author="Birklhuber Bernd" w:date="2026-08-21T11:53:00Z">
        <w:r w:rsidR="00A641C2">
          <w:t xml:space="preserve">Inland </w:t>
        </w:r>
      </w:ins>
      <w:ins w:id="1234" w:author="Birklhuber Bernd" w:date="2026-08-07T10:19:00Z">
        <w:r w:rsidR="00067EAD">
          <w:t>ECS</w:t>
        </w:r>
      </w:ins>
      <w:r w:rsidRPr="00A24FDC">
        <w:t xml:space="preserve"> </w:t>
      </w:r>
      <w:r w:rsidR="00413BA8">
        <w:t>must</w:t>
      </w:r>
      <w:r w:rsidR="00413BA8" w:rsidRPr="00A24FDC">
        <w:t xml:space="preserve"> </w:t>
      </w:r>
      <w:r w:rsidRPr="00A24FDC">
        <w:t>provide an indication if</w:t>
      </w:r>
      <w:r>
        <w:t xml:space="preserve"> </w:t>
      </w:r>
      <w:r w:rsidRPr="00A24FDC">
        <w:t xml:space="preserve">information at own </w:t>
      </w:r>
      <w:ins w:id="1235" w:author="Birklhuber Bernd" w:date="2026-08-10T09:21:00Z">
        <w:r w:rsidR="00D87C6D">
          <w:t>vessel</w:t>
        </w:r>
      </w:ins>
      <w:del w:id="1236" w:author="Birklhuber Bernd" w:date="2026-08-10T09:21:00Z">
        <w:r w:rsidRPr="00A24FDC" w:rsidDel="00D87C6D">
          <w:delText>ship</w:delText>
        </w:r>
      </w:del>
      <w:r w:rsidRPr="00A24FDC">
        <w:t>'s position is not displayed because of applying scale minimum for display</w:t>
      </w:r>
      <w:r w:rsidR="009B7431">
        <w:t>.</w:t>
      </w:r>
    </w:p>
    <w:p w14:paraId="3BAA6F89" w14:textId="12DB8722" w:rsidR="000C4FCD" w:rsidRPr="0062074F" w:rsidRDefault="00203820" w:rsidP="00DB7CFE">
      <w:pPr>
        <w:pStyle w:val="berschrift2"/>
      </w:pPr>
      <w:r w:rsidRPr="0062074F">
        <w:t xml:space="preserve"> </w:t>
      </w:r>
      <w:bookmarkStart w:id="1237" w:name="_Toc226035053"/>
      <w:del w:id="1238" w:author="Birklhuber Bernd" w:date="2026-08-07T10:19:00Z">
        <w:r w:rsidR="000C4FCD" w:rsidRPr="0062074F" w:rsidDel="00067EAD">
          <w:delText xml:space="preserve">IMO </w:delText>
        </w:r>
      </w:del>
      <w:ins w:id="1239" w:author="Birklhuber Bernd" w:date="2026-08-07T10:19:00Z">
        <w:r w:rsidR="00067EAD">
          <w:t>Other</w:t>
        </w:r>
        <w:r w:rsidR="00067EAD" w:rsidRPr="0062074F">
          <w:t xml:space="preserve"> </w:t>
        </w:r>
      </w:ins>
      <w:r w:rsidR="000C4FCD" w:rsidRPr="0062074F">
        <w:t>presentation elements</w:t>
      </w:r>
      <w:bookmarkEnd w:id="1237"/>
    </w:p>
    <w:p w14:paraId="29C46191" w14:textId="4409D967" w:rsidR="0041139F" w:rsidRPr="0062074F" w:rsidRDefault="0041139F" w:rsidP="00737C53">
      <w:pPr>
        <w:spacing w:after="120" w:line="240" w:lineRule="auto"/>
        <w:jc w:val="both"/>
      </w:pPr>
      <w:r w:rsidRPr="0062074F">
        <w:t>In some cases</w:t>
      </w:r>
      <w:r w:rsidR="00203820" w:rsidRPr="0062074F">
        <w:t>,</w:t>
      </w:r>
      <w:r w:rsidRPr="0062074F">
        <w:t xml:space="preserve"> S-</w:t>
      </w:r>
      <w:ins w:id="1240" w:author="Birklhuber Bernd" w:date="2026-08-07T10:19:00Z">
        <w:r w:rsidR="00067EAD">
          <w:t>4</w:t>
        </w:r>
      </w:ins>
      <w:del w:id="1241" w:author="Birklhuber Bernd" w:date="2026-08-07T10:19:00Z">
        <w:r w:rsidRPr="0062074F" w:rsidDel="00067EAD">
          <w:delText>1</w:delText>
        </w:r>
      </w:del>
      <w:r w:rsidRPr="0062074F">
        <w:t xml:space="preserve">01 does not provide a symbology instruction in the </w:t>
      </w:r>
      <w:r w:rsidR="00737C53" w:rsidRPr="0062074F">
        <w:t>P</w:t>
      </w:r>
      <w:r w:rsidRPr="0062074F">
        <w:t xml:space="preserve">ortrayal </w:t>
      </w:r>
      <w:r w:rsidR="00737C53" w:rsidRPr="0062074F">
        <w:t>C</w:t>
      </w:r>
      <w:r w:rsidRPr="0062074F">
        <w:t xml:space="preserve">atalogue that specifies how to present a specific feature on the </w:t>
      </w:r>
      <w:ins w:id="1242" w:author="Birklhuber Bernd" w:date="2026-08-07T10:19:00Z">
        <w:r w:rsidR="00067EAD">
          <w:t xml:space="preserve">Inland </w:t>
        </w:r>
      </w:ins>
      <w:r w:rsidRPr="0062074F">
        <w:t xml:space="preserve">ECDIS </w:t>
      </w:r>
      <w:ins w:id="1243" w:author="Birklhuber Bernd" w:date="2026-08-07T10:19:00Z">
        <w:r w:rsidR="00067EAD">
          <w:t xml:space="preserve">and </w:t>
        </w:r>
      </w:ins>
      <w:ins w:id="1244" w:author="Birklhuber Bernd" w:date="2026-08-21T11:53:00Z">
        <w:r w:rsidR="00A641C2">
          <w:t xml:space="preserve">Inland </w:t>
        </w:r>
      </w:ins>
      <w:ins w:id="1245" w:author="Birklhuber Bernd" w:date="2026-08-07T10:19:00Z">
        <w:r w:rsidR="00067EAD">
          <w:t xml:space="preserve">ECS </w:t>
        </w:r>
      </w:ins>
      <w:r w:rsidRPr="0062074F">
        <w:t>screen. The reason is</w:t>
      </w:r>
      <w:r w:rsidR="00474DDF" w:rsidRPr="0062074F">
        <w:t xml:space="preserve"> </w:t>
      </w:r>
      <w:r w:rsidRPr="0062074F">
        <w:t xml:space="preserve">that such a feature </w:t>
      </w:r>
      <w:r w:rsidR="00523124" w:rsidRPr="0062074F">
        <w:t>is not defined</w:t>
      </w:r>
      <w:r w:rsidRPr="0062074F">
        <w:t xml:space="preserve"> as an S-</w:t>
      </w:r>
      <w:ins w:id="1246" w:author="Birklhuber Bernd" w:date="2026-08-07T10:20:00Z">
        <w:r w:rsidR="00067EAD">
          <w:t>4</w:t>
        </w:r>
      </w:ins>
      <w:del w:id="1247" w:author="Birklhuber Bernd" w:date="2026-08-07T10:20:00Z">
        <w:r w:rsidRPr="0062074F" w:rsidDel="00067EAD">
          <w:delText>1</w:delText>
        </w:r>
      </w:del>
      <w:r w:rsidRPr="0062074F">
        <w:t xml:space="preserve">01 feature </w:t>
      </w:r>
      <w:r w:rsidR="00EF3E08" w:rsidRPr="0062074F">
        <w:t xml:space="preserve">type </w:t>
      </w:r>
      <w:r w:rsidRPr="0062074F">
        <w:t xml:space="preserve">or it </w:t>
      </w:r>
      <w:r w:rsidR="00523124" w:rsidRPr="0062074F">
        <w:t xml:space="preserve">would </w:t>
      </w:r>
      <w:r w:rsidR="00203820" w:rsidRPr="0062074F">
        <w:t xml:space="preserve">be </w:t>
      </w:r>
      <w:r w:rsidRPr="0062074F">
        <w:t xml:space="preserve">illogical to include it </w:t>
      </w:r>
      <w:r w:rsidR="00203820" w:rsidRPr="0062074F">
        <w:t xml:space="preserve">in </w:t>
      </w:r>
      <w:r w:rsidRPr="0062074F">
        <w:t xml:space="preserve">the </w:t>
      </w:r>
      <w:del w:id="1248" w:author="Birklhuber Bernd" w:date="2026-08-07T10:20:00Z">
        <w:r w:rsidRPr="0062074F" w:rsidDel="00067EAD">
          <w:delText>Mariners</w:delText>
        </w:r>
      </w:del>
      <w:proofErr w:type="spellStart"/>
      <w:ins w:id="1249" w:author="Birklhuber Bernd" w:date="2026-08-07T10:20:00Z">
        <w:r w:rsidR="00067EAD">
          <w:t>boatmasters</w:t>
        </w:r>
      </w:ins>
      <w:proofErr w:type="spellEnd"/>
      <w:r w:rsidRPr="0062074F">
        <w:t xml:space="preserve">' navigational feature </w:t>
      </w:r>
      <w:r w:rsidR="00EF3E08" w:rsidRPr="0062074F">
        <w:t>types</w:t>
      </w:r>
      <w:r w:rsidRPr="0062074F">
        <w:t>.</w:t>
      </w:r>
    </w:p>
    <w:p w14:paraId="2C1964A3" w14:textId="3FC1DA66" w:rsidR="000C4FCD" w:rsidRPr="0062074F" w:rsidRDefault="0041139F" w:rsidP="00737C53">
      <w:pPr>
        <w:spacing w:after="120" w:line="240" w:lineRule="auto"/>
        <w:jc w:val="both"/>
      </w:pPr>
      <w:r w:rsidRPr="0062074F">
        <w:t xml:space="preserve">The following presentation instructions are </w:t>
      </w:r>
      <w:r w:rsidR="005158B8" w:rsidRPr="0062074F">
        <w:t>therefore provided</w:t>
      </w:r>
      <w:r w:rsidRPr="0062074F">
        <w:t xml:space="preserve"> </w:t>
      </w:r>
      <w:r w:rsidR="0086434A" w:rsidRPr="0062074F">
        <w:t>to</w:t>
      </w:r>
      <w:r w:rsidRPr="0062074F">
        <w:t xml:space="preserve"> assist the manufacturer.</w:t>
      </w:r>
    </w:p>
    <w:p w14:paraId="7F074E55" w14:textId="68C389A2" w:rsidR="00A9027F" w:rsidRPr="0062074F" w:rsidRDefault="00A9027F" w:rsidP="00EC44E4">
      <w:pPr>
        <w:pStyle w:val="berschrift3"/>
      </w:pPr>
      <w:bookmarkStart w:id="1250" w:name="_Ref49482141"/>
      <w:bookmarkStart w:id="1251" w:name="_Toc226035054"/>
      <w:r w:rsidRPr="0062074F">
        <w:t xml:space="preserve">Scale bar </w:t>
      </w:r>
      <w:r w:rsidR="006455DA" w:rsidRPr="0062074F">
        <w:t>and</w:t>
      </w:r>
      <w:r w:rsidRPr="0062074F">
        <w:t xml:space="preserve"> latitude scale</w:t>
      </w:r>
      <w:bookmarkEnd w:id="1250"/>
      <w:bookmarkEnd w:id="1251"/>
    </w:p>
    <w:p w14:paraId="5655115B" w14:textId="1291A632" w:rsidR="00A9027F" w:rsidRPr="0062074F" w:rsidRDefault="00A9027F" w:rsidP="00737C53">
      <w:pPr>
        <w:spacing w:after="60" w:line="240" w:lineRule="auto"/>
        <w:jc w:val="both"/>
      </w:pPr>
      <w:bookmarkStart w:id="1252" w:name="_Hlk47653421"/>
      <w:del w:id="1253" w:author="Birklhuber Bernd" w:date="2026-08-07T10:20:00Z">
        <w:r w:rsidRPr="0062074F" w:rsidDel="00067EAD">
          <w:delText xml:space="preserve">The IMO </w:delText>
        </w:r>
        <w:r w:rsidR="001F7977" w:rsidRPr="0062074F" w:rsidDel="00067EAD">
          <w:delText>Performance Standards</w:delText>
        </w:r>
        <w:r w:rsidRPr="0062074F" w:rsidDel="00067EAD">
          <w:delText xml:space="preserve"> require a</w:delText>
        </w:r>
      </w:del>
      <w:ins w:id="1254" w:author="Birklhuber Bernd" w:date="2026-08-07T10:20:00Z">
        <w:r w:rsidR="00067EAD">
          <w:t>A</w:t>
        </w:r>
      </w:ins>
      <w:r w:rsidRPr="0062074F">
        <w:t xml:space="preserve">n indication of scale and range </w:t>
      </w:r>
      <w:del w:id="1255" w:author="Birklhuber Bernd" w:date="2026-08-07T10:20:00Z">
        <w:r w:rsidRPr="0062074F" w:rsidDel="00067EAD">
          <w:delText xml:space="preserve">as </w:delText>
        </w:r>
      </w:del>
      <w:ins w:id="1256" w:author="Birklhuber Bernd" w:date="2026-08-07T10:20:00Z">
        <w:r w:rsidR="00067EAD">
          <w:t>must be</w:t>
        </w:r>
        <w:r w:rsidR="00067EAD" w:rsidRPr="0062074F">
          <w:t xml:space="preserve"> </w:t>
        </w:r>
      </w:ins>
      <w:r w:rsidRPr="0062074F">
        <w:t>part of the Display Base.</w:t>
      </w:r>
      <w:bookmarkEnd w:id="1252"/>
      <w:r w:rsidRPr="0062074F">
        <w:t xml:space="preserve"> The display scale </w:t>
      </w:r>
      <w:r w:rsidR="001F7977" w:rsidRPr="0062074F">
        <w:t>determines</w:t>
      </w:r>
      <w:r w:rsidRPr="0062074F">
        <w:t xml:space="preserve"> which </w:t>
      </w:r>
      <w:r w:rsidR="002D13C2" w:rsidRPr="0062074F">
        <w:t xml:space="preserve">must </w:t>
      </w:r>
      <w:r w:rsidRPr="0062074F">
        <w:t>be used:</w:t>
      </w:r>
    </w:p>
    <w:p w14:paraId="1887C147" w14:textId="277E876A" w:rsidR="00A9027F" w:rsidRPr="0062074F" w:rsidRDefault="004E4751">
      <w:pPr>
        <w:pStyle w:val="Listenabsatz"/>
        <w:numPr>
          <w:ilvl w:val="0"/>
          <w:numId w:val="23"/>
        </w:numPr>
        <w:spacing w:after="60" w:line="240" w:lineRule="auto"/>
        <w:jc w:val="both"/>
      </w:pPr>
      <w:commentRangeStart w:id="1257"/>
      <w:commentRangeStart w:id="1258"/>
      <w:r w:rsidRPr="0062074F">
        <w:lastRenderedPageBreak/>
        <w:t xml:space="preserve">Case 1: </w:t>
      </w:r>
      <w:r w:rsidR="00A9027F" w:rsidRPr="0062074F">
        <w:t>for display scales larger than 1</w:t>
      </w:r>
      <w:r w:rsidR="0057084D">
        <w:t>:</w:t>
      </w:r>
      <w:r w:rsidR="00224FDE" w:rsidRPr="0062074F">
        <w:t>8</w:t>
      </w:r>
      <w:r w:rsidR="00A9027F" w:rsidRPr="0062074F">
        <w:t>0,000: always display the 1</w:t>
      </w:r>
      <w:r w:rsidR="007B2BE1" w:rsidRPr="0062074F">
        <w:t xml:space="preserve"> </w:t>
      </w:r>
      <w:del w:id="1259" w:author="Birklhuber Bernd" w:date="2026-08-07T10:21:00Z">
        <w:r w:rsidR="007B2BE1" w:rsidRPr="0062074F" w:rsidDel="00067EAD">
          <w:delText>Nautical</w:delText>
        </w:r>
        <w:r w:rsidR="00A9027F" w:rsidRPr="0062074F" w:rsidDel="00067EAD">
          <w:delText xml:space="preserve"> </w:delText>
        </w:r>
        <w:r w:rsidR="007B2BE1" w:rsidRPr="0062074F" w:rsidDel="00067EAD">
          <w:delText>M</w:delText>
        </w:r>
        <w:r w:rsidR="00A9027F" w:rsidRPr="0062074F" w:rsidDel="00067EAD">
          <w:delText>ile</w:delText>
        </w:r>
      </w:del>
      <w:ins w:id="1260" w:author="Birklhuber Bernd" w:date="2026-08-07T10:21:00Z">
        <w:r w:rsidR="00067EAD">
          <w:t>km</w:t>
        </w:r>
      </w:ins>
      <w:r w:rsidR="00A9027F" w:rsidRPr="0062074F">
        <w:t xml:space="preserve"> scale bar provided in the </w:t>
      </w:r>
      <w:r w:rsidR="00737C53" w:rsidRPr="0062074F">
        <w:t>P</w:t>
      </w:r>
      <w:r w:rsidR="00A9027F" w:rsidRPr="0062074F">
        <w:t xml:space="preserve">ortrayal </w:t>
      </w:r>
      <w:r w:rsidR="00737C53" w:rsidRPr="0062074F">
        <w:t>C</w:t>
      </w:r>
      <w:r w:rsidR="00A9027F" w:rsidRPr="0062074F">
        <w:t>atalogue</w:t>
      </w:r>
      <w:commentRangeEnd w:id="1257"/>
      <w:r w:rsidR="00067EAD">
        <w:rPr>
          <w:rStyle w:val="Kommentarzeichen"/>
        </w:rPr>
        <w:commentReference w:id="1257"/>
      </w:r>
    </w:p>
    <w:p w14:paraId="2B0E85E1" w14:textId="0CE6E66E" w:rsidR="00A9027F" w:rsidRPr="0062074F" w:rsidRDefault="004E4751">
      <w:pPr>
        <w:pStyle w:val="Listenabsatz"/>
        <w:numPr>
          <w:ilvl w:val="0"/>
          <w:numId w:val="23"/>
        </w:numPr>
        <w:spacing w:line="240" w:lineRule="auto"/>
      </w:pPr>
      <w:r w:rsidRPr="0062074F">
        <w:t xml:space="preserve">Case 2: </w:t>
      </w:r>
      <w:r w:rsidR="00A9027F" w:rsidRPr="0062074F">
        <w:t>for display scales at 1</w:t>
      </w:r>
      <w:r w:rsidR="0057084D">
        <w:t>:</w:t>
      </w:r>
      <w:r w:rsidR="00224FDE" w:rsidRPr="0062074F">
        <w:t>8</w:t>
      </w:r>
      <w:r w:rsidR="00A9027F" w:rsidRPr="0062074F">
        <w:t xml:space="preserve">0,000 or smaller: always display the 10 </w:t>
      </w:r>
      <w:del w:id="1261" w:author="Birklhuber Bernd" w:date="2026-08-07T10:21:00Z">
        <w:r w:rsidR="007B2BE1" w:rsidRPr="0062074F" w:rsidDel="00067EAD">
          <w:delText>Nautical M</w:delText>
        </w:r>
        <w:r w:rsidR="00A9027F" w:rsidRPr="0062074F" w:rsidDel="00067EAD">
          <w:delText>ile</w:delText>
        </w:r>
      </w:del>
      <w:ins w:id="1262" w:author="Birklhuber Bernd" w:date="2026-08-07T10:21:00Z">
        <w:r w:rsidR="00067EAD">
          <w:t>km</w:t>
        </w:r>
      </w:ins>
      <w:r w:rsidR="00A9027F" w:rsidRPr="0062074F">
        <w:t xml:space="preserve"> latitude scale provided in the </w:t>
      </w:r>
      <w:r w:rsidR="00737C53" w:rsidRPr="0062074F">
        <w:t>P</w:t>
      </w:r>
      <w:r w:rsidR="00A9027F" w:rsidRPr="0062074F">
        <w:t xml:space="preserve">ortrayal </w:t>
      </w:r>
      <w:r w:rsidR="00737C53" w:rsidRPr="0062074F">
        <w:t>C</w:t>
      </w:r>
      <w:r w:rsidR="00A9027F" w:rsidRPr="0062074F">
        <w:t>atalogue.</w:t>
      </w:r>
    </w:p>
    <w:p w14:paraId="4D400A1B" w14:textId="1BDBBBEE" w:rsidR="00FA2769" w:rsidRPr="0062074F" w:rsidRDefault="00FA2769" w:rsidP="00737C53">
      <w:pPr>
        <w:spacing w:after="120" w:line="240" w:lineRule="auto"/>
        <w:jc w:val="both"/>
      </w:pPr>
      <w:r w:rsidRPr="0062074F">
        <w:t xml:space="preserve">The scale bar or latitude scale </w:t>
      </w:r>
      <w:r w:rsidR="002D13C2" w:rsidRPr="0062074F">
        <w:t xml:space="preserve">must </w:t>
      </w:r>
      <w:r w:rsidRPr="0062074F">
        <w:t xml:space="preserve">always be drawn vertically at the left side of the chart display, just clear of the border of the display. The symbols and </w:t>
      </w:r>
      <w:r w:rsidR="00421F29" w:rsidRPr="0062074F">
        <w:t>drawing parameters</w:t>
      </w:r>
      <w:r w:rsidRPr="0062074F">
        <w:t xml:space="preserve"> are described in </w:t>
      </w:r>
      <w:r w:rsidR="00B442B2" w:rsidRPr="0062074F">
        <w:fldChar w:fldCharType="begin"/>
      </w:r>
      <w:r w:rsidR="00B442B2" w:rsidRPr="0062074F">
        <w:instrText xml:space="preserve"> REF _Ref46837498 \h </w:instrText>
      </w:r>
      <w:r w:rsidR="00737C53" w:rsidRPr="0062074F">
        <w:instrText xml:space="preserve"> \* MERGEFORMAT </w:instrText>
      </w:r>
      <w:r w:rsidR="00B442B2" w:rsidRPr="0062074F">
        <w:fldChar w:fldCharType="separate"/>
      </w:r>
      <w:r w:rsidR="000553AC" w:rsidRPr="0062074F">
        <w:t>Table 1</w:t>
      </w:r>
      <w:r w:rsidR="00B442B2" w:rsidRPr="0062074F">
        <w:fldChar w:fldCharType="end"/>
      </w:r>
      <w:r w:rsidRPr="0062074F">
        <w:t>.</w:t>
      </w:r>
    </w:p>
    <w:p w14:paraId="779F2568" w14:textId="2C5DED89" w:rsidR="00FA2769" w:rsidRPr="0062074F" w:rsidRDefault="00421F29" w:rsidP="00737C53">
      <w:pPr>
        <w:spacing w:after="120" w:line="240" w:lineRule="auto"/>
        <w:jc w:val="both"/>
      </w:pPr>
      <w:r w:rsidRPr="0062074F">
        <w:t xml:space="preserve">The placement </w:t>
      </w:r>
      <w:r w:rsidR="002C3002" w:rsidRPr="0062074F">
        <w:t xml:space="preserve">must </w:t>
      </w:r>
      <w:r w:rsidRPr="0062074F">
        <w:t xml:space="preserve">be 3mm </w:t>
      </w:r>
      <w:r w:rsidR="00A9088D" w:rsidRPr="0062074F">
        <w:t xml:space="preserve">in </w:t>
      </w:r>
      <w:r w:rsidRPr="0062074F">
        <w:t>from the border of the display.</w:t>
      </w:r>
      <w:r w:rsidR="002C3002" w:rsidRPr="0062074F">
        <w:t xml:space="preserve"> T</w:t>
      </w:r>
      <w:r w:rsidR="005C3A83" w:rsidRPr="0062074F">
        <w:t xml:space="preserve">he symbol </w:t>
      </w:r>
      <w:r w:rsidR="002C3002" w:rsidRPr="0062074F">
        <w:t xml:space="preserve">must be </w:t>
      </w:r>
      <w:r w:rsidR="005C3A83" w:rsidRPr="0062074F">
        <w:t xml:space="preserve">properly sized to represent 1 </w:t>
      </w:r>
      <w:del w:id="1263" w:author="Birklhuber Bernd" w:date="2026-08-07T10:21:00Z">
        <w:r w:rsidR="005C3A83" w:rsidRPr="0062074F" w:rsidDel="00067EAD">
          <w:delText>nautical mile</w:delText>
        </w:r>
      </w:del>
      <w:ins w:id="1264" w:author="Birklhuber Bernd" w:date="2026-08-07T10:21:00Z">
        <w:r w:rsidR="00067EAD">
          <w:t>km</w:t>
        </w:r>
      </w:ins>
      <w:r w:rsidR="004E4751" w:rsidRPr="0062074F">
        <w:t xml:space="preserve"> at the scale of the display (for Case 1) or 10 </w:t>
      </w:r>
      <w:del w:id="1265" w:author="Birklhuber Bernd" w:date="2026-08-07T10:22:00Z">
        <w:r w:rsidR="004E4751" w:rsidRPr="0062074F" w:rsidDel="00067EAD">
          <w:delText>nautical miles</w:delText>
        </w:r>
      </w:del>
      <w:ins w:id="1266" w:author="Birklhuber Bernd" w:date="2026-08-07T10:22:00Z">
        <w:r w:rsidR="00067EAD">
          <w:t>km</w:t>
        </w:r>
      </w:ins>
      <w:r w:rsidR="004E4751" w:rsidRPr="0062074F">
        <w:t xml:space="preserve"> </w:t>
      </w:r>
      <w:commentRangeEnd w:id="1258"/>
      <w:r w:rsidR="00067EAD">
        <w:rPr>
          <w:rStyle w:val="Kommentarzeichen"/>
        </w:rPr>
        <w:commentReference w:id="1258"/>
      </w:r>
      <w:r w:rsidR="004E4751" w:rsidRPr="0062074F">
        <w:t>at the scale of the display (for Case 2).</w:t>
      </w:r>
    </w:p>
    <w:tbl>
      <w:tblPr>
        <w:tblStyle w:val="Tabellenraster"/>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62074F"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62074F" w:rsidRDefault="00B67B2D" w:rsidP="00F42179">
            <w:pPr>
              <w:spacing w:before="60" w:after="60"/>
              <w:jc w:val="center"/>
              <w:rPr>
                <w:b/>
                <w:bCs/>
              </w:rPr>
            </w:pPr>
            <w:bookmarkStart w:id="1267" w:name="_Hlk46861180"/>
            <w:r w:rsidRPr="0062074F">
              <w:rPr>
                <w:b/>
                <w:bCs/>
              </w:rPr>
              <w:t>Scale range</w:t>
            </w:r>
          </w:p>
        </w:tc>
        <w:tc>
          <w:tcPr>
            <w:tcW w:w="1020" w:type="pct"/>
            <w:shd w:val="clear" w:color="auto" w:fill="D9D9D9" w:themeFill="background1" w:themeFillShade="D9"/>
            <w:vAlign w:val="center"/>
          </w:tcPr>
          <w:p w14:paraId="5B70B546" w14:textId="77777777" w:rsidR="00B67B2D" w:rsidRPr="0062074F" w:rsidRDefault="00B67B2D" w:rsidP="00F42179">
            <w:pPr>
              <w:spacing w:before="60" w:after="60"/>
              <w:jc w:val="center"/>
              <w:rPr>
                <w:b/>
                <w:bCs/>
              </w:rPr>
            </w:pPr>
            <w:r w:rsidRPr="0062074F">
              <w:rPr>
                <w:b/>
                <w:bCs/>
              </w:rPr>
              <w:t>Symbol</w:t>
            </w:r>
          </w:p>
        </w:tc>
        <w:tc>
          <w:tcPr>
            <w:tcW w:w="673" w:type="pct"/>
            <w:shd w:val="clear" w:color="auto" w:fill="D9D9D9" w:themeFill="background1" w:themeFillShade="D9"/>
            <w:vAlign w:val="center"/>
          </w:tcPr>
          <w:p w14:paraId="0DE71FD7" w14:textId="77777777" w:rsidR="00B67B2D" w:rsidRPr="0062074F" w:rsidRDefault="00B67B2D" w:rsidP="00F42179">
            <w:pPr>
              <w:spacing w:before="60" w:after="60"/>
              <w:jc w:val="center"/>
              <w:rPr>
                <w:b/>
                <w:bCs/>
              </w:rPr>
            </w:pPr>
            <w:r w:rsidRPr="0062074F">
              <w:rPr>
                <w:b/>
                <w:bCs/>
              </w:rPr>
              <w:t>Drawing priority</w:t>
            </w:r>
          </w:p>
        </w:tc>
        <w:tc>
          <w:tcPr>
            <w:tcW w:w="851" w:type="pct"/>
            <w:shd w:val="clear" w:color="auto" w:fill="D9D9D9" w:themeFill="background1" w:themeFillShade="D9"/>
            <w:vAlign w:val="center"/>
          </w:tcPr>
          <w:p w14:paraId="76BD33AC" w14:textId="77777777" w:rsidR="00B67B2D" w:rsidRPr="0062074F" w:rsidRDefault="00B67B2D" w:rsidP="00F42179">
            <w:pPr>
              <w:spacing w:before="60" w:after="60"/>
              <w:jc w:val="center"/>
              <w:rPr>
                <w:b/>
                <w:bCs/>
              </w:rPr>
            </w:pPr>
            <w:r w:rsidRPr="0062074F">
              <w:rPr>
                <w:b/>
                <w:bCs/>
              </w:rPr>
              <w:t>Display plane</w:t>
            </w:r>
          </w:p>
        </w:tc>
        <w:tc>
          <w:tcPr>
            <w:tcW w:w="831" w:type="pct"/>
            <w:shd w:val="clear" w:color="auto" w:fill="D9D9D9" w:themeFill="background1" w:themeFillShade="D9"/>
            <w:vAlign w:val="center"/>
          </w:tcPr>
          <w:p w14:paraId="53745301" w14:textId="77777777" w:rsidR="00B67B2D" w:rsidRPr="0062074F" w:rsidRDefault="00B67B2D" w:rsidP="00F42179">
            <w:pPr>
              <w:spacing w:before="60" w:after="60"/>
              <w:jc w:val="center"/>
              <w:rPr>
                <w:b/>
                <w:bCs/>
              </w:rPr>
            </w:pPr>
            <w:r w:rsidRPr="0062074F">
              <w:rPr>
                <w:b/>
                <w:bCs/>
              </w:rPr>
              <w:t>Display category</w:t>
            </w:r>
          </w:p>
        </w:tc>
        <w:tc>
          <w:tcPr>
            <w:tcW w:w="674" w:type="pct"/>
            <w:shd w:val="clear" w:color="auto" w:fill="D9D9D9" w:themeFill="background1" w:themeFillShade="D9"/>
            <w:vAlign w:val="center"/>
          </w:tcPr>
          <w:p w14:paraId="30A14194" w14:textId="77777777" w:rsidR="00B67B2D" w:rsidRPr="0062074F" w:rsidRDefault="00B67B2D" w:rsidP="00F42179">
            <w:pPr>
              <w:spacing w:before="60" w:after="60"/>
              <w:jc w:val="center"/>
              <w:rPr>
                <w:b/>
                <w:bCs/>
              </w:rPr>
            </w:pPr>
            <w:r w:rsidRPr="0062074F">
              <w:rPr>
                <w:b/>
                <w:bCs/>
              </w:rPr>
              <w:t>Viewing group</w:t>
            </w:r>
          </w:p>
        </w:tc>
      </w:tr>
      <w:tr w:rsidR="00B67B2D" w:rsidRPr="0062074F" w14:paraId="6C94952A" w14:textId="1D6B0A64" w:rsidTr="00F42179">
        <w:trPr>
          <w:cantSplit/>
          <w:jc w:val="center"/>
        </w:trPr>
        <w:tc>
          <w:tcPr>
            <w:tcW w:w="951" w:type="pct"/>
          </w:tcPr>
          <w:p w14:paraId="62EB5237" w14:textId="20A00E84" w:rsidR="00B67B2D" w:rsidRPr="0062074F" w:rsidRDefault="00B67B2D" w:rsidP="00F42179">
            <w:pPr>
              <w:spacing w:before="60" w:after="60"/>
            </w:pPr>
            <w:r w:rsidRPr="0062074F">
              <w:t>1:</w:t>
            </w:r>
            <w:r w:rsidR="00224FDE" w:rsidRPr="0062074F">
              <w:t>7</w:t>
            </w:r>
            <w:r w:rsidRPr="0062074F">
              <w:t>9</w:t>
            </w:r>
            <w:r w:rsidR="0057084D">
              <w:t>,</w:t>
            </w:r>
            <w:r w:rsidRPr="0062074F">
              <w:t>999 and larger scale</w:t>
            </w:r>
          </w:p>
        </w:tc>
        <w:tc>
          <w:tcPr>
            <w:tcW w:w="1020" w:type="pct"/>
            <w:vAlign w:val="center"/>
          </w:tcPr>
          <w:p w14:paraId="78BDE6FD" w14:textId="77777777" w:rsidR="00B67B2D" w:rsidRPr="0062074F" w:rsidRDefault="00B67B2D" w:rsidP="00F42179">
            <w:pPr>
              <w:spacing w:before="60" w:after="60"/>
              <w:jc w:val="center"/>
            </w:pPr>
            <w:commentRangeStart w:id="1268"/>
            <w:r w:rsidRPr="0062074F">
              <w:t>SCALEB10</w:t>
            </w:r>
            <w:commentRangeEnd w:id="1268"/>
            <w:r w:rsidR="000949BA">
              <w:rPr>
                <w:rStyle w:val="Kommentarzeichen"/>
              </w:rPr>
              <w:commentReference w:id="1268"/>
            </w:r>
          </w:p>
        </w:tc>
        <w:tc>
          <w:tcPr>
            <w:tcW w:w="673" w:type="pct"/>
            <w:vMerge w:val="restart"/>
            <w:vAlign w:val="center"/>
          </w:tcPr>
          <w:p w14:paraId="28535E0A" w14:textId="57C55301" w:rsidR="00B67B2D" w:rsidRPr="0062074F" w:rsidRDefault="002C0789" w:rsidP="00F42179">
            <w:pPr>
              <w:spacing w:before="60" w:after="60"/>
              <w:jc w:val="center"/>
            </w:pPr>
            <w:r w:rsidRPr="0062074F">
              <w:t>27</w:t>
            </w:r>
          </w:p>
        </w:tc>
        <w:tc>
          <w:tcPr>
            <w:tcW w:w="851" w:type="pct"/>
            <w:vMerge w:val="restart"/>
            <w:vAlign w:val="center"/>
          </w:tcPr>
          <w:p w14:paraId="214B6F4A" w14:textId="23ABCEB4" w:rsidR="00B67B2D" w:rsidRPr="0062074F" w:rsidRDefault="002D13C2" w:rsidP="00F42179">
            <w:pPr>
              <w:spacing w:before="60" w:after="60"/>
              <w:jc w:val="center"/>
            </w:pPr>
            <w:proofErr w:type="spellStart"/>
            <w:r w:rsidRPr="0062074F">
              <w:t>OverRadar</w:t>
            </w:r>
            <w:proofErr w:type="spellEnd"/>
          </w:p>
        </w:tc>
        <w:tc>
          <w:tcPr>
            <w:tcW w:w="831" w:type="pct"/>
            <w:vMerge w:val="restart"/>
            <w:vAlign w:val="center"/>
          </w:tcPr>
          <w:p w14:paraId="65F93290" w14:textId="5541701F" w:rsidR="00B67B2D" w:rsidRPr="0062074F" w:rsidRDefault="00B67B2D" w:rsidP="00F42179">
            <w:pPr>
              <w:spacing w:before="60" w:after="60"/>
              <w:jc w:val="center"/>
            </w:pPr>
            <w:r w:rsidRPr="0062074F">
              <w:t xml:space="preserve">Display </w:t>
            </w:r>
            <w:r w:rsidR="00F42179" w:rsidRPr="0062074F">
              <w:t>B</w:t>
            </w:r>
            <w:r w:rsidRPr="0062074F">
              <w:t>ase</w:t>
            </w:r>
          </w:p>
        </w:tc>
        <w:tc>
          <w:tcPr>
            <w:tcW w:w="674" w:type="pct"/>
            <w:vMerge w:val="restart"/>
            <w:vAlign w:val="center"/>
          </w:tcPr>
          <w:p w14:paraId="24159F7F" w14:textId="77777777" w:rsidR="00B67B2D" w:rsidRPr="0062074F" w:rsidRDefault="00B67B2D" w:rsidP="00F42179">
            <w:pPr>
              <w:spacing w:before="60" w:after="60"/>
              <w:jc w:val="center"/>
            </w:pPr>
            <w:r w:rsidRPr="0062074F">
              <w:t>11030</w:t>
            </w:r>
          </w:p>
        </w:tc>
      </w:tr>
      <w:bookmarkEnd w:id="1267"/>
      <w:tr w:rsidR="00B67B2D" w:rsidRPr="0062074F" w14:paraId="12859820" w14:textId="26BDB0B5" w:rsidTr="00F42179">
        <w:trPr>
          <w:cantSplit/>
          <w:jc w:val="center"/>
        </w:trPr>
        <w:tc>
          <w:tcPr>
            <w:tcW w:w="951" w:type="pct"/>
          </w:tcPr>
          <w:p w14:paraId="1B2B57C8" w14:textId="1928A3DB" w:rsidR="00B67B2D" w:rsidRPr="0062074F" w:rsidRDefault="00B67B2D" w:rsidP="004E61EE">
            <w:r w:rsidRPr="0062074F">
              <w:t>1:</w:t>
            </w:r>
            <w:r w:rsidR="00224FDE" w:rsidRPr="0062074F">
              <w:t>8</w:t>
            </w:r>
            <w:r w:rsidRPr="0062074F">
              <w:t>0</w:t>
            </w:r>
            <w:r w:rsidR="0057084D">
              <w:t>,</w:t>
            </w:r>
            <w:r w:rsidRPr="0062074F">
              <w:t>000 and smaller scale</w:t>
            </w:r>
          </w:p>
        </w:tc>
        <w:tc>
          <w:tcPr>
            <w:tcW w:w="1020" w:type="pct"/>
            <w:vAlign w:val="center"/>
          </w:tcPr>
          <w:p w14:paraId="68D3604E" w14:textId="77777777" w:rsidR="00B67B2D" w:rsidRPr="0062074F" w:rsidRDefault="00B67B2D" w:rsidP="004E61EE">
            <w:pPr>
              <w:jc w:val="center"/>
            </w:pPr>
            <w:r w:rsidRPr="0062074F">
              <w:t>SCALEB11</w:t>
            </w:r>
          </w:p>
        </w:tc>
        <w:tc>
          <w:tcPr>
            <w:tcW w:w="673" w:type="pct"/>
            <w:vMerge/>
          </w:tcPr>
          <w:p w14:paraId="10228993" w14:textId="1C11E140" w:rsidR="00B67B2D" w:rsidRPr="0062074F" w:rsidRDefault="00B67B2D" w:rsidP="004E61EE"/>
        </w:tc>
        <w:tc>
          <w:tcPr>
            <w:tcW w:w="851" w:type="pct"/>
            <w:vMerge/>
          </w:tcPr>
          <w:p w14:paraId="18047BD6" w14:textId="77777777" w:rsidR="00B67B2D" w:rsidRPr="0062074F" w:rsidRDefault="00B67B2D" w:rsidP="004E61EE"/>
        </w:tc>
        <w:tc>
          <w:tcPr>
            <w:tcW w:w="831" w:type="pct"/>
            <w:vMerge/>
          </w:tcPr>
          <w:p w14:paraId="7F0F7364" w14:textId="77777777" w:rsidR="00B67B2D" w:rsidRPr="0062074F" w:rsidRDefault="00B67B2D" w:rsidP="004E61EE"/>
        </w:tc>
        <w:tc>
          <w:tcPr>
            <w:tcW w:w="674" w:type="pct"/>
            <w:vMerge/>
          </w:tcPr>
          <w:p w14:paraId="0ECABB71" w14:textId="77777777" w:rsidR="00B67B2D" w:rsidRPr="0062074F" w:rsidRDefault="00B67B2D" w:rsidP="004E61EE">
            <w:pPr>
              <w:keepNext/>
            </w:pPr>
          </w:p>
        </w:tc>
      </w:tr>
    </w:tbl>
    <w:p w14:paraId="3AF2B384" w14:textId="6D1F322A" w:rsidR="0004238B" w:rsidRPr="0062074F" w:rsidRDefault="0004238B" w:rsidP="00F42179">
      <w:pPr>
        <w:pStyle w:val="Beschriftung"/>
        <w:spacing w:after="120" w:line="240" w:lineRule="auto"/>
        <w:jc w:val="center"/>
      </w:pPr>
      <w:bookmarkStart w:id="1269" w:name="_Ref46837498"/>
      <w:bookmarkStart w:id="1270" w:name="_Ref46837493"/>
      <w:r w:rsidRPr="0062074F">
        <w:t xml:space="preserve">Table </w:t>
      </w:r>
      <w:r w:rsidR="00157948">
        <w:fldChar w:fldCharType="begin"/>
      </w:r>
      <w:r w:rsidR="00157948">
        <w:instrText xml:space="preserve"> SEQ Table \* ARABIC </w:instrText>
      </w:r>
      <w:r w:rsidR="00157948">
        <w:fldChar w:fldCharType="separate"/>
      </w:r>
      <w:r w:rsidR="00157948">
        <w:rPr>
          <w:noProof/>
        </w:rPr>
        <w:t>1</w:t>
      </w:r>
      <w:r w:rsidR="00157948">
        <w:fldChar w:fldCharType="end"/>
      </w:r>
      <w:bookmarkEnd w:id="1269"/>
      <w:r w:rsidRPr="0062074F">
        <w:t xml:space="preserve"> - Scale bar presentation</w:t>
      </w:r>
      <w:bookmarkEnd w:id="1270"/>
      <w:r w:rsidR="007B2046" w:rsidRPr="0062074F">
        <w:t xml:space="preserve"> parameters</w:t>
      </w:r>
    </w:p>
    <w:p w14:paraId="3485200B" w14:textId="548DB404" w:rsidR="00FA2769" w:rsidRPr="0062074F" w:rsidRDefault="00FA2769" w:rsidP="00F42179">
      <w:pPr>
        <w:spacing w:after="120" w:line="240" w:lineRule="auto"/>
        <w:jc w:val="both"/>
      </w:pPr>
      <w:r w:rsidRPr="0062074F">
        <w:t xml:space="preserve">EXAMPLE 1: </w:t>
      </w:r>
      <w:r w:rsidR="001F7977" w:rsidRPr="0062074F">
        <w:t xml:space="preserve">For </w:t>
      </w:r>
      <w:r w:rsidR="002D13C2" w:rsidRPr="0062074F">
        <w:rPr>
          <w:i/>
          <w:iCs/>
        </w:rPr>
        <w:t>display scales</w:t>
      </w:r>
      <w:r w:rsidR="009C2EC8" w:rsidRPr="0062074F">
        <w:t xml:space="preserve"> </w:t>
      </w:r>
      <w:r w:rsidR="001F7977" w:rsidRPr="0062074F">
        <w:t>larger than 1</w:t>
      </w:r>
      <w:r w:rsidR="0057084D">
        <w:t>:</w:t>
      </w:r>
      <w:r w:rsidR="00224FDE" w:rsidRPr="0062074F">
        <w:t>8</w:t>
      </w:r>
      <w:r w:rsidR="001F7977" w:rsidRPr="0062074F">
        <w:t>0,000 (for example, a scale of 1</w:t>
      </w:r>
      <w:r w:rsidR="0057084D">
        <w:t>:</w:t>
      </w:r>
      <w:r w:rsidR="001F7977" w:rsidRPr="0062074F">
        <w:t>50,000) draw symbol 'SCALEB10' on the left side of the chart display, bottom justified and 3mm in from the border of the display. Make sure the symbo</w:t>
      </w:r>
      <w:r w:rsidR="00A94367" w:rsidRPr="0062074F">
        <w:t>l should be sized</w:t>
      </w:r>
      <w:r w:rsidR="003C1749">
        <w:t xml:space="preserve"> </w:t>
      </w:r>
      <w:r w:rsidR="001F7977" w:rsidRPr="0062074F">
        <w:t xml:space="preserve">to represent 1 </w:t>
      </w:r>
      <w:del w:id="1271" w:author="Birklhuber Bernd" w:date="2026-08-07T10:30:00Z">
        <w:r w:rsidR="001F7977" w:rsidRPr="0062074F" w:rsidDel="000949BA">
          <w:delText>nautical mile</w:delText>
        </w:r>
      </w:del>
      <w:ins w:id="1272" w:author="Birklhuber Bernd" w:date="2026-08-07T10:30:00Z">
        <w:r w:rsidR="000949BA">
          <w:t>km</w:t>
        </w:r>
      </w:ins>
      <w:r w:rsidR="001F7977" w:rsidRPr="0062074F">
        <w:t xml:space="preserve"> </w:t>
      </w:r>
      <w:del w:id="1273" w:author="Birklhuber Bernd" w:date="2026-08-07T10:30:00Z">
        <w:r w:rsidR="001F7977" w:rsidRPr="0062074F" w:rsidDel="000949BA">
          <w:delText xml:space="preserve">(1852 m) </w:delText>
        </w:r>
      </w:del>
      <w:r w:rsidR="001F7977" w:rsidRPr="0062074F">
        <w:t>at the scale of the display.</w:t>
      </w:r>
    </w:p>
    <w:p w14:paraId="4875647C" w14:textId="216B4248" w:rsidR="001F7977" w:rsidRPr="0062074F" w:rsidRDefault="00FA2769" w:rsidP="00F42179">
      <w:pPr>
        <w:spacing w:after="120" w:line="240" w:lineRule="auto"/>
        <w:jc w:val="both"/>
      </w:pPr>
      <w:r w:rsidRPr="0062074F">
        <w:t xml:space="preserve">EXAMPLE 2: </w:t>
      </w:r>
      <w:r w:rsidR="001F7977" w:rsidRPr="0062074F">
        <w:t>For display scales of 1</w:t>
      </w:r>
      <w:r w:rsidR="0057084D">
        <w:t>:</w:t>
      </w:r>
      <w:r w:rsidR="00224FDE" w:rsidRPr="0062074F">
        <w:t>8</w:t>
      </w:r>
      <w:r w:rsidR="001F7977" w:rsidRPr="0062074F">
        <w:t>0,000 or smaller (for example, 1</w:t>
      </w:r>
      <w:r w:rsidR="0057084D">
        <w:t>:</w:t>
      </w:r>
      <w:r w:rsidR="001F7977" w:rsidRPr="0062074F">
        <w:t xml:space="preserve">250,000) use symbol 'SCALEB11', similarly located, and scaled to represent 10 </w:t>
      </w:r>
      <w:del w:id="1274" w:author="Birklhuber Bernd" w:date="2026-08-07T10:30:00Z">
        <w:r w:rsidR="001F7977" w:rsidRPr="0062074F" w:rsidDel="000949BA">
          <w:delText xml:space="preserve">miles </w:delText>
        </w:r>
      </w:del>
      <w:ins w:id="1275" w:author="Birklhuber Bernd" w:date="2026-08-07T10:30:00Z">
        <w:r w:rsidR="000949BA">
          <w:t>km</w:t>
        </w:r>
        <w:r w:rsidR="000949BA" w:rsidRPr="0062074F">
          <w:t xml:space="preserve"> </w:t>
        </w:r>
      </w:ins>
      <w:r w:rsidR="001F7977" w:rsidRPr="0062074F">
        <w:t>at the scale of the display.</w:t>
      </w:r>
    </w:p>
    <w:p w14:paraId="07BFF4B7" w14:textId="332A9C99" w:rsidR="00CD6B3C" w:rsidRPr="0062074F" w:rsidRDefault="00CD6B3C" w:rsidP="00530F27">
      <w:pPr>
        <w:spacing w:after="60" w:line="240" w:lineRule="auto"/>
        <w:jc w:val="both"/>
        <w:rPr>
          <w:strike/>
        </w:rPr>
      </w:pPr>
      <w:r w:rsidRPr="0062074F">
        <w:t>IEC define a requirement for indicating the location at which the scale is calculated under certain circumstances</w:t>
      </w:r>
      <w:r w:rsidR="004870F1" w:rsidRPr="0062074F">
        <w:t>.</w:t>
      </w:r>
    </w:p>
    <w:p w14:paraId="3F5D3C69" w14:textId="77777777" w:rsidR="00A9027F" w:rsidRPr="0062074F" w:rsidRDefault="00A9027F" w:rsidP="00EC44E4">
      <w:pPr>
        <w:pStyle w:val="berschrift3"/>
      </w:pPr>
      <w:bookmarkStart w:id="1276" w:name="_Ref49482026"/>
      <w:bookmarkStart w:id="1277" w:name="_Toc226035055"/>
      <w:r w:rsidRPr="0062074F">
        <w:t>North arrow</w:t>
      </w:r>
      <w:bookmarkEnd w:id="1276"/>
      <w:bookmarkEnd w:id="1277"/>
    </w:p>
    <w:p w14:paraId="5100DC40" w14:textId="0EE45E76" w:rsidR="00004400" w:rsidRPr="0062074F" w:rsidRDefault="00224FDE" w:rsidP="00F42179">
      <w:pPr>
        <w:spacing w:after="120" w:line="240" w:lineRule="auto"/>
        <w:jc w:val="both"/>
      </w:pPr>
      <w:r w:rsidRPr="0062074F">
        <w:t>A</w:t>
      </w:r>
      <w:r w:rsidR="00A9027F" w:rsidRPr="0062074F">
        <w:t xml:space="preserve"> north arrow </w:t>
      </w:r>
      <w:r w:rsidRPr="0062074F">
        <w:t xml:space="preserve">must be provided </w:t>
      </w:r>
      <w:r w:rsidR="00A9027F" w:rsidRPr="0062074F">
        <w:t>as part of the Display Base</w:t>
      </w:r>
      <w:del w:id="1278" w:author="Birklhuber Bernd" w:date="2026-08-07T10:30:00Z">
        <w:r w:rsidRPr="0062074F" w:rsidDel="000949BA">
          <w:delText xml:space="preserve"> according to the IMO Performance Standard</w:delText>
        </w:r>
      </w:del>
      <w:r w:rsidR="00A9027F" w:rsidRPr="0062074F">
        <w:t xml:space="preserve">. The north arrow </w:t>
      </w:r>
      <w:r w:rsidR="009C2EC8" w:rsidRPr="0062074F">
        <w:t xml:space="preserve">must </w:t>
      </w:r>
      <w:r w:rsidR="00A9027F" w:rsidRPr="0062074F">
        <w:t>always be shown at the top left corner of the chart display, just clear of the scale bar or latitude scale.</w:t>
      </w:r>
      <w:r w:rsidR="002A21D7" w:rsidRPr="0062074F">
        <w:t xml:space="preserve"> Other requirements for the north arrow are defined in IEC 61174.</w:t>
      </w:r>
    </w:p>
    <w:p w14:paraId="3DFD4083" w14:textId="6FE93FF0" w:rsidR="00F47D5B" w:rsidRPr="0062074F" w:rsidRDefault="00004400" w:rsidP="00F42179">
      <w:pPr>
        <w:spacing w:after="120" w:line="240" w:lineRule="auto"/>
        <w:jc w:val="both"/>
        <w:rPr>
          <w:strike/>
        </w:rPr>
      </w:pPr>
      <w:r w:rsidRPr="0062074F">
        <w:t xml:space="preserve">The </w:t>
      </w:r>
      <w:r w:rsidR="005702A1" w:rsidRPr="0062074F">
        <w:t xml:space="preserve">symbol 'NORTHAR1' </w:t>
      </w:r>
      <w:r w:rsidRPr="0062074F">
        <w:t>must be used to</w:t>
      </w:r>
      <w:r w:rsidR="005702A1" w:rsidRPr="0062074F">
        <w:t xml:space="preserve"> indicate true north. </w:t>
      </w:r>
      <w:r w:rsidRPr="0062074F">
        <w:t>It must be p</w:t>
      </w:r>
      <w:r w:rsidR="005702A1" w:rsidRPr="0062074F">
        <w:t>lace</w:t>
      </w:r>
      <w:r w:rsidRPr="0062074F">
        <w:t>d</w:t>
      </w:r>
      <w:r w:rsidR="005702A1" w:rsidRPr="0062074F">
        <w:t xml:space="preserve"> in the top left corner of the chart display, on the inner side of the scalebar. </w:t>
      </w:r>
      <w:r w:rsidR="004E69AF" w:rsidRPr="0062074F">
        <w:t>It must be r</w:t>
      </w:r>
      <w:r w:rsidR="005702A1" w:rsidRPr="0062074F">
        <w:t>otate</w:t>
      </w:r>
      <w:r w:rsidR="004E69AF" w:rsidRPr="0062074F">
        <w:t>d</w:t>
      </w:r>
      <w:r w:rsidR="005702A1" w:rsidRPr="0062074F">
        <w:t xml:space="preserve"> to true north if the display is other than north up, a</w:t>
      </w:r>
      <w:r w:rsidR="004E69AF" w:rsidRPr="0062074F">
        <w:t>nd</w:t>
      </w:r>
      <w:r w:rsidR="005702A1" w:rsidRPr="0062074F">
        <w:t xml:space="preserve"> clear of the scalebar even if the latter extends the full height of the display.</w:t>
      </w:r>
    </w:p>
    <w:tbl>
      <w:tblPr>
        <w:tblStyle w:val="Tabellenraster"/>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62074F"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62074F" w:rsidRDefault="004E69AF" w:rsidP="00D343CC">
            <w:pPr>
              <w:spacing w:before="60" w:after="60"/>
              <w:jc w:val="center"/>
              <w:rPr>
                <w:b/>
                <w:bCs/>
              </w:rPr>
            </w:pPr>
            <w:r w:rsidRPr="0062074F">
              <w:rPr>
                <w:b/>
                <w:bCs/>
              </w:rPr>
              <w:t>Symbol</w:t>
            </w:r>
          </w:p>
        </w:tc>
        <w:tc>
          <w:tcPr>
            <w:tcW w:w="831" w:type="pct"/>
            <w:shd w:val="clear" w:color="auto" w:fill="D9D9D9" w:themeFill="background1" w:themeFillShade="D9"/>
            <w:vAlign w:val="center"/>
          </w:tcPr>
          <w:p w14:paraId="1268FA80" w14:textId="77777777" w:rsidR="004E69AF" w:rsidRPr="0062074F" w:rsidRDefault="004E69AF" w:rsidP="00D343CC">
            <w:pPr>
              <w:spacing w:before="60" w:after="60"/>
              <w:jc w:val="center"/>
              <w:rPr>
                <w:b/>
                <w:bCs/>
              </w:rPr>
            </w:pPr>
            <w:r w:rsidRPr="0062074F">
              <w:rPr>
                <w:b/>
                <w:bCs/>
              </w:rPr>
              <w:t>Drawing priority</w:t>
            </w:r>
          </w:p>
        </w:tc>
        <w:tc>
          <w:tcPr>
            <w:tcW w:w="1051" w:type="pct"/>
            <w:shd w:val="clear" w:color="auto" w:fill="D9D9D9" w:themeFill="background1" w:themeFillShade="D9"/>
            <w:vAlign w:val="center"/>
          </w:tcPr>
          <w:p w14:paraId="605EBA58" w14:textId="77777777" w:rsidR="004E69AF" w:rsidRPr="0062074F" w:rsidRDefault="004E69AF" w:rsidP="00D343CC">
            <w:pPr>
              <w:spacing w:before="60" w:after="60"/>
              <w:jc w:val="center"/>
              <w:rPr>
                <w:b/>
                <w:bCs/>
              </w:rPr>
            </w:pPr>
            <w:r w:rsidRPr="0062074F">
              <w:rPr>
                <w:b/>
                <w:bCs/>
              </w:rPr>
              <w:t>Display plane</w:t>
            </w:r>
          </w:p>
        </w:tc>
        <w:tc>
          <w:tcPr>
            <w:tcW w:w="1026" w:type="pct"/>
            <w:shd w:val="clear" w:color="auto" w:fill="D9D9D9" w:themeFill="background1" w:themeFillShade="D9"/>
            <w:vAlign w:val="center"/>
          </w:tcPr>
          <w:p w14:paraId="2D1FA480" w14:textId="77777777" w:rsidR="004E69AF" w:rsidRPr="0062074F" w:rsidRDefault="004E69AF" w:rsidP="00D343CC">
            <w:pPr>
              <w:spacing w:before="60" w:after="60"/>
              <w:jc w:val="center"/>
              <w:rPr>
                <w:b/>
                <w:bCs/>
              </w:rPr>
            </w:pPr>
            <w:r w:rsidRPr="0062074F">
              <w:rPr>
                <w:b/>
                <w:bCs/>
              </w:rPr>
              <w:t>Display category</w:t>
            </w:r>
          </w:p>
        </w:tc>
        <w:tc>
          <w:tcPr>
            <w:tcW w:w="832" w:type="pct"/>
            <w:shd w:val="clear" w:color="auto" w:fill="D9D9D9" w:themeFill="background1" w:themeFillShade="D9"/>
            <w:vAlign w:val="center"/>
          </w:tcPr>
          <w:p w14:paraId="31F696DF" w14:textId="77777777" w:rsidR="004E69AF" w:rsidRPr="0062074F" w:rsidRDefault="004E69AF" w:rsidP="00D343CC">
            <w:pPr>
              <w:spacing w:before="60" w:after="60"/>
              <w:jc w:val="center"/>
              <w:rPr>
                <w:b/>
                <w:bCs/>
              </w:rPr>
            </w:pPr>
            <w:r w:rsidRPr="0062074F">
              <w:rPr>
                <w:b/>
                <w:bCs/>
              </w:rPr>
              <w:t>Viewing group</w:t>
            </w:r>
          </w:p>
        </w:tc>
      </w:tr>
      <w:tr w:rsidR="004E69AF" w:rsidRPr="0062074F" w14:paraId="656C580B" w14:textId="77777777" w:rsidTr="00450770">
        <w:trPr>
          <w:cantSplit/>
          <w:jc w:val="center"/>
        </w:trPr>
        <w:tc>
          <w:tcPr>
            <w:tcW w:w="1260" w:type="pct"/>
            <w:vAlign w:val="center"/>
          </w:tcPr>
          <w:p w14:paraId="7914627F" w14:textId="62D9F0CB" w:rsidR="004E69AF" w:rsidRPr="0062074F" w:rsidRDefault="004E69AF" w:rsidP="00D343CC">
            <w:pPr>
              <w:spacing w:before="60" w:after="60"/>
              <w:jc w:val="center"/>
            </w:pPr>
            <w:r w:rsidRPr="0062074F">
              <w:t>NORTHAR1</w:t>
            </w:r>
          </w:p>
        </w:tc>
        <w:tc>
          <w:tcPr>
            <w:tcW w:w="831" w:type="pct"/>
            <w:vAlign w:val="center"/>
          </w:tcPr>
          <w:p w14:paraId="1E1388CA" w14:textId="6CC3F7F7" w:rsidR="004E69AF" w:rsidRPr="0062074F" w:rsidRDefault="00C84AB6" w:rsidP="00D343CC">
            <w:pPr>
              <w:spacing w:before="60" w:after="60"/>
              <w:jc w:val="center"/>
            </w:pPr>
            <w:r w:rsidRPr="0062074F">
              <w:t>27</w:t>
            </w:r>
          </w:p>
        </w:tc>
        <w:tc>
          <w:tcPr>
            <w:tcW w:w="1051" w:type="pct"/>
            <w:vAlign w:val="center"/>
          </w:tcPr>
          <w:p w14:paraId="6E738186" w14:textId="77777777" w:rsidR="004E69AF" w:rsidRPr="0062074F" w:rsidRDefault="004E69AF" w:rsidP="00D343CC">
            <w:pPr>
              <w:spacing w:before="60" w:after="60"/>
              <w:jc w:val="center"/>
            </w:pPr>
            <w:proofErr w:type="spellStart"/>
            <w:r w:rsidRPr="0062074F">
              <w:t>OverRadar</w:t>
            </w:r>
            <w:proofErr w:type="spellEnd"/>
          </w:p>
        </w:tc>
        <w:tc>
          <w:tcPr>
            <w:tcW w:w="1026" w:type="pct"/>
            <w:vAlign w:val="center"/>
          </w:tcPr>
          <w:p w14:paraId="603CF135" w14:textId="77777777" w:rsidR="004E69AF" w:rsidRPr="0062074F" w:rsidRDefault="004E69AF" w:rsidP="00D343CC">
            <w:pPr>
              <w:spacing w:before="60" w:after="60"/>
              <w:jc w:val="center"/>
            </w:pPr>
            <w:r w:rsidRPr="0062074F">
              <w:t>Display Base</w:t>
            </w:r>
          </w:p>
        </w:tc>
        <w:tc>
          <w:tcPr>
            <w:tcW w:w="832" w:type="pct"/>
            <w:vAlign w:val="center"/>
          </w:tcPr>
          <w:p w14:paraId="1CFE5E17" w14:textId="350CA4DC" w:rsidR="004E69AF" w:rsidRPr="0062074F" w:rsidRDefault="004E69AF" w:rsidP="00D343CC">
            <w:pPr>
              <w:spacing w:before="60" w:after="60"/>
              <w:jc w:val="center"/>
            </w:pPr>
            <w:r w:rsidRPr="0062074F">
              <w:t>110</w:t>
            </w:r>
            <w:r w:rsidR="008B3FBB" w:rsidRPr="0062074F">
              <w:t>4</w:t>
            </w:r>
            <w:r w:rsidRPr="0062074F">
              <w:t>0</w:t>
            </w:r>
          </w:p>
        </w:tc>
      </w:tr>
    </w:tbl>
    <w:p w14:paraId="00C691DE" w14:textId="0C3B1765" w:rsidR="004E69AF" w:rsidRPr="0062074F" w:rsidRDefault="004E69AF" w:rsidP="004E69AF">
      <w:pPr>
        <w:pStyle w:val="Beschriftung"/>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2</w:t>
      </w:r>
      <w:r w:rsidR="00157948">
        <w:fldChar w:fldCharType="end"/>
      </w:r>
      <w:r w:rsidRPr="0062074F">
        <w:t xml:space="preserve"> – North Arrow presentation parameters</w:t>
      </w:r>
    </w:p>
    <w:p w14:paraId="371824E5" w14:textId="77777777" w:rsidR="004E69AF" w:rsidRPr="0062074F" w:rsidRDefault="004E69AF" w:rsidP="00F42179">
      <w:pPr>
        <w:spacing w:after="120" w:line="240" w:lineRule="auto"/>
        <w:jc w:val="both"/>
      </w:pPr>
    </w:p>
    <w:p w14:paraId="150E52E8" w14:textId="30F0EE00" w:rsidR="00A4679E" w:rsidRPr="0062074F" w:rsidRDefault="00A4679E" w:rsidP="00EC44E4">
      <w:pPr>
        <w:pStyle w:val="berschrift3"/>
      </w:pPr>
      <w:bookmarkStart w:id="1279" w:name="_Toc226035056"/>
      <w:r w:rsidRPr="0062074F">
        <w:t>Graticule</w:t>
      </w:r>
      <w:bookmarkEnd w:id="1279"/>
    </w:p>
    <w:p w14:paraId="16C01CFF" w14:textId="1204FA44" w:rsidR="00A4679E" w:rsidRPr="0062074F" w:rsidRDefault="00A4679E" w:rsidP="00F53577">
      <w:pPr>
        <w:spacing w:after="120" w:line="240" w:lineRule="auto"/>
        <w:jc w:val="both"/>
      </w:pPr>
      <w:r w:rsidRPr="0062074F">
        <w:t xml:space="preserve">If the </w:t>
      </w:r>
      <w:ins w:id="1280" w:author="Birklhuber Bernd" w:date="2026-08-07T10:31:00Z">
        <w:r w:rsidR="000949BA">
          <w:t xml:space="preserve">Inland </w:t>
        </w:r>
      </w:ins>
      <w:r w:rsidRPr="0062074F">
        <w:t xml:space="preserve">ECDIS </w:t>
      </w:r>
      <w:ins w:id="1281" w:author="Birklhuber Bernd" w:date="2026-08-07T10:31:00Z">
        <w:r w:rsidR="000949BA">
          <w:t xml:space="preserve">or </w:t>
        </w:r>
      </w:ins>
      <w:ins w:id="1282" w:author="Birklhuber Bernd" w:date="2026-08-21T11:54:00Z">
        <w:r w:rsidR="00A641C2">
          <w:t xml:space="preserve">Inland </w:t>
        </w:r>
      </w:ins>
      <w:ins w:id="1283" w:author="Birklhuber Bernd" w:date="2026-08-07T10:31:00Z">
        <w:r w:rsidR="000949BA">
          <w:t xml:space="preserve">ECS </w:t>
        </w:r>
      </w:ins>
      <w:r w:rsidRPr="0062074F">
        <w:t>shows a graticule (</w:t>
      </w:r>
      <w:r w:rsidR="00F667CD" w:rsidRPr="0062074F">
        <w:t xml:space="preserve">listed in “other information” </w:t>
      </w:r>
      <w:del w:id="1284" w:author="Birklhuber Bernd" w:date="2026-08-07T10:31:00Z">
        <w:r w:rsidR="00F667CD" w:rsidRPr="0062074F" w:rsidDel="000949BA">
          <w:delText xml:space="preserve">in </w:delText>
        </w:r>
        <w:r w:rsidRPr="0062074F" w:rsidDel="000949BA">
          <w:delText xml:space="preserve">IMO Performance Standards </w:delText>
        </w:r>
        <w:r w:rsidR="00F667CD" w:rsidRPr="0062074F" w:rsidDel="000949BA">
          <w:delText>(</w:delText>
        </w:r>
        <w:r w:rsidR="0056040E" w:rsidRPr="0062074F" w:rsidDel="000949BA">
          <w:delText>MSC.530(106)/Rev.1</w:delText>
        </w:r>
        <w:r w:rsidRPr="0062074F" w:rsidDel="000949BA">
          <w:delText xml:space="preserve">) </w:delText>
        </w:r>
      </w:del>
      <w:r w:rsidRPr="0062074F">
        <w:t xml:space="preserve">the lines </w:t>
      </w:r>
      <w:r w:rsidR="002C3002" w:rsidRPr="0062074F">
        <w:t xml:space="preserve">must </w:t>
      </w:r>
      <w:r w:rsidRPr="0062074F">
        <w:t>use the colour token CHBLK.</w:t>
      </w:r>
    </w:p>
    <w:p w14:paraId="73727AD6" w14:textId="55A423AC" w:rsidR="00A4679E" w:rsidRPr="0062074F" w:rsidRDefault="00F667CD" w:rsidP="00EC44E4">
      <w:pPr>
        <w:pStyle w:val="berschrift3"/>
      </w:pPr>
      <w:bookmarkStart w:id="1285" w:name="_Toc226035057"/>
      <w:r w:rsidRPr="0062074F">
        <w:t>Display mode</w:t>
      </w:r>
      <w:bookmarkEnd w:id="1285"/>
    </w:p>
    <w:p w14:paraId="14F9578E" w14:textId="2A9E3CB7" w:rsidR="00F667CD" w:rsidRPr="0062074F" w:rsidRDefault="00EC6135" w:rsidP="00F53577">
      <w:pPr>
        <w:spacing w:after="120" w:line="240" w:lineRule="auto"/>
        <w:jc w:val="both"/>
      </w:pPr>
      <w:r w:rsidRPr="0062074F">
        <w:t xml:space="preserve">The </w:t>
      </w:r>
      <w:ins w:id="1286" w:author="Birklhuber Bernd" w:date="2026-08-07T10:31:00Z">
        <w:r w:rsidR="000949BA">
          <w:t xml:space="preserve">Inland </w:t>
        </w:r>
      </w:ins>
      <w:r w:rsidRPr="0062074F">
        <w:t xml:space="preserve">ECDIS </w:t>
      </w:r>
      <w:ins w:id="1287" w:author="Birklhuber Bernd" w:date="2026-08-10T09:24:00Z">
        <w:r w:rsidR="00D87C6D">
          <w:t xml:space="preserve">and </w:t>
        </w:r>
      </w:ins>
      <w:ins w:id="1288" w:author="Birklhuber Bernd" w:date="2026-08-21T11:55:00Z">
        <w:r w:rsidR="00A641C2">
          <w:t xml:space="preserve">Inland </w:t>
        </w:r>
      </w:ins>
      <w:ins w:id="1289" w:author="Birklhuber Bernd" w:date="2026-08-10T09:24:00Z">
        <w:r w:rsidR="00D87C6D">
          <w:t xml:space="preserve">ECS </w:t>
        </w:r>
      </w:ins>
      <w:r w:rsidRPr="0062074F">
        <w:t>manufacturer</w:t>
      </w:r>
      <w:ins w:id="1290" w:author="Birklhuber Bernd" w:date="2026-08-10T09:24:00Z">
        <w:r w:rsidR="00D87C6D">
          <w:t>s</w:t>
        </w:r>
      </w:ins>
      <w:r w:rsidRPr="0062074F">
        <w:t xml:space="preserve"> </w:t>
      </w:r>
      <w:r w:rsidR="00A6043D" w:rsidRPr="0062074F">
        <w:t xml:space="preserve">must </w:t>
      </w:r>
      <w:r w:rsidRPr="0062074F">
        <w:t>provide the indication of display mode</w:t>
      </w:r>
      <w:del w:id="1291" w:author="Birklhuber Bernd" w:date="2026-08-07T10:31:00Z">
        <w:r w:rsidRPr="0062074F" w:rsidDel="000949BA">
          <w:delText xml:space="preserve"> required in the display base by IMO Performance Standards (</w:delText>
        </w:r>
        <w:r w:rsidR="0056040E" w:rsidRPr="0062074F" w:rsidDel="000949BA">
          <w:delText>MSC.530(106)/Rev.1</w:delText>
        </w:r>
        <w:r w:rsidR="00D748C8" w:rsidRPr="0062074F" w:rsidDel="000949BA">
          <w:delText xml:space="preserve"> Appendix 2</w:delText>
        </w:r>
        <w:r w:rsidRPr="0062074F" w:rsidDel="000949BA">
          <w:delText>)</w:delText>
        </w:r>
      </w:del>
      <w:r w:rsidRPr="0062074F">
        <w:t>.</w:t>
      </w:r>
    </w:p>
    <w:p w14:paraId="57305535" w14:textId="6C87A070" w:rsidR="004E69AF" w:rsidRPr="0062074F" w:rsidRDefault="004E69AF" w:rsidP="00B812CA">
      <w:pPr>
        <w:spacing w:after="120" w:line="240" w:lineRule="auto"/>
        <w:jc w:val="both"/>
        <w:rPr>
          <w:strike/>
        </w:rPr>
      </w:pPr>
    </w:p>
    <w:p w14:paraId="4B9238FD" w14:textId="150F3839" w:rsidR="001275B6" w:rsidRPr="0062074F" w:rsidRDefault="001275B6" w:rsidP="00EC44E4">
      <w:pPr>
        <w:pStyle w:val="berschrift3"/>
      </w:pPr>
      <w:bookmarkStart w:id="1292" w:name="_Toc226035058"/>
      <w:r w:rsidRPr="0062074F">
        <w:lastRenderedPageBreak/>
        <w:t>Black level adjustment symbol</w:t>
      </w:r>
      <w:bookmarkEnd w:id="1292"/>
    </w:p>
    <w:p w14:paraId="1FA380C5" w14:textId="51FD3031" w:rsidR="004E69AF" w:rsidRPr="0062074F" w:rsidRDefault="00584966" w:rsidP="00F53577">
      <w:pPr>
        <w:spacing w:after="120" w:line="240" w:lineRule="auto"/>
        <w:jc w:val="both"/>
      </w:pPr>
      <w:commentRangeStart w:id="1293"/>
      <w:r w:rsidRPr="0062074F">
        <w:t>Unless the brightness and c</w:t>
      </w:r>
      <w:r w:rsidR="00F53577" w:rsidRPr="0062074F">
        <w:t>ontrast controls of the monitor</w:t>
      </w:r>
      <w:r w:rsidRPr="0062074F">
        <w:t xml:space="preserve"> are properly adjusted there is a danger that information may be lost from the chart d</w:t>
      </w:r>
      <w:r w:rsidR="00F53577" w:rsidRPr="0062074F">
        <w:t xml:space="preserve">isplay, particularly at night. </w:t>
      </w:r>
      <w:r w:rsidRPr="0062074F">
        <w:t xml:space="preserve">Symbol BLKADJ is provided for checking correct adjustment and for re-adjusting as necessary. </w:t>
      </w:r>
      <w:r w:rsidR="004E69AF" w:rsidRPr="0062074F">
        <w:t xml:space="preserve">The BLKADJ symbol is provided as a part of ECDIS Chart 1, see </w:t>
      </w:r>
      <w:r w:rsidR="00E934DF">
        <w:t>clause</w:t>
      </w:r>
      <w:r w:rsidR="00E934DF" w:rsidRPr="0062074F">
        <w:t xml:space="preserve"> </w:t>
      </w:r>
      <w:r w:rsidR="007750F0" w:rsidRPr="0062074F">
        <w:fldChar w:fldCharType="begin"/>
      </w:r>
      <w:r w:rsidR="007750F0" w:rsidRPr="0062074F">
        <w:instrText xml:space="preserve"> REF _Ref189057358 \r \h </w:instrText>
      </w:r>
      <w:r w:rsidR="0062074F">
        <w:instrText xml:space="preserve"> \* MERGEFORMAT </w:instrText>
      </w:r>
      <w:r w:rsidR="007750F0" w:rsidRPr="0062074F">
        <w:fldChar w:fldCharType="separate"/>
      </w:r>
      <w:r w:rsidR="007750F0" w:rsidRPr="0062074F">
        <w:t>19.5</w:t>
      </w:r>
      <w:r w:rsidR="007750F0" w:rsidRPr="0062074F">
        <w:fldChar w:fldCharType="end"/>
      </w:r>
      <w:commentRangeEnd w:id="1293"/>
      <w:r w:rsidR="000949BA">
        <w:rPr>
          <w:rStyle w:val="Kommentarzeichen"/>
        </w:rPr>
        <w:commentReference w:id="1293"/>
      </w:r>
    </w:p>
    <w:p w14:paraId="0A7FEA69" w14:textId="7E3436F7" w:rsidR="001275B6" w:rsidRPr="0062074F" w:rsidRDefault="001275B6" w:rsidP="00EC44E4">
      <w:pPr>
        <w:pStyle w:val="berschrift3"/>
      </w:pPr>
      <w:bookmarkStart w:id="1294" w:name="_Toc175130246"/>
      <w:bookmarkStart w:id="1295" w:name="_Ref49340745"/>
      <w:bookmarkStart w:id="1296" w:name="_Toc226035059"/>
      <w:bookmarkEnd w:id="1294"/>
      <w:r w:rsidRPr="0062074F">
        <w:t>Detection and notification of navigational hazards</w:t>
      </w:r>
      <w:bookmarkEnd w:id="1295"/>
      <w:bookmarkEnd w:id="1296"/>
    </w:p>
    <w:p w14:paraId="632FEAE1" w14:textId="5617AD71" w:rsidR="00584966" w:rsidRPr="0062074F" w:rsidDel="00697DA9" w:rsidRDefault="00584966" w:rsidP="009D43C5">
      <w:pPr>
        <w:spacing w:after="60" w:line="240" w:lineRule="auto"/>
        <w:jc w:val="both"/>
        <w:rPr>
          <w:del w:id="1297" w:author="Birklhuber Bernd" w:date="2026-08-07T10:32:00Z"/>
        </w:rPr>
      </w:pPr>
      <w:del w:id="1298" w:author="Birklhuber Bernd" w:date="2026-08-07T10:32:00Z">
        <w:r w:rsidRPr="0062074F" w:rsidDel="00697DA9">
          <w:delText>The IMO Performance Standar</w:delText>
        </w:r>
        <w:r w:rsidR="009D43C5" w:rsidRPr="0062074F" w:rsidDel="00697DA9">
          <w:delText>d</w:delText>
        </w:r>
        <w:r w:rsidR="009E7FC0" w:rsidDel="00697DA9">
          <w:delText>s</w:delText>
        </w:r>
        <w:r w:rsidR="009D43C5" w:rsidRPr="0062074F" w:rsidDel="00697DA9">
          <w:delText xml:space="preserve"> for ECDIS </w:delText>
        </w:r>
        <w:r w:rsidR="0056040E" w:rsidRPr="0062074F" w:rsidDel="00697DA9">
          <w:delText>MSC.</w:delText>
        </w:r>
        <w:r w:rsidR="007435CC" w:rsidRPr="0062074F" w:rsidDel="00697DA9">
          <w:delText>5</w:delText>
        </w:r>
        <w:r w:rsidR="003C1749" w:rsidDel="00697DA9">
          <w:delText>30</w:delText>
        </w:r>
        <w:r w:rsidR="007435CC" w:rsidDel="00697DA9">
          <w:delText xml:space="preserve"> </w:delText>
        </w:r>
        <w:r w:rsidR="0056040E" w:rsidRPr="0062074F" w:rsidDel="00697DA9">
          <w:delText>(106)/Rev.1</w:delText>
        </w:r>
        <w:r w:rsidR="009D43C5" w:rsidRPr="0062074F" w:rsidDel="00697DA9">
          <w:delText>, clause 11.3.</w:delText>
        </w:r>
        <w:r w:rsidR="00224FDE" w:rsidRPr="0062074F" w:rsidDel="00697DA9">
          <w:delText>7</w:delText>
        </w:r>
        <w:r w:rsidR="009D43C5" w:rsidRPr="0062074F" w:rsidDel="00697DA9">
          <w:delText xml:space="preserve"> Route planning states:</w:delText>
        </w:r>
      </w:del>
    </w:p>
    <w:p w14:paraId="3EC5BA78" w14:textId="6AC479A0" w:rsidR="00584966" w:rsidRPr="0062074F" w:rsidRDefault="002C4C4D" w:rsidP="009D43C5">
      <w:pPr>
        <w:pStyle w:val="BlockQuote"/>
        <w:spacing w:after="120" w:line="240" w:lineRule="auto"/>
        <w:jc w:val="both"/>
      </w:pPr>
      <w:r w:rsidRPr="0062074F">
        <w:t xml:space="preserve">A graphical indication should also be given if the </w:t>
      </w:r>
      <w:del w:id="1299" w:author="Birklhuber Bernd" w:date="2026-08-07T10:32:00Z">
        <w:r w:rsidRPr="0062074F" w:rsidDel="00697DA9">
          <w:delText xml:space="preserve">mariner </w:delText>
        </w:r>
      </w:del>
      <w:ins w:id="1300" w:author="Birklhuber Bernd" w:date="2026-08-07T10:32:00Z">
        <w:r w:rsidR="00697DA9">
          <w:t>boatmaster</w:t>
        </w:r>
        <w:r w:rsidR="00697DA9" w:rsidRPr="0062074F">
          <w:t xml:space="preserve"> </w:t>
        </w:r>
      </w:ins>
      <w:r w:rsidRPr="0062074F">
        <w:t>plans a route closer than a user-specified distance from a user-selectable category of point objects, such as a fixed or floating aid to navigation or isolated danger.</w:t>
      </w:r>
    </w:p>
    <w:p w14:paraId="0F6C426F" w14:textId="4DC3554D" w:rsidR="00584966" w:rsidRPr="0062074F" w:rsidDel="00697DA9" w:rsidRDefault="009D43C5" w:rsidP="009D43C5">
      <w:pPr>
        <w:spacing w:after="60" w:line="240" w:lineRule="auto"/>
        <w:jc w:val="both"/>
        <w:rPr>
          <w:del w:id="1301" w:author="Birklhuber Bernd" w:date="2026-08-07T10:33:00Z"/>
        </w:rPr>
      </w:pPr>
      <w:del w:id="1302" w:author="Birklhuber Bernd" w:date="2026-08-07T10:33:00Z">
        <w:r w:rsidRPr="0062074F" w:rsidDel="00697DA9">
          <w:delText>Clause 11.4.6 Route monitoring states:</w:delText>
        </w:r>
      </w:del>
    </w:p>
    <w:p w14:paraId="2453A7C4" w14:textId="0B297932" w:rsidR="00584966" w:rsidRPr="0062074F" w:rsidRDefault="00697DA9" w:rsidP="009D43C5">
      <w:pPr>
        <w:pStyle w:val="BlockQuote"/>
        <w:spacing w:after="120" w:line="240" w:lineRule="auto"/>
        <w:jc w:val="both"/>
      </w:pPr>
      <w:ins w:id="1303" w:author="Birklhuber Bernd" w:date="2026-08-07T10:33:00Z">
        <w:r>
          <w:t xml:space="preserve">Inland </w:t>
        </w:r>
      </w:ins>
      <w:r w:rsidR="002C4C4D" w:rsidRPr="0062074F">
        <w:t xml:space="preserve">ECDIS </w:t>
      </w:r>
      <w:ins w:id="1304" w:author="Birklhuber Bernd" w:date="2026-08-07T10:33:00Z">
        <w:r>
          <w:t xml:space="preserve">and </w:t>
        </w:r>
      </w:ins>
      <w:ins w:id="1305" w:author="Birklhuber Bernd" w:date="2026-08-21T11:55:00Z">
        <w:r w:rsidR="00A641C2">
          <w:t xml:space="preserve">Inland </w:t>
        </w:r>
      </w:ins>
      <w:ins w:id="1306" w:author="Birklhuber Bernd" w:date="2026-08-07T10:33:00Z">
        <w:r>
          <w:t xml:space="preserve">ECS </w:t>
        </w:r>
      </w:ins>
      <w:r w:rsidR="002C4C4D" w:rsidRPr="0062074F">
        <w:t xml:space="preserve">should give a warning or caution or indication as selected by the </w:t>
      </w:r>
      <w:del w:id="1307" w:author="Birklhuber Bernd" w:date="2026-08-07T10:33:00Z">
        <w:r w:rsidR="002C4C4D" w:rsidRPr="0062074F" w:rsidDel="00697DA9">
          <w:delText xml:space="preserve">mariner </w:delText>
        </w:r>
      </w:del>
      <w:ins w:id="1308" w:author="Birklhuber Bernd" w:date="2026-08-07T10:33:00Z">
        <w:r>
          <w:t>boatmaster</w:t>
        </w:r>
        <w:r w:rsidRPr="0062074F">
          <w:t xml:space="preserve"> </w:t>
        </w:r>
      </w:ins>
      <w:r w:rsidR="002C4C4D" w:rsidRPr="0062074F">
        <w:t xml:space="preserve">and related graphical indication if, continuing on its present course and speed, over a specified time or distance set by the </w:t>
      </w:r>
      <w:del w:id="1309" w:author="Birklhuber Bernd" w:date="2026-08-07T10:33:00Z">
        <w:r w:rsidR="002C4C4D" w:rsidRPr="0062074F" w:rsidDel="00697DA9">
          <w:delText>mariner</w:delText>
        </w:r>
      </w:del>
      <w:ins w:id="1310" w:author="Birklhuber Bernd" w:date="2026-08-07T10:33:00Z">
        <w:r>
          <w:t>boatmaster</w:t>
        </w:r>
      </w:ins>
      <w:r w:rsidR="002C4C4D" w:rsidRPr="0062074F">
        <w:t xml:space="preserve">, own ship will pass closer than a user-specified distance from a user-selectable category of danger (e.g. obstruction, wreck, rock) that is shallower than the </w:t>
      </w:r>
      <w:del w:id="1311" w:author="Birklhuber Bernd" w:date="2026-08-07T10:33:00Z">
        <w:r w:rsidR="002C4C4D" w:rsidRPr="0062074F" w:rsidDel="00697DA9">
          <w:delText>mariner</w:delText>
        </w:r>
      </w:del>
      <w:proofErr w:type="spellStart"/>
      <w:ins w:id="1312" w:author="Birklhuber Bernd" w:date="2026-08-07T10:33:00Z">
        <w:r>
          <w:t>boatmaster</w:t>
        </w:r>
      </w:ins>
      <w:r w:rsidR="002C4C4D" w:rsidRPr="0062074F">
        <w:t>'s</w:t>
      </w:r>
      <w:proofErr w:type="spellEnd"/>
      <w:r w:rsidR="002C4C4D" w:rsidRPr="0062074F">
        <w:t xml:space="preserve"> safety contour or a user-selectable category of aid to navigation</w:t>
      </w:r>
      <w:r w:rsidR="00584966" w:rsidRPr="0062074F">
        <w:t>.</w:t>
      </w:r>
    </w:p>
    <w:p w14:paraId="63FC6ACE" w14:textId="69572020" w:rsidR="00730D49" w:rsidRPr="0062074F" w:rsidDel="00697DA9" w:rsidRDefault="000F7EC7" w:rsidP="009D43C5">
      <w:pPr>
        <w:spacing w:after="120" w:line="240" w:lineRule="auto"/>
        <w:jc w:val="both"/>
        <w:rPr>
          <w:del w:id="1313" w:author="Birklhuber Bernd" w:date="2026-08-07T10:33:00Z"/>
        </w:rPr>
      </w:pPr>
      <w:del w:id="1314" w:author="Birklhuber Bernd" w:date="2026-08-07T10:33:00Z">
        <w:r w:rsidRPr="0062074F" w:rsidDel="00697DA9">
          <w:delText xml:space="preserve">Clause 11.4.8 Route Monitoring states: </w:delText>
        </w:r>
      </w:del>
    </w:p>
    <w:p w14:paraId="600E97DA" w14:textId="77777777" w:rsidR="003A53A9" w:rsidRPr="0062074F" w:rsidRDefault="000F7EC7" w:rsidP="002D7DEE">
      <w:pPr>
        <w:spacing w:after="120" w:line="240" w:lineRule="auto"/>
        <w:ind w:left="851"/>
        <w:jc w:val="both"/>
        <w:rPr>
          <w:i/>
          <w:iCs/>
        </w:rPr>
      </w:pPr>
      <w:r w:rsidRPr="0062074F">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62074F">
        <w:rPr>
          <w:i/>
          <w:iCs/>
        </w:rPr>
        <w:t xml:space="preserve">. </w:t>
      </w:r>
    </w:p>
    <w:p w14:paraId="0092E6CD" w14:textId="6FF63F58" w:rsidR="00730D49" w:rsidRPr="0062074F" w:rsidRDefault="00730D49" w:rsidP="00530F27">
      <w:pPr>
        <w:spacing w:after="120" w:line="240" w:lineRule="auto"/>
        <w:jc w:val="both"/>
      </w:pPr>
      <w:commentRangeStart w:id="1315"/>
      <w:r w:rsidRPr="0062074F">
        <w:t xml:space="preserve">The </w:t>
      </w:r>
      <w:ins w:id="1316" w:author="Birklhuber Bernd" w:date="2026-08-07T10:34:00Z">
        <w:r w:rsidR="00697DA9">
          <w:t xml:space="preserve">Inland </w:t>
        </w:r>
      </w:ins>
      <w:r w:rsidRPr="0062074F">
        <w:t xml:space="preserve">ECDIS </w:t>
      </w:r>
      <w:ins w:id="1317" w:author="Birklhuber Bernd" w:date="2026-08-07T10:34:00Z">
        <w:r w:rsidR="00697DA9">
          <w:t xml:space="preserve">and </w:t>
        </w:r>
      </w:ins>
      <w:ins w:id="1318" w:author="Birklhuber Bernd" w:date="2026-08-21T11:55:00Z">
        <w:r w:rsidR="00A641C2">
          <w:t xml:space="preserve">Inland </w:t>
        </w:r>
      </w:ins>
      <w:ins w:id="1319" w:author="Birklhuber Bernd" w:date="2026-08-07T10:34:00Z">
        <w:r w:rsidR="00697DA9">
          <w:t xml:space="preserve">ECS </w:t>
        </w:r>
      </w:ins>
      <w:r w:rsidR="00B15F52" w:rsidRPr="0062074F">
        <w:t>must</w:t>
      </w:r>
      <w:r w:rsidR="002C4C4D" w:rsidRPr="0062074F">
        <w:t xml:space="preserve"> </w:t>
      </w:r>
      <w:r w:rsidRPr="0062074F">
        <w:t xml:space="preserve">implement support for the </w:t>
      </w:r>
      <w:r w:rsidR="009D43C5" w:rsidRPr="0062074F">
        <w:t>A</w:t>
      </w:r>
      <w:r w:rsidRPr="0062074F">
        <w:t xml:space="preserve">lert and </w:t>
      </w:r>
      <w:r w:rsidR="009D43C5" w:rsidRPr="0062074F">
        <w:t>I</w:t>
      </w:r>
      <w:r w:rsidRPr="0062074F">
        <w:t xml:space="preserve">ndications </w:t>
      </w:r>
      <w:r w:rsidR="009D43C5" w:rsidRPr="0062074F">
        <w:t>Catalogue</w:t>
      </w:r>
      <w:r w:rsidRPr="0062074F">
        <w:t xml:space="preserve"> which may be provided within each product</w:t>
      </w:r>
      <w:r w:rsidR="009D43C5" w:rsidRPr="0062074F">
        <w:t>’</w:t>
      </w:r>
      <w:r w:rsidRPr="0062074F">
        <w:t xml:space="preserve">s </w:t>
      </w:r>
      <w:r w:rsidR="009D43C5" w:rsidRPr="0062074F">
        <w:t>P</w:t>
      </w:r>
      <w:r w:rsidRPr="0062074F">
        <w:t xml:space="preserve">ortrayal </w:t>
      </w:r>
      <w:r w:rsidR="009D43C5" w:rsidRPr="0062074F">
        <w:t>C</w:t>
      </w:r>
      <w:r w:rsidRPr="0062074F">
        <w:t xml:space="preserve">atalogue. </w:t>
      </w:r>
      <w:commentRangeEnd w:id="1315"/>
      <w:r w:rsidR="00697DA9">
        <w:rPr>
          <w:rStyle w:val="Kommentarzeichen"/>
        </w:rPr>
        <w:commentReference w:id="1315"/>
      </w:r>
    </w:p>
    <w:p w14:paraId="4C60B4F3" w14:textId="6FE154F8" w:rsidR="004F4995" w:rsidRPr="0062074F" w:rsidRDefault="0099680D" w:rsidP="009D43C5">
      <w:pPr>
        <w:spacing w:after="120" w:line="240" w:lineRule="auto"/>
        <w:jc w:val="both"/>
      </w:pPr>
      <w:r w:rsidRPr="0062074F">
        <w:t>The safety contour value is set by the user</w:t>
      </w:r>
      <w:r w:rsidR="004F4995" w:rsidRPr="0062074F">
        <w:t xml:space="preserve">; in the absence of a user setting, its default value </w:t>
      </w:r>
      <w:r w:rsidR="00B15F52" w:rsidRPr="0062074F">
        <w:t>must</w:t>
      </w:r>
      <w:r w:rsidR="002C4C4D" w:rsidRPr="0062074F">
        <w:t xml:space="preserve"> </w:t>
      </w:r>
      <w:r w:rsidR="004F4995" w:rsidRPr="0062074F">
        <w:t>be 30</w:t>
      </w:r>
      <w:r w:rsidR="007435CC">
        <w:t xml:space="preserve"> </w:t>
      </w:r>
      <w:r w:rsidR="004F4995" w:rsidRPr="0062074F">
        <w:t>m</w:t>
      </w:r>
      <w:r w:rsidR="007435CC">
        <w:t>etres</w:t>
      </w:r>
      <w:r w:rsidRPr="0062074F">
        <w:t>.</w:t>
      </w:r>
    </w:p>
    <w:p w14:paraId="76F3208F" w14:textId="3016ECD8" w:rsidR="00F06772" w:rsidRPr="0062074F" w:rsidRDefault="00F06772" w:rsidP="001C1CAB">
      <w:pPr>
        <w:spacing w:after="120" w:line="240" w:lineRule="auto"/>
        <w:jc w:val="both"/>
      </w:pPr>
      <w:r w:rsidRPr="0062074F">
        <w:t xml:space="preserve">When route planning, the </w:t>
      </w:r>
      <w:ins w:id="1320" w:author="Birklhuber Bernd" w:date="2026-08-07T10:35:00Z">
        <w:r w:rsidR="00697DA9">
          <w:t xml:space="preserve">Inland </w:t>
        </w:r>
      </w:ins>
      <w:r w:rsidRPr="0062074F">
        <w:t xml:space="preserve">ECDIS </w:t>
      </w:r>
      <w:ins w:id="1321" w:author="Birklhuber Bernd" w:date="2026-08-07T10:35:00Z">
        <w:r w:rsidR="00697DA9">
          <w:t xml:space="preserve">and </w:t>
        </w:r>
      </w:ins>
      <w:ins w:id="1322" w:author="Birklhuber Bernd" w:date="2026-08-21T11:55:00Z">
        <w:r w:rsidR="00A641C2">
          <w:t xml:space="preserve">Inland </w:t>
        </w:r>
      </w:ins>
      <w:ins w:id="1323" w:author="Birklhuber Bernd" w:date="2026-08-07T10:35:00Z">
        <w:r w:rsidR="00697DA9">
          <w:t xml:space="preserve">ECS </w:t>
        </w:r>
      </w:ins>
      <w:r w:rsidRPr="0062074F">
        <w:t>must provide a graphical indication of the intersection of:</w:t>
      </w:r>
    </w:p>
    <w:p w14:paraId="6834FAD1" w14:textId="77777777" w:rsidR="00F06772" w:rsidRPr="001C1CAB" w:rsidRDefault="00F06772">
      <w:pPr>
        <w:pStyle w:val="ISOChange"/>
        <w:numPr>
          <w:ilvl w:val="0"/>
          <w:numId w:val="106"/>
        </w:numPr>
        <w:spacing w:before="60" w:after="60" w:line="240" w:lineRule="auto"/>
        <w:rPr>
          <w:sz w:val="20"/>
        </w:rPr>
      </w:pPr>
      <w:r w:rsidRPr="001C1CAB">
        <w:rPr>
          <w:sz w:val="20"/>
        </w:rPr>
        <w:t xml:space="preserve">the area bounded by a user-specified distance from the route and </w:t>
      </w:r>
    </w:p>
    <w:p w14:paraId="53872148" w14:textId="77777777" w:rsidR="00F06772" w:rsidRPr="001C1CAB" w:rsidRDefault="00F06772">
      <w:pPr>
        <w:pStyle w:val="ISOChange"/>
        <w:numPr>
          <w:ilvl w:val="0"/>
          <w:numId w:val="106"/>
        </w:numPr>
        <w:spacing w:before="60" w:after="60" w:line="240" w:lineRule="auto"/>
        <w:rPr>
          <w:sz w:val="20"/>
        </w:rPr>
      </w:pPr>
      <w:r w:rsidRPr="001C1CAB">
        <w:rPr>
          <w:sz w:val="20"/>
        </w:rPr>
        <w:t xml:space="preserve">the spatial components associated with alert instructions output by the portrayal. </w:t>
      </w:r>
    </w:p>
    <w:p w14:paraId="02149C94" w14:textId="6CCD9EB4" w:rsidR="00F06772" w:rsidRPr="001C1CAB" w:rsidRDefault="00F06772" w:rsidP="00F06772">
      <w:pPr>
        <w:pStyle w:val="ISOChange"/>
        <w:spacing w:before="60" w:after="60" w:line="240" w:lineRule="auto"/>
        <w:rPr>
          <w:sz w:val="20"/>
        </w:rPr>
      </w:pPr>
      <w:r w:rsidRPr="001C1CAB">
        <w:rPr>
          <w:sz w:val="20"/>
        </w:rPr>
        <w:t xml:space="preserve">When route monitoring, the </w:t>
      </w:r>
      <w:ins w:id="1324" w:author="Birklhuber Bernd" w:date="2026-08-07T10:35:00Z">
        <w:r w:rsidR="00697DA9">
          <w:rPr>
            <w:sz w:val="20"/>
          </w:rPr>
          <w:t xml:space="preserve">Inland </w:t>
        </w:r>
      </w:ins>
      <w:r w:rsidRPr="001C1CAB">
        <w:rPr>
          <w:sz w:val="20"/>
        </w:rPr>
        <w:t xml:space="preserve">ECDIS </w:t>
      </w:r>
      <w:ins w:id="1325" w:author="Birklhuber Bernd" w:date="2026-08-07T10:35:00Z">
        <w:r w:rsidR="00697DA9">
          <w:rPr>
            <w:sz w:val="20"/>
          </w:rPr>
          <w:t xml:space="preserve">and </w:t>
        </w:r>
      </w:ins>
      <w:ins w:id="1326" w:author="Birklhuber Bernd" w:date="2026-08-21T11:55:00Z">
        <w:r w:rsidR="00A641C2">
          <w:rPr>
            <w:sz w:val="20"/>
          </w:rPr>
          <w:t xml:space="preserve">Inland </w:t>
        </w:r>
      </w:ins>
      <w:ins w:id="1327" w:author="Birklhuber Bernd" w:date="2026-08-07T10:35:00Z">
        <w:r w:rsidR="00697DA9">
          <w:rPr>
            <w:sz w:val="20"/>
          </w:rPr>
          <w:t xml:space="preserve">ECS </w:t>
        </w:r>
      </w:ins>
      <w:r w:rsidRPr="001C1CAB">
        <w:rPr>
          <w:sz w:val="20"/>
        </w:rPr>
        <w:t>must provide a graphical indication of the intersection of:</w:t>
      </w:r>
    </w:p>
    <w:p w14:paraId="6BC78FF0" w14:textId="77777777" w:rsidR="00F06772" w:rsidRPr="001C1CAB" w:rsidRDefault="00F06772">
      <w:pPr>
        <w:pStyle w:val="ISOChange"/>
        <w:numPr>
          <w:ilvl w:val="0"/>
          <w:numId w:val="106"/>
        </w:numPr>
        <w:spacing w:before="60" w:after="60" w:line="240" w:lineRule="auto"/>
        <w:rPr>
          <w:sz w:val="20"/>
        </w:rPr>
      </w:pPr>
      <w:r w:rsidRPr="001C1CAB">
        <w:rPr>
          <w:sz w:val="20"/>
        </w:rPr>
        <w:t xml:space="preserve">the area bounded by a user-specified distance from the current and next legs of the route (as a minimum) and </w:t>
      </w:r>
    </w:p>
    <w:p w14:paraId="61F233B2" w14:textId="4CEC2CB8" w:rsidR="00F06772" w:rsidRPr="001C1CAB" w:rsidRDefault="00F06772">
      <w:pPr>
        <w:pStyle w:val="ISOChange"/>
        <w:numPr>
          <w:ilvl w:val="0"/>
          <w:numId w:val="106"/>
        </w:numPr>
        <w:spacing w:before="60" w:after="60" w:line="240" w:lineRule="auto"/>
        <w:rPr>
          <w:sz w:val="20"/>
        </w:rPr>
      </w:pPr>
      <w:r w:rsidRPr="001C1CAB">
        <w:rPr>
          <w:sz w:val="20"/>
        </w:rPr>
        <w:t xml:space="preserve">the spatial components associated with alert instructions output by the portrayal. </w:t>
      </w:r>
    </w:p>
    <w:p w14:paraId="23B60D48" w14:textId="55883BFE" w:rsidR="00F06772" w:rsidRPr="001C1CAB" w:rsidRDefault="00F06772" w:rsidP="00F06772">
      <w:pPr>
        <w:pStyle w:val="ISOChange"/>
        <w:spacing w:before="60" w:after="60" w:line="240" w:lineRule="auto"/>
        <w:rPr>
          <w:sz w:val="20"/>
        </w:rPr>
      </w:pPr>
      <w:r w:rsidRPr="001C1CAB">
        <w:rPr>
          <w:sz w:val="20"/>
        </w:rPr>
        <w:t xml:space="preserve">When route monitoring, the </w:t>
      </w:r>
      <w:ins w:id="1328" w:author="Birklhuber Bernd" w:date="2026-08-07T10:35:00Z">
        <w:r w:rsidR="00697DA9">
          <w:rPr>
            <w:sz w:val="20"/>
          </w:rPr>
          <w:t xml:space="preserve">Inland </w:t>
        </w:r>
      </w:ins>
      <w:r w:rsidRPr="001C1CAB">
        <w:rPr>
          <w:sz w:val="20"/>
        </w:rPr>
        <w:t xml:space="preserve">ECDIS </w:t>
      </w:r>
      <w:ins w:id="1329" w:author="Birklhuber Bernd" w:date="2026-08-07T10:35:00Z">
        <w:r w:rsidR="00697DA9">
          <w:rPr>
            <w:sz w:val="20"/>
          </w:rPr>
          <w:t xml:space="preserve">and </w:t>
        </w:r>
      </w:ins>
      <w:ins w:id="1330" w:author="Birklhuber Bernd" w:date="2026-08-21T11:55:00Z">
        <w:r w:rsidR="00A641C2">
          <w:rPr>
            <w:sz w:val="20"/>
          </w:rPr>
          <w:t xml:space="preserve">Inland </w:t>
        </w:r>
      </w:ins>
      <w:ins w:id="1331" w:author="Birklhuber Bernd" w:date="2026-08-07T10:35:00Z">
        <w:r w:rsidR="00697DA9">
          <w:rPr>
            <w:sz w:val="20"/>
          </w:rPr>
          <w:t xml:space="preserve">ECS </w:t>
        </w:r>
      </w:ins>
      <w:r w:rsidRPr="001C1CAB">
        <w:rPr>
          <w:sz w:val="20"/>
        </w:rPr>
        <w:t>must provide an additional graphical indication of the intersection of:</w:t>
      </w:r>
    </w:p>
    <w:p w14:paraId="4E615960" w14:textId="1E19B6CE" w:rsidR="00F06772" w:rsidRPr="0062074F" w:rsidRDefault="00F06772">
      <w:pPr>
        <w:pStyle w:val="ISOChange"/>
        <w:numPr>
          <w:ilvl w:val="0"/>
          <w:numId w:val="107"/>
        </w:numPr>
        <w:spacing w:before="60" w:after="60" w:line="240" w:lineRule="auto"/>
        <w:rPr>
          <w:sz w:val="20"/>
        </w:rPr>
      </w:pPr>
      <w:r w:rsidRPr="001C1CAB">
        <w:rPr>
          <w:sz w:val="20"/>
        </w:rPr>
        <w:t>the area bounded by a user-specified distance from a vector extending from own ship in the direction of own ship’s course for a user-specified time or distance and</w:t>
      </w:r>
      <w:r w:rsidR="003C1749">
        <w:rPr>
          <w:sz w:val="20"/>
        </w:rPr>
        <w:t xml:space="preserve"> </w:t>
      </w:r>
      <w:r w:rsidRPr="001C1CAB">
        <w:rPr>
          <w:sz w:val="20"/>
          <w:szCs w:val="22"/>
        </w:rPr>
        <w:t>the spatial components associated with alert instructions output by the portrayal.</w:t>
      </w:r>
    </w:p>
    <w:p w14:paraId="2F25FE6F" w14:textId="77777777" w:rsidR="00F06772" w:rsidRPr="0062074F" w:rsidRDefault="00F06772" w:rsidP="001C1CAB">
      <w:pPr>
        <w:pStyle w:val="ISOChange"/>
        <w:spacing w:before="60" w:after="60" w:line="240" w:lineRule="auto"/>
      </w:pPr>
    </w:p>
    <w:p w14:paraId="091DB1DC" w14:textId="337A2684" w:rsidR="004640A7" w:rsidRPr="0062074F" w:rsidRDefault="004640A7" w:rsidP="009D43C5">
      <w:pPr>
        <w:spacing w:after="120" w:line="240" w:lineRule="auto"/>
        <w:jc w:val="both"/>
      </w:pPr>
      <w:r w:rsidRPr="0062074F">
        <w:fldChar w:fldCharType="begin"/>
      </w:r>
      <w:r w:rsidRPr="0062074F">
        <w:instrText xml:space="preserve"> REF _Ref47321487 \h </w:instrText>
      </w:r>
      <w:r w:rsidR="009D43C5" w:rsidRPr="0062074F">
        <w:instrText xml:space="preserve"> \* MERGEFORMAT </w:instrText>
      </w:r>
      <w:r w:rsidRPr="0062074F">
        <w:fldChar w:fldCharType="separate"/>
      </w:r>
      <w:r w:rsidR="000553AC" w:rsidRPr="0062074F">
        <w:t>Figure 2</w:t>
      </w:r>
      <w:r w:rsidRPr="0062074F">
        <w:fldChar w:fldCharType="end"/>
      </w:r>
      <w:r w:rsidRPr="0062074F">
        <w:t xml:space="preserve"> depicts indication highlights for points, curves, and surfaces.</w:t>
      </w:r>
    </w:p>
    <w:p w14:paraId="5DD3EFDC" w14:textId="77777777" w:rsidR="004640A7" w:rsidRPr="0062074F" w:rsidRDefault="0020182E" w:rsidP="004E61EE">
      <w:pPr>
        <w:keepNext/>
        <w:spacing w:line="240" w:lineRule="auto"/>
        <w:jc w:val="center"/>
      </w:pPr>
      <w:r w:rsidRPr="0062074F">
        <w:rPr>
          <w:noProof/>
          <w:lang w:eastAsia="fr-FR"/>
        </w:rPr>
        <w:lastRenderedPageBreak/>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2">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6A98E2A7" w:rsidR="002C4C4D" w:rsidRPr="0062074F" w:rsidRDefault="004640A7" w:rsidP="00760179">
      <w:pPr>
        <w:pStyle w:val="Beschriftung"/>
        <w:spacing w:after="120" w:line="240" w:lineRule="auto"/>
        <w:jc w:val="center"/>
      </w:pPr>
      <w:bookmarkStart w:id="1332" w:name="_Ref47321487"/>
      <w:bookmarkStart w:id="1333" w:name="_Ref47321483"/>
      <w:r w:rsidRPr="0062074F">
        <w:t xml:space="preserve">Figure </w:t>
      </w:r>
      <w:r w:rsidRPr="0062074F">
        <w:fldChar w:fldCharType="begin"/>
      </w:r>
      <w:r w:rsidRPr="0062074F">
        <w:instrText xml:space="preserve"> SEQ Figure \* ARABIC </w:instrText>
      </w:r>
      <w:r w:rsidRPr="0062074F">
        <w:fldChar w:fldCharType="separate"/>
      </w:r>
      <w:r w:rsidR="004B5779">
        <w:rPr>
          <w:noProof/>
        </w:rPr>
        <w:t>2</w:t>
      </w:r>
      <w:r w:rsidRPr="0062074F">
        <w:fldChar w:fldCharType="end"/>
      </w:r>
      <w:bookmarkEnd w:id="1332"/>
      <w:r w:rsidRPr="0062074F">
        <w:t xml:space="preserve"> - Example</w:t>
      </w:r>
      <w:r w:rsidR="00A96A31" w:rsidRPr="0062074F">
        <w:t>s</w:t>
      </w:r>
      <w:r w:rsidRPr="0062074F">
        <w:t xml:space="preserve"> of indication highlight</w:t>
      </w:r>
      <w:bookmarkEnd w:id="1333"/>
      <w:r w:rsidR="00A96A31" w:rsidRPr="0062074F">
        <w:t>s</w:t>
      </w:r>
    </w:p>
    <w:p w14:paraId="6BE855FC" w14:textId="77777777" w:rsidR="002C4C4D" w:rsidRPr="0062074F" w:rsidRDefault="002C4C4D" w:rsidP="00EC44E4"/>
    <w:p w14:paraId="7310711E" w14:textId="08EFB574" w:rsidR="001275B6" w:rsidRPr="0062074F" w:rsidRDefault="001275B6" w:rsidP="00EC44E4">
      <w:pPr>
        <w:pStyle w:val="berschrift3"/>
      </w:pPr>
      <w:bookmarkStart w:id="1334" w:name="_Ref49340750"/>
      <w:bookmarkStart w:id="1335" w:name="_Toc226035060"/>
      <w:r w:rsidRPr="0062074F">
        <w:t>Detection of areas for which special conditions exist</w:t>
      </w:r>
      <w:bookmarkEnd w:id="1334"/>
      <w:bookmarkEnd w:id="1335"/>
    </w:p>
    <w:p w14:paraId="5ACECE2E" w14:textId="35D8ECE0" w:rsidR="00FA374F" w:rsidRPr="0062074F" w:rsidDel="00697DA9" w:rsidRDefault="00FA374F" w:rsidP="009D43C5">
      <w:pPr>
        <w:spacing w:after="60" w:line="240" w:lineRule="auto"/>
        <w:jc w:val="both"/>
        <w:rPr>
          <w:del w:id="1336" w:author="Birklhuber Bernd" w:date="2026-08-07T10:36:00Z"/>
        </w:rPr>
      </w:pPr>
      <w:del w:id="1337" w:author="Birklhuber Bernd" w:date="2026-08-07T10:36:00Z">
        <w:r w:rsidRPr="0062074F" w:rsidDel="00697DA9">
          <w:delText>The IMO Performance Standard</w:delText>
        </w:r>
        <w:r w:rsidR="009E7FC0" w:rsidDel="00697DA9">
          <w:delText>s</w:delText>
        </w:r>
        <w:r w:rsidRPr="0062074F" w:rsidDel="00697DA9">
          <w:delText xml:space="preserve"> for ECDIS </w:delText>
        </w:r>
        <w:r w:rsidR="0056040E" w:rsidRPr="0062074F" w:rsidDel="00697DA9">
          <w:delText>MSC.530(106)/Rev.1</w:delText>
        </w:r>
        <w:r w:rsidR="009D43C5" w:rsidRPr="0062074F" w:rsidDel="00697DA9">
          <w:delText>,</w:delText>
        </w:r>
        <w:r w:rsidRPr="0062074F" w:rsidDel="00697DA9">
          <w:delText xml:space="preserve"> clause 11.3.</w:delText>
        </w:r>
        <w:r w:rsidR="00114860" w:rsidRPr="0062074F" w:rsidDel="00697DA9">
          <w:delText>7</w:delText>
        </w:r>
        <w:r w:rsidRPr="0062074F" w:rsidDel="00697DA9">
          <w:delText xml:space="preserve"> </w:delText>
        </w:r>
        <w:r w:rsidR="002514B8" w:rsidRPr="0062074F" w:rsidDel="00697DA9">
          <w:delText xml:space="preserve">(which applies to </w:delText>
        </w:r>
        <w:r w:rsidRPr="0062074F" w:rsidDel="00697DA9">
          <w:delText>Route Planning</w:delText>
        </w:r>
        <w:r w:rsidR="002514B8" w:rsidRPr="0062074F" w:rsidDel="00697DA9">
          <w:delText>)</w:delText>
        </w:r>
        <w:r w:rsidRPr="0062074F" w:rsidDel="00697DA9">
          <w:delText xml:space="preserve"> states</w:delText>
        </w:r>
        <w:r w:rsidR="002514B8" w:rsidRPr="0062074F" w:rsidDel="00697DA9">
          <w:delText>:</w:delText>
        </w:r>
      </w:del>
    </w:p>
    <w:p w14:paraId="781DB970" w14:textId="52020F58" w:rsidR="00FA374F" w:rsidRPr="0062074F" w:rsidRDefault="002514B8" w:rsidP="002514B8">
      <w:pPr>
        <w:pStyle w:val="BlockQuote"/>
        <w:spacing w:after="120" w:line="240" w:lineRule="auto"/>
        <w:jc w:val="both"/>
      </w:pPr>
      <w:r w:rsidRPr="0062074F">
        <w:t xml:space="preserve">A graphical indication should be given if the </w:t>
      </w:r>
      <w:del w:id="1338" w:author="Birklhuber Bernd" w:date="2026-08-07T10:36:00Z">
        <w:r w:rsidRPr="0062074F" w:rsidDel="00697DA9">
          <w:delText xml:space="preserve">mariner </w:delText>
        </w:r>
      </w:del>
      <w:ins w:id="1339" w:author="Birklhuber Bernd" w:date="2026-08-07T10:36:00Z">
        <w:r w:rsidR="00697DA9">
          <w:t>boatmaster</w:t>
        </w:r>
        <w:r w:rsidR="00697DA9" w:rsidRPr="0062074F">
          <w:t xml:space="preserve"> </w:t>
        </w:r>
      </w:ins>
      <w:r w:rsidRPr="0062074F">
        <w:t>plans a route closer than a user-specified distance from the boundary of a user-selectable category of prohibited area or geographic area for which special conditions exist (see appendix 4</w:t>
      </w:r>
      <w:r w:rsidR="00EC48EE" w:rsidRPr="0062074F">
        <w:t>)</w:t>
      </w:r>
      <w:r w:rsidR="00FA374F" w:rsidRPr="0062074F">
        <w:t>.</w:t>
      </w:r>
    </w:p>
    <w:p w14:paraId="2981DB3B" w14:textId="7C4CA760" w:rsidR="00FA374F" w:rsidRPr="0062074F" w:rsidDel="00697DA9" w:rsidRDefault="00FA374F" w:rsidP="009D43C5">
      <w:pPr>
        <w:spacing w:after="60" w:line="240" w:lineRule="auto"/>
        <w:jc w:val="both"/>
        <w:rPr>
          <w:del w:id="1340" w:author="Birklhuber Bernd" w:date="2026-08-07T10:36:00Z"/>
        </w:rPr>
      </w:pPr>
      <w:del w:id="1341" w:author="Birklhuber Bernd" w:date="2026-08-07T10:36:00Z">
        <w:r w:rsidRPr="0062074F" w:rsidDel="00697DA9">
          <w:delText>Clause 11.4.4 Route Monitoring states;</w:delText>
        </w:r>
      </w:del>
    </w:p>
    <w:p w14:paraId="0272CB2B" w14:textId="4FD37242" w:rsidR="00FA374F" w:rsidRPr="0062074F" w:rsidRDefault="00697DA9" w:rsidP="002514B8">
      <w:pPr>
        <w:pStyle w:val="BlockQuote"/>
        <w:spacing w:after="120" w:line="240" w:lineRule="auto"/>
        <w:jc w:val="both"/>
      </w:pPr>
      <w:ins w:id="1342" w:author="Birklhuber Bernd" w:date="2026-08-07T10:36:00Z">
        <w:r>
          <w:t xml:space="preserve">Inland </w:t>
        </w:r>
      </w:ins>
      <w:r w:rsidR="002514B8" w:rsidRPr="0062074F">
        <w:t xml:space="preserve">ECDIS </w:t>
      </w:r>
      <w:ins w:id="1343" w:author="Birklhuber Bernd" w:date="2026-08-07T10:36:00Z">
        <w:r>
          <w:t xml:space="preserve">and </w:t>
        </w:r>
      </w:ins>
      <w:ins w:id="1344" w:author="Birklhuber Bernd" w:date="2026-08-21T11:55:00Z">
        <w:r w:rsidR="00A641C2">
          <w:t xml:space="preserve">Inland </w:t>
        </w:r>
      </w:ins>
      <w:ins w:id="1345" w:author="Birklhuber Bernd" w:date="2026-08-07T10:36:00Z">
        <w:r>
          <w:t xml:space="preserve">ECS </w:t>
        </w:r>
      </w:ins>
      <w:r w:rsidR="002514B8" w:rsidRPr="0062074F">
        <w:t xml:space="preserve">should give a warning or caution, or indication, as selected by the </w:t>
      </w:r>
      <w:del w:id="1346" w:author="Birklhuber Bernd" w:date="2026-08-07T10:36:00Z">
        <w:r w:rsidR="002514B8" w:rsidRPr="0062074F" w:rsidDel="00697DA9">
          <w:delText>mariner</w:delText>
        </w:r>
      </w:del>
      <w:ins w:id="1347" w:author="Birklhuber Bernd" w:date="2026-08-07T10:36:00Z">
        <w:r>
          <w:t>boatmaster</w:t>
        </w:r>
      </w:ins>
      <w:r w:rsidR="002514B8" w:rsidRPr="0062074F">
        <w:t xml:space="preserve">, and related graphical indication if, within a specified time or distance set by the </w:t>
      </w:r>
      <w:del w:id="1348" w:author="Birklhuber Bernd" w:date="2026-08-07T10:36:00Z">
        <w:r w:rsidR="002514B8" w:rsidRPr="0062074F" w:rsidDel="00697DA9">
          <w:delText>mariner</w:delText>
        </w:r>
      </w:del>
      <w:ins w:id="1349" w:author="Birklhuber Bernd" w:date="2026-08-07T10:36:00Z">
        <w:r>
          <w:t>boatmaster</w:t>
        </w:r>
      </w:ins>
      <w:r w:rsidR="002514B8" w:rsidRPr="0062074F">
        <w:t>, own ship will pass closer than a user-selected distance from the boundary of a user-selectable category of prohibited area or of a geographical area for which special conditions exist (see appendix 4)</w:t>
      </w:r>
      <w:r w:rsidR="00FA374F" w:rsidRPr="0062074F">
        <w:t>.</w:t>
      </w:r>
    </w:p>
    <w:p w14:paraId="58025AF5" w14:textId="22FC64A6" w:rsidR="00947715" w:rsidRPr="0062074F" w:rsidRDefault="00947715" w:rsidP="009D43C5">
      <w:pPr>
        <w:spacing w:after="120" w:line="240" w:lineRule="auto"/>
        <w:jc w:val="both"/>
      </w:pPr>
      <w:commentRangeStart w:id="1350"/>
      <w:r w:rsidRPr="0062074F">
        <w:t xml:space="preserve">The </w:t>
      </w:r>
      <w:ins w:id="1351" w:author="Birklhuber Bernd" w:date="2026-08-07T10:36:00Z">
        <w:r w:rsidR="00697DA9">
          <w:t xml:space="preserve">Inland </w:t>
        </w:r>
      </w:ins>
      <w:r w:rsidRPr="0062074F">
        <w:t xml:space="preserve">ECDIS </w:t>
      </w:r>
      <w:ins w:id="1352" w:author="Birklhuber Bernd" w:date="2026-08-07T10:37:00Z">
        <w:r w:rsidR="00697DA9">
          <w:t xml:space="preserve">and </w:t>
        </w:r>
      </w:ins>
      <w:ins w:id="1353" w:author="Birklhuber Bernd" w:date="2026-08-21T11:56:00Z">
        <w:r w:rsidR="00A641C2">
          <w:t xml:space="preserve">Inland </w:t>
        </w:r>
      </w:ins>
      <w:ins w:id="1354" w:author="Birklhuber Bernd" w:date="2026-08-07T10:37:00Z">
        <w:r w:rsidR="00697DA9">
          <w:t xml:space="preserve">ECS </w:t>
        </w:r>
      </w:ins>
      <w:r w:rsidRPr="0062074F">
        <w:t xml:space="preserve">must implement support for </w:t>
      </w:r>
      <w:r w:rsidR="009D43C5" w:rsidRPr="0062074F">
        <w:t>A</w:t>
      </w:r>
      <w:r w:rsidRPr="0062074F">
        <w:t xml:space="preserve">lert and </w:t>
      </w:r>
      <w:r w:rsidR="009D43C5" w:rsidRPr="0062074F">
        <w:t>I</w:t>
      </w:r>
      <w:r w:rsidRPr="0062074F">
        <w:t xml:space="preserve">ndications </w:t>
      </w:r>
      <w:r w:rsidR="009D43C5" w:rsidRPr="0062074F">
        <w:t>C</w:t>
      </w:r>
      <w:r w:rsidRPr="0062074F">
        <w:t>ata</w:t>
      </w:r>
      <w:r w:rsidR="00DE6B83" w:rsidRPr="0062074F">
        <w:t>logue</w:t>
      </w:r>
      <w:r w:rsidR="004E69AF" w:rsidRPr="0062074F">
        <w:t>s.</w:t>
      </w:r>
      <w:commentRangeEnd w:id="1350"/>
      <w:r w:rsidR="00697DA9">
        <w:rPr>
          <w:rStyle w:val="Kommentarzeichen"/>
        </w:rPr>
        <w:commentReference w:id="1350"/>
      </w:r>
    </w:p>
    <w:p w14:paraId="770FD465" w14:textId="5A35C00D" w:rsidR="001275B6" w:rsidRPr="0062074F" w:rsidRDefault="004F2B53" w:rsidP="00EC44E4">
      <w:pPr>
        <w:pStyle w:val="berschrift3"/>
      </w:pPr>
      <w:bookmarkStart w:id="1355" w:name="_Toc226035061"/>
      <w:r w:rsidRPr="0062074F">
        <w:t>Definition</w:t>
      </w:r>
      <w:r w:rsidR="001275B6" w:rsidRPr="0062074F">
        <w:t xml:space="preserve"> of safety contour</w:t>
      </w:r>
      <w:bookmarkEnd w:id="1355"/>
    </w:p>
    <w:p w14:paraId="5F89DCFF" w14:textId="17EA7F30" w:rsidR="001275B6" w:rsidRPr="0062074F" w:rsidRDefault="001275B6" w:rsidP="00DA5A6F">
      <w:pPr>
        <w:spacing w:after="120" w:line="240" w:lineRule="auto"/>
        <w:jc w:val="both"/>
        <w:rPr>
          <w:i/>
          <w:iCs/>
        </w:rPr>
      </w:pPr>
      <w:r w:rsidRPr="0062074F">
        <w:t xml:space="preserve">The safety contour is defined as </w:t>
      </w:r>
      <w:r w:rsidR="009242DA" w:rsidRPr="0062074F">
        <w:t>the boundary</w:t>
      </w:r>
      <w:r w:rsidRPr="0062074F">
        <w:t xml:space="preserve"> between safe and unsafe </w:t>
      </w:r>
      <w:r w:rsidR="009242DA" w:rsidRPr="0062074F">
        <w:t xml:space="preserve">areas of the display. </w:t>
      </w:r>
    </w:p>
    <w:p w14:paraId="0455F0B7" w14:textId="6E6F934E" w:rsidR="001275B6" w:rsidRPr="0062074F" w:rsidRDefault="001275B6" w:rsidP="00EC44E4">
      <w:pPr>
        <w:pStyle w:val="berschrift3"/>
      </w:pPr>
      <w:bookmarkStart w:id="1356" w:name="_Ref49340754"/>
      <w:bookmarkStart w:id="1357" w:name="_Toc226035062"/>
      <w:r w:rsidRPr="0062074F">
        <w:t>Detection of safety contour</w:t>
      </w:r>
      <w:bookmarkEnd w:id="1356"/>
      <w:bookmarkEnd w:id="1357"/>
    </w:p>
    <w:p w14:paraId="2C8092B5" w14:textId="01301A24" w:rsidR="001275B6" w:rsidRPr="0062074F" w:rsidDel="00697DA9" w:rsidRDefault="001275B6" w:rsidP="00DA5A6F">
      <w:pPr>
        <w:spacing w:after="60" w:line="240" w:lineRule="auto"/>
        <w:jc w:val="both"/>
        <w:rPr>
          <w:del w:id="1358" w:author="Birklhuber Bernd" w:date="2026-08-07T10:37:00Z"/>
        </w:rPr>
      </w:pPr>
      <w:del w:id="1359" w:author="Birklhuber Bernd" w:date="2026-08-07T10:37:00Z">
        <w:r w:rsidRPr="0062074F" w:rsidDel="00697DA9">
          <w:delText>The IMO Performance Standard</w:delText>
        </w:r>
        <w:r w:rsidR="009E7FC0" w:rsidDel="00697DA9">
          <w:delText>s</w:delText>
        </w:r>
        <w:r w:rsidRPr="0062074F" w:rsidDel="00697DA9">
          <w:delText xml:space="preserve"> for ECDIS </w:delText>
        </w:r>
        <w:r w:rsidR="0056040E" w:rsidRPr="0062074F" w:rsidDel="00697DA9">
          <w:delText>MSC.530(106)/Rev.1</w:delText>
        </w:r>
        <w:r w:rsidR="00DA5A6F" w:rsidRPr="0062074F" w:rsidDel="00697DA9">
          <w:delText>,</w:delText>
        </w:r>
        <w:r w:rsidRPr="0062074F" w:rsidDel="00697DA9">
          <w:delText xml:space="preserve"> clause 11.3.</w:delText>
        </w:r>
        <w:r w:rsidR="00114860" w:rsidRPr="0062074F" w:rsidDel="00697DA9">
          <w:delText>6</w:delText>
        </w:r>
        <w:r w:rsidRPr="0062074F" w:rsidDel="00697DA9">
          <w:delText xml:space="preserve"> Route Planning states;</w:delText>
        </w:r>
      </w:del>
    </w:p>
    <w:p w14:paraId="31C9167D" w14:textId="51B32607" w:rsidR="001275B6" w:rsidRPr="0062074F" w:rsidRDefault="0042577E" w:rsidP="00DA5A6F">
      <w:pPr>
        <w:pStyle w:val="BlockQuote"/>
        <w:spacing w:after="120" w:line="240" w:lineRule="auto"/>
        <w:jc w:val="both"/>
      </w:pPr>
      <w:r w:rsidRPr="0062074F">
        <w:t xml:space="preserve">A graphical indication is required if the </w:t>
      </w:r>
      <w:del w:id="1360" w:author="Birklhuber Bernd" w:date="2026-08-07T10:37:00Z">
        <w:r w:rsidRPr="0062074F" w:rsidDel="00697DA9">
          <w:delText xml:space="preserve">mariner </w:delText>
        </w:r>
      </w:del>
      <w:ins w:id="1361" w:author="Birklhuber Bernd" w:date="2026-08-07T10:37:00Z">
        <w:r w:rsidR="00697DA9">
          <w:t>boatmaster</w:t>
        </w:r>
        <w:r w:rsidR="00697DA9" w:rsidRPr="0062074F">
          <w:t xml:space="preserve"> </w:t>
        </w:r>
      </w:ins>
      <w:r w:rsidRPr="0062074F">
        <w:t>plans a route closer than a user-specified distance from own ship's safety contour</w:t>
      </w:r>
      <w:r w:rsidR="00CC2379" w:rsidRPr="0062074F">
        <w:t>.</w:t>
      </w:r>
    </w:p>
    <w:p w14:paraId="18BD133B" w14:textId="45B163A5" w:rsidR="001275B6" w:rsidRPr="0062074F" w:rsidDel="00697DA9" w:rsidRDefault="001275B6" w:rsidP="00DA5A6F">
      <w:pPr>
        <w:spacing w:after="60" w:line="240" w:lineRule="auto"/>
        <w:jc w:val="both"/>
        <w:rPr>
          <w:del w:id="1362" w:author="Birklhuber Bernd" w:date="2026-08-07T10:37:00Z"/>
        </w:rPr>
      </w:pPr>
      <w:del w:id="1363" w:author="Birklhuber Bernd" w:date="2026-08-07T10:37:00Z">
        <w:r w:rsidRPr="0062074F" w:rsidDel="00697DA9">
          <w:delText>Clause 11.4.3 Route Monitoring states;</w:delText>
        </w:r>
      </w:del>
    </w:p>
    <w:p w14:paraId="56C8947E" w14:textId="10E94405" w:rsidR="001275B6" w:rsidRPr="0062074F" w:rsidRDefault="0042577E" w:rsidP="00DA5A6F">
      <w:pPr>
        <w:pStyle w:val="BlockQuote"/>
        <w:spacing w:after="120" w:line="240" w:lineRule="auto"/>
        <w:jc w:val="both"/>
      </w:pPr>
      <w:r w:rsidRPr="0062074F">
        <w:t xml:space="preserve">It should be possible to select that </w:t>
      </w:r>
      <w:ins w:id="1364" w:author="Birklhuber Bernd" w:date="2026-08-07T10:37:00Z">
        <w:r w:rsidR="00697DA9">
          <w:t xml:space="preserve">Inland </w:t>
        </w:r>
      </w:ins>
      <w:r w:rsidRPr="0062074F">
        <w:t xml:space="preserve">ECDIS </w:t>
      </w:r>
      <w:ins w:id="1365" w:author="Birklhuber Bernd" w:date="2026-08-07T10:37:00Z">
        <w:r w:rsidR="00697DA9">
          <w:t xml:space="preserve">and </w:t>
        </w:r>
      </w:ins>
      <w:ins w:id="1366" w:author="Birklhuber Bernd" w:date="2026-08-21T11:56:00Z">
        <w:r w:rsidR="00A641C2">
          <w:t xml:space="preserve">Inland </w:t>
        </w:r>
      </w:ins>
      <w:ins w:id="1367" w:author="Birklhuber Bernd" w:date="2026-08-07T10:37:00Z">
        <w:r w:rsidR="00697DA9">
          <w:t xml:space="preserve">ECS </w:t>
        </w:r>
      </w:ins>
      <w:r w:rsidRPr="0062074F">
        <w:t xml:space="preserve">gives an alarm and related graphical indication if, within a specified time or distance set by the </w:t>
      </w:r>
      <w:del w:id="1368" w:author="Birklhuber Bernd" w:date="2026-08-07T10:38:00Z">
        <w:r w:rsidRPr="0062074F" w:rsidDel="00697DA9">
          <w:delText>mariner</w:delText>
        </w:r>
      </w:del>
      <w:ins w:id="1369" w:author="Birklhuber Bernd" w:date="2026-08-07T10:38:00Z">
        <w:r w:rsidR="00697DA9">
          <w:t>boatmaster</w:t>
        </w:r>
      </w:ins>
      <w:r w:rsidRPr="0062074F">
        <w:t>, own ship will pass closer than a user-selected distance from the safety contour</w:t>
      </w:r>
      <w:r w:rsidR="001275B6" w:rsidRPr="0062074F">
        <w:t xml:space="preserve">. </w:t>
      </w:r>
    </w:p>
    <w:p w14:paraId="1B923973" w14:textId="77777777" w:rsidR="0042577E" w:rsidRPr="0062074F" w:rsidRDefault="0042577E" w:rsidP="0042577E">
      <w:pPr>
        <w:spacing w:after="120" w:line="240" w:lineRule="auto"/>
        <w:jc w:val="both"/>
      </w:pPr>
      <w:r w:rsidRPr="0062074F">
        <w:t>Clause 11.4.7 Route Monitoring states:</w:t>
      </w:r>
    </w:p>
    <w:p w14:paraId="7AC037E6" w14:textId="5FA0F5E8" w:rsidR="00114860" w:rsidRPr="0062074F" w:rsidRDefault="0042577E" w:rsidP="00760179">
      <w:pPr>
        <w:spacing w:after="120" w:line="240" w:lineRule="auto"/>
        <w:ind w:left="709"/>
        <w:jc w:val="both"/>
        <w:rPr>
          <w:i/>
          <w:iCs/>
        </w:rPr>
      </w:pPr>
      <w:bookmarkStart w:id="1370" w:name="_Hlk189057382"/>
      <w:r w:rsidRPr="0062074F">
        <w:rPr>
          <w:i/>
          <w:iCs/>
        </w:rPr>
        <w:t>A graphical indication should be given if the current or the next leg of the selected route passes closer than a user-specified distance from the safety contour.</w:t>
      </w:r>
    </w:p>
    <w:bookmarkEnd w:id="1370"/>
    <w:p w14:paraId="61E2048B" w14:textId="2D91C075" w:rsidR="00947715" w:rsidRPr="0062074F" w:rsidRDefault="00947715" w:rsidP="00DA5A6F">
      <w:pPr>
        <w:spacing w:after="120" w:line="240" w:lineRule="auto"/>
        <w:jc w:val="both"/>
      </w:pPr>
      <w:commentRangeStart w:id="1371"/>
      <w:r w:rsidRPr="0062074F">
        <w:lastRenderedPageBreak/>
        <w:t xml:space="preserve">The </w:t>
      </w:r>
      <w:ins w:id="1372" w:author="Birklhuber Bernd" w:date="2026-08-07T10:38:00Z">
        <w:r w:rsidR="00697DA9">
          <w:t xml:space="preserve">Inland </w:t>
        </w:r>
      </w:ins>
      <w:r w:rsidRPr="0062074F">
        <w:t xml:space="preserve">ECDIS </w:t>
      </w:r>
      <w:ins w:id="1373" w:author="Birklhuber Bernd" w:date="2026-08-07T10:38:00Z">
        <w:r w:rsidR="00697DA9">
          <w:t xml:space="preserve">and </w:t>
        </w:r>
      </w:ins>
      <w:ins w:id="1374" w:author="Birklhuber Bernd" w:date="2026-08-21T11:56:00Z">
        <w:r w:rsidR="00A641C2">
          <w:t xml:space="preserve">Inland </w:t>
        </w:r>
      </w:ins>
      <w:ins w:id="1375" w:author="Birklhuber Bernd" w:date="2026-08-07T10:38:00Z">
        <w:r w:rsidR="00697DA9">
          <w:t xml:space="preserve">ECS </w:t>
        </w:r>
      </w:ins>
      <w:r w:rsidRPr="0062074F">
        <w:t xml:space="preserve">must implement support for </w:t>
      </w:r>
      <w:r w:rsidR="007E60A6">
        <w:t xml:space="preserve">S-100 </w:t>
      </w:r>
      <w:r w:rsidR="00DA5A6F" w:rsidRPr="0062074F">
        <w:t>A</w:t>
      </w:r>
      <w:r w:rsidRPr="0062074F">
        <w:t>lert</w:t>
      </w:r>
      <w:r w:rsidR="007E60A6">
        <w:t xml:space="preserve"> </w:t>
      </w:r>
      <w:r w:rsidR="00DA5A6F" w:rsidRPr="0062074F">
        <w:t>Catalogue</w:t>
      </w:r>
      <w:r w:rsidR="004E69AF" w:rsidRPr="0062074F">
        <w:t>s</w:t>
      </w:r>
      <w:r w:rsidRPr="0062074F">
        <w:t xml:space="preserve"> </w:t>
      </w:r>
      <w:r w:rsidR="007E60A6">
        <w:t>as specified in S-100 9-13.4</w:t>
      </w:r>
      <w:commentRangeEnd w:id="1371"/>
      <w:r w:rsidR="00697DA9">
        <w:rPr>
          <w:rStyle w:val="Kommentarzeichen"/>
        </w:rPr>
        <w:commentReference w:id="1371"/>
      </w:r>
    </w:p>
    <w:p w14:paraId="4972FE83" w14:textId="16C1A8B7" w:rsidR="001275B6" w:rsidRPr="0062074F" w:rsidRDefault="001275B6" w:rsidP="00DA5A6F">
      <w:pPr>
        <w:spacing w:after="120" w:line="240" w:lineRule="auto"/>
        <w:jc w:val="both"/>
      </w:pPr>
      <w:r w:rsidRPr="0062074F">
        <w:t xml:space="preserve">The point, </w:t>
      </w:r>
      <w:r w:rsidR="00FF731D" w:rsidRPr="0062074F">
        <w:t xml:space="preserve">curve </w:t>
      </w:r>
      <w:r w:rsidRPr="0062074F">
        <w:t xml:space="preserve">or surface </w:t>
      </w:r>
      <w:r w:rsidR="004E69AF" w:rsidRPr="0062074F">
        <w:t xml:space="preserve">must </w:t>
      </w:r>
      <w:r w:rsidRPr="0062074F">
        <w:t>be graphically indicated using the presentation named as “</w:t>
      </w:r>
      <w:r w:rsidR="000B797B" w:rsidRPr="0062074F">
        <w:t>DNGHLT</w:t>
      </w:r>
      <w:r w:rsidRPr="0062074F">
        <w:t xml:space="preserve">” in the </w:t>
      </w:r>
      <w:r w:rsidR="00FF731D" w:rsidRPr="0062074F">
        <w:t>S-</w:t>
      </w:r>
      <w:ins w:id="1376" w:author="Birklhuber Bernd" w:date="2026-08-07T10:38:00Z">
        <w:r w:rsidR="00697DA9">
          <w:t>4</w:t>
        </w:r>
      </w:ins>
      <w:del w:id="1377" w:author="Birklhuber Bernd" w:date="2026-08-07T10:38:00Z">
        <w:r w:rsidR="00FF731D" w:rsidRPr="0062074F" w:rsidDel="00697DA9">
          <w:delText>1</w:delText>
        </w:r>
      </w:del>
      <w:r w:rsidR="00FF731D" w:rsidRPr="0062074F">
        <w:t xml:space="preserve">01 </w:t>
      </w:r>
      <w:r w:rsidR="009C3086" w:rsidRPr="0062074F">
        <w:t>P</w:t>
      </w:r>
      <w:r w:rsidRPr="0062074F">
        <w:t xml:space="preserve">ortrayal </w:t>
      </w:r>
      <w:r w:rsidR="009C3086" w:rsidRPr="0062074F">
        <w:t>C</w:t>
      </w:r>
      <w:r w:rsidRPr="0062074F">
        <w:t xml:space="preserve">atalogue, as depicted in </w:t>
      </w:r>
      <w:r w:rsidR="001F0B6C" w:rsidRPr="0062074F">
        <w:fldChar w:fldCharType="begin"/>
      </w:r>
      <w:r w:rsidR="001F0B6C" w:rsidRPr="0062074F">
        <w:instrText xml:space="preserve"> REF _Ref47324104 \h </w:instrText>
      </w:r>
      <w:r w:rsidR="00DA5A6F" w:rsidRPr="0062074F">
        <w:instrText xml:space="preserve"> \* MERGEFORMAT </w:instrText>
      </w:r>
      <w:r w:rsidR="001F0B6C" w:rsidRPr="0062074F">
        <w:fldChar w:fldCharType="separate"/>
      </w:r>
      <w:r w:rsidR="000553AC" w:rsidRPr="0062074F">
        <w:t>Figure 3</w:t>
      </w:r>
      <w:r w:rsidR="001F0B6C" w:rsidRPr="0062074F">
        <w:fldChar w:fldCharType="end"/>
      </w:r>
      <w:r w:rsidRPr="0062074F">
        <w:t>.</w:t>
      </w:r>
    </w:p>
    <w:p w14:paraId="7957D30A" w14:textId="77777777" w:rsidR="001F0B6C" w:rsidRPr="0062074F" w:rsidRDefault="001F0B6C" w:rsidP="004E61EE">
      <w:pPr>
        <w:keepNext/>
        <w:spacing w:line="240" w:lineRule="auto"/>
        <w:jc w:val="center"/>
      </w:pPr>
      <w:r w:rsidRPr="0062074F">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23">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64B58FC5" w:rsidR="001F0B6C" w:rsidRPr="0062074F" w:rsidRDefault="001F0B6C" w:rsidP="009C3086">
      <w:pPr>
        <w:pStyle w:val="Beschriftung"/>
        <w:spacing w:after="120" w:line="240" w:lineRule="auto"/>
        <w:jc w:val="center"/>
      </w:pPr>
      <w:bookmarkStart w:id="1378" w:name="_Ref47324104"/>
      <w:r w:rsidRPr="0062074F">
        <w:t xml:space="preserve">Figure </w:t>
      </w:r>
      <w:r w:rsidRPr="0062074F">
        <w:fldChar w:fldCharType="begin"/>
      </w:r>
      <w:r w:rsidRPr="0062074F">
        <w:instrText xml:space="preserve"> SEQ Figure \* ARABIC </w:instrText>
      </w:r>
      <w:r w:rsidRPr="0062074F">
        <w:fldChar w:fldCharType="separate"/>
      </w:r>
      <w:r w:rsidR="004B5779">
        <w:rPr>
          <w:noProof/>
        </w:rPr>
        <w:t>3</w:t>
      </w:r>
      <w:r w:rsidRPr="0062074F">
        <w:fldChar w:fldCharType="end"/>
      </w:r>
      <w:bookmarkEnd w:id="1378"/>
      <w:r w:rsidRPr="0062074F">
        <w:t xml:space="preserve"> - Example</w:t>
      </w:r>
      <w:r w:rsidR="00A96A31" w:rsidRPr="0062074F">
        <w:t>s</w:t>
      </w:r>
      <w:r w:rsidRPr="0062074F">
        <w:t xml:space="preserve"> of danger highlight</w:t>
      </w:r>
      <w:r w:rsidR="00A96A31" w:rsidRPr="0062074F">
        <w:t>s</w:t>
      </w:r>
      <w:r w:rsidRPr="0062074F">
        <w:t xml:space="preserve"> in ECDIS</w:t>
      </w:r>
    </w:p>
    <w:p w14:paraId="7DB3A481" w14:textId="77777777" w:rsidR="004256B9" w:rsidRPr="0062074F" w:rsidRDefault="004256B9"/>
    <w:p w14:paraId="79FD5625" w14:textId="5166C917" w:rsidR="009A3284" w:rsidRPr="0062074F" w:rsidRDefault="009A3284" w:rsidP="00B812CA">
      <w:pPr>
        <w:pStyle w:val="berschrift3"/>
      </w:pPr>
      <w:bookmarkStart w:id="1379" w:name="_Ref224890539"/>
      <w:bookmarkStart w:id="1380" w:name="_Toc226035063"/>
      <w:r w:rsidRPr="0062074F">
        <w:t xml:space="preserve">Indications related to </w:t>
      </w:r>
      <w:ins w:id="1381" w:author="Birklhuber Bernd" w:date="2026-08-07T10:38:00Z">
        <w:r w:rsidR="00697DA9">
          <w:t>I</w:t>
        </w:r>
      </w:ins>
      <w:r w:rsidRPr="0062074F">
        <w:t>ENC accuracy</w:t>
      </w:r>
      <w:bookmarkEnd w:id="1379"/>
      <w:bookmarkEnd w:id="1380"/>
      <w:r w:rsidRPr="0062074F">
        <w:t xml:space="preserve"> </w:t>
      </w:r>
    </w:p>
    <w:p w14:paraId="06DEBB43" w14:textId="527F7F66" w:rsidR="009A3284" w:rsidRPr="0062074F" w:rsidDel="00697DA9" w:rsidRDefault="009A3284" w:rsidP="009A3284">
      <w:pPr>
        <w:jc w:val="both"/>
        <w:rPr>
          <w:del w:id="1382" w:author="Birklhuber Bernd" w:date="2026-08-07T10:39:00Z"/>
        </w:rPr>
      </w:pPr>
      <w:del w:id="1383" w:author="Birklhuber Bernd" w:date="2026-08-07T10:39:00Z">
        <w:r w:rsidRPr="0062074F" w:rsidDel="00697DA9">
          <w:delText>The IMO Performance Standard</w:delText>
        </w:r>
        <w:r w:rsidR="009E7FC0" w:rsidDel="00697DA9">
          <w:delText>s</w:delText>
        </w:r>
        <w:r w:rsidRPr="0062074F" w:rsidDel="00697DA9">
          <w:delText xml:space="preserve"> for ECDIS </w:delText>
        </w:r>
        <w:r w:rsidR="0056040E" w:rsidRPr="0062074F" w:rsidDel="00697DA9">
          <w:delText>MSC.530(106)/Rev.1</w:delText>
        </w:r>
        <w:r w:rsidRPr="0062074F" w:rsidDel="00697DA9">
          <w:delText>, clause 11.3.</w:delText>
        </w:r>
        <w:r w:rsidR="00D41A7E" w:rsidDel="00697DA9">
          <w:delText>8</w:delText>
        </w:r>
        <w:r w:rsidRPr="0062074F" w:rsidDel="00697DA9">
          <w:delText xml:space="preserve"> Route Planning states;</w:delText>
        </w:r>
      </w:del>
    </w:p>
    <w:p w14:paraId="29C2A985" w14:textId="5891EC81" w:rsidR="009A3284" w:rsidRPr="0062074F" w:rsidRDefault="009A3284" w:rsidP="009A3284">
      <w:pPr>
        <w:spacing w:after="0" w:line="240" w:lineRule="auto"/>
        <w:jc w:val="both"/>
        <w:rPr>
          <w:i/>
          <w:iCs/>
        </w:rPr>
      </w:pPr>
      <w:del w:id="1384" w:author="Birklhuber Bernd" w:date="2026-08-07T10:39:00Z">
        <w:r w:rsidRPr="0062074F" w:rsidDel="00697DA9">
          <w:rPr>
            <w:i/>
            <w:iCs/>
          </w:rPr>
          <w:delText>11.3.</w:delText>
        </w:r>
        <w:r w:rsidR="003A53A9" w:rsidRPr="0062074F" w:rsidDel="00697DA9">
          <w:rPr>
            <w:i/>
            <w:iCs/>
          </w:rPr>
          <w:delText>8</w:delText>
        </w:r>
        <w:r w:rsidRPr="0062074F" w:rsidDel="00697DA9">
          <w:rPr>
            <w:i/>
            <w:iCs/>
          </w:rPr>
          <w:delText xml:space="preserve"> </w:delText>
        </w:r>
      </w:del>
      <w:r w:rsidRPr="0062074F">
        <w:rPr>
          <w:i/>
          <w:iCs/>
        </w:rPr>
        <w:t xml:space="preserve">It should be possible for the </w:t>
      </w:r>
      <w:del w:id="1385" w:author="Birklhuber Bernd" w:date="2026-08-07T10:39:00Z">
        <w:r w:rsidRPr="0062074F" w:rsidDel="00697DA9">
          <w:rPr>
            <w:i/>
            <w:iCs/>
          </w:rPr>
          <w:delText xml:space="preserve">mariner </w:delText>
        </w:r>
      </w:del>
      <w:ins w:id="1386" w:author="Birklhuber Bernd" w:date="2026-08-07T10:39:00Z">
        <w:r w:rsidR="00697DA9">
          <w:rPr>
            <w:i/>
            <w:iCs/>
          </w:rPr>
          <w:t>boatmaster</w:t>
        </w:r>
        <w:r w:rsidR="00697DA9" w:rsidRPr="0062074F">
          <w:rPr>
            <w:i/>
            <w:iCs/>
          </w:rPr>
          <w:t xml:space="preserve"> </w:t>
        </w:r>
      </w:ins>
      <w:r w:rsidRPr="0062074F">
        <w:rPr>
          <w:i/>
          <w:iCs/>
        </w:rPr>
        <w:t>to select that the indications of 11.3.</w:t>
      </w:r>
      <w:r w:rsidR="003A53A9" w:rsidRPr="0062074F">
        <w:rPr>
          <w:i/>
          <w:iCs/>
        </w:rPr>
        <w:t>6</w:t>
      </w:r>
      <w:r w:rsidRPr="0062074F">
        <w:rPr>
          <w:i/>
          <w:iCs/>
        </w:rPr>
        <w:t xml:space="preserve"> and 11.3.</w:t>
      </w:r>
      <w:r w:rsidR="003A53A9" w:rsidRPr="0062074F">
        <w:rPr>
          <w:i/>
          <w:iCs/>
        </w:rPr>
        <w:t>7</w:t>
      </w:r>
    </w:p>
    <w:p w14:paraId="2BEE254A" w14:textId="34966322" w:rsidR="009A3284" w:rsidRPr="0062074F" w:rsidRDefault="009A3284" w:rsidP="009A3284">
      <w:pPr>
        <w:spacing w:after="0" w:line="240" w:lineRule="auto"/>
        <w:jc w:val="both"/>
        <w:rPr>
          <w:i/>
          <w:iCs/>
        </w:rPr>
      </w:pPr>
      <w:r w:rsidRPr="0062074F">
        <w:rPr>
          <w:i/>
          <w:iCs/>
        </w:rPr>
        <w:t xml:space="preserve">take into account accuracy information of relevant hydrographic information, as defined by </w:t>
      </w:r>
      <w:del w:id="1387" w:author="Birklhuber Bernd" w:date="2026-08-07T10:39:00Z">
        <w:r w:rsidRPr="0062074F" w:rsidDel="00697DA9">
          <w:rPr>
            <w:i/>
            <w:iCs/>
          </w:rPr>
          <w:delText>IHO</w:delText>
        </w:r>
      </w:del>
      <w:ins w:id="1388" w:author="Birklhuber Bernd" w:date="2026-08-07T10:39:00Z">
        <w:r w:rsidR="00697DA9">
          <w:rPr>
            <w:i/>
            <w:iCs/>
          </w:rPr>
          <w:t>IEHG</w:t>
        </w:r>
      </w:ins>
    </w:p>
    <w:p w14:paraId="6A1956C8" w14:textId="77777777" w:rsidR="009A3284" w:rsidRPr="0062074F" w:rsidRDefault="009A3284" w:rsidP="009A3284">
      <w:pPr>
        <w:spacing w:after="0" w:line="240" w:lineRule="auto"/>
        <w:jc w:val="both"/>
        <w:rPr>
          <w:i/>
          <w:iCs/>
        </w:rPr>
      </w:pPr>
      <w:r w:rsidRPr="0062074F">
        <w:rPr>
          <w:i/>
          <w:iCs/>
        </w:rPr>
        <w:t>standards.</w:t>
      </w:r>
    </w:p>
    <w:p w14:paraId="69231AC2" w14:textId="77777777" w:rsidR="009A3284" w:rsidRPr="0062074F" w:rsidRDefault="009A3284" w:rsidP="009A3284">
      <w:pPr>
        <w:spacing w:after="0" w:line="240" w:lineRule="auto"/>
        <w:jc w:val="both"/>
      </w:pPr>
    </w:p>
    <w:p w14:paraId="6E2731DE" w14:textId="12CFCF26" w:rsidR="006E461B" w:rsidRPr="0062074F" w:rsidRDefault="006E461B" w:rsidP="009A3284">
      <w:pPr>
        <w:spacing w:after="0" w:line="240" w:lineRule="auto"/>
        <w:jc w:val="both"/>
      </w:pPr>
      <w:r w:rsidRPr="0062074F">
        <w:t xml:space="preserve">The selector </w:t>
      </w:r>
      <w:r w:rsidR="009B7431">
        <w:t xml:space="preserve">used </w:t>
      </w:r>
      <w:r w:rsidRPr="0062074F">
        <w:t xml:space="preserve">to take into account accuracy information must be called “Uncertainty”. The OEM may optionally split the uncertainty selector into </w:t>
      </w:r>
      <w:r w:rsidR="00C70A48" w:rsidRPr="0062074F">
        <w:t xml:space="preserve">separate </w:t>
      </w:r>
      <w:r w:rsidRPr="0062074F">
        <w:t>horizontal and vertical components.</w:t>
      </w:r>
    </w:p>
    <w:p w14:paraId="41BF2029" w14:textId="77777777" w:rsidR="006E461B" w:rsidRPr="0062074F" w:rsidRDefault="006E461B" w:rsidP="009A3284">
      <w:pPr>
        <w:spacing w:after="0" w:line="240" w:lineRule="auto"/>
        <w:jc w:val="both"/>
      </w:pPr>
    </w:p>
    <w:p w14:paraId="02C67818" w14:textId="31D31486" w:rsidR="009A3284" w:rsidRPr="0062074F" w:rsidDel="00697DA9" w:rsidRDefault="009A3284" w:rsidP="009A3284">
      <w:pPr>
        <w:spacing w:after="0" w:line="240" w:lineRule="auto"/>
        <w:jc w:val="both"/>
        <w:rPr>
          <w:del w:id="1389" w:author="Birklhuber Bernd" w:date="2026-08-07T10:39:00Z"/>
        </w:rPr>
      </w:pPr>
      <w:del w:id="1390" w:author="Birklhuber Bernd" w:date="2026-08-07T10:39:00Z">
        <w:r w:rsidRPr="0062074F" w:rsidDel="00697DA9">
          <w:delText>Clause 11.4.9 Route Monitoring states;</w:delText>
        </w:r>
      </w:del>
    </w:p>
    <w:p w14:paraId="12F9EE9D" w14:textId="09C71D3E" w:rsidR="009A3284" w:rsidRPr="0062074F" w:rsidDel="00697DA9" w:rsidRDefault="009A3284" w:rsidP="009A3284">
      <w:pPr>
        <w:spacing w:after="0" w:line="240" w:lineRule="auto"/>
        <w:jc w:val="both"/>
        <w:rPr>
          <w:del w:id="1391" w:author="Birklhuber Bernd" w:date="2026-08-07T10:39:00Z"/>
        </w:rPr>
      </w:pPr>
    </w:p>
    <w:p w14:paraId="1943B1DD" w14:textId="0291A030" w:rsidR="009A3284" w:rsidRPr="0062074F" w:rsidRDefault="009A3284" w:rsidP="009A3284">
      <w:pPr>
        <w:spacing w:after="0" w:line="240" w:lineRule="auto"/>
        <w:jc w:val="both"/>
        <w:rPr>
          <w:i/>
          <w:iCs/>
        </w:rPr>
      </w:pPr>
      <w:del w:id="1392" w:author="Birklhuber Bernd" w:date="2026-08-07T10:39:00Z">
        <w:r w:rsidRPr="0062074F" w:rsidDel="00697DA9">
          <w:rPr>
            <w:i/>
            <w:iCs/>
          </w:rPr>
          <w:delText xml:space="preserve">11.4.9 </w:delText>
        </w:r>
      </w:del>
      <w:r w:rsidRPr="0062074F">
        <w:rPr>
          <w:i/>
          <w:iCs/>
        </w:rPr>
        <w:t xml:space="preserve">It should be possible for the </w:t>
      </w:r>
      <w:del w:id="1393" w:author="Birklhuber Bernd" w:date="2026-08-07T10:39:00Z">
        <w:r w:rsidRPr="0062074F" w:rsidDel="00697DA9">
          <w:rPr>
            <w:i/>
            <w:iCs/>
          </w:rPr>
          <w:delText xml:space="preserve">mariner </w:delText>
        </w:r>
      </w:del>
      <w:ins w:id="1394" w:author="Birklhuber Bernd" w:date="2026-08-07T10:39:00Z">
        <w:r w:rsidR="00697DA9">
          <w:rPr>
            <w:i/>
            <w:iCs/>
          </w:rPr>
          <w:t>boatmaster</w:t>
        </w:r>
        <w:r w:rsidR="00697DA9" w:rsidRPr="0062074F">
          <w:rPr>
            <w:i/>
            <w:iCs/>
          </w:rPr>
          <w:t xml:space="preserve"> </w:t>
        </w:r>
      </w:ins>
      <w:r w:rsidRPr="0062074F">
        <w:rPr>
          <w:i/>
          <w:iCs/>
        </w:rPr>
        <w:t xml:space="preserve">to select that the indications of 11.4.3, 11.4.4, 11.4.6, 11.4.7 and 11.4.8 take into account accuracy information of relevant hydrographic information, as defined by </w:t>
      </w:r>
      <w:del w:id="1395" w:author="Birklhuber Bernd" w:date="2026-08-07T10:39:00Z">
        <w:r w:rsidRPr="0062074F" w:rsidDel="00697DA9">
          <w:rPr>
            <w:i/>
            <w:iCs/>
          </w:rPr>
          <w:delText xml:space="preserve">IHO </w:delText>
        </w:r>
      </w:del>
      <w:ins w:id="1396" w:author="Birklhuber Bernd" w:date="2026-08-07T10:39:00Z">
        <w:r w:rsidR="00697DA9">
          <w:rPr>
            <w:i/>
            <w:iCs/>
          </w:rPr>
          <w:t>IEHG</w:t>
        </w:r>
        <w:r w:rsidR="00697DA9" w:rsidRPr="0062074F">
          <w:rPr>
            <w:i/>
            <w:iCs/>
          </w:rPr>
          <w:t xml:space="preserve"> </w:t>
        </w:r>
      </w:ins>
      <w:r w:rsidRPr="0062074F">
        <w:rPr>
          <w:i/>
          <w:iCs/>
        </w:rPr>
        <w:t>standards.</w:t>
      </w:r>
    </w:p>
    <w:p w14:paraId="550B37F0" w14:textId="77777777" w:rsidR="009A3284" w:rsidRPr="0062074F" w:rsidRDefault="009A3284" w:rsidP="009A3284">
      <w:pPr>
        <w:spacing w:after="0" w:line="240" w:lineRule="auto"/>
        <w:jc w:val="both"/>
        <w:rPr>
          <w:i/>
          <w:iCs/>
        </w:rPr>
      </w:pPr>
    </w:p>
    <w:p w14:paraId="2A6DC50F" w14:textId="4321CC79" w:rsidR="009A3284" w:rsidRPr="0062074F" w:rsidRDefault="009A3284" w:rsidP="009A3284">
      <w:pPr>
        <w:spacing w:after="0" w:line="240" w:lineRule="auto"/>
        <w:jc w:val="both"/>
      </w:pPr>
      <w:r w:rsidRPr="0062074F">
        <w:t xml:space="preserve">When the </w:t>
      </w:r>
      <w:del w:id="1397" w:author="Birklhuber Bernd" w:date="2026-08-07T10:39:00Z">
        <w:r w:rsidRPr="0062074F" w:rsidDel="00697DA9">
          <w:delText xml:space="preserve">Mariner </w:delText>
        </w:r>
      </w:del>
      <w:ins w:id="1398" w:author="Birklhuber Bernd" w:date="2026-08-07T10:39:00Z">
        <w:r w:rsidR="00697DA9">
          <w:t>boatmaster</w:t>
        </w:r>
        <w:r w:rsidR="00697DA9" w:rsidRPr="0062074F">
          <w:t xml:space="preserve"> </w:t>
        </w:r>
      </w:ins>
      <w:r w:rsidRPr="0062074F">
        <w:t xml:space="preserve">has chosen to take accuracy of hydrographic information into account the </w:t>
      </w:r>
      <w:ins w:id="1399" w:author="Birklhuber Bernd" w:date="2026-08-07T10:39:00Z">
        <w:r w:rsidR="00697DA9">
          <w:t xml:space="preserve">Inland </w:t>
        </w:r>
      </w:ins>
      <w:r w:rsidRPr="0062074F">
        <w:t xml:space="preserve">ECDIS </w:t>
      </w:r>
      <w:ins w:id="1400" w:author="Birklhuber Bernd" w:date="2026-08-07T10:39:00Z">
        <w:r w:rsidR="00697DA9">
          <w:t xml:space="preserve">and </w:t>
        </w:r>
      </w:ins>
      <w:ins w:id="1401" w:author="Birklhuber Bernd" w:date="2026-08-21T11:56:00Z">
        <w:r w:rsidR="00A641C2">
          <w:t xml:space="preserve">Inland </w:t>
        </w:r>
      </w:ins>
      <w:ins w:id="1402" w:author="Birklhuber Bernd" w:date="2026-08-07T10:39:00Z">
        <w:r w:rsidR="00697DA9">
          <w:t xml:space="preserve">ECS </w:t>
        </w:r>
      </w:ins>
      <w:r w:rsidRPr="0062074F">
        <w:t xml:space="preserve">must use a </w:t>
      </w:r>
      <w:proofErr w:type="spellStart"/>
      <w:r w:rsidRPr="00520800">
        <w:rPr>
          <w:b/>
          <w:bCs/>
          <w:i/>
          <w:iCs/>
        </w:rPr>
        <w:t>zoneOfConfidence</w:t>
      </w:r>
      <w:proofErr w:type="spellEnd"/>
      <w:r w:rsidR="003C1749">
        <w:rPr>
          <w:b/>
          <w:bCs/>
          <w:i/>
          <w:iCs/>
        </w:rPr>
        <w:t xml:space="preserve"> </w:t>
      </w:r>
      <w:r w:rsidRPr="0062074F">
        <w:t xml:space="preserve">attribute to extend the check area in a horizontal direction for route plans (closer than a user-specified distance) and for own ship (within a specified time or distance set by the </w:t>
      </w:r>
      <w:del w:id="1403" w:author="Birklhuber Bernd" w:date="2026-08-07T10:40:00Z">
        <w:r w:rsidRPr="0062074F" w:rsidDel="00697DA9">
          <w:delText>mariner</w:delText>
        </w:r>
      </w:del>
      <w:ins w:id="1404" w:author="Birklhuber Bernd" w:date="2026-08-07T10:40:00Z">
        <w:r w:rsidR="00697DA9">
          <w:t>boatmaster</w:t>
        </w:r>
      </w:ins>
      <w:r w:rsidRPr="0062074F">
        <w:t>, own ship will pass closer than a user-selected distance).</w:t>
      </w:r>
    </w:p>
    <w:p w14:paraId="502DA63E" w14:textId="77777777" w:rsidR="009A3284" w:rsidRPr="0062074F" w:rsidRDefault="009A3284" w:rsidP="009A3284">
      <w:pPr>
        <w:spacing w:after="0" w:line="240" w:lineRule="auto"/>
        <w:jc w:val="both"/>
      </w:pPr>
    </w:p>
    <w:p w14:paraId="024F718B" w14:textId="5D9C606B" w:rsidR="009A3284" w:rsidRPr="0062074F" w:rsidRDefault="009A3284">
      <w:pPr>
        <w:pStyle w:val="berschrift3"/>
        <w:numPr>
          <w:ilvl w:val="3"/>
          <w:numId w:val="90"/>
        </w:numPr>
        <w:rPr>
          <w:rFonts w:eastAsia="Calibri"/>
          <w:b w:val="0"/>
          <w:bCs w:val="0"/>
          <w:snapToGrid w:val="0"/>
          <w:lang w:eastAsia="fr-FR"/>
        </w:rPr>
      </w:pPr>
      <w:bookmarkStart w:id="1405" w:name="_Toc226035064"/>
      <w:r w:rsidRPr="0062074F">
        <w:t>Check area extension value – S-</w:t>
      </w:r>
      <w:ins w:id="1406" w:author="Birklhuber Bernd" w:date="2026-08-07T10:40:00Z">
        <w:r w:rsidR="00697DA9">
          <w:t>4</w:t>
        </w:r>
      </w:ins>
      <w:del w:id="1407" w:author="Birklhuber Bernd" w:date="2026-08-07T10:40:00Z">
        <w:r w:rsidRPr="0062074F" w:rsidDel="00697DA9">
          <w:delText>1</w:delText>
        </w:r>
      </w:del>
      <w:r w:rsidRPr="0062074F">
        <w:t>01 only</w:t>
      </w:r>
      <w:bookmarkEnd w:id="1405"/>
    </w:p>
    <w:p w14:paraId="3CC38CE1" w14:textId="77777777" w:rsidR="009A3284" w:rsidRPr="0062074F" w:rsidRDefault="009A3284" w:rsidP="009A3284">
      <w:pPr>
        <w:spacing w:after="0" w:line="240" w:lineRule="auto"/>
        <w:jc w:val="both"/>
      </w:pPr>
    </w:p>
    <w:p w14:paraId="35007419" w14:textId="074DF230" w:rsidR="009A3284" w:rsidRPr="0062074F" w:rsidRDefault="009A3284" w:rsidP="009A3284">
      <w:pPr>
        <w:spacing w:after="0" w:line="240" w:lineRule="auto"/>
        <w:jc w:val="both"/>
      </w:pPr>
      <w:r w:rsidRPr="0062074F">
        <w:t xml:space="preserve">When the </w:t>
      </w:r>
      <w:ins w:id="1408" w:author="Birklhuber Bernd" w:date="2026-08-07T10:54:00Z">
        <w:r w:rsidR="00303F6B">
          <w:t xml:space="preserve">Inland </w:t>
        </w:r>
      </w:ins>
      <w:r w:rsidRPr="0062074F">
        <w:t>ECDIS</w:t>
      </w:r>
      <w:ins w:id="1409" w:author="Birklhuber Bernd" w:date="2026-08-21T11:56:00Z">
        <w:r w:rsidR="00A641C2">
          <w:t xml:space="preserve"> or Inland ECS</w:t>
        </w:r>
      </w:ins>
      <w:r w:rsidRPr="0062074F">
        <w:t xml:space="preserve"> is using S-</w:t>
      </w:r>
      <w:ins w:id="1410" w:author="Birklhuber Bernd" w:date="2026-08-07T10:54:00Z">
        <w:r w:rsidR="00303F6B">
          <w:t>4</w:t>
        </w:r>
      </w:ins>
      <w:del w:id="1411" w:author="Birklhuber Bernd" w:date="2026-08-07T10:54:00Z">
        <w:r w:rsidRPr="0062074F" w:rsidDel="00303F6B">
          <w:delText>1</w:delText>
        </w:r>
      </w:del>
      <w:r w:rsidRPr="0062074F">
        <w:t xml:space="preserve">01 </w:t>
      </w:r>
      <w:commentRangeStart w:id="1412"/>
      <w:r w:rsidRPr="0062074F">
        <w:t xml:space="preserve">without any S-102 depth substitution or S-104 depth adjustment </w:t>
      </w:r>
      <w:commentRangeEnd w:id="1412"/>
      <w:r w:rsidR="00303F6B">
        <w:rPr>
          <w:rStyle w:val="Kommentarzeichen"/>
        </w:rPr>
        <w:commentReference w:id="1412"/>
      </w:r>
      <w:r w:rsidRPr="0062074F">
        <w:t>the S-</w:t>
      </w:r>
      <w:ins w:id="1413" w:author="Birklhuber Bernd" w:date="2026-08-07T10:54:00Z">
        <w:r w:rsidR="00303F6B">
          <w:t>4</w:t>
        </w:r>
      </w:ins>
      <w:del w:id="1414" w:author="Birklhuber Bernd" w:date="2026-08-07T10:54:00Z">
        <w:r w:rsidRPr="0062074F" w:rsidDel="00303F6B">
          <w:delText>1</w:delText>
        </w:r>
      </w:del>
      <w:r w:rsidRPr="0062074F">
        <w:t xml:space="preserve">01 </w:t>
      </w:r>
      <w:proofErr w:type="spellStart"/>
      <w:r w:rsidRPr="00520800">
        <w:rPr>
          <w:b/>
          <w:bCs/>
        </w:rPr>
        <w:t>QualityOfBathymetricData</w:t>
      </w:r>
      <w:proofErr w:type="spellEnd"/>
      <w:r w:rsidRPr="0062074F">
        <w:t xml:space="preserve"> feature contains a </w:t>
      </w:r>
      <w:proofErr w:type="spellStart"/>
      <w:r w:rsidRPr="003D72A2">
        <w:t>zoneOfConfidence</w:t>
      </w:r>
      <w:proofErr w:type="spellEnd"/>
      <w:r w:rsidRPr="0062074F">
        <w:t xml:space="preserve"> complex attribute. This provides </w:t>
      </w:r>
      <w:r w:rsidRPr="00520800">
        <w:rPr>
          <w:strike/>
        </w:rPr>
        <w:t>either</w:t>
      </w:r>
      <w:r w:rsidRPr="0062074F">
        <w:t xml:space="preserve"> a </w:t>
      </w:r>
      <w:proofErr w:type="spellStart"/>
      <w:r w:rsidRPr="003D72A2">
        <w:rPr>
          <w:i/>
          <w:iCs/>
        </w:rPr>
        <w:t>horizontalPositionUncertainty</w:t>
      </w:r>
      <w:proofErr w:type="spellEnd"/>
      <w:r w:rsidRPr="0062074F">
        <w:t xml:space="preserve"> sub-attribute</w:t>
      </w:r>
      <w:r w:rsidR="006F00D6">
        <w:t>.</w:t>
      </w:r>
      <w:r w:rsidR="008972A2" w:rsidRPr="0062074F">
        <w:t xml:space="preserve"> </w:t>
      </w:r>
      <w:r w:rsidRPr="0062074F">
        <w:t xml:space="preserve">If no </w:t>
      </w:r>
      <w:proofErr w:type="spellStart"/>
      <w:r w:rsidRPr="003D72A2">
        <w:rPr>
          <w:i/>
          <w:iCs/>
        </w:rPr>
        <w:lastRenderedPageBreak/>
        <w:t>horizontalPositionUncertainty</w:t>
      </w:r>
      <w:proofErr w:type="spellEnd"/>
      <w:r w:rsidR="003C1749">
        <w:t xml:space="preserve"> </w:t>
      </w:r>
      <w:r w:rsidRPr="0062074F">
        <w:t xml:space="preserve">value is available then the amount of extension must be taken from the sub-attribute </w:t>
      </w:r>
      <w:proofErr w:type="spellStart"/>
      <w:r w:rsidRPr="003D72A2">
        <w:rPr>
          <w:i/>
          <w:iCs/>
        </w:rPr>
        <w:t>categoryOfZoneOfConfidence</w:t>
      </w:r>
      <w:proofErr w:type="spellEnd"/>
      <w:r w:rsidRPr="0062074F">
        <w:t xml:space="preserve"> according to the following table of default values:</w:t>
      </w:r>
    </w:p>
    <w:p w14:paraId="6D72C430" w14:textId="77777777" w:rsidR="009A3284" w:rsidRPr="0062074F" w:rsidRDefault="009A3284" w:rsidP="009A3284">
      <w:pPr>
        <w:spacing w:after="0" w:line="240" w:lineRule="auto"/>
        <w:jc w:val="both"/>
      </w:pPr>
      <w:r w:rsidRPr="0062074F">
        <w:t xml:space="preserve"> </w:t>
      </w:r>
    </w:p>
    <w:tbl>
      <w:tblPr>
        <w:tblStyle w:val="Tabellenraster"/>
        <w:tblW w:w="0" w:type="auto"/>
        <w:jc w:val="center"/>
        <w:tblLook w:val="04A0" w:firstRow="1" w:lastRow="0" w:firstColumn="1" w:lastColumn="0" w:noHBand="0" w:noVBand="1"/>
      </w:tblPr>
      <w:tblGrid>
        <w:gridCol w:w="3556"/>
        <w:gridCol w:w="2268"/>
      </w:tblGrid>
      <w:tr w:rsidR="009A3284" w:rsidRPr="0062074F" w14:paraId="23748FC0" w14:textId="77777777" w:rsidTr="00D343CC">
        <w:trPr>
          <w:jc w:val="center"/>
        </w:trPr>
        <w:tc>
          <w:tcPr>
            <w:tcW w:w="3556" w:type="dxa"/>
          </w:tcPr>
          <w:p w14:paraId="66DD4EDC" w14:textId="77777777" w:rsidR="009A3284" w:rsidRPr="0062074F" w:rsidRDefault="009A3284" w:rsidP="00D343CC">
            <w:pPr>
              <w:rPr>
                <w:b/>
                <w:bCs/>
                <w:i/>
                <w:iCs/>
              </w:rPr>
            </w:pPr>
            <w:proofErr w:type="spellStart"/>
            <w:r w:rsidRPr="0062074F">
              <w:rPr>
                <w:b/>
                <w:bCs/>
                <w:i/>
                <w:iCs/>
              </w:rPr>
              <w:t>categoryOfZoneOfConfidence</w:t>
            </w:r>
            <w:proofErr w:type="spellEnd"/>
            <w:r w:rsidRPr="0062074F">
              <w:rPr>
                <w:b/>
                <w:bCs/>
                <w:i/>
                <w:iCs/>
              </w:rPr>
              <w:t xml:space="preserve"> value. </w:t>
            </w:r>
          </w:p>
        </w:tc>
        <w:tc>
          <w:tcPr>
            <w:tcW w:w="2268" w:type="dxa"/>
          </w:tcPr>
          <w:p w14:paraId="53273DA4" w14:textId="77777777" w:rsidR="009A3284" w:rsidRPr="0062074F" w:rsidRDefault="009A3284" w:rsidP="00D343CC">
            <w:pPr>
              <w:rPr>
                <w:b/>
                <w:bCs/>
              </w:rPr>
            </w:pPr>
            <w:r w:rsidRPr="0062074F">
              <w:rPr>
                <w:b/>
                <w:bCs/>
              </w:rPr>
              <w:t xml:space="preserve">Positional Accuracy </w:t>
            </w:r>
          </w:p>
        </w:tc>
      </w:tr>
      <w:tr w:rsidR="009A3284" w:rsidRPr="0062074F" w14:paraId="75A0E1A4" w14:textId="77777777" w:rsidTr="00D343CC">
        <w:trPr>
          <w:jc w:val="center"/>
        </w:trPr>
        <w:tc>
          <w:tcPr>
            <w:tcW w:w="3556" w:type="dxa"/>
          </w:tcPr>
          <w:p w14:paraId="49BB840D" w14:textId="77777777" w:rsidR="009A3284" w:rsidRPr="0062074F" w:rsidRDefault="009A3284" w:rsidP="002D7DEE">
            <w:pPr>
              <w:jc w:val="center"/>
            </w:pPr>
            <w:r w:rsidRPr="0062074F">
              <w:t>A1</w:t>
            </w:r>
          </w:p>
        </w:tc>
        <w:tc>
          <w:tcPr>
            <w:tcW w:w="2268" w:type="dxa"/>
          </w:tcPr>
          <w:p w14:paraId="39C5D59E" w14:textId="77777777" w:rsidR="009A3284" w:rsidRPr="0062074F" w:rsidRDefault="009A3284" w:rsidP="002D7DEE">
            <w:pPr>
              <w:jc w:val="center"/>
            </w:pPr>
            <w:r w:rsidRPr="0062074F">
              <w:t>5m</w:t>
            </w:r>
          </w:p>
        </w:tc>
      </w:tr>
      <w:tr w:rsidR="009A3284" w:rsidRPr="0062074F" w14:paraId="7BD29AB0" w14:textId="77777777" w:rsidTr="00D343CC">
        <w:trPr>
          <w:jc w:val="center"/>
        </w:trPr>
        <w:tc>
          <w:tcPr>
            <w:tcW w:w="3556" w:type="dxa"/>
          </w:tcPr>
          <w:p w14:paraId="37FD4937" w14:textId="77777777" w:rsidR="009A3284" w:rsidRPr="0062074F" w:rsidRDefault="009A3284" w:rsidP="002D7DEE">
            <w:pPr>
              <w:jc w:val="center"/>
            </w:pPr>
            <w:r w:rsidRPr="0062074F">
              <w:t>A2</w:t>
            </w:r>
          </w:p>
        </w:tc>
        <w:tc>
          <w:tcPr>
            <w:tcW w:w="2268" w:type="dxa"/>
          </w:tcPr>
          <w:p w14:paraId="0AEE878B" w14:textId="77777777" w:rsidR="009A3284" w:rsidRPr="0062074F" w:rsidRDefault="009A3284" w:rsidP="002D7DEE">
            <w:pPr>
              <w:jc w:val="center"/>
            </w:pPr>
            <w:r w:rsidRPr="0062074F">
              <w:t>20m</w:t>
            </w:r>
          </w:p>
        </w:tc>
      </w:tr>
      <w:tr w:rsidR="009A3284" w:rsidRPr="0062074F" w14:paraId="670EC738" w14:textId="77777777" w:rsidTr="00D343CC">
        <w:trPr>
          <w:jc w:val="center"/>
        </w:trPr>
        <w:tc>
          <w:tcPr>
            <w:tcW w:w="3556" w:type="dxa"/>
          </w:tcPr>
          <w:p w14:paraId="59853ECF" w14:textId="77777777" w:rsidR="009A3284" w:rsidRPr="0062074F" w:rsidRDefault="009A3284" w:rsidP="002D7DEE">
            <w:pPr>
              <w:jc w:val="center"/>
            </w:pPr>
            <w:r w:rsidRPr="0062074F">
              <w:t>B</w:t>
            </w:r>
          </w:p>
        </w:tc>
        <w:tc>
          <w:tcPr>
            <w:tcW w:w="2268" w:type="dxa"/>
          </w:tcPr>
          <w:p w14:paraId="67C76230" w14:textId="77777777" w:rsidR="009A3284" w:rsidRPr="0062074F" w:rsidRDefault="009A3284" w:rsidP="002D7DEE">
            <w:pPr>
              <w:jc w:val="center"/>
            </w:pPr>
            <w:r w:rsidRPr="0062074F">
              <w:t>50m</w:t>
            </w:r>
          </w:p>
        </w:tc>
      </w:tr>
      <w:tr w:rsidR="009A3284" w:rsidRPr="0062074F" w14:paraId="2E24D9D7" w14:textId="77777777" w:rsidTr="00D343CC">
        <w:trPr>
          <w:jc w:val="center"/>
        </w:trPr>
        <w:tc>
          <w:tcPr>
            <w:tcW w:w="3556" w:type="dxa"/>
          </w:tcPr>
          <w:p w14:paraId="3CFD8BE1" w14:textId="77777777" w:rsidR="009A3284" w:rsidRPr="0062074F" w:rsidRDefault="009A3284" w:rsidP="002D7DEE">
            <w:pPr>
              <w:jc w:val="center"/>
            </w:pPr>
            <w:r w:rsidRPr="0062074F">
              <w:t>C</w:t>
            </w:r>
          </w:p>
        </w:tc>
        <w:tc>
          <w:tcPr>
            <w:tcW w:w="2268" w:type="dxa"/>
          </w:tcPr>
          <w:p w14:paraId="65EC1D17" w14:textId="77777777" w:rsidR="009A3284" w:rsidRPr="0062074F" w:rsidRDefault="009A3284" w:rsidP="002D7DEE">
            <w:pPr>
              <w:jc w:val="center"/>
            </w:pPr>
            <w:r w:rsidRPr="0062074F">
              <w:t>500m</w:t>
            </w:r>
          </w:p>
        </w:tc>
      </w:tr>
      <w:tr w:rsidR="009A3284" w:rsidRPr="0062074F" w14:paraId="6025E226" w14:textId="77777777" w:rsidTr="00D343CC">
        <w:trPr>
          <w:jc w:val="center"/>
        </w:trPr>
        <w:tc>
          <w:tcPr>
            <w:tcW w:w="3556" w:type="dxa"/>
          </w:tcPr>
          <w:p w14:paraId="56C5E8D1" w14:textId="77777777" w:rsidR="009A3284" w:rsidRPr="0062074F" w:rsidRDefault="009A3284" w:rsidP="002D7DEE">
            <w:pPr>
              <w:jc w:val="center"/>
            </w:pPr>
            <w:r w:rsidRPr="0062074F">
              <w:t>D</w:t>
            </w:r>
          </w:p>
        </w:tc>
        <w:tc>
          <w:tcPr>
            <w:tcW w:w="2268" w:type="dxa"/>
          </w:tcPr>
          <w:p w14:paraId="0181805B" w14:textId="77777777" w:rsidR="009A3284" w:rsidRPr="0062074F" w:rsidRDefault="009A3284" w:rsidP="002D7DEE">
            <w:pPr>
              <w:jc w:val="center"/>
            </w:pPr>
            <w:r w:rsidRPr="0062074F">
              <w:t>500m</w:t>
            </w:r>
          </w:p>
        </w:tc>
      </w:tr>
      <w:tr w:rsidR="009A3284" w:rsidRPr="0062074F" w14:paraId="065CCFEC" w14:textId="77777777" w:rsidTr="00D343CC">
        <w:trPr>
          <w:jc w:val="center"/>
        </w:trPr>
        <w:tc>
          <w:tcPr>
            <w:tcW w:w="3556" w:type="dxa"/>
          </w:tcPr>
          <w:p w14:paraId="2861A366" w14:textId="77777777" w:rsidR="009A3284" w:rsidRPr="0062074F" w:rsidRDefault="009A3284" w:rsidP="002D7DEE">
            <w:pPr>
              <w:jc w:val="center"/>
            </w:pPr>
            <w:r w:rsidRPr="0062074F">
              <w:t>U</w:t>
            </w:r>
          </w:p>
        </w:tc>
        <w:tc>
          <w:tcPr>
            <w:tcW w:w="2268" w:type="dxa"/>
          </w:tcPr>
          <w:p w14:paraId="44C64BF5" w14:textId="77777777" w:rsidR="009A3284" w:rsidRPr="0062074F" w:rsidRDefault="009A3284" w:rsidP="00530F27">
            <w:pPr>
              <w:keepNext/>
              <w:jc w:val="center"/>
            </w:pPr>
            <w:r w:rsidRPr="0062074F">
              <w:t>500m</w:t>
            </w:r>
          </w:p>
        </w:tc>
      </w:tr>
    </w:tbl>
    <w:p w14:paraId="31A14303" w14:textId="325B2B49" w:rsidR="009A3284" w:rsidRPr="0062074F" w:rsidRDefault="00C56536" w:rsidP="00530F27">
      <w:pPr>
        <w:pStyle w:val="Beschriftung"/>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3</w:t>
      </w:r>
      <w:r w:rsidR="00157948">
        <w:fldChar w:fldCharType="end"/>
      </w:r>
      <w:r w:rsidRPr="0062074F">
        <w:t xml:space="preserve">: </w:t>
      </w:r>
      <w:proofErr w:type="spellStart"/>
      <w:r w:rsidRPr="0062074F">
        <w:t>categoryOfZoneOfConfidence</w:t>
      </w:r>
      <w:proofErr w:type="spellEnd"/>
      <w:r w:rsidRPr="0062074F">
        <w:t xml:space="preserve"> and Accuracy values.</w:t>
      </w:r>
    </w:p>
    <w:p w14:paraId="12949F5D" w14:textId="6E985EA4" w:rsidR="009A3284" w:rsidRPr="0062074F" w:rsidRDefault="00265357">
      <w:pPr>
        <w:pStyle w:val="berschrift3"/>
        <w:numPr>
          <w:ilvl w:val="3"/>
          <w:numId w:val="90"/>
        </w:numPr>
      </w:pPr>
      <w:r w:rsidRPr="0062074F">
        <w:rPr>
          <w:rFonts w:eastAsia="Calibri"/>
          <w:snapToGrid w:val="0"/>
          <w:lang w:eastAsia="fr-FR"/>
        </w:rPr>
        <w:t xml:space="preserve"> </w:t>
      </w:r>
      <w:bookmarkStart w:id="1415" w:name="_Toc226035065"/>
      <w:r w:rsidR="009A3284" w:rsidRPr="0062074F">
        <w:t>Check area extension value</w:t>
      </w:r>
      <w:r w:rsidR="003C1749">
        <w:t xml:space="preserve"> </w:t>
      </w:r>
      <w:commentRangeStart w:id="1416"/>
      <w:r w:rsidR="009A3284" w:rsidRPr="0062074F">
        <w:t xml:space="preserve">– S-102 </w:t>
      </w:r>
      <w:commentRangeEnd w:id="1416"/>
      <w:r w:rsidR="00303F6B">
        <w:rPr>
          <w:rStyle w:val="Kommentarzeichen"/>
          <w:b w:val="0"/>
          <w:bCs w:val="0"/>
        </w:rPr>
        <w:commentReference w:id="1416"/>
      </w:r>
      <w:r w:rsidR="009A3284" w:rsidRPr="0062074F">
        <w:t>depth substitution</w:t>
      </w:r>
      <w:bookmarkEnd w:id="1415"/>
    </w:p>
    <w:p w14:paraId="6AB25B05" w14:textId="03483504" w:rsidR="009A3284" w:rsidRPr="0062074F" w:rsidRDefault="009A3284" w:rsidP="009A3284">
      <w:pPr>
        <w:spacing w:after="0" w:line="240" w:lineRule="auto"/>
      </w:pPr>
      <w:r w:rsidRPr="0062074F">
        <w:t>When the depth information in the S-</w:t>
      </w:r>
      <w:ins w:id="1417" w:author="Birklhuber Bernd" w:date="2026-08-07T10:55:00Z">
        <w:r w:rsidR="00303F6B">
          <w:t>4</w:t>
        </w:r>
      </w:ins>
      <w:del w:id="1418" w:author="Birklhuber Bernd" w:date="2026-08-07T10:55:00Z">
        <w:r w:rsidRPr="0062074F" w:rsidDel="00303F6B">
          <w:delText>1</w:delText>
        </w:r>
      </w:del>
      <w:r w:rsidRPr="0062074F">
        <w:t>01 is substituted by S-102</w:t>
      </w:r>
      <w:r w:rsidR="003C1749">
        <w:t xml:space="preserve"> </w:t>
      </w:r>
      <w:r w:rsidRPr="0062074F">
        <w:t xml:space="preserve">the </w:t>
      </w:r>
      <w:proofErr w:type="spellStart"/>
      <w:proofErr w:type="gramStart"/>
      <w:r w:rsidRPr="003D72A2">
        <w:rPr>
          <w:i/>
          <w:iCs/>
        </w:rPr>
        <w:t>zoneOfConfidence.horizontalPositionUncertainty.</w:t>
      </w:r>
      <w:r w:rsidRPr="003D72A2">
        <w:t>uncertaintyFixed</w:t>
      </w:r>
      <w:proofErr w:type="spellEnd"/>
      <w:proofErr w:type="gramEnd"/>
      <w:r w:rsidR="003C1749">
        <w:rPr>
          <w:i/>
          <w:iCs/>
        </w:rPr>
        <w:t xml:space="preserve"> </w:t>
      </w:r>
      <w:r w:rsidR="00C56536" w:rsidRPr="0062074F">
        <w:t>in</w:t>
      </w:r>
      <w:r w:rsidRPr="0062074F">
        <w:t xml:space="preserve"> the </w:t>
      </w:r>
      <w:proofErr w:type="spellStart"/>
      <w:r w:rsidRPr="00520800">
        <w:rPr>
          <w:b/>
          <w:bCs/>
        </w:rPr>
        <w:t>QualityOfBathymetryCoverage</w:t>
      </w:r>
      <w:proofErr w:type="spellEnd"/>
      <w:r w:rsidRPr="0062074F">
        <w:t xml:space="preserve"> feature attribute table (S-100 Part 10c, 9.6.2)</w:t>
      </w:r>
      <w:r w:rsidR="003C1749">
        <w:t xml:space="preserve"> </w:t>
      </w:r>
      <w:r w:rsidRPr="0062074F">
        <w:t>from the S-102 must be used instead</w:t>
      </w:r>
      <w:r w:rsidR="003C1749">
        <w:t xml:space="preserve"> </w:t>
      </w:r>
      <w:r w:rsidRPr="0062074F">
        <w:t>of the S-</w:t>
      </w:r>
      <w:ins w:id="1419" w:author="Birklhuber Bernd" w:date="2026-08-07T10:55:00Z">
        <w:r w:rsidR="00303F6B">
          <w:t>4</w:t>
        </w:r>
      </w:ins>
      <w:del w:id="1420" w:author="Birklhuber Bernd" w:date="2026-08-07T10:55:00Z">
        <w:r w:rsidRPr="0062074F" w:rsidDel="00303F6B">
          <w:delText>1</w:delText>
        </w:r>
      </w:del>
      <w:r w:rsidRPr="0062074F">
        <w:t>01 feature information as defined in the last clause if it is set. If this value is not available</w:t>
      </w:r>
      <w:r w:rsidR="003C1749">
        <w:t xml:space="preserve"> </w:t>
      </w:r>
      <w:r w:rsidRPr="0062074F">
        <w:t>then the S-</w:t>
      </w:r>
      <w:ins w:id="1421" w:author="Birklhuber Bernd" w:date="2026-08-07T10:55:00Z">
        <w:r w:rsidR="00303F6B">
          <w:t>4</w:t>
        </w:r>
      </w:ins>
      <w:del w:id="1422" w:author="Birklhuber Bernd" w:date="2026-08-07T10:55:00Z">
        <w:r w:rsidRPr="0062074F" w:rsidDel="00303F6B">
          <w:delText>1</w:delText>
        </w:r>
      </w:del>
      <w:r w:rsidRPr="0062074F">
        <w:t>01 value defined in the previous clause must be used instead.</w:t>
      </w:r>
    </w:p>
    <w:p w14:paraId="781F8253" w14:textId="77777777" w:rsidR="009A3284" w:rsidRPr="0062074F" w:rsidRDefault="009A3284" w:rsidP="009A3284">
      <w:pPr>
        <w:spacing w:after="0" w:line="240" w:lineRule="auto"/>
      </w:pPr>
    </w:p>
    <w:p w14:paraId="4AF4F3E2" w14:textId="31845516" w:rsidR="006F00D6" w:rsidRDefault="006F00D6">
      <w:pPr>
        <w:pStyle w:val="berschrift3"/>
        <w:numPr>
          <w:ilvl w:val="3"/>
          <w:numId w:val="90"/>
        </w:numPr>
      </w:pPr>
      <w:r>
        <w:t xml:space="preserve"> </w:t>
      </w:r>
      <w:bookmarkStart w:id="1423" w:name="_Toc226035066"/>
      <w:r>
        <w:t xml:space="preserve">Multiple </w:t>
      </w:r>
      <w:proofErr w:type="spellStart"/>
      <w:r w:rsidRPr="0062074F">
        <w:t>QualityOfBathymetricData</w:t>
      </w:r>
      <w:proofErr w:type="spellEnd"/>
      <w:r>
        <w:t xml:space="preserve"> Features</w:t>
      </w:r>
      <w:bookmarkEnd w:id="1423"/>
    </w:p>
    <w:p w14:paraId="6BD79E97" w14:textId="27253DE9" w:rsidR="009A3284" w:rsidRPr="0062074F" w:rsidRDefault="009A3284" w:rsidP="009A3284">
      <w:pPr>
        <w:spacing w:after="0" w:line="240" w:lineRule="auto"/>
      </w:pPr>
      <w:r w:rsidRPr="0062074F">
        <w:t>For the S-</w:t>
      </w:r>
      <w:ins w:id="1424" w:author="Birklhuber Bernd" w:date="2026-08-07T10:56:00Z">
        <w:r w:rsidR="00303F6B">
          <w:t>4</w:t>
        </w:r>
      </w:ins>
      <w:del w:id="1425" w:author="Birklhuber Bernd" w:date="2026-08-07T10:56:00Z">
        <w:r w:rsidRPr="0062074F" w:rsidDel="00303F6B">
          <w:delText>1</w:delText>
        </w:r>
      </w:del>
      <w:r w:rsidRPr="0062074F">
        <w:t xml:space="preserve">01 case, when multiple </w:t>
      </w:r>
      <w:proofErr w:type="spellStart"/>
      <w:r w:rsidRPr="00520800">
        <w:rPr>
          <w:b/>
          <w:bCs/>
        </w:rPr>
        <w:t>QualityOfBathymetricData</w:t>
      </w:r>
      <w:proofErr w:type="spellEnd"/>
      <w:r w:rsidRPr="0062074F">
        <w:t xml:space="preserve"> features with different</w:t>
      </w:r>
      <w:r w:rsidR="003C1749">
        <w:t xml:space="preserve"> </w:t>
      </w:r>
      <w:proofErr w:type="spellStart"/>
      <w:r w:rsidRPr="003D72A2">
        <w:rPr>
          <w:i/>
          <w:iCs/>
        </w:rPr>
        <w:t>categoryOfZoneOfConfidence</w:t>
      </w:r>
      <w:proofErr w:type="spellEnd"/>
      <w:r w:rsidR="003C1749">
        <w:t xml:space="preserve"> </w:t>
      </w:r>
      <w:r w:rsidRPr="0062074F">
        <w:t xml:space="preserve">values underlay the check area, then the value of extension changes at the point where the original non-extended check area crosses the boundary of the </w:t>
      </w:r>
      <w:proofErr w:type="spellStart"/>
      <w:r w:rsidRPr="00520800">
        <w:rPr>
          <w:b/>
          <w:bCs/>
        </w:rPr>
        <w:t>QualityOfBathymetricData</w:t>
      </w:r>
      <w:proofErr w:type="spellEnd"/>
      <w:r w:rsidRPr="0062074F">
        <w:t xml:space="preserve"> areas with different </w:t>
      </w:r>
      <w:proofErr w:type="spellStart"/>
      <w:r w:rsidRPr="003D72A2">
        <w:rPr>
          <w:i/>
          <w:iCs/>
        </w:rPr>
        <w:t>categoryOfZoneOfConfidence</w:t>
      </w:r>
      <w:proofErr w:type="spellEnd"/>
      <w:r w:rsidRPr="0062074F">
        <w:t xml:space="preserve"> values, see the example below:</w:t>
      </w:r>
    </w:p>
    <w:p w14:paraId="49EBEB2F" w14:textId="77777777" w:rsidR="009A3284" w:rsidRPr="0062074F" w:rsidRDefault="009A3284" w:rsidP="009A3284">
      <w:pPr>
        <w:spacing w:after="0" w:line="240" w:lineRule="auto"/>
      </w:pPr>
    </w:p>
    <w:p w14:paraId="7AAA4C4D" w14:textId="77777777" w:rsidR="009A3284" w:rsidRPr="0062074F" w:rsidRDefault="009A3284" w:rsidP="009A3284">
      <w:pPr>
        <w:spacing w:after="0" w:line="240" w:lineRule="auto"/>
      </w:pPr>
      <w:r w:rsidRPr="0062074F">
        <w:rPr>
          <w:noProof/>
        </w:rPr>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Pr="0062074F" w:rsidRDefault="009A3284" w:rsidP="009A3284">
      <w:pPr>
        <w:spacing w:after="0" w:line="240" w:lineRule="auto"/>
      </w:pPr>
    </w:p>
    <w:p w14:paraId="560BF581"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10. Example Extension of check-area by multiple underlaying </w:t>
      </w:r>
      <w:proofErr w:type="spellStart"/>
      <w:r w:rsidRPr="0062074F">
        <w:rPr>
          <w:b/>
          <w:bCs/>
        </w:rPr>
        <w:t>QualityOfBathymetricData</w:t>
      </w:r>
      <w:proofErr w:type="spellEnd"/>
      <w:r w:rsidRPr="0062074F">
        <w:rPr>
          <w:b/>
          <w:bCs/>
        </w:rPr>
        <w:t xml:space="preserve"> </w:t>
      </w:r>
      <w:r w:rsidRPr="0062074F">
        <w:rPr>
          <w:rFonts w:eastAsia="Calibri" w:cs="Arial"/>
          <w:b/>
          <w:bCs/>
          <w:lang w:eastAsia="fr-FR"/>
        </w:rPr>
        <w:t xml:space="preserve">areas with different values of </w:t>
      </w:r>
      <w:proofErr w:type="spellStart"/>
      <w:r w:rsidRPr="0062074F">
        <w:rPr>
          <w:b/>
          <w:bCs/>
          <w:i/>
          <w:iCs/>
        </w:rPr>
        <w:t>categoryOfZoneOfConfidence</w:t>
      </w:r>
      <w:proofErr w:type="spellEnd"/>
      <w:r w:rsidRPr="0062074F">
        <w:rPr>
          <w:b/>
          <w:bCs/>
        </w:rPr>
        <w:t xml:space="preserve"> </w:t>
      </w:r>
    </w:p>
    <w:p w14:paraId="12B3F1A4" w14:textId="77777777" w:rsidR="00AB2742" w:rsidRPr="0062074F" w:rsidRDefault="00AB2742" w:rsidP="00450770"/>
    <w:p w14:paraId="638D6DCB" w14:textId="0FF3DB5D" w:rsidR="00927EBE" w:rsidRPr="0062074F" w:rsidRDefault="00C5483B" w:rsidP="00EC44E4">
      <w:pPr>
        <w:pStyle w:val="berschrift3"/>
      </w:pPr>
      <w:bookmarkStart w:id="1426" w:name="_Ref88060090"/>
      <w:bookmarkStart w:id="1427" w:name="_Toc226035067"/>
      <w:r w:rsidRPr="0062074F">
        <w:t>Enhanced</w:t>
      </w:r>
      <w:r w:rsidR="00927EBE" w:rsidRPr="0062074F">
        <w:t xml:space="preserve"> Safety Contour</w:t>
      </w:r>
      <w:bookmarkEnd w:id="1426"/>
      <w:r w:rsidR="007D1C60" w:rsidRPr="0062074F">
        <w:t xml:space="preserve"> and Water Level Adjustment.</w:t>
      </w:r>
      <w:bookmarkEnd w:id="1427"/>
    </w:p>
    <w:p w14:paraId="16BA64E1" w14:textId="0A25013D" w:rsidR="00DE0E6F" w:rsidRPr="0062074F" w:rsidRDefault="00C56536" w:rsidP="009C3086">
      <w:pPr>
        <w:spacing w:after="120" w:line="240" w:lineRule="auto"/>
        <w:jc w:val="both"/>
      </w:pPr>
      <w:r w:rsidRPr="0062074F">
        <w:t>The term “</w:t>
      </w:r>
      <w:r w:rsidR="00C5483B" w:rsidRPr="0062074F">
        <w:t>Enhanced</w:t>
      </w:r>
      <w:r w:rsidR="00927EBE" w:rsidRPr="0062074F">
        <w:t xml:space="preserve"> </w:t>
      </w:r>
      <w:r w:rsidR="00826214" w:rsidRPr="0062074F">
        <w:t>S</w:t>
      </w:r>
      <w:r w:rsidR="00927EBE" w:rsidRPr="0062074F">
        <w:t xml:space="preserve">afety </w:t>
      </w:r>
      <w:r w:rsidR="00826214" w:rsidRPr="0062074F">
        <w:t>C</w:t>
      </w:r>
      <w:r w:rsidR="00927EBE" w:rsidRPr="0062074F">
        <w:t>ontour</w:t>
      </w:r>
      <w:r w:rsidRPr="0062074F">
        <w:t>”</w:t>
      </w:r>
      <w:r w:rsidR="00927EBE" w:rsidRPr="0062074F">
        <w:t xml:space="preserve"> means </w:t>
      </w:r>
      <w:r w:rsidRPr="0062074F">
        <w:t>a</w:t>
      </w:r>
      <w:r w:rsidR="00927EBE" w:rsidRPr="0062074F">
        <w:t xml:space="preserve"> safety contour </w:t>
      </w:r>
      <w:r w:rsidRPr="0062074F">
        <w:t xml:space="preserve">created </w:t>
      </w:r>
      <w:r w:rsidR="00927EBE" w:rsidRPr="0062074F">
        <w:t xml:space="preserve">from bathymetric grid data </w:t>
      </w:r>
      <w:r w:rsidRPr="0062074F">
        <w:t>using</w:t>
      </w:r>
      <w:r w:rsidR="00927EBE" w:rsidRPr="0062074F">
        <w:t xml:space="preserve"> </w:t>
      </w:r>
      <w:r w:rsidR="00826214" w:rsidRPr="0062074F">
        <w:t>the</w:t>
      </w:r>
      <w:r w:rsidR="00927EBE" w:rsidRPr="0062074F">
        <w:t xml:space="preserve"> value set by the user. </w:t>
      </w:r>
      <w:r w:rsidR="007D1C60" w:rsidRPr="0062074F">
        <w:t>With</w:t>
      </w:r>
      <w:r w:rsidR="00DE0E6F" w:rsidRPr="0062074F">
        <w:t xml:space="preserve"> </w:t>
      </w:r>
      <w:ins w:id="1428" w:author="Birklhuber Bernd" w:date="2026-08-07T10:56:00Z">
        <w:r w:rsidR="00303F6B">
          <w:t>I</w:t>
        </w:r>
      </w:ins>
      <w:r w:rsidR="00DE0E6F" w:rsidRPr="0062074F">
        <w:t>ENCs the u</w:t>
      </w:r>
      <w:r w:rsidR="007D1C60" w:rsidRPr="0062074F">
        <w:t>ser set</w:t>
      </w:r>
      <w:r w:rsidR="00DE0E6F" w:rsidRPr="0062074F">
        <w:t>s</w:t>
      </w:r>
      <w:r w:rsidR="007D1C60" w:rsidRPr="0062074F">
        <w:t xml:space="preserve"> </w:t>
      </w:r>
      <w:r w:rsidR="00DE0E6F" w:rsidRPr="0062074F">
        <w:t>a</w:t>
      </w:r>
      <w:r w:rsidR="007D1C60" w:rsidRPr="0062074F">
        <w:t xml:space="preserve"> value for the safety contour, but if </w:t>
      </w:r>
      <w:r w:rsidRPr="0062074F">
        <w:t xml:space="preserve">a contour of that </w:t>
      </w:r>
      <w:r w:rsidRPr="0062074F">
        <w:lastRenderedPageBreak/>
        <w:t xml:space="preserve">value </w:t>
      </w:r>
      <w:r w:rsidR="007D1C60" w:rsidRPr="0062074F">
        <w:t xml:space="preserve">is not found in </w:t>
      </w:r>
      <w:r w:rsidR="00DE0E6F" w:rsidRPr="0062074F">
        <w:t xml:space="preserve">the </w:t>
      </w:r>
      <w:ins w:id="1429" w:author="Birklhuber Bernd" w:date="2026-08-07T10:56:00Z">
        <w:r w:rsidR="00303F6B">
          <w:t>I</w:t>
        </w:r>
      </w:ins>
      <w:r w:rsidR="00DE0E6F" w:rsidRPr="0062074F">
        <w:t>ENC t</w:t>
      </w:r>
      <w:r w:rsidR="007D1C60" w:rsidRPr="0062074F">
        <w:t xml:space="preserve">hen the safety contour defaults to the next deepest </w:t>
      </w:r>
      <w:r w:rsidRPr="0062074F">
        <w:t xml:space="preserve">available contour </w:t>
      </w:r>
      <w:r w:rsidR="007D1C60" w:rsidRPr="0062074F">
        <w:t xml:space="preserve">which </w:t>
      </w:r>
      <w:r w:rsidR="00DE0E6F" w:rsidRPr="0062074F">
        <w:t>can be substantially deeper th</w:t>
      </w:r>
      <w:r w:rsidR="007D1C60" w:rsidRPr="0062074F">
        <w:t xml:space="preserve">an the </w:t>
      </w:r>
      <w:r w:rsidR="00DE0E6F" w:rsidRPr="0062074F">
        <w:t>v</w:t>
      </w:r>
      <w:r w:rsidR="007D1C60" w:rsidRPr="0062074F">
        <w:t xml:space="preserve">alue </w:t>
      </w:r>
      <w:r w:rsidR="00256259" w:rsidRPr="0062074F">
        <w:t>requested</w:t>
      </w:r>
      <w:r w:rsidR="007D1C60" w:rsidRPr="0062074F">
        <w:t xml:space="preserve"> by the user.</w:t>
      </w:r>
      <w:r w:rsidR="00DE0E6F" w:rsidRPr="0062074F">
        <w:t xml:space="preserve"> </w:t>
      </w:r>
    </w:p>
    <w:p w14:paraId="72614166" w14:textId="025F3BE4" w:rsidR="007D1C60" w:rsidRPr="0062074F" w:rsidRDefault="00DE0E6F" w:rsidP="009C3086">
      <w:pPr>
        <w:spacing w:after="120" w:line="240" w:lineRule="auto"/>
        <w:jc w:val="both"/>
      </w:pPr>
      <w:r w:rsidRPr="0062074F">
        <w:t xml:space="preserve">Bathymetric grid data allows the user the ability to define a value and for the system to delineate areas of safe and unsafe water based on that value. The areas defined can then be used for the definition of safety contour and attendant alerts/indications. When this is done contextual </w:t>
      </w:r>
      <w:ins w:id="1430" w:author="Birklhuber Bernd" w:date="2026-08-07T10:56:00Z">
        <w:r w:rsidR="00303F6B">
          <w:t>I</w:t>
        </w:r>
      </w:ins>
      <w:r w:rsidRPr="0062074F">
        <w:t xml:space="preserve">ENC features with depth information are also substituted from the bathymetric grid to present the user </w:t>
      </w:r>
      <w:r w:rsidR="00D56DA6">
        <w:t xml:space="preserve">with </w:t>
      </w:r>
      <w:r w:rsidRPr="0062074F">
        <w:t>a harmonised picture.</w:t>
      </w:r>
    </w:p>
    <w:p w14:paraId="4AED00C6" w14:textId="7B458BBF" w:rsidR="00DE0E6F" w:rsidRPr="0062074F" w:rsidRDefault="007D1C60" w:rsidP="009C3086">
      <w:pPr>
        <w:spacing w:after="120" w:line="240" w:lineRule="auto"/>
        <w:jc w:val="both"/>
      </w:pPr>
      <w:r w:rsidRPr="0062074F">
        <w:t>The combination of S-</w:t>
      </w:r>
      <w:ins w:id="1431" w:author="Birklhuber Bernd" w:date="2026-08-07T10:56:00Z">
        <w:r w:rsidR="00303F6B">
          <w:t>4</w:t>
        </w:r>
      </w:ins>
      <w:del w:id="1432" w:author="Birklhuber Bernd" w:date="2026-08-07T10:56:00Z">
        <w:r w:rsidRPr="0062074F" w:rsidDel="00303F6B">
          <w:delText>1</w:delText>
        </w:r>
      </w:del>
      <w:r w:rsidRPr="0062074F">
        <w:t xml:space="preserve">01 with </w:t>
      </w:r>
      <w:r w:rsidR="00EA43FD" w:rsidRPr="0062074F">
        <w:t xml:space="preserve">S-102 and </w:t>
      </w:r>
      <w:r w:rsidRPr="0062074F">
        <w:t xml:space="preserve">S-104 </w:t>
      </w:r>
      <w:r w:rsidR="00F135E7" w:rsidRPr="0062074F">
        <w:t>together</w:t>
      </w:r>
      <w:r w:rsidRPr="0062074F">
        <w:t xml:space="preserve"> enable Water Level Adjustment (WLA), allowing the water level data contained in S-104 to complement the </w:t>
      </w:r>
      <w:r w:rsidR="00F135E7" w:rsidRPr="0062074F">
        <w:t xml:space="preserve">S-102 and </w:t>
      </w:r>
      <w:r w:rsidRPr="0062074F">
        <w:t>S-</w:t>
      </w:r>
      <w:ins w:id="1433" w:author="Birklhuber Bernd" w:date="2026-08-07T10:57:00Z">
        <w:r w:rsidR="00303F6B">
          <w:t>4</w:t>
        </w:r>
      </w:ins>
      <w:del w:id="1434" w:author="Birklhuber Bernd" w:date="2026-08-07T10:57:00Z">
        <w:r w:rsidRPr="0062074F" w:rsidDel="00303F6B">
          <w:delText>1</w:delText>
        </w:r>
      </w:del>
      <w:r w:rsidRPr="0062074F">
        <w:t xml:space="preserve">01 chart data. </w:t>
      </w:r>
      <w:r w:rsidR="00DE0E6F" w:rsidRPr="0062074F">
        <w:t xml:space="preserve">As with depth information, WLA processes adjust attribute values in the </w:t>
      </w:r>
      <w:ins w:id="1435" w:author="Birklhuber Bernd" w:date="2026-08-07T10:57:00Z">
        <w:r w:rsidR="00303F6B">
          <w:t>I</w:t>
        </w:r>
      </w:ins>
      <w:r w:rsidR="00DE0E6F" w:rsidRPr="0062074F">
        <w:t xml:space="preserve">ENC </w:t>
      </w:r>
      <w:r w:rsidR="00F135E7" w:rsidRPr="0062074F">
        <w:t xml:space="preserve">data </w:t>
      </w:r>
      <w:r w:rsidR="00DE0E6F" w:rsidRPr="0062074F">
        <w:t xml:space="preserve">to present the user </w:t>
      </w:r>
      <w:r w:rsidR="004256B9" w:rsidRPr="0062074F">
        <w:t xml:space="preserve">with </w:t>
      </w:r>
      <w:r w:rsidR="00DE0E6F" w:rsidRPr="0062074F">
        <w:t>a harmonised picture.</w:t>
      </w:r>
    </w:p>
    <w:p w14:paraId="27DB4762" w14:textId="2D4281E1" w:rsidR="00853C83" w:rsidRPr="0062074F" w:rsidRDefault="007D1C60" w:rsidP="00530F27">
      <w:pPr>
        <w:spacing w:after="120" w:line="240" w:lineRule="auto"/>
        <w:jc w:val="both"/>
      </w:pPr>
      <w:r w:rsidRPr="0062074F">
        <w:t xml:space="preserve">Appendix </w:t>
      </w:r>
      <w:r w:rsidR="00760179" w:rsidRPr="0062074F">
        <w:t>D</w:t>
      </w:r>
      <w:r w:rsidRPr="0062074F">
        <w:t xml:space="preserve"> defines the</w:t>
      </w:r>
      <w:r w:rsidR="00DE0E6F" w:rsidRPr="0062074F">
        <w:t xml:space="preserve"> detailed mechanisms for </w:t>
      </w:r>
      <w:r w:rsidR="00C5483B" w:rsidRPr="0062074F">
        <w:t>Enhanced</w:t>
      </w:r>
      <w:r w:rsidR="00DE0E6F" w:rsidRPr="0062074F">
        <w:t xml:space="preserve"> </w:t>
      </w:r>
      <w:r w:rsidR="00C5483B" w:rsidRPr="0062074F">
        <w:t>S</w:t>
      </w:r>
      <w:r w:rsidR="00DE0E6F" w:rsidRPr="0062074F">
        <w:t xml:space="preserve">afety </w:t>
      </w:r>
      <w:r w:rsidR="00C5483B" w:rsidRPr="0062074F">
        <w:t>C</w:t>
      </w:r>
      <w:r w:rsidR="00DE0E6F" w:rsidRPr="0062074F">
        <w:t xml:space="preserve">ontour and </w:t>
      </w:r>
      <w:r w:rsidR="009D5976" w:rsidRPr="0062074F">
        <w:t>Water Level Adjustment</w:t>
      </w:r>
      <w:r w:rsidR="00DE0E6F" w:rsidRPr="0062074F">
        <w:t>.</w:t>
      </w:r>
      <w:r w:rsidR="00826214" w:rsidRPr="0062074F">
        <w:t xml:space="preserve"> </w:t>
      </w:r>
      <w:r w:rsidR="00114860" w:rsidRPr="0062074F">
        <w:t xml:space="preserve">The </w:t>
      </w:r>
      <w:ins w:id="1436" w:author="Birklhuber Bernd" w:date="2026-08-07T10:57:00Z">
        <w:r w:rsidR="00303F6B">
          <w:t xml:space="preserve">Inland </w:t>
        </w:r>
      </w:ins>
      <w:r w:rsidR="00114860" w:rsidRPr="0062074F">
        <w:t xml:space="preserve">ECDIS </w:t>
      </w:r>
      <w:ins w:id="1437" w:author="Birklhuber Bernd" w:date="2026-08-07T10:57:00Z">
        <w:r w:rsidR="00303F6B">
          <w:t xml:space="preserve">and </w:t>
        </w:r>
      </w:ins>
      <w:ins w:id="1438" w:author="Birklhuber Bernd" w:date="2026-08-21T11:57:00Z">
        <w:r w:rsidR="00A641C2">
          <w:t xml:space="preserve">Inland </w:t>
        </w:r>
      </w:ins>
      <w:ins w:id="1439" w:author="Birklhuber Bernd" w:date="2026-08-07T10:57:00Z">
        <w:r w:rsidR="00303F6B">
          <w:t xml:space="preserve">ECS </w:t>
        </w:r>
      </w:ins>
      <w:r w:rsidR="00114860" w:rsidRPr="0062074F">
        <w:t xml:space="preserve">must support </w:t>
      </w:r>
      <w:r w:rsidR="00265357" w:rsidRPr="0062074F">
        <w:t>th</w:t>
      </w:r>
      <w:r w:rsidR="00826214" w:rsidRPr="0062074F">
        <w:t xml:space="preserve">e </w:t>
      </w:r>
      <w:r w:rsidR="00C5483B" w:rsidRPr="0062074F">
        <w:t>Enhanced</w:t>
      </w:r>
      <w:r w:rsidR="00114860" w:rsidRPr="0062074F">
        <w:t xml:space="preserve"> Safety Contour and Water Level Adjustment features.</w:t>
      </w:r>
      <w:r w:rsidR="00C5483B" w:rsidRPr="0062074F">
        <w:t xml:space="preserve"> </w:t>
      </w:r>
    </w:p>
    <w:p w14:paraId="64B96ED8" w14:textId="3B72FCE7" w:rsidR="00647464" w:rsidRPr="0062074F" w:rsidRDefault="00A841E5" w:rsidP="00DB7CFE">
      <w:pPr>
        <w:pStyle w:val="berschrift2"/>
        <w:rPr>
          <w:strike/>
        </w:rPr>
      </w:pPr>
      <w:r w:rsidRPr="0062074F">
        <w:t xml:space="preserve"> </w:t>
      </w:r>
      <w:bookmarkStart w:id="1440" w:name="_Toc226035068"/>
      <w:r w:rsidR="004F141B" w:rsidRPr="0062074F">
        <w:t>Other</w:t>
      </w:r>
      <w:r w:rsidR="00286BF8" w:rsidRPr="0062074F">
        <w:t xml:space="preserve"> specified display features</w:t>
      </w:r>
      <w:bookmarkStart w:id="1441" w:name="_Toc175130256"/>
      <w:bookmarkStart w:id="1442" w:name="_Toc175130257"/>
      <w:bookmarkStart w:id="1443" w:name="_Toc175130258"/>
      <w:bookmarkStart w:id="1444" w:name="_Toc175130259"/>
      <w:bookmarkStart w:id="1445" w:name="_Toc175130260"/>
      <w:bookmarkStart w:id="1446" w:name="_Toc175130261"/>
      <w:bookmarkStart w:id="1447" w:name="_Toc175130262"/>
      <w:bookmarkEnd w:id="1440"/>
      <w:bookmarkEnd w:id="1441"/>
      <w:bookmarkEnd w:id="1442"/>
      <w:bookmarkEnd w:id="1443"/>
      <w:bookmarkEnd w:id="1444"/>
      <w:bookmarkEnd w:id="1445"/>
      <w:bookmarkEnd w:id="1446"/>
      <w:bookmarkEnd w:id="1447"/>
      <w:r w:rsidR="001A432B" w:rsidRPr="0062074F">
        <w:rPr>
          <w:strike/>
        </w:rPr>
        <w:t xml:space="preserve"> </w:t>
      </w:r>
    </w:p>
    <w:p w14:paraId="413066EB" w14:textId="52B7C055" w:rsidR="00411F4B" w:rsidRPr="0062074F" w:rsidRDefault="00411F4B" w:rsidP="00411F4B">
      <w:pPr>
        <w:pStyle w:val="berschrift3"/>
      </w:pPr>
      <w:bookmarkStart w:id="1448" w:name="_Ref224658541"/>
      <w:bookmarkStart w:id="1449" w:name="_Ref224658548"/>
      <w:bookmarkStart w:id="1450" w:name="_Toc226035069"/>
      <w:bookmarkStart w:id="1451" w:name="_Ref48912766"/>
      <w:r w:rsidRPr="0062074F">
        <w:t>Legend</w:t>
      </w:r>
      <w:bookmarkEnd w:id="1448"/>
      <w:bookmarkEnd w:id="1449"/>
      <w:bookmarkEnd w:id="1450"/>
    </w:p>
    <w:p w14:paraId="78E91611" w14:textId="1C169300" w:rsidR="00411F4B" w:rsidRPr="0062074F" w:rsidRDefault="00411F4B" w:rsidP="00411F4B">
      <w:pPr>
        <w:spacing w:after="60" w:line="240" w:lineRule="auto"/>
        <w:jc w:val="both"/>
      </w:pPr>
      <w:r w:rsidRPr="0062074F">
        <w:t>A standard legend of general information relating to the area displayed, applicable to the position selected by the mariner, must be shown on a graphic or text display. This legend must contain at minimum (and, as applicable):</w:t>
      </w:r>
    </w:p>
    <w:p w14:paraId="2E6E8B01" w14:textId="5693A3AA" w:rsidR="001822E6" w:rsidRPr="0062074F" w:rsidRDefault="001822E6">
      <w:pPr>
        <w:pStyle w:val="Listenabsatz"/>
        <w:numPr>
          <w:ilvl w:val="0"/>
          <w:numId w:val="105"/>
        </w:numPr>
        <w:spacing w:after="60" w:line="240" w:lineRule="auto"/>
        <w:jc w:val="both"/>
      </w:pPr>
      <w:commentRangeStart w:id="1452"/>
      <w:r w:rsidRPr="0062074F">
        <w:t>Units for Depth</w:t>
      </w:r>
      <w:r w:rsidR="009B7431">
        <w:t>;</w:t>
      </w:r>
    </w:p>
    <w:p w14:paraId="06600D7A" w14:textId="43355E07" w:rsidR="001822E6" w:rsidRPr="0062074F" w:rsidRDefault="001822E6">
      <w:pPr>
        <w:pStyle w:val="Listenabsatz"/>
        <w:numPr>
          <w:ilvl w:val="0"/>
          <w:numId w:val="105"/>
        </w:numPr>
        <w:spacing w:after="60" w:line="240" w:lineRule="auto"/>
        <w:jc w:val="both"/>
      </w:pPr>
      <w:r w:rsidRPr="0062074F">
        <w:t>Units for Height</w:t>
      </w:r>
      <w:r w:rsidR="009B7431">
        <w:t>;</w:t>
      </w:r>
      <w:commentRangeEnd w:id="1452"/>
      <w:r w:rsidR="00303F6B">
        <w:rPr>
          <w:rStyle w:val="Kommentarzeichen"/>
        </w:rPr>
        <w:commentReference w:id="1452"/>
      </w:r>
    </w:p>
    <w:p w14:paraId="21007C12" w14:textId="2B2B8CEE" w:rsidR="00411F4B" w:rsidRPr="0062074F" w:rsidRDefault="00411F4B">
      <w:pPr>
        <w:pStyle w:val="Listenabsatz"/>
        <w:numPr>
          <w:ilvl w:val="0"/>
          <w:numId w:val="105"/>
        </w:numPr>
        <w:spacing w:after="60" w:line="240" w:lineRule="auto"/>
        <w:jc w:val="both"/>
      </w:pPr>
      <w:r w:rsidRPr="0062074F">
        <w:t>Scale of display;</w:t>
      </w:r>
    </w:p>
    <w:p w14:paraId="2AA4759D" w14:textId="77777777" w:rsidR="00411F4B" w:rsidRPr="0062074F" w:rsidRDefault="00411F4B">
      <w:pPr>
        <w:pStyle w:val="Listenabsatz"/>
        <w:numPr>
          <w:ilvl w:val="0"/>
          <w:numId w:val="105"/>
        </w:numPr>
        <w:spacing w:after="60" w:line="240" w:lineRule="auto"/>
        <w:jc w:val="both"/>
      </w:pPr>
      <w:r w:rsidRPr="0062074F">
        <w:t>Data quality indicator;</w:t>
      </w:r>
    </w:p>
    <w:p w14:paraId="0240CEEC" w14:textId="77777777" w:rsidR="00411F4B" w:rsidRPr="0062074F" w:rsidRDefault="00411F4B">
      <w:pPr>
        <w:pStyle w:val="Listenabsatz"/>
        <w:numPr>
          <w:ilvl w:val="0"/>
          <w:numId w:val="105"/>
        </w:numPr>
        <w:spacing w:after="60" w:line="240" w:lineRule="auto"/>
        <w:jc w:val="both"/>
      </w:pPr>
      <w:r w:rsidRPr="0062074F">
        <w:t>Sounding/vertical datum;</w:t>
      </w:r>
    </w:p>
    <w:p w14:paraId="0B4EE0C5" w14:textId="77777777" w:rsidR="00411F4B" w:rsidRPr="0062074F" w:rsidRDefault="00411F4B">
      <w:pPr>
        <w:pStyle w:val="Listenabsatz"/>
        <w:numPr>
          <w:ilvl w:val="0"/>
          <w:numId w:val="105"/>
        </w:numPr>
        <w:spacing w:after="60" w:line="240" w:lineRule="auto"/>
        <w:jc w:val="both"/>
      </w:pPr>
      <w:r w:rsidRPr="0062074F">
        <w:t>Horizontal datum;</w:t>
      </w:r>
    </w:p>
    <w:p w14:paraId="0F672DAE" w14:textId="200E56E9" w:rsidR="001822E6" w:rsidRPr="0062074F" w:rsidRDefault="00411F4B">
      <w:pPr>
        <w:pStyle w:val="Listenabsatz"/>
        <w:numPr>
          <w:ilvl w:val="0"/>
          <w:numId w:val="105"/>
        </w:numPr>
        <w:spacing w:after="60" w:line="240" w:lineRule="auto"/>
        <w:jc w:val="both"/>
      </w:pPr>
      <w:r w:rsidRPr="0062074F">
        <w:t xml:space="preserve">The value of the safety depth </w:t>
      </w:r>
      <w:r w:rsidR="001822E6" w:rsidRPr="0062074F">
        <w:t xml:space="preserve">selected by the </w:t>
      </w:r>
      <w:del w:id="1453" w:author="Birklhuber Bernd" w:date="2026-08-07T10:57:00Z">
        <w:r w:rsidR="001822E6" w:rsidRPr="0062074F" w:rsidDel="00303F6B">
          <w:delText>mariner</w:delText>
        </w:r>
      </w:del>
      <w:ins w:id="1454" w:author="Birklhuber Bernd" w:date="2026-08-07T10:57:00Z">
        <w:r w:rsidR="00303F6B">
          <w:t>boatmaster</w:t>
        </w:r>
      </w:ins>
      <w:r w:rsidR="009B7431">
        <w:t>;</w:t>
      </w:r>
    </w:p>
    <w:p w14:paraId="27F00FF4" w14:textId="460E37BD" w:rsidR="001822E6" w:rsidRPr="0062074F" w:rsidRDefault="00411F4B">
      <w:pPr>
        <w:pStyle w:val="Listenabsatz"/>
        <w:numPr>
          <w:ilvl w:val="0"/>
          <w:numId w:val="105"/>
        </w:numPr>
        <w:spacing w:after="60" w:line="240" w:lineRule="auto"/>
        <w:jc w:val="both"/>
      </w:pPr>
      <w:r w:rsidRPr="0062074F">
        <w:t xml:space="preserve">The value of the safety contour selected by the </w:t>
      </w:r>
      <w:del w:id="1455" w:author="Birklhuber Bernd" w:date="2026-08-07T10:58:00Z">
        <w:r w:rsidRPr="0062074F" w:rsidDel="00303F6B">
          <w:delText>mariner</w:delText>
        </w:r>
      </w:del>
      <w:ins w:id="1456" w:author="Birklhuber Bernd" w:date="2026-08-07T10:58:00Z">
        <w:r w:rsidR="00303F6B">
          <w:t>boatmaster</w:t>
        </w:r>
      </w:ins>
      <w:r w:rsidR="009B7431">
        <w:t>;</w:t>
      </w:r>
      <w:r w:rsidRPr="0062074F">
        <w:t xml:space="preserve"> </w:t>
      </w:r>
    </w:p>
    <w:p w14:paraId="7B1D78AA" w14:textId="5859B70C" w:rsidR="00411F4B" w:rsidRPr="0062074F" w:rsidRDefault="001822E6">
      <w:pPr>
        <w:pStyle w:val="Listenabsatz"/>
        <w:numPr>
          <w:ilvl w:val="0"/>
          <w:numId w:val="105"/>
        </w:numPr>
        <w:spacing w:after="60" w:line="240" w:lineRule="auto"/>
        <w:jc w:val="both"/>
      </w:pPr>
      <w:r w:rsidRPr="0062074F">
        <w:t>T</w:t>
      </w:r>
      <w:r w:rsidR="00411F4B" w:rsidRPr="0062074F">
        <w:t xml:space="preserve">he value of the safety contour displayed (which may be different from that selected by the </w:t>
      </w:r>
      <w:del w:id="1457" w:author="Birklhuber Bernd" w:date="2026-08-07T10:58:00Z">
        <w:r w:rsidR="00411F4B" w:rsidRPr="0062074F" w:rsidDel="00303F6B">
          <w:delText>mariner</w:delText>
        </w:r>
      </w:del>
      <w:ins w:id="1458" w:author="Birklhuber Bernd" w:date="2026-08-07T10:58:00Z">
        <w:r w:rsidR="00303F6B">
          <w:t>boatmaster</w:t>
        </w:r>
      </w:ins>
      <w:r w:rsidR="00411F4B" w:rsidRPr="0062074F">
        <w:t>);</w:t>
      </w:r>
    </w:p>
    <w:p w14:paraId="34AB1AA7" w14:textId="654580AB" w:rsidR="00411F4B" w:rsidRPr="0062074F" w:rsidRDefault="00411F4B">
      <w:pPr>
        <w:pStyle w:val="Listenabsatz"/>
        <w:numPr>
          <w:ilvl w:val="0"/>
          <w:numId w:val="105"/>
        </w:numPr>
        <w:spacing w:after="60" w:line="240" w:lineRule="auto"/>
        <w:jc w:val="both"/>
      </w:pPr>
      <w:r w:rsidRPr="0062074F">
        <w:t>Method of Water Level Adjustment (if enabled)</w:t>
      </w:r>
      <w:r w:rsidR="009B7431">
        <w:t>;</w:t>
      </w:r>
    </w:p>
    <w:p w14:paraId="232A4D1D" w14:textId="77777777" w:rsidR="00411F4B" w:rsidRPr="0062074F" w:rsidRDefault="00411F4B">
      <w:pPr>
        <w:pStyle w:val="Listenabsatz"/>
        <w:numPr>
          <w:ilvl w:val="0"/>
          <w:numId w:val="105"/>
        </w:numPr>
        <w:spacing w:after="60" w:line="240" w:lineRule="auto"/>
        <w:jc w:val="both"/>
      </w:pPr>
      <w:r w:rsidRPr="0062074F">
        <w:t>Magnetic variation;</w:t>
      </w:r>
    </w:p>
    <w:p w14:paraId="28DD2036" w14:textId="77777777" w:rsidR="00411F4B" w:rsidRPr="0062074F" w:rsidRDefault="00411F4B">
      <w:pPr>
        <w:pStyle w:val="Listenabsatz"/>
        <w:numPr>
          <w:ilvl w:val="0"/>
          <w:numId w:val="105"/>
        </w:numPr>
        <w:spacing w:after="60" w:line="240" w:lineRule="auto"/>
        <w:jc w:val="both"/>
      </w:pPr>
      <w:r w:rsidRPr="0062074F">
        <w:t>Date and number of last update(s) affecting the datasets currently in use;</w:t>
      </w:r>
    </w:p>
    <w:p w14:paraId="462986D1" w14:textId="77777777" w:rsidR="00411F4B" w:rsidRPr="0062074F" w:rsidRDefault="00411F4B">
      <w:pPr>
        <w:pStyle w:val="Listenabsatz"/>
        <w:numPr>
          <w:ilvl w:val="0"/>
          <w:numId w:val="105"/>
        </w:numPr>
        <w:spacing w:after="60" w:line="240" w:lineRule="auto"/>
        <w:jc w:val="both"/>
      </w:pPr>
      <w:r w:rsidRPr="0062074F">
        <w:t>Edition number and date of issue of the datasets currently in use;</w:t>
      </w:r>
    </w:p>
    <w:p w14:paraId="4225D98A" w14:textId="1F5E1733" w:rsidR="00411F4B" w:rsidRPr="0062074F" w:rsidRDefault="00AF5CDD">
      <w:pPr>
        <w:pStyle w:val="Listenabsatz"/>
        <w:numPr>
          <w:ilvl w:val="0"/>
          <w:numId w:val="105"/>
        </w:numPr>
        <w:spacing w:after="120" w:line="240" w:lineRule="auto"/>
        <w:jc w:val="both"/>
      </w:pPr>
      <w:r w:rsidRPr="0062074F">
        <w:t>Display</w:t>
      </w:r>
      <w:r w:rsidR="00411F4B" w:rsidRPr="0062074F">
        <w:t xml:space="preserve"> projection.</w:t>
      </w:r>
    </w:p>
    <w:p w14:paraId="0F181901" w14:textId="403066CA" w:rsidR="00411F4B" w:rsidRPr="0062074F" w:rsidRDefault="00411F4B" w:rsidP="00530F27">
      <w:pPr>
        <w:spacing w:after="120" w:line="240" w:lineRule="auto"/>
        <w:jc w:val="both"/>
      </w:pPr>
      <w:r w:rsidRPr="0062074F">
        <w:t xml:space="preserve">Since attempting to display all the above items for all displayed data products may lead to an unduly large legend, manufacturers may suppress information from data products other than </w:t>
      </w:r>
      <w:ins w:id="1459" w:author="Birklhuber Bernd" w:date="2026-08-07T10:58:00Z">
        <w:r w:rsidR="00303F6B">
          <w:t>I</w:t>
        </w:r>
      </w:ins>
      <w:r w:rsidRPr="0062074F">
        <w:t xml:space="preserve">ENCs. If this is done, the suppressed information should be </w:t>
      </w:r>
      <w:r w:rsidR="001B7649" w:rsidRPr="0062074F">
        <w:t>easily accessible, e.g</w:t>
      </w:r>
      <w:r w:rsidR="00DE689C">
        <w:t>.</w:t>
      </w:r>
      <w:r w:rsidR="001B7649" w:rsidRPr="0062074F">
        <w:t xml:space="preserve"> by</w:t>
      </w:r>
      <w:r w:rsidR="000B0974" w:rsidRPr="0062074F">
        <w:t xml:space="preserve"> </w:t>
      </w:r>
      <w:r w:rsidRPr="0062074F">
        <w:t>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Pr="0062074F" w:rsidRDefault="00411F4B" w:rsidP="00411F4B">
      <w:pPr>
        <w:pStyle w:val="berschrift3"/>
      </w:pPr>
      <w:bookmarkStart w:id="1460" w:name="_Toc226035070"/>
      <w:r w:rsidRPr="0062074F">
        <w:t>Legend details</w:t>
      </w:r>
      <w:bookmarkEnd w:id="1460"/>
    </w:p>
    <w:p w14:paraId="3440D655" w14:textId="378899F0" w:rsidR="00411F4B" w:rsidRPr="0062074F" w:rsidRDefault="00411F4B" w:rsidP="00530F27">
      <w:r w:rsidRPr="0062074F">
        <w:t xml:space="preserve">The legend must additionally indicate the vertical datum of </w:t>
      </w:r>
      <w:r w:rsidR="00A841E5" w:rsidRPr="0062074F">
        <w:t xml:space="preserve">any </w:t>
      </w:r>
      <w:r w:rsidRPr="0062074F">
        <w:t>S-102 and S-104</w:t>
      </w:r>
      <w:r w:rsidR="00A841E5" w:rsidRPr="0062074F">
        <w:t xml:space="preserve"> used for </w:t>
      </w:r>
      <w:r w:rsidR="00FF7A4B" w:rsidRPr="0062074F">
        <w:t>E</w:t>
      </w:r>
      <w:r w:rsidR="00A841E5" w:rsidRPr="0062074F">
        <w:t xml:space="preserve">nhanced </w:t>
      </w:r>
      <w:r w:rsidR="00826214" w:rsidRPr="0062074F">
        <w:t>Safety Contour and Water Level Adjustment</w:t>
      </w:r>
      <w:r w:rsidR="00603B82" w:rsidRPr="0062074F">
        <w:t xml:space="preserve"> on the display, as specified in Appendix D-1.2</w:t>
      </w:r>
      <w:r w:rsidR="004211FA">
        <w:t>.</w:t>
      </w:r>
      <w:r w:rsidR="00A841E5" w:rsidRPr="0062074F">
        <w:t xml:space="preserve"> </w:t>
      </w:r>
      <w:r w:rsidR="00603B82" w:rsidRPr="0062074F">
        <w:t>When</w:t>
      </w:r>
      <w:r w:rsidRPr="0062074F">
        <w:t xml:space="preserve"> the vertical datums are the same then a single indication is enough to cover S-</w:t>
      </w:r>
      <w:ins w:id="1461" w:author="Birklhuber Bernd" w:date="2026-08-07T10:58:00Z">
        <w:r w:rsidR="00303F6B">
          <w:t>4</w:t>
        </w:r>
      </w:ins>
      <w:del w:id="1462" w:author="Birklhuber Bernd" w:date="2026-08-07T10:58:00Z">
        <w:r w:rsidRPr="0062074F" w:rsidDel="00303F6B">
          <w:delText>1</w:delText>
        </w:r>
      </w:del>
      <w:r w:rsidRPr="0062074F">
        <w:t>01, S-102 and S-104.</w:t>
      </w:r>
    </w:p>
    <w:p w14:paraId="597986F9" w14:textId="4DFD1998" w:rsidR="008042A0" w:rsidRPr="0062074F" w:rsidRDefault="00303F6B" w:rsidP="00EC44E4">
      <w:pPr>
        <w:pStyle w:val="berschrift3"/>
        <w:rPr>
          <w:strike/>
        </w:rPr>
      </w:pPr>
      <w:bookmarkStart w:id="1463" w:name="_Toc226035071"/>
      <w:ins w:id="1464" w:author="Birklhuber Bernd" w:date="2026-08-07T10:58:00Z">
        <w:r>
          <w:t xml:space="preserve">Inland </w:t>
        </w:r>
      </w:ins>
      <w:r w:rsidR="008042A0" w:rsidRPr="0062074F">
        <w:t xml:space="preserve">ECDIS </w:t>
      </w:r>
      <w:ins w:id="1465" w:author="Birklhuber Bernd" w:date="2026-08-21T11:57:00Z">
        <w:r w:rsidR="00A641C2">
          <w:t xml:space="preserve">and Inland ECS </w:t>
        </w:r>
      </w:ins>
      <w:r w:rsidR="008042A0" w:rsidRPr="0062074F">
        <w:t>Legend</w:t>
      </w:r>
      <w:bookmarkEnd w:id="1451"/>
      <w:bookmarkEnd w:id="1463"/>
    </w:p>
    <w:p w14:paraId="2419E469" w14:textId="0E945D40" w:rsidR="001E2115" w:rsidRPr="0062074F" w:rsidRDefault="00AA63B2" w:rsidP="000A67D1">
      <w:pPr>
        <w:spacing w:after="120" w:line="240" w:lineRule="auto"/>
        <w:jc w:val="both"/>
        <w:rPr>
          <w:strike/>
        </w:rPr>
      </w:pPr>
      <w:r w:rsidRPr="0062074F">
        <w:t xml:space="preserve">The </w:t>
      </w:r>
      <w:ins w:id="1466" w:author="Birklhuber Bernd" w:date="2026-08-07T10:59:00Z">
        <w:r w:rsidR="00303F6B">
          <w:t xml:space="preserve">Inland </w:t>
        </w:r>
      </w:ins>
      <w:r w:rsidRPr="0062074F">
        <w:t xml:space="preserve">ECDIS </w:t>
      </w:r>
      <w:ins w:id="1467" w:author="Birklhuber Bernd" w:date="2026-08-07T10:59:00Z">
        <w:r w:rsidR="00303F6B">
          <w:t xml:space="preserve">and </w:t>
        </w:r>
      </w:ins>
      <w:ins w:id="1468" w:author="Birklhuber Bernd" w:date="2026-08-21T11:57:00Z">
        <w:r w:rsidR="00A641C2">
          <w:t xml:space="preserve">Inland </w:t>
        </w:r>
      </w:ins>
      <w:ins w:id="1469" w:author="Birklhuber Bernd" w:date="2026-08-07T10:59:00Z">
        <w:r w:rsidR="00303F6B">
          <w:t xml:space="preserve">ECS </w:t>
        </w:r>
      </w:ins>
      <w:r w:rsidRPr="0062074F">
        <w:t xml:space="preserve">chart legend containing the </w:t>
      </w:r>
      <w:r w:rsidR="00C56536" w:rsidRPr="0062074F">
        <w:t xml:space="preserve">items in Table 4 </w:t>
      </w:r>
      <w:r w:rsidR="00A14827" w:rsidRPr="0062074F">
        <w:t xml:space="preserve">must </w:t>
      </w:r>
      <w:r w:rsidRPr="0062074F">
        <w:t xml:space="preserve">be available for display </w:t>
      </w:r>
      <w:r w:rsidR="00C56536" w:rsidRPr="0062074F">
        <w:t>for</w:t>
      </w:r>
      <w:r w:rsidR="002121DE" w:rsidRPr="0062074F">
        <w:t xml:space="preserve"> </w:t>
      </w:r>
      <w:r w:rsidRPr="0062074F">
        <w:t xml:space="preserve">a position selected by the </w:t>
      </w:r>
      <w:del w:id="1470" w:author="Birklhuber Bernd" w:date="2026-08-07T10:59:00Z">
        <w:r w:rsidRPr="0062074F" w:rsidDel="00303F6B">
          <w:delText>Mariner</w:delText>
        </w:r>
      </w:del>
      <w:ins w:id="1471" w:author="Birklhuber Bernd" w:date="2026-08-07T10:59:00Z">
        <w:r w:rsidR="00303F6B">
          <w:t>boatmaster</w:t>
        </w:r>
      </w:ins>
      <w:r w:rsidRPr="0062074F">
        <w:t>.</w:t>
      </w:r>
    </w:p>
    <w:tbl>
      <w:tblPr>
        <w:tblStyle w:val="Tabellenraster"/>
        <w:tblW w:w="0" w:type="auto"/>
        <w:jc w:val="center"/>
        <w:tblCellMar>
          <w:left w:w="115" w:type="dxa"/>
          <w:right w:w="115" w:type="dxa"/>
        </w:tblCellMar>
        <w:tblLook w:val="04A0" w:firstRow="1" w:lastRow="0" w:firstColumn="1" w:lastColumn="0" w:noHBand="0" w:noVBand="1"/>
      </w:tblPr>
      <w:tblGrid>
        <w:gridCol w:w="3305"/>
        <w:gridCol w:w="5791"/>
      </w:tblGrid>
      <w:tr w:rsidR="007B5B9A" w:rsidRPr="0062074F" w14:paraId="3DADB245" w14:textId="77777777" w:rsidTr="007A2540">
        <w:trPr>
          <w:cantSplit/>
          <w:tblHeader/>
          <w:jc w:val="center"/>
        </w:trPr>
        <w:tc>
          <w:tcPr>
            <w:tcW w:w="3305" w:type="dxa"/>
            <w:shd w:val="clear" w:color="auto" w:fill="D9D9D9" w:themeFill="background1" w:themeFillShade="D9"/>
          </w:tcPr>
          <w:p w14:paraId="32307583" w14:textId="36CDBDD6" w:rsidR="007B5B9A" w:rsidRPr="0062074F" w:rsidRDefault="00303F6B" w:rsidP="000A67D1">
            <w:pPr>
              <w:spacing w:before="60" w:after="60"/>
              <w:rPr>
                <w:b/>
                <w:bCs/>
              </w:rPr>
            </w:pPr>
            <w:ins w:id="1472" w:author="Birklhuber Bernd" w:date="2026-08-07T11:00:00Z">
              <w:r>
                <w:rPr>
                  <w:b/>
                  <w:bCs/>
                </w:rPr>
                <w:lastRenderedPageBreak/>
                <w:t xml:space="preserve">Inland </w:t>
              </w:r>
            </w:ins>
            <w:r w:rsidR="007B5B9A" w:rsidRPr="0062074F">
              <w:rPr>
                <w:b/>
                <w:bCs/>
              </w:rPr>
              <w:t xml:space="preserve">ECDIS </w:t>
            </w:r>
            <w:ins w:id="1473" w:author="Birklhuber Bernd" w:date="2026-08-07T11:00:00Z">
              <w:r>
                <w:rPr>
                  <w:b/>
                  <w:bCs/>
                </w:rPr>
                <w:t xml:space="preserve">and </w:t>
              </w:r>
            </w:ins>
            <w:ins w:id="1474" w:author="Birklhuber Bernd" w:date="2026-08-21T11:58:00Z">
              <w:r w:rsidR="00A641C2">
                <w:rPr>
                  <w:b/>
                  <w:bCs/>
                </w:rPr>
                <w:t xml:space="preserve">Inland </w:t>
              </w:r>
            </w:ins>
            <w:ins w:id="1475" w:author="Birklhuber Bernd" w:date="2026-08-07T11:00:00Z">
              <w:r>
                <w:rPr>
                  <w:b/>
                  <w:bCs/>
                </w:rPr>
                <w:t xml:space="preserve">ECS </w:t>
              </w:r>
            </w:ins>
            <w:r w:rsidR="007B5B9A" w:rsidRPr="0062074F">
              <w:rPr>
                <w:b/>
                <w:bCs/>
              </w:rPr>
              <w:t>Legend</w:t>
            </w:r>
            <w:r w:rsidR="00236C1D" w:rsidRPr="0062074F">
              <w:rPr>
                <w:b/>
                <w:bCs/>
              </w:rPr>
              <w:t xml:space="preserve"> Item</w:t>
            </w:r>
          </w:p>
        </w:tc>
        <w:tc>
          <w:tcPr>
            <w:tcW w:w="5791" w:type="dxa"/>
            <w:shd w:val="clear" w:color="auto" w:fill="D9D9D9" w:themeFill="background1" w:themeFillShade="D9"/>
          </w:tcPr>
          <w:p w14:paraId="0818E249" w14:textId="77777777" w:rsidR="007B5B9A" w:rsidRPr="0062074F" w:rsidRDefault="007B5B9A" w:rsidP="000A67D1">
            <w:pPr>
              <w:spacing w:before="60" w:after="60"/>
              <w:rPr>
                <w:b/>
                <w:bCs/>
              </w:rPr>
            </w:pPr>
            <w:r w:rsidRPr="0062074F">
              <w:rPr>
                <w:b/>
                <w:bCs/>
              </w:rPr>
              <w:t>Values</w:t>
            </w:r>
          </w:p>
        </w:tc>
      </w:tr>
      <w:tr w:rsidR="007B5B9A" w:rsidRPr="0062074F" w14:paraId="1005B1EA" w14:textId="77777777" w:rsidTr="007A2540">
        <w:trPr>
          <w:cantSplit/>
          <w:jc w:val="center"/>
        </w:trPr>
        <w:tc>
          <w:tcPr>
            <w:tcW w:w="3305" w:type="dxa"/>
          </w:tcPr>
          <w:p w14:paraId="4B9CD58C" w14:textId="77777777" w:rsidR="007B5B9A" w:rsidRPr="0062074F" w:rsidRDefault="007B5B9A" w:rsidP="000A67D1">
            <w:pPr>
              <w:spacing w:before="60" w:after="60"/>
            </w:pPr>
            <w:r w:rsidRPr="0062074F">
              <w:t>Units for depth</w:t>
            </w:r>
          </w:p>
        </w:tc>
        <w:tc>
          <w:tcPr>
            <w:tcW w:w="5791" w:type="dxa"/>
          </w:tcPr>
          <w:p w14:paraId="5AB94129" w14:textId="34C835D6" w:rsidR="007B5B9A" w:rsidRPr="0062074F" w:rsidRDefault="001E2115" w:rsidP="000A67D1">
            <w:pPr>
              <w:spacing w:before="60" w:after="60"/>
            </w:pPr>
            <w:r w:rsidRPr="0062074F">
              <w:t>Axis Unit of Measure (</w:t>
            </w:r>
            <w:r w:rsidR="007B5B9A" w:rsidRPr="0062074F">
              <w:t>AXUM</w:t>
            </w:r>
            <w:r w:rsidRPr="0062074F">
              <w:t>)</w:t>
            </w:r>
            <w:r w:rsidR="007B5B9A" w:rsidRPr="0062074F">
              <w:t xml:space="preserve"> subfield in the </w:t>
            </w:r>
            <w:r w:rsidRPr="0062074F">
              <w:t>Coordinate System Axes (</w:t>
            </w:r>
            <w:r w:rsidR="007B5B9A" w:rsidRPr="0062074F">
              <w:t>CSAX</w:t>
            </w:r>
            <w:r w:rsidRPr="0062074F">
              <w:t>)</w:t>
            </w:r>
            <w:r w:rsidR="007B5B9A" w:rsidRPr="0062074F">
              <w:t xml:space="preserve"> field</w:t>
            </w:r>
          </w:p>
        </w:tc>
      </w:tr>
      <w:tr w:rsidR="007B5B9A" w:rsidRPr="0062074F" w14:paraId="0424E24B" w14:textId="77777777" w:rsidTr="007A2540">
        <w:trPr>
          <w:cantSplit/>
          <w:jc w:val="center"/>
        </w:trPr>
        <w:tc>
          <w:tcPr>
            <w:tcW w:w="3305" w:type="dxa"/>
          </w:tcPr>
          <w:p w14:paraId="458726B0" w14:textId="77777777" w:rsidR="007B5B9A" w:rsidRPr="0062074F" w:rsidRDefault="007B5B9A" w:rsidP="000A67D1">
            <w:pPr>
              <w:spacing w:before="60" w:after="60"/>
            </w:pPr>
            <w:r w:rsidRPr="0062074F">
              <w:t>Units for height</w:t>
            </w:r>
          </w:p>
        </w:tc>
        <w:tc>
          <w:tcPr>
            <w:tcW w:w="5791" w:type="dxa"/>
          </w:tcPr>
          <w:p w14:paraId="6CE40F1E" w14:textId="77777777" w:rsidR="007B5B9A" w:rsidRPr="0062074F" w:rsidRDefault="007B5B9A" w:rsidP="000A67D1">
            <w:pPr>
              <w:spacing w:before="60" w:after="60"/>
            </w:pPr>
            <w:r w:rsidRPr="0062074F">
              <w:t>AXUM subfield in the CSAX field</w:t>
            </w:r>
          </w:p>
        </w:tc>
      </w:tr>
      <w:tr w:rsidR="003E1CAF" w:rsidRPr="0062074F" w14:paraId="53922B53" w14:textId="77777777" w:rsidTr="000A67D1">
        <w:trPr>
          <w:cantSplit/>
          <w:jc w:val="center"/>
        </w:trPr>
        <w:tc>
          <w:tcPr>
            <w:tcW w:w="9096" w:type="dxa"/>
            <w:gridSpan w:val="2"/>
          </w:tcPr>
          <w:p w14:paraId="1CF08E5C" w14:textId="3988DD08" w:rsidR="003E1CAF" w:rsidRPr="0062074F" w:rsidRDefault="00A14827" w:rsidP="004B2A18">
            <w:pPr>
              <w:spacing w:before="60" w:after="60"/>
            </w:pPr>
            <w:commentRangeStart w:id="1476"/>
            <w:r w:rsidRPr="0062074F">
              <w:t>A</w:t>
            </w:r>
            <w:r w:rsidR="003E1CAF" w:rsidRPr="0062074F">
              <w:t>lthough the S-</w:t>
            </w:r>
            <w:ins w:id="1477" w:author="Birklhuber Bernd" w:date="2026-08-07T10:59:00Z">
              <w:r w:rsidR="00303F6B">
                <w:t>4</w:t>
              </w:r>
            </w:ins>
            <w:del w:id="1478" w:author="Birklhuber Bernd" w:date="2026-08-07T10:59:00Z">
              <w:r w:rsidR="003E1CAF" w:rsidRPr="0062074F" w:rsidDel="00303F6B">
                <w:delText>1</w:delText>
              </w:r>
            </w:del>
            <w:r w:rsidR="003E1CAF" w:rsidRPr="0062074F">
              <w:t xml:space="preserve">01 </w:t>
            </w:r>
            <w:ins w:id="1479" w:author="Birklhuber Bernd" w:date="2026-08-07T10:59:00Z">
              <w:r w:rsidR="00303F6B">
                <w:t>I</w:t>
              </w:r>
            </w:ins>
            <w:r w:rsidR="004B2A18" w:rsidRPr="0062074F">
              <w:t xml:space="preserve">ENC Product Specification </w:t>
            </w:r>
            <w:r w:rsidR="003E1CAF" w:rsidRPr="0062074F">
              <w:t>does not allow any</w:t>
            </w:r>
            <w:r w:rsidR="006A7A07" w:rsidRPr="0062074F">
              <w:t xml:space="preserve"> units</w:t>
            </w:r>
            <w:r w:rsidR="003E1CAF" w:rsidRPr="0062074F">
              <w:t xml:space="preserve"> other than </w:t>
            </w:r>
            <w:r w:rsidR="006A7A07" w:rsidRPr="0062074F">
              <w:t xml:space="preserve">metres for </w:t>
            </w:r>
            <w:r w:rsidR="003E1CAF" w:rsidRPr="0062074F">
              <w:t xml:space="preserve">depths and heights, these two elements </w:t>
            </w:r>
            <w:r w:rsidRPr="0062074F">
              <w:t xml:space="preserve">must </w:t>
            </w:r>
            <w:r w:rsidR="003E1CAF" w:rsidRPr="0062074F">
              <w:t xml:space="preserve">be stated for clarity for the </w:t>
            </w:r>
            <w:del w:id="1480" w:author="Birklhuber Bernd" w:date="2026-08-07T10:59:00Z">
              <w:r w:rsidR="003E1CAF" w:rsidRPr="0062074F" w:rsidDel="00303F6B">
                <w:delText>Mariner</w:delText>
              </w:r>
            </w:del>
            <w:ins w:id="1481" w:author="Birklhuber Bernd" w:date="2026-08-07T10:59:00Z">
              <w:r w:rsidR="00303F6B">
                <w:t>boatmaster</w:t>
              </w:r>
              <w:commentRangeEnd w:id="1476"/>
              <w:r w:rsidR="00303F6B">
                <w:rPr>
                  <w:rStyle w:val="Kommentarzeichen"/>
                </w:rPr>
                <w:commentReference w:id="1476"/>
              </w:r>
            </w:ins>
          </w:p>
        </w:tc>
      </w:tr>
      <w:tr w:rsidR="007B5B9A" w:rsidRPr="0062074F" w14:paraId="258B6C32" w14:textId="77777777" w:rsidTr="007A2540">
        <w:trPr>
          <w:cantSplit/>
          <w:jc w:val="center"/>
        </w:trPr>
        <w:tc>
          <w:tcPr>
            <w:tcW w:w="3305" w:type="dxa"/>
          </w:tcPr>
          <w:p w14:paraId="2994E911" w14:textId="77777777" w:rsidR="007B5B9A" w:rsidRPr="0062074F" w:rsidRDefault="007B5B9A" w:rsidP="000A67D1">
            <w:pPr>
              <w:spacing w:before="60" w:after="60"/>
            </w:pPr>
            <w:r w:rsidRPr="0062074F">
              <w:t>Scale of display</w:t>
            </w:r>
          </w:p>
        </w:tc>
        <w:tc>
          <w:tcPr>
            <w:tcW w:w="5791" w:type="dxa"/>
          </w:tcPr>
          <w:p w14:paraId="50BE09D1" w14:textId="2C8C530E" w:rsidR="003E1CAF" w:rsidRPr="0062074F" w:rsidRDefault="007B5B9A" w:rsidP="000A67D1">
            <w:pPr>
              <w:spacing w:before="60" w:after="60"/>
            </w:pPr>
            <w:r w:rsidRPr="0062074F">
              <w:t xml:space="preserve">Selected by </w:t>
            </w:r>
            <w:del w:id="1482" w:author="Birklhuber Bernd" w:date="2026-08-07T10:59:00Z">
              <w:r w:rsidR="00B46FB0" w:rsidRPr="0062074F" w:rsidDel="00303F6B">
                <w:delText>m</w:delText>
              </w:r>
              <w:r w:rsidR="004B2A18" w:rsidRPr="0062074F" w:rsidDel="00303F6B">
                <w:delText>ariner</w:delText>
              </w:r>
            </w:del>
            <w:ins w:id="1483" w:author="Birklhuber Bernd" w:date="2026-08-07T10:59:00Z">
              <w:r w:rsidR="00303F6B">
                <w:t>boatmaster</w:t>
              </w:r>
            </w:ins>
          </w:p>
        </w:tc>
      </w:tr>
      <w:tr w:rsidR="007B5B9A" w:rsidRPr="0062074F" w14:paraId="0238EBDC" w14:textId="77777777" w:rsidTr="007A2540">
        <w:trPr>
          <w:cantSplit/>
          <w:jc w:val="center"/>
        </w:trPr>
        <w:tc>
          <w:tcPr>
            <w:tcW w:w="3305" w:type="dxa"/>
          </w:tcPr>
          <w:p w14:paraId="27B6E948" w14:textId="77777777" w:rsidR="007B5B9A" w:rsidRPr="0062074F" w:rsidRDefault="007B5B9A" w:rsidP="000A67D1">
            <w:pPr>
              <w:spacing w:before="60" w:after="60"/>
            </w:pPr>
            <w:r w:rsidRPr="0062074F">
              <w:t>Data quality indicator</w:t>
            </w:r>
          </w:p>
        </w:tc>
        <w:tc>
          <w:tcPr>
            <w:tcW w:w="5791" w:type="dxa"/>
          </w:tcPr>
          <w:p w14:paraId="7422FB96" w14:textId="19F903B5" w:rsidR="007B5B9A" w:rsidRPr="0062074F" w:rsidRDefault="00426D8A">
            <w:pPr>
              <w:pStyle w:val="Listenabsatz"/>
              <w:numPr>
                <w:ilvl w:val="0"/>
                <w:numId w:val="64"/>
              </w:numPr>
              <w:spacing w:before="60" w:after="60"/>
            </w:pPr>
            <w:proofErr w:type="spellStart"/>
            <w:r w:rsidRPr="00520800">
              <w:rPr>
                <w:i/>
                <w:iCs/>
              </w:rPr>
              <w:t>zoneOfConfidence.categoryOfZoneOfConfidence</w:t>
            </w:r>
            <w:proofErr w:type="spellEnd"/>
            <w:r w:rsidRPr="0062074F">
              <w:t xml:space="preserve"> (CATZOC) </w:t>
            </w:r>
            <w:r w:rsidR="007B5B9A" w:rsidRPr="0062074F">
              <w:t xml:space="preserve">attribute of the </w:t>
            </w:r>
            <w:r w:rsidR="0028392F" w:rsidRPr="0062074F">
              <w:rPr>
                <w:b/>
                <w:bCs/>
              </w:rPr>
              <w:t>Quality</w:t>
            </w:r>
            <w:r w:rsidR="004F3C6C" w:rsidRPr="0062074F">
              <w:rPr>
                <w:b/>
                <w:bCs/>
              </w:rPr>
              <w:t xml:space="preserve"> </w:t>
            </w:r>
            <w:proofErr w:type="gramStart"/>
            <w:r w:rsidR="0028392F" w:rsidRPr="0062074F">
              <w:rPr>
                <w:b/>
                <w:bCs/>
              </w:rPr>
              <w:t>Of</w:t>
            </w:r>
            <w:proofErr w:type="gramEnd"/>
            <w:r w:rsidR="004F3C6C" w:rsidRPr="0062074F">
              <w:rPr>
                <w:b/>
                <w:bCs/>
              </w:rPr>
              <w:t xml:space="preserve"> </w:t>
            </w:r>
            <w:r w:rsidR="0028392F" w:rsidRPr="0062074F">
              <w:rPr>
                <w:b/>
                <w:bCs/>
              </w:rPr>
              <w:t>Bathymetric</w:t>
            </w:r>
            <w:r w:rsidR="004F3C6C" w:rsidRPr="0062074F">
              <w:rPr>
                <w:b/>
                <w:bCs/>
              </w:rPr>
              <w:t xml:space="preserve"> </w:t>
            </w:r>
            <w:r w:rsidR="0028392F" w:rsidRPr="0062074F">
              <w:rPr>
                <w:b/>
                <w:bCs/>
              </w:rPr>
              <w:t>Data</w:t>
            </w:r>
            <w:r w:rsidR="0028392F" w:rsidRPr="0062074F">
              <w:t xml:space="preserve"> (</w:t>
            </w:r>
            <w:r w:rsidR="007B5B9A" w:rsidRPr="0062074F">
              <w:t>M_QUAL</w:t>
            </w:r>
            <w:r w:rsidR="0028392F" w:rsidRPr="0062074F">
              <w:t>)</w:t>
            </w:r>
            <w:r w:rsidR="00970467" w:rsidRPr="0062074F">
              <w:t xml:space="preserve"> meta-feature</w:t>
            </w:r>
            <w:r w:rsidR="007B5B9A" w:rsidRPr="0062074F">
              <w:t>.</w:t>
            </w:r>
          </w:p>
          <w:p w14:paraId="557B9B7F" w14:textId="36B29204" w:rsidR="00426D8A" w:rsidRPr="0062074F" w:rsidRDefault="00426D8A" w:rsidP="00426D8A">
            <w:pPr>
              <w:pStyle w:val="Listenabsatz"/>
              <w:spacing w:before="60" w:after="60"/>
            </w:pPr>
            <w:r w:rsidRPr="0062074F">
              <w:t>When multiple temporal attributes are present:</w:t>
            </w:r>
          </w:p>
          <w:p w14:paraId="73D594D7" w14:textId="7F4891A2" w:rsidR="00426D8A" w:rsidRPr="0062074F" w:rsidRDefault="00426D8A" w:rsidP="00426D8A">
            <w:pPr>
              <w:pStyle w:val="Listenabsatz"/>
              <w:spacing w:before="60" w:after="60"/>
            </w:pPr>
            <w:r w:rsidRPr="0062074F">
              <w:t xml:space="preserve">- If a single attribute value is valid for the selected viewing date range, that value </w:t>
            </w:r>
            <w:r w:rsidR="00D3352A" w:rsidRPr="0062074F">
              <w:t>must</w:t>
            </w:r>
            <w:r w:rsidRPr="0062074F">
              <w:t xml:space="preserve"> be displayed.</w:t>
            </w:r>
          </w:p>
          <w:p w14:paraId="0866764F" w14:textId="6F4FC61B" w:rsidR="00426D8A" w:rsidRPr="0062074F" w:rsidRDefault="00426D8A" w:rsidP="00426D8A">
            <w:pPr>
              <w:pStyle w:val="Listenabsatz"/>
              <w:spacing w:before="60" w:after="60"/>
            </w:pPr>
            <w:r w:rsidRPr="0062074F">
              <w:t xml:space="preserve">If multiple values are valid for the selected viewing date range, the worst-case value </w:t>
            </w:r>
            <w:r w:rsidR="00D3352A" w:rsidRPr="0062074F">
              <w:t>must</w:t>
            </w:r>
            <w:r w:rsidRPr="0062074F">
              <w:t xml:space="preserve"> be displayed.</w:t>
            </w:r>
          </w:p>
          <w:p w14:paraId="3AD9B1BF" w14:textId="1AF10CD9" w:rsidR="00426D8A" w:rsidRPr="0062074F" w:rsidRDefault="00426D8A" w:rsidP="00426D8A">
            <w:pPr>
              <w:pStyle w:val="Listenabsatz"/>
              <w:spacing w:before="60" w:after="60"/>
            </w:pPr>
            <w:r w:rsidRPr="0062074F">
              <w:t>When multiple features are present (to indicate bathymetric data quality at various depths):</w:t>
            </w:r>
          </w:p>
          <w:p w14:paraId="45B278CA" w14:textId="532057CD" w:rsidR="00426D8A" w:rsidRPr="0062074F" w:rsidRDefault="00426D8A" w:rsidP="00EC44E4">
            <w:pPr>
              <w:pStyle w:val="Listenabsatz"/>
              <w:spacing w:before="60" w:after="60"/>
            </w:pPr>
            <w:r w:rsidRPr="0062074F">
              <w:t xml:space="preserve">- The feature which intersects the specified safety contour value </w:t>
            </w:r>
            <w:r w:rsidR="00D3352A" w:rsidRPr="0062074F">
              <w:t>must</w:t>
            </w:r>
            <w:r w:rsidRPr="0062074F">
              <w:t xml:space="preserve"> be used.</w:t>
            </w:r>
          </w:p>
          <w:p w14:paraId="276D6539" w14:textId="6C4D885C" w:rsidR="003E1CAF" w:rsidRPr="0062074F" w:rsidRDefault="004123D5" w:rsidP="004B2A18">
            <w:pPr>
              <w:spacing w:before="60" w:after="60"/>
            </w:pPr>
            <w:r w:rsidRPr="0062074F">
              <w:t>(</w:t>
            </w:r>
            <w:r w:rsidR="003E1CAF" w:rsidRPr="0062074F">
              <w:t>b</w:t>
            </w:r>
            <w:r w:rsidRPr="0062074F">
              <w:t>)</w:t>
            </w:r>
            <w:r w:rsidR="003E1CAF" w:rsidRPr="0062074F">
              <w:t xml:space="preserve"> </w:t>
            </w:r>
            <w:r w:rsidR="00426D8A" w:rsidRPr="0062074F">
              <w:t xml:space="preserve">Total </w:t>
            </w:r>
            <w:proofErr w:type="spellStart"/>
            <w:r w:rsidR="00C0542A" w:rsidRPr="0062074F">
              <w:rPr>
                <w:i/>
                <w:iCs/>
              </w:rPr>
              <w:t>horizontalPositionUncertainty</w:t>
            </w:r>
            <w:proofErr w:type="spellEnd"/>
            <w:r w:rsidR="003C1749">
              <w:t xml:space="preserve"> </w:t>
            </w:r>
            <w:r w:rsidR="003E1CAF" w:rsidRPr="0062074F">
              <w:t xml:space="preserve">of the </w:t>
            </w:r>
            <w:r w:rsidR="005B78DC" w:rsidRPr="0062074F">
              <w:rPr>
                <w:b/>
                <w:bCs/>
              </w:rPr>
              <w:t>Quality</w:t>
            </w:r>
            <w:r w:rsidR="004F3C6C" w:rsidRPr="0062074F">
              <w:rPr>
                <w:b/>
                <w:bCs/>
              </w:rPr>
              <w:t xml:space="preserve"> </w:t>
            </w:r>
            <w:proofErr w:type="gramStart"/>
            <w:r w:rsidR="005B78DC" w:rsidRPr="0062074F">
              <w:rPr>
                <w:b/>
                <w:bCs/>
              </w:rPr>
              <w:t>Of</w:t>
            </w:r>
            <w:proofErr w:type="gramEnd"/>
            <w:r w:rsidR="004F3C6C" w:rsidRPr="0062074F">
              <w:rPr>
                <w:b/>
                <w:bCs/>
              </w:rPr>
              <w:t xml:space="preserve"> </w:t>
            </w:r>
            <w:r w:rsidR="005B78DC" w:rsidRPr="0062074F">
              <w:rPr>
                <w:b/>
                <w:bCs/>
              </w:rPr>
              <w:t>Non</w:t>
            </w:r>
            <w:r w:rsidR="004B2A18" w:rsidRPr="0062074F">
              <w:rPr>
                <w:b/>
                <w:bCs/>
              </w:rPr>
              <w:t>-B</w:t>
            </w:r>
            <w:r w:rsidR="005B78DC" w:rsidRPr="0062074F">
              <w:rPr>
                <w:b/>
                <w:bCs/>
              </w:rPr>
              <w:t>athymetric</w:t>
            </w:r>
            <w:r w:rsidR="004F3C6C" w:rsidRPr="0062074F">
              <w:rPr>
                <w:b/>
                <w:bCs/>
              </w:rPr>
              <w:t xml:space="preserve"> </w:t>
            </w:r>
            <w:r w:rsidR="005B78DC" w:rsidRPr="0062074F">
              <w:rPr>
                <w:b/>
                <w:bCs/>
              </w:rPr>
              <w:t>Data</w:t>
            </w:r>
            <w:r w:rsidR="005B78DC" w:rsidRPr="0062074F">
              <w:t xml:space="preserve"> </w:t>
            </w:r>
            <w:r w:rsidR="00970467" w:rsidRPr="0062074F">
              <w:t xml:space="preserve">(M_ACCY) </w:t>
            </w:r>
            <w:r w:rsidR="005B78DC" w:rsidRPr="0062074F">
              <w:t>meta-feature if available</w:t>
            </w:r>
            <w:r w:rsidR="003E1CAF" w:rsidRPr="0062074F">
              <w:t>.</w:t>
            </w:r>
          </w:p>
          <w:p w14:paraId="2465BE09" w14:textId="77777777" w:rsidR="00A94BB4" w:rsidRPr="0062074F" w:rsidRDefault="00A94BB4" w:rsidP="004B2A18">
            <w:pPr>
              <w:spacing w:before="60" w:after="60"/>
            </w:pPr>
          </w:p>
          <w:p w14:paraId="2F203909" w14:textId="253CBB43" w:rsidR="00A94BB4" w:rsidRPr="0062074F" w:rsidRDefault="00A94BB4" w:rsidP="004B2A18">
            <w:pPr>
              <w:spacing w:before="60" w:after="60"/>
              <w:rPr>
                <w:i/>
                <w:iCs/>
              </w:rPr>
            </w:pPr>
            <w:r w:rsidRPr="0062074F">
              <w:rPr>
                <w:i/>
                <w:iCs/>
              </w:rPr>
              <w:t xml:space="preserve">Note: Due to the way quality is encoded in the </w:t>
            </w:r>
            <w:ins w:id="1484" w:author="Birklhuber Bernd" w:date="2026-08-07T11:00:00Z">
              <w:r w:rsidR="00303F6B">
                <w:rPr>
                  <w:i/>
                  <w:iCs/>
                </w:rPr>
                <w:t>I</w:t>
              </w:r>
            </w:ins>
            <w:r w:rsidRPr="0062074F">
              <w:rPr>
                <w:i/>
                <w:iCs/>
              </w:rPr>
              <w:t>ENC, both values (a and b) must be provided</w:t>
            </w:r>
          </w:p>
        </w:tc>
      </w:tr>
      <w:tr w:rsidR="003E1CAF" w:rsidRPr="0062074F" w14:paraId="051628F5" w14:textId="77777777" w:rsidTr="000A67D1">
        <w:trPr>
          <w:cantSplit/>
          <w:jc w:val="center"/>
        </w:trPr>
        <w:tc>
          <w:tcPr>
            <w:tcW w:w="9096" w:type="dxa"/>
            <w:gridSpan w:val="2"/>
          </w:tcPr>
          <w:p w14:paraId="77F174AE" w14:textId="47D8A486" w:rsidR="003E1CAF" w:rsidRPr="0062074F" w:rsidRDefault="003E1CAF" w:rsidP="000A67D1">
            <w:pPr>
              <w:spacing w:before="60" w:after="60"/>
            </w:pPr>
          </w:p>
        </w:tc>
      </w:tr>
      <w:tr w:rsidR="007B5B9A" w:rsidRPr="0062074F" w14:paraId="4F497D51" w14:textId="77777777" w:rsidTr="007A2540">
        <w:trPr>
          <w:cantSplit/>
          <w:jc w:val="center"/>
        </w:trPr>
        <w:tc>
          <w:tcPr>
            <w:tcW w:w="3305" w:type="dxa"/>
          </w:tcPr>
          <w:p w14:paraId="3E2DE84A" w14:textId="77777777" w:rsidR="007B5B9A" w:rsidRPr="0062074F" w:rsidRDefault="007B5B9A" w:rsidP="000A67D1">
            <w:pPr>
              <w:spacing w:before="60" w:after="60"/>
            </w:pPr>
            <w:r w:rsidRPr="0062074F">
              <w:t>Sounding/vertical datum</w:t>
            </w:r>
          </w:p>
        </w:tc>
        <w:tc>
          <w:tcPr>
            <w:tcW w:w="5791" w:type="dxa"/>
          </w:tcPr>
          <w:p w14:paraId="4885C923" w14:textId="0975091E" w:rsidR="007B5B9A" w:rsidRPr="0062074F" w:rsidRDefault="002121DE" w:rsidP="000A67D1">
            <w:pPr>
              <w:spacing w:before="60" w:after="60"/>
            </w:pPr>
            <w:r w:rsidRPr="0062074F">
              <w:t xml:space="preserve">The </w:t>
            </w:r>
            <w:proofErr w:type="spellStart"/>
            <w:r w:rsidR="007B5B9A" w:rsidRPr="0062074F">
              <w:rPr>
                <w:i/>
                <w:iCs/>
              </w:rPr>
              <w:t>verticalDatum</w:t>
            </w:r>
            <w:proofErr w:type="spellEnd"/>
            <w:r w:rsidR="007B5B9A" w:rsidRPr="0062074F">
              <w:t xml:space="preserve"> attribute of the </w:t>
            </w:r>
            <w:proofErr w:type="spellStart"/>
            <w:r w:rsidR="007B5B9A" w:rsidRPr="0062074F">
              <w:rPr>
                <w:b/>
                <w:bCs/>
              </w:rPr>
              <w:t>SoundingDatum</w:t>
            </w:r>
            <w:proofErr w:type="spellEnd"/>
            <w:r w:rsidR="007B5B9A" w:rsidRPr="0062074F">
              <w:t xml:space="preserve"> feature and </w:t>
            </w:r>
            <w:proofErr w:type="spellStart"/>
            <w:r w:rsidR="007B5B9A" w:rsidRPr="0062074F">
              <w:rPr>
                <w:b/>
                <w:bCs/>
              </w:rPr>
              <w:t>VerticalDatum</w:t>
            </w:r>
            <w:r w:rsidR="00D3352A" w:rsidRPr="0062074F">
              <w:rPr>
                <w:b/>
                <w:bCs/>
              </w:rPr>
              <w:t>OfData</w:t>
            </w:r>
            <w:proofErr w:type="spellEnd"/>
            <w:r w:rsidR="007B5B9A" w:rsidRPr="0062074F">
              <w:t xml:space="preserve"> feature when available.</w:t>
            </w:r>
          </w:p>
          <w:p w14:paraId="02353BF3" w14:textId="69EB81F0" w:rsidR="00066F3D" w:rsidRPr="0062074F" w:rsidRDefault="00066F3D" w:rsidP="000A67D1">
            <w:pPr>
              <w:spacing w:before="60" w:after="60"/>
            </w:pPr>
            <w:r w:rsidRPr="0062074F">
              <w:t>(</w:t>
            </w:r>
            <w:proofErr w:type="spellStart"/>
            <w:r w:rsidRPr="0062074F">
              <w:rPr>
                <w:i/>
                <w:iCs/>
              </w:rPr>
              <w:t>verticalDatum</w:t>
            </w:r>
            <w:proofErr w:type="spellEnd"/>
            <w:r w:rsidRPr="0062074F">
              <w:t xml:space="preserve"> attributes of individual features </w:t>
            </w:r>
            <w:r w:rsidR="00A14827" w:rsidRPr="0062074F">
              <w:t xml:space="preserve">must </w:t>
            </w:r>
            <w:r w:rsidRPr="0062074F">
              <w:t>not be used for the legend.)</w:t>
            </w:r>
          </w:p>
        </w:tc>
      </w:tr>
      <w:tr w:rsidR="007B5B9A" w:rsidRPr="0062074F" w14:paraId="6F19A772" w14:textId="77777777" w:rsidTr="007A2540">
        <w:trPr>
          <w:cantSplit/>
          <w:jc w:val="center"/>
        </w:trPr>
        <w:tc>
          <w:tcPr>
            <w:tcW w:w="3305" w:type="dxa"/>
          </w:tcPr>
          <w:p w14:paraId="6CA58DC2" w14:textId="77777777" w:rsidR="007B5B9A" w:rsidRPr="0062074F" w:rsidRDefault="007B5B9A" w:rsidP="000A67D1">
            <w:pPr>
              <w:spacing w:before="60" w:after="60"/>
            </w:pPr>
            <w:r w:rsidRPr="0062074F">
              <w:t>Horizontal datum</w:t>
            </w:r>
          </w:p>
        </w:tc>
        <w:tc>
          <w:tcPr>
            <w:tcW w:w="5791" w:type="dxa"/>
          </w:tcPr>
          <w:p w14:paraId="263C3713" w14:textId="77777777" w:rsidR="007B5B9A" w:rsidRPr="0062074F" w:rsidRDefault="007B5B9A" w:rsidP="000A67D1">
            <w:pPr>
              <w:spacing w:before="60" w:after="60"/>
            </w:pPr>
            <w:r w:rsidRPr="0062074F">
              <w:t>WGS84</w:t>
            </w:r>
          </w:p>
        </w:tc>
      </w:tr>
      <w:tr w:rsidR="007B5B9A" w:rsidRPr="0062074F" w14:paraId="17FF7F06" w14:textId="77777777" w:rsidTr="007A2540">
        <w:trPr>
          <w:cantSplit/>
          <w:jc w:val="center"/>
        </w:trPr>
        <w:tc>
          <w:tcPr>
            <w:tcW w:w="3305" w:type="dxa"/>
          </w:tcPr>
          <w:p w14:paraId="4639AE8F" w14:textId="77777777" w:rsidR="007B5B9A" w:rsidRPr="0062074F" w:rsidRDefault="007B5B9A" w:rsidP="000A67D1">
            <w:pPr>
              <w:spacing w:before="60" w:after="60"/>
            </w:pPr>
            <w:r w:rsidRPr="0062074F">
              <w:t>Value of safety depth</w:t>
            </w:r>
          </w:p>
        </w:tc>
        <w:tc>
          <w:tcPr>
            <w:tcW w:w="5791" w:type="dxa"/>
          </w:tcPr>
          <w:p w14:paraId="2DEA7E64" w14:textId="35D8EA34" w:rsidR="007B5B9A" w:rsidRPr="0062074F" w:rsidRDefault="007B5B9A" w:rsidP="000A67D1">
            <w:pPr>
              <w:spacing w:before="60" w:after="60"/>
            </w:pPr>
            <w:r w:rsidRPr="0062074F">
              <w:t>Selected b</w:t>
            </w:r>
            <w:r w:rsidR="004B2A18" w:rsidRPr="0062074F">
              <w:t xml:space="preserve">y </w:t>
            </w:r>
            <w:del w:id="1485" w:author="Birklhuber Bernd" w:date="2026-08-07T11:00:00Z">
              <w:r w:rsidR="004B2A18" w:rsidRPr="0062074F" w:rsidDel="00303F6B">
                <w:delText>Mariner</w:delText>
              </w:r>
            </w:del>
            <w:ins w:id="1486" w:author="Birklhuber Bernd" w:date="2026-08-07T11:00:00Z">
              <w:r w:rsidR="00303F6B">
                <w:t>boatmaster</w:t>
              </w:r>
            </w:ins>
            <w:r w:rsidR="004B2A18" w:rsidRPr="0062074F">
              <w:t xml:space="preserve">. Default is </w:t>
            </w:r>
            <w:commentRangeStart w:id="1487"/>
            <w:r w:rsidR="004B2A18" w:rsidRPr="0062074F">
              <w:t>30 metres</w:t>
            </w:r>
            <w:commentRangeEnd w:id="1487"/>
            <w:r w:rsidR="00303F6B">
              <w:rPr>
                <w:rStyle w:val="Kommentarzeichen"/>
              </w:rPr>
              <w:commentReference w:id="1487"/>
            </w:r>
          </w:p>
        </w:tc>
      </w:tr>
      <w:tr w:rsidR="007B5B9A" w:rsidRPr="0062074F" w14:paraId="38A80191" w14:textId="77777777" w:rsidTr="007A2540">
        <w:trPr>
          <w:cantSplit/>
          <w:jc w:val="center"/>
        </w:trPr>
        <w:tc>
          <w:tcPr>
            <w:tcW w:w="3305" w:type="dxa"/>
          </w:tcPr>
          <w:p w14:paraId="3FB8C19A" w14:textId="77777777" w:rsidR="007B5B9A" w:rsidRPr="0062074F" w:rsidRDefault="007B5B9A" w:rsidP="000A67D1">
            <w:pPr>
              <w:spacing w:before="60" w:after="60"/>
            </w:pPr>
            <w:r w:rsidRPr="0062074F">
              <w:t>Value of safety contour</w:t>
            </w:r>
          </w:p>
        </w:tc>
        <w:tc>
          <w:tcPr>
            <w:tcW w:w="5791" w:type="dxa"/>
          </w:tcPr>
          <w:p w14:paraId="4227C73C" w14:textId="2E7F5BFC" w:rsidR="007B5B9A" w:rsidRPr="0062074F" w:rsidRDefault="007B5B9A" w:rsidP="000A67D1">
            <w:pPr>
              <w:spacing w:before="60" w:after="60"/>
            </w:pPr>
            <w:r w:rsidRPr="0062074F">
              <w:t>Selected b</w:t>
            </w:r>
            <w:r w:rsidR="004B2A18" w:rsidRPr="0062074F">
              <w:t xml:space="preserve">y </w:t>
            </w:r>
            <w:del w:id="1488" w:author="Birklhuber Bernd" w:date="2026-08-07T11:00:00Z">
              <w:r w:rsidR="004B2A18" w:rsidRPr="0062074F" w:rsidDel="00303F6B">
                <w:delText>Mariner</w:delText>
              </w:r>
            </w:del>
            <w:ins w:id="1489" w:author="Birklhuber Bernd" w:date="2026-08-07T11:00:00Z">
              <w:r w:rsidR="00303F6B">
                <w:t>boatmaster</w:t>
              </w:r>
            </w:ins>
            <w:r w:rsidR="004B2A18" w:rsidRPr="0062074F">
              <w:t xml:space="preserve">. Default is </w:t>
            </w:r>
            <w:commentRangeStart w:id="1490"/>
            <w:r w:rsidR="004B2A18" w:rsidRPr="0062074F">
              <w:t>30 metres</w:t>
            </w:r>
            <w:commentRangeEnd w:id="1490"/>
            <w:r w:rsidR="00303F6B">
              <w:rPr>
                <w:rStyle w:val="Kommentarzeichen"/>
              </w:rPr>
              <w:commentReference w:id="1490"/>
            </w:r>
          </w:p>
          <w:p w14:paraId="4C76D350" w14:textId="77777777" w:rsidR="00374334" w:rsidRPr="00520800" w:rsidRDefault="00374334" w:rsidP="000A67D1">
            <w:pPr>
              <w:spacing w:before="60" w:after="60"/>
              <w:rPr>
                <w:sz w:val="6"/>
                <w:szCs w:val="6"/>
              </w:rPr>
            </w:pPr>
          </w:p>
          <w:p w14:paraId="2DE8022B" w14:textId="6368C223" w:rsidR="00374334" w:rsidRPr="00520800" w:rsidRDefault="00374334" w:rsidP="000A67D1">
            <w:pPr>
              <w:spacing w:before="60" w:after="60"/>
            </w:pPr>
            <w:r w:rsidRPr="00520800">
              <w:t xml:space="preserve">If the </w:t>
            </w:r>
            <w:del w:id="1491" w:author="Birklhuber Bernd" w:date="2026-08-07T11:01:00Z">
              <w:r w:rsidRPr="00520800" w:rsidDel="00303F6B">
                <w:delText xml:space="preserve">Mariner </w:delText>
              </w:r>
            </w:del>
            <w:ins w:id="1492" w:author="Birklhuber Bernd" w:date="2026-08-07T11:01:00Z">
              <w:r w:rsidR="00303F6B">
                <w:t>boatmaster</w:t>
              </w:r>
              <w:r w:rsidR="00303F6B" w:rsidRPr="00520800">
                <w:t xml:space="preserve"> </w:t>
              </w:r>
            </w:ins>
            <w:r w:rsidRPr="00520800">
              <w:t xml:space="preserve">has selected a contour that is not available in the </w:t>
            </w:r>
            <w:ins w:id="1493" w:author="Birklhuber Bernd" w:date="2026-08-07T11:01:00Z">
              <w:r w:rsidR="00303F6B">
                <w:t>I</w:t>
              </w:r>
            </w:ins>
            <w:r w:rsidRPr="00520800">
              <w:t>ENC both the contour selected and the contour displayed</w:t>
            </w:r>
            <w:r w:rsidR="00AE5DD5" w:rsidRPr="00520800">
              <w:t xml:space="preserve"> at the selected position</w:t>
            </w:r>
            <w:r w:rsidRPr="00520800">
              <w:t xml:space="preserve"> must be </w:t>
            </w:r>
            <w:r w:rsidR="00F81BD6">
              <w:t>displayed</w:t>
            </w:r>
          </w:p>
        </w:tc>
      </w:tr>
      <w:tr w:rsidR="009810BB" w:rsidRPr="0062074F" w14:paraId="55069771" w14:textId="77777777" w:rsidTr="007A2540">
        <w:trPr>
          <w:cantSplit/>
          <w:jc w:val="center"/>
        </w:trPr>
        <w:tc>
          <w:tcPr>
            <w:tcW w:w="3305" w:type="dxa"/>
          </w:tcPr>
          <w:p w14:paraId="3D8F70A5" w14:textId="644AD55E" w:rsidR="009810BB" w:rsidRPr="0062074F" w:rsidRDefault="009810BB" w:rsidP="000A67D1">
            <w:pPr>
              <w:spacing w:before="60" w:after="60"/>
            </w:pPr>
            <w:r w:rsidRPr="0062074F">
              <w:t>WLA method</w:t>
            </w:r>
          </w:p>
        </w:tc>
        <w:tc>
          <w:tcPr>
            <w:tcW w:w="5791" w:type="dxa"/>
          </w:tcPr>
          <w:p w14:paraId="5613383D" w14:textId="77777777" w:rsidR="009810BB" w:rsidRPr="0062074F" w:rsidRDefault="009810BB" w:rsidP="000A67D1">
            <w:pPr>
              <w:spacing w:before="60" w:after="60"/>
            </w:pPr>
            <w:r w:rsidRPr="0062074F">
              <w:t>Method of Water Level Adjustment selected.</w:t>
            </w:r>
          </w:p>
          <w:p w14:paraId="42E136F8" w14:textId="64A5E43C" w:rsidR="0082094D" w:rsidRPr="001C1CAB" w:rsidRDefault="0082094D" w:rsidP="000A67D1">
            <w:pPr>
              <w:spacing w:before="60" w:after="60"/>
            </w:pPr>
            <w:r w:rsidRPr="001C1CAB">
              <w:t xml:space="preserve">The value of the dataset metadata attribute </w:t>
            </w:r>
            <w:proofErr w:type="spellStart"/>
            <w:r w:rsidRPr="00520800">
              <w:rPr>
                <w:i/>
                <w:iCs/>
              </w:rPr>
              <w:t>dataDynamicity</w:t>
            </w:r>
            <w:proofErr w:type="spellEnd"/>
            <w:r w:rsidRPr="001C1CAB">
              <w:t xml:space="preserve"> of </w:t>
            </w:r>
            <w:del w:id="1494" w:author="Birklhuber Bernd" w:date="2026-08-07T11:01:00Z">
              <w:r w:rsidRPr="001C1CAB" w:rsidDel="00303F6B">
                <w:delText xml:space="preserve">any S-111, or of </w:delText>
              </w:r>
            </w:del>
            <w:r w:rsidRPr="001C1CAB">
              <w:t>any S-104 used for Water Level Adjustment on the display.</w:t>
            </w:r>
          </w:p>
        </w:tc>
      </w:tr>
      <w:tr w:rsidR="007B5B9A" w:rsidRPr="0062074F" w14:paraId="16C268BD" w14:textId="77777777" w:rsidTr="007A2540">
        <w:trPr>
          <w:cantSplit/>
          <w:jc w:val="center"/>
        </w:trPr>
        <w:tc>
          <w:tcPr>
            <w:tcW w:w="3305" w:type="dxa"/>
          </w:tcPr>
          <w:p w14:paraId="1CC77ED9" w14:textId="77777777" w:rsidR="007B5B9A" w:rsidRPr="0062074F" w:rsidRDefault="007B5B9A" w:rsidP="000A67D1">
            <w:pPr>
              <w:spacing w:before="60" w:after="60"/>
            </w:pPr>
            <w:commentRangeStart w:id="1495"/>
            <w:r w:rsidRPr="0062074F">
              <w:t>Magnetic variation</w:t>
            </w:r>
          </w:p>
        </w:tc>
        <w:tc>
          <w:tcPr>
            <w:tcW w:w="5791" w:type="dxa"/>
          </w:tcPr>
          <w:p w14:paraId="0AD394C2" w14:textId="216F9630" w:rsidR="004E0F3F" w:rsidRPr="0062074F" w:rsidRDefault="004E0F3F" w:rsidP="000A67D1">
            <w:pPr>
              <w:spacing w:before="60" w:after="60"/>
            </w:pPr>
            <w:proofErr w:type="spellStart"/>
            <w:r w:rsidRPr="0062074F">
              <w:rPr>
                <w:b/>
                <w:bCs/>
              </w:rPr>
              <w:t>MagneticVariation</w:t>
            </w:r>
            <w:proofErr w:type="spellEnd"/>
            <w:r w:rsidRPr="0062074F">
              <w:t xml:space="preserve"> (MAGVAR) feature, attributes:</w:t>
            </w:r>
          </w:p>
          <w:p w14:paraId="3AF3FDF5" w14:textId="2C95D330" w:rsidR="004E0F3F" w:rsidRPr="0062074F" w:rsidRDefault="007B5B9A" w:rsidP="000A67D1">
            <w:pPr>
              <w:spacing w:before="60" w:after="60"/>
            </w:pPr>
            <w:proofErr w:type="spellStart"/>
            <w:r w:rsidRPr="0062074F">
              <w:rPr>
                <w:i/>
                <w:iCs/>
              </w:rPr>
              <w:t>referenceYearForMagneticVariation</w:t>
            </w:r>
            <w:proofErr w:type="spellEnd"/>
            <w:r w:rsidR="004E0F3F" w:rsidRPr="0062074F">
              <w:rPr>
                <w:i/>
                <w:iCs/>
              </w:rPr>
              <w:t xml:space="preserve"> (RYRMGV)</w:t>
            </w:r>
            <w:r w:rsidRPr="0062074F">
              <w:t>,</w:t>
            </w:r>
          </w:p>
          <w:p w14:paraId="04035B00" w14:textId="77777777" w:rsidR="004E0F3F" w:rsidRPr="0062074F" w:rsidRDefault="007B5B9A" w:rsidP="000A67D1">
            <w:pPr>
              <w:spacing w:before="60" w:after="60"/>
            </w:pPr>
            <w:proofErr w:type="spellStart"/>
            <w:r w:rsidRPr="0062074F">
              <w:rPr>
                <w:i/>
                <w:iCs/>
              </w:rPr>
              <w:t>valueofAnnualChangeInMagneticVariation</w:t>
            </w:r>
            <w:proofErr w:type="spellEnd"/>
            <w:r w:rsidR="004E0F3F" w:rsidRPr="0062074F">
              <w:rPr>
                <w:i/>
                <w:iCs/>
              </w:rPr>
              <w:t xml:space="preserve"> (VALACM)</w:t>
            </w:r>
            <w:r w:rsidRPr="0062074F">
              <w:t>,</w:t>
            </w:r>
          </w:p>
          <w:p w14:paraId="31BC2705" w14:textId="674C5792" w:rsidR="00B46FB0" w:rsidRPr="0062074F" w:rsidRDefault="004E0F3F" w:rsidP="000A67D1">
            <w:pPr>
              <w:spacing w:before="60" w:after="60"/>
              <w:rPr>
                <w:i/>
                <w:iCs/>
              </w:rPr>
            </w:pPr>
            <w:r w:rsidRPr="0062074F">
              <w:t>and</w:t>
            </w:r>
            <w:r w:rsidRPr="0062074F">
              <w:rPr>
                <w:i/>
                <w:iCs/>
              </w:rPr>
              <w:t xml:space="preserve"> </w:t>
            </w:r>
            <w:proofErr w:type="spellStart"/>
            <w:r w:rsidR="007B5B9A" w:rsidRPr="0062074F">
              <w:rPr>
                <w:i/>
                <w:iCs/>
              </w:rPr>
              <w:t>valueOfMagneticVariation</w:t>
            </w:r>
            <w:proofErr w:type="spellEnd"/>
            <w:r w:rsidRPr="0062074F">
              <w:rPr>
                <w:i/>
                <w:iCs/>
              </w:rPr>
              <w:t xml:space="preserve"> (VALMAG)</w:t>
            </w:r>
          </w:p>
          <w:p w14:paraId="11630E17" w14:textId="5F48E19C" w:rsidR="00066F3D" w:rsidRPr="0062074F" w:rsidRDefault="007B5B9A" w:rsidP="000A67D1">
            <w:pPr>
              <w:spacing w:before="60" w:after="60"/>
            </w:pPr>
            <w:r w:rsidRPr="0062074F">
              <w:t xml:space="preserve">Item </w:t>
            </w:r>
            <w:r w:rsidR="002845EB" w:rsidRPr="0062074F">
              <w:t xml:space="preserve">must </w:t>
            </w:r>
            <w:r w:rsidRPr="0062074F">
              <w:t>be displayed as:</w:t>
            </w:r>
            <w:r w:rsidR="004E0F3F" w:rsidRPr="0062074F">
              <w:t xml:space="preserve"> VALMAG RYRMGV</w:t>
            </w:r>
            <w:r w:rsidR="00066F3D" w:rsidRPr="0062074F">
              <w:t xml:space="preserve"> (</w:t>
            </w:r>
            <w:r w:rsidR="004E0F3F" w:rsidRPr="0062074F">
              <w:t>VALACM</w:t>
            </w:r>
            <w:r w:rsidR="00066F3D" w:rsidRPr="0062074F">
              <w:t>)</w:t>
            </w:r>
          </w:p>
          <w:p w14:paraId="2C5A141D" w14:textId="20203756" w:rsidR="00066F3D" w:rsidRPr="0062074F" w:rsidRDefault="00066F3D" w:rsidP="000A67D1">
            <w:pPr>
              <w:spacing w:before="60" w:after="60"/>
            </w:pPr>
            <w:r w:rsidRPr="0062074F">
              <w:t>For example, 4°15W 1990 (8’E)</w:t>
            </w:r>
            <w:commentRangeEnd w:id="1495"/>
            <w:r w:rsidR="00303F6B">
              <w:rPr>
                <w:rStyle w:val="Kommentarzeichen"/>
              </w:rPr>
              <w:commentReference w:id="1495"/>
            </w:r>
          </w:p>
        </w:tc>
      </w:tr>
      <w:tr w:rsidR="007B5B9A" w:rsidRPr="0062074F" w14:paraId="19556FAD" w14:textId="77777777" w:rsidTr="007A2540">
        <w:trPr>
          <w:cantSplit/>
          <w:jc w:val="center"/>
        </w:trPr>
        <w:tc>
          <w:tcPr>
            <w:tcW w:w="3305" w:type="dxa"/>
          </w:tcPr>
          <w:p w14:paraId="1BA7F401" w14:textId="39D50F22" w:rsidR="007B5B9A" w:rsidRPr="0062074F" w:rsidRDefault="007B5B9A" w:rsidP="000A67D1">
            <w:pPr>
              <w:spacing w:before="60" w:after="60"/>
            </w:pPr>
            <w:r w:rsidRPr="0062074F">
              <w:lastRenderedPageBreak/>
              <w:t xml:space="preserve">Date and number of latest </w:t>
            </w:r>
            <w:proofErr w:type="gramStart"/>
            <w:r w:rsidRPr="0062074F">
              <w:t>update</w:t>
            </w:r>
            <w:proofErr w:type="gramEnd"/>
            <w:r w:rsidR="00742588" w:rsidRPr="0062074F">
              <w:t xml:space="preserve"> </w:t>
            </w:r>
            <w:r w:rsidRPr="0062074F">
              <w:t xml:space="preserve">affecting </w:t>
            </w:r>
            <w:r w:rsidR="00002EA5" w:rsidRPr="0062074F">
              <w:t xml:space="preserve">each </w:t>
            </w:r>
            <w:r w:rsidRPr="0062074F">
              <w:t>dataset currently in</w:t>
            </w:r>
            <w:r w:rsidR="00742588" w:rsidRPr="0062074F">
              <w:t xml:space="preserve"> </w:t>
            </w:r>
            <w:r w:rsidR="004B2A18" w:rsidRPr="0062074F">
              <w:t>use</w:t>
            </w:r>
          </w:p>
        </w:tc>
        <w:tc>
          <w:tcPr>
            <w:tcW w:w="5791" w:type="dxa"/>
          </w:tcPr>
          <w:p w14:paraId="15487FA4" w14:textId="57BD27B0" w:rsidR="007B5B9A" w:rsidRPr="0062074F" w:rsidRDefault="001E2115" w:rsidP="000A67D1">
            <w:pPr>
              <w:spacing w:before="60" w:after="60"/>
            </w:pPr>
            <w:r w:rsidRPr="0062074F">
              <w:t>Issue date and update number from the dataset discovery record</w:t>
            </w:r>
            <w:r w:rsidR="002121DE" w:rsidRPr="0062074F">
              <w:t xml:space="preserve"> (</w:t>
            </w:r>
            <w:r w:rsidR="002121DE" w:rsidRPr="00520800">
              <w:rPr>
                <w:i/>
                <w:iCs/>
              </w:rPr>
              <w:t>S100_DatasetDiscoveryMetadata</w:t>
            </w:r>
            <w:r w:rsidR="002121DE" w:rsidRPr="0062074F">
              <w:t>)</w:t>
            </w:r>
            <w:r w:rsidRPr="0062074F">
              <w:t xml:space="preserve"> of the last update dataset applied. (See S-100 Part 17)</w:t>
            </w:r>
          </w:p>
        </w:tc>
      </w:tr>
      <w:tr w:rsidR="007B5B9A" w:rsidRPr="0062074F" w14:paraId="1898BD15" w14:textId="77777777" w:rsidTr="007A2540">
        <w:trPr>
          <w:cantSplit/>
          <w:jc w:val="center"/>
        </w:trPr>
        <w:tc>
          <w:tcPr>
            <w:tcW w:w="3305" w:type="dxa"/>
          </w:tcPr>
          <w:p w14:paraId="7DAA030E" w14:textId="58A359F2" w:rsidR="007B5B9A" w:rsidRPr="0062074F" w:rsidRDefault="007B5B9A" w:rsidP="000A67D1">
            <w:pPr>
              <w:spacing w:before="60" w:after="60"/>
            </w:pPr>
            <w:r w:rsidRPr="0062074F">
              <w:t>Edition number and date of</w:t>
            </w:r>
            <w:r w:rsidR="00002EA5" w:rsidRPr="0062074F">
              <w:t xml:space="preserve"> each dataset</w:t>
            </w:r>
            <w:r w:rsidRPr="0062074F">
              <w:t xml:space="preserve"> </w:t>
            </w:r>
            <w:r w:rsidR="002845EB" w:rsidRPr="0062074F">
              <w:t>currently in use</w:t>
            </w:r>
          </w:p>
        </w:tc>
        <w:tc>
          <w:tcPr>
            <w:tcW w:w="5791" w:type="dxa"/>
          </w:tcPr>
          <w:p w14:paraId="7E442DAA" w14:textId="22131DF4" w:rsidR="00066F3D" w:rsidRPr="0062074F" w:rsidRDefault="001E2115" w:rsidP="000A67D1">
            <w:pPr>
              <w:spacing w:before="60" w:after="60"/>
            </w:pPr>
            <w:r w:rsidRPr="0062074F">
              <w:t xml:space="preserve">Edition number and issue date from the dataset discovery record </w:t>
            </w:r>
            <w:r w:rsidR="002121DE" w:rsidRPr="0062074F">
              <w:t>(</w:t>
            </w:r>
            <w:r w:rsidR="002121DE" w:rsidRPr="00520800">
              <w:rPr>
                <w:i/>
                <w:iCs/>
              </w:rPr>
              <w:t>S100_DatasetDiscoveryMetadata</w:t>
            </w:r>
            <w:r w:rsidR="002121DE" w:rsidRPr="0062074F">
              <w:t xml:space="preserve">) </w:t>
            </w:r>
            <w:r w:rsidRPr="0062074F">
              <w:t xml:space="preserve">of the current base issue of the </w:t>
            </w:r>
            <w:ins w:id="1496" w:author="Birklhuber Bernd" w:date="2026-08-07T11:02:00Z">
              <w:r w:rsidR="00303F6B">
                <w:t>I</w:t>
              </w:r>
            </w:ins>
            <w:r w:rsidRPr="0062074F">
              <w:t>ENC dataset. (See S-100 Part 17)</w:t>
            </w:r>
          </w:p>
        </w:tc>
      </w:tr>
      <w:tr w:rsidR="007B5B9A" w:rsidRPr="0062074F" w14:paraId="2EB911C6" w14:textId="77777777" w:rsidTr="007A2540">
        <w:trPr>
          <w:cantSplit/>
          <w:jc w:val="center"/>
        </w:trPr>
        <w:tc>
          <w:tcPr>
            <w:tcW w:w="3305" w:type="dxa"/>
          </w:tcPr>
          <w:p w14:paraId="45C6E832" w14:textId="5D2C80DE" w:rsidR="007B5B9A" w:rsidRPr="0062074F" w:rsidRDefault="00A841E5" w:rsidP="000A67D1">
            <w:pPr>
              <w:spacing w:before="60" w:after="60"/>
            </w:pPr>
            <w:commentRangeStart w:id="1497"/>
            <w:r w:rsidRPr="0062074F">
              <w:t xml:space="preserve">Display </w:t>
            </w:r>
            <w:r w:rsidR="007B5B9A" w:rsidRPr="0062074F">
              <w:t>projection</w:t>
            </w:r>
          </w:p>
        </w:tc>
        <w:tc>
          <w:tcPr>
            <w:tcW w:w="5791" w:type="dxa"/>
          </w:tcPr>
          <w:p w14:paraId="7AC69117" w14:textId="73BFA559" w:rsidR="007B5B9A" w:rsidRPr="0062074F" w:rsidRDefault="007B5B9A" w:rsidP="000A67D1">
            <w:pPr>
              <w:keepNext/>
              <w:spacing w:before="60" w:after="60"/>
            </w:pPr>
            <w:r w:rsidRPr="0062074F">
              <w:t xml:space="preserve">Projection used for the </w:t>
            </w:r>
            <w:ins w:id="1498" w:author="Birklhuber Bernd" w:date="2026-08-07T11:02:00Z">
              <w:r w:rsidR="00303F6B">
                <w:t xml:space="preserve">Inland </w:t>
              </w:r>
            </w:ins>
            <w:r w:rsidRPr="0062074F">
              <w:t xml:space="preserve">ECDIS </w:t>
            </w:r>
            <w:ins w:id="1499" w:author="Birklhuber Bernd" w:date="2026-08-07T11:02:00Z">
              <w:r w:rsidR="00303F6B">
                <w:t xml:space="preserve">or </w:t>
              </w:r>
            </w:ins>
            <w:ins w:id="1500" w:author="Birklhuber Bernd" w:date="2026-08-21T11:58:00Z">
              <w:r w:rsidR="00A641C2">
                <w:t xml:space="preserve">Inland </w:t>
              </w:r>
            </w:ins>
            <w:ins w:id="1501" w:author="Birklhuber Bernd" w:date="2026-08-07T11:02:00Z">
              <w:r w:rsidR="00303F6B">
                <w:t xml:space="preserve">ECS </w:t>
              </w:r>
            </w:ins>
            <w:r w:rsidRPr="0062074F">
              <w:t xml:space="preserve">display (For example, oblique azimuthal). This </w:t>
            </w:r>
            <w:r w:rsidR="00F447A0" w:rsidRPr="0062074F">
              <w:t xml:space="preserve">must </w:t>
            </w:r>
            <w:r w:rsidRPr="0062074F">
              <w:t xml:space="preserve">be appropriate to the scale </w:t>
            </w:r>
            <w:r w:rsidR="004B2A18" w:rsidRPr="0062074F">
              <w:t>and latitude of the data in use</w:t>
            </w:r>
            <w:commentRangeEnd w:id="1497"/>
            <w:r w:rsidR="00303F6B">
              <w:rPr>
                <w:rStyle w:val="Kommentarzeichen"/>
              </w:rPr>
              <w:commentReference w:id="1497"/>
            </w:r>
          </w:p>
        </w:tc>
      </w:tr>
    </w:tbl>
    <w:p w14:paraId="206BFB80" w14:textId="6E09AB02" w:rsidR="00AA63B2" w:rsidRPr="0062074F" w:rsidRDefault="005D62A2" w:rsidP="004B2A18">
      <w:pPr>
        <w:pStyle w:val="Beschriftung"/>
        <w:spacing w:after="120" w:line="240" w:lineRule="auto"/>
        <w:jc w:val="center"/>
      </w:pPr>
      <w:bookmarkStart w:id="1502" w:name="_Ref47362462"/>
      <w:r w:rsidRPr="0062074F">
        <w:t xml:space="preserve">Table </w:t>
      </w:r>
      <w:r w:rsidR="00157948">
        <w:fldChar w:fldCharType="begin"/>
      </w:r>
      <w:r w:rsidR="00157948">
        <w:instrText xml:space="preserve"> SEQ Table \* ARABIC </w:instrText>
      </w:r>
      <w:r w:rsidR="00157948">
        <w:fldChar w:fldCharType="separate"/>
      </w:r>
      <w:r w:rsidR="00157948">
        <w:rPr>
          <w:noProof/>
        </w:rPr>
        <w:t>4</w:t>
      </w:r>
      <w:r w:rsidR="00157948">
        <w:fldChar w:fldCharType="end"/>
      </w:r>
      <w:bookmarkEnd w:id="1502"/>
      <w:r w:rsidRPr="0062074F">
        <w:t xml:space="preserve"> - Legend elements</w:t>
      </w:r>
    </w:p>
    <w:p w14:paraId="06DE5318" w14:textId="55B37B6C" w:rsidR="00CA1CD1" w:rsidRPr="0062074F" w:rsidRDefault="005D62A2" w:rsidP="004B2A18">
      <w:pPr>
        <w:spacing w:after="120" w:line="240" w:lineRule="auto"/>
        <w:jc w:val="both"/>
      </w:pPr>
      <w:r w:rsidRPr="0062074F">
        <w:t xml:space="preserve">The list above is the minimum that </w:t>
      </w:r>
      <w:r w:rsidR="00114860" w:rsidRPr="0062074F">
        <w:t xml:space="preserve">must </w:t>
      </w:r>
      <w:r w:rsidRPr="0062074F">
        <w:t xml:space="preserve">be available, but the complete list need not always be shown. Individual items may be picked by the </w:t>
      </w:r>
      <w:del w:id="1503" w:author="Birklhuber Bernd" w:date="2026-08-07T11:03:00Z">
        <w:r w:rsidRPr="0062074F" w:rsidDel="00303F6B">
          <w:delText xml:space="preserve">mariner </w:delText>
        </w:r>
      </w:del>
      <w:ins w:id="1504" w:author="Birklhuber Bernd" w:date="2026-08-07T11:03:00Z">
        <w:r w:rsidR="00303F6B">
          <w:t>boatmaster</w:t>
        </w:r>
        <w:r w:rsidR="00303F6B" w:rsidRPr="0062074F">
          <w:t xml:space="preserve"> </w:t>
        </w:r>
      </w:ins>
      <w:r w:rsidRPr="0062074F">
        <w:t>for display for a period; examples are magnetic variation, data quality for depths, etc.</w:t>
      </w:r>
    </w:p>
    <w:p w14:paraId="7B18038E" w14:textId="0DF55FBC" w:rsidR="00453DD3" w:rsidRPr="0062074F" w:rsidRDefault="006E6A5F" w:rsidP="00DB7CFE">
      <w:pPr>
        <w:pStyle w:val="berschrift2"/>
      </w:pPr>
      <w:bookmarkStart w:id="1505" w:name="_Ref49473397"/>
      <w:r w:rsidRPr="0062074F">
        <w:t xml:space="preserve"> </w:t>
      </w:r>
      <w:bookmarkStart w:id="1506" w:name="_Toc226035072"/>
      <w:r w:rsidR="00627DB2" w:rsidRPr="0062074F">
        <w:t>Displaying manual and automatic updates and added information</w:t>
      </w:r>
      <w:bookmarkEnd w:id="1505"/>
      <w:bookmarkEnd w:id="1506"/>
    </w:p>
    <w:p w14:paraId="0E293B91" w14:textId="6EEE2B6B" w:rsidR="00453DD3" w:rsidRPr="0062074F" w:rsidRDefault="00453DD3" w:rsidP="00453DD3">
      <w:pPr>
        <w:pStyle w:val="berschrift3"/>
      </w:pPr>
      <w:bookmarkStart w:id="1507" w:name="_Toc226035073"/>
      <w:r w:rsidRPr="0062074F">
        <w:t>Manual updates</w:t>
      </w:r>
      <w:bookmarkEnd w:id="1507"/>
    </w:p>
    <w:p w14:paraId="5EDEDF9F" w14:textId="4F391689" w:rsidR="00453DD3" w:rsidRPr="0062074F" w:rsidRDefault="00453DD3" w:rsidP="00453DD3">
      <w:r w:rsidRPr="0062074F">
        <w:t xml:space="preserve">It must be possible to make the following manual updates to an </w:t>
      </w:r>
      <w:ins w:id="1508" w:author="Birklhuber Bernd" w:date="2026-08-07T11:03:00Z">
        <w:r w:rsidR="00303F6B">
          <w:t>I</w:t>
        </w:r>
      </w:ins>
      <w:r w:rsidRPr="0062074F">
        <w:t>ENC:</w:t>
      </w:r>
    </w:p>
    <w:p w14:paraId="2735CE93" w14:textId="77777777" w:rsidR="00453DD3" w:rsidRPr="0062074F" w:rsidRDefault="00453DD3">
      <w:pPr>
        <w:pStyle w:val="Listenabsatz"/>
        <w:numPr>
          <w:ilvl w:val="0"/>
          <w:numId w:val="82"/>
        </w:numPr>
      </w:pPr>
      <w:r w:rsidRPr="0062074F">
        <w:t>Add feature</w:t>
      </w:r>
    </w:p>
    <w:p w14:paraId="5642A1E3" w14:textId="77777777" w:rsidR="00453DD3" w:rsidRPr="0062074F" w:rsidRDefault="00453DD3">
      <w:pPr>
        <w:pStyle w:val="Listenabsatz"/>
        <w:numPr>
          <w:ilvl w:val="0"/>
          <w:numId w:val="82"/>
        </w:numPr>
      </w:pPr>
      <w:r w:rsidRPr="0062074F">
        <w:t>Delete feature</w:t>
      </w:r>
    </w:p>
    <w:p w14:paraId="55495C0D" w14:textId="77777777" w:rsidR="00453DD3" w:rsidRPr="0062074F" w:rsidRDefault="00453DD3">
      <w:pPr>
        <w:pStyle w:val="Listenabsatz"/>
        <w:numPr>
          <w:ilvl w:val="0"/>
          <w:numId w:val="82"/>
        </w:numPr>
      </w:pPr>
      <w:r w:rsidRPr="0062074F">
        <w:t>Modify feature</w:t>
      </w:r>
    </w:p>
    <w:p w14:paraId="17716B85" w14:textId="35170D98" w:rsidR="005F4566" w:rsidRPr="005F4566" w:rsidRDefault="005F4566" w:rsidP="005F4566">
      <w:pPr>
        <w:jc w:val="both"/>
      </w:pPr>
      <w:r w:rsidRPr="005F4566">
        <w:t>The following details must be available when the manual update object is selected by the cursor pick feature:</w:t>
      </w:r>
    </w:p>
    <w:p w14:paraId="7536995E" w14:textId="77777777" w:rsidR="005F4566" w:rsidRPr="005F4566" w:rsidRDefault="005F4566">
      <w:pPr>
        <w:numPr>
          <w:ilvl w:val="0"/>
          <w:numId w:val="115"/>
        </w:numPr>
        <w:jc w:val="both"/>
      </w:pPr>
      <w:r w:rsidRPr="005F4566">
        <w:t>All attributes available from the manual update feature catalogue</w:t>
      </w:r>
    </w:p>
    <w:p w14:paraId="4AA69300" w14:textId="77777777" w:rsidR="005F4566" w:rsidRPr="005F4566" w:rsidRDefault="005F4566">
      <w:pPr>
        <w:numPr>
          <w:ilvl w:val="0"/>
          <w:numId w:val="115"/>
        </w:numPr>
        <w:jc w:val="both"/>
      </w:pPr>
      <w:r w:rsidRPr="005F4566">
        <w:t>Source of update (i.e. manual update)</w:t>
      </w:r>
    </w:p>
    <w:p w14:paraId="76F0FE75" w14:textId="77777777" w:rsidR="005F4566" w:rsidRDefault="005F4566">
      <w:pPr>
        <w:numPr>
          <w:ilvl w:val="0"/>
          <w:numId w:val="115"/>
        </w:numPr>
        <w:jc w:val="both"/>
      </w:pPr>
      <w:r w:rsidRPr="005F4566">
        <w:t>Date and time of update</w:t>
      </w:r>
    </w:p>
    <w:p w14:paraId="3369ACC6" w14:textId="309A9820" w:rsidR="005F4566" w:rsidRPr="0062074F" w:rsidRDefault="005F4566">
      <w:pPr>
        <w:numPr>
          <w:ilvl w:val="0"/>
          <w:numId w:val="115"/>
        </w:numPr>
        <w:jc w:val="both"/>
      </w:pPr>
      <w:del w:id="1509" w:author="Birklhuber Bernd" w:date="2026-08-07T11:03:00Z">
        <w:r w:rsidRPr="005F4566" w:rsidDel="00303F6B">
          <w:delText xml:space="preserve">Mariner </w:delText>
        </w:r>
      </w:del>
      <w:ins w:id="1510" w:author="Birklhuber Bernd" w:date="2026-08-07T11:03:00Z">
        <w:r w:rsidR="00303F6B">
          <w:t>Boatmaster</w:t>
        </w:r>
        <w:r w:rsidR="00303F6B" w:rsidRPr="005F4566">
          <w:t xml:space="preserve"> </w:t>
        </w:r>
      </w:ins>
      <w:r w:rsidRPr="005F4566">
        <w:t>entered text associated with the manual update object</w:t>
      </w:r>
    </w:p>
    <w:p w14:paraId="59239C20" w14:textId="50716034" w:rsidR="00D42BC9" w:rsidRPr="0062074F" w:rsidRDefault="00D42BC9" w:rsidP="00D42BC9">
      <w:pPr>
        <w:spacing w:after="120" w:line="240" w:lineRule="auto"/>
        <w:jc w:val="both"/>
      </w:pPr>
      <w:r w:rsidRPr="0062074F">
        <w:t>Manual chart updates, which are subject to human error, must be distinguished from official information</w:t>
      </w:r>
      <w:r w:rsidR="003C1749">
        <w:t xml:space="preserve"> </w:t>
      </w:r>
      <w:r w:rsidRPr="0062074F">
        <w:t>and updates applied automatically</w:t>
      </w:r>
      <w:r w:rsidR="00653128" w:rsidRPr="0062074F">
        <w:t>. Additionally:</w:t>
      </w:r>
    </w:p>
    <w:p w14:paraId="4BFA3AB6" w14:textId="04926549" w:rsidR="00653128" w:rsidRPr="0062074F" w:rsidRDefault="00653128">
      <w:pPr>
        <w:pStyle w:val="Listenabsatz"/>
        <w:numPr>
          <w:ilvl w:val="0"/>
          <w:numId w:val="32"/>
        </w:numPr>
        <w:spacing w:after="60" w:line="240" w:lineRule="auto"/>
        <w:jc w:val="both"/>
      </w:pPr>
      <w:r w:rsidRPr="0062074F">
        <w:rPr>
          <w:b/>
          <w:bCs/>
        </w:rPr>
        <w:t>Keying and Symbology</w:t>
      </w:r>
      <w:r w:rsidRPr="0062074F">
        <w:t xml:space="preserve">. </w:t>
      </w:r>
      <w:r w:rsidR="007B3E43" w:rsidRPr="0062074F">
        <w:t xml:space="preserve">The </w:t>
      </w:r>
      <w:del w:id="1511" w:author="Birklhuber Bernd" w:date="2026-08-07T11:03:00Z">
        <w:r w:rsidR="007B3E43" w:rsidRPr="0062074F" w:rsidDel="00303F6B">
          <w:delText xml:space="preserve">mariner </w:delText>
        </w:r>
      </w:del>
      <w:ins w:id="1512" w:author="Birklhuber Bernd" w:date="2026-08-07T11:03:00Z">
        <w:r w:rsidR="00303F6B">
          <w:t>boatmaster</w:t>
        </w:r>
        <w:r w:rsidR="00303F6B" w:rsidRPr="0062074F">
          <w:t xml:space="preserve"> </w:t>
        </w:r>
      </w:ins>
      <w:r w:rsidR="007B3E43" w:rsidRPr="0062074F">
        <w:t xml:space="preserve">must be able to enter manual updates </w:t>
      </w:r>
      <w:r w:rsidRPr="0062074F">
        <w:t>for presentation on the display</w:t>
      </w:r>
      <w:r w:rsidR="00397508">
        <w:t xml:space="preserve"> as follows</w:t>
      </w:r>
      <w:r w:rsidRPr="0062074F">
        <w:t>:</w:t>
      </w:r>
    </w:p>
    <w:p w14:paraId="59AB47D6" w14:textId="7D1040AF" w:rsidR="00653128" w:rsidRPr="0062074F" w:rsidRDefault="00653128" w:rsidP="00653128">
      <w:pPr>
        <w:pStyle w:val="Listenabsatz"/>
        <w:spacing w:after="60" w:line="240" w:lineRule="auto"/>
        <w:jc w:val="both"/>
      </w:pPr>
      <w:r w:rsidRPr="0062074F">
        <w:rPr>
          <w:b/>
          <w:bCs/>
        </w:rPr>
        <w:t>1</w:t>
      </w:r>
      <w:r w:rsidR="0079413D">
        <w:rPr>
          <w:b/>
          <w:bCs/>
        </w:rPr>
        <w:t>.</w:t>
      </w:r>
      <w:r w:rsidRPr="0062074F">
        <w:t xml:space="preserve"> Enter the update so it can be displayed as described in this specification.</w:t>
      </w:r>
    </w:p>
    <w:p w14:paraId="1AEFAFEA" w14:textId="2F39839F" w:rsidR="00653128" w:rsidRPr="0062074F" w:rsidRDefault="00653128" w:rsidP="00653128">
      <w:pPr>
        <w:pStyle w:val="Listenabsatz"/>
        <w:spacing w:after="120" w:line="240" w:lineRule="auto"/>
        <w:jc w:val="both"/>
      </w:pPr>
      <w:r w:rsidRPr="0062074F">
        <w:rPr>
          <w:b/>
          <w:bCs/>
        </w:rPr>
        <w:t>2</w:t>
      </w:r>
      <w:r w:rsidR="0079413D">
        <w:rPr>
          <w:b/>
          <w:bCs/>
        </w:rPr>
        <w:t>.</w:t>
      </w:r>
      <w:r w:rsidRPr="0062074F">
        <w:t xml:space="preserve"> Ensure all update text information relevant to the new condition and to the source of the update, as entered by the </w:t>
      </w:r>
      <w:del w:id="1513" w:author="Birklhuber Bernd" w:date="2026-08-07T11:04:00Z">
        <w:r w:rsidRPr="0062074F" w:rsidDel="00303F6B">
          <w:delText>Mariner</w:delText>
        </w:r>
      </w:del>
      <w:ins w:id="1514" w:author="Birklhuber Bernd" w:date="2026-08-07T11:04:00Z">
        <w:r w:rsidR="00303F6B">
          <w:t>boatmaster</w:t>
        </w:r>
      </w:ins>
      <w:r w:rsidRPr="0062074F">
        <w:t>, is recorded by the system for display on demand.</w:t>
      </w:r>
    </w:p>
    <w:p w14:paraId="783C6F4F" w14:textId="52AE2B5A" w:rsidR="00653128" w:rsidRPr="0062074F" w:rsidRDefault="00653128">
      <w:pPr>
        <w:pStyle w:val="Listenabsatz"/>
        <w:numPr>
          <w:ilvl w:val="0"/>
          <w:numId w:val="32"/>
        </w:numPr>
        <w:spacing w:after="120" w:line="240" w:lineRule="auto"/>
        <w:jc w:val="both"/>
      </w:pPr>
      <w:r w:rsidRPr="0062074F">
        <w:rPr>
          <w:b/>
          <w:bCs/>
        </w:rPr>
        <w:t>Indications and Alerts</w:t>
      </w:r>
      <w:r w:rsidRPr="0062074F">
        <w:t xml:space="preserve">. The </w:t>
      </w:r>
      <w:ins w:id="1515" w:author="Birklhuber Bernd" w:date="2026-08-07T11:04:00Z">
        <w:r w:rsidR="00303F6B">
          <w:t xml:space="preserve">Inland </w:t>
        </w:r>
      </w:ins>
      <w:r w:rsidRPr="0062074F">
        <w:t xml:space="preserve">ECDIS </w:t>
      </w:r>
      <w:ins w:id="1516" w:author="Birklhuber Bernd" w:date="2026-08-07T11:04:00Z">
        <w:r w:rsidR="00303F6B">
          <w:t xml:space="preserve">and </w:t>
        </w:r>
      </w:ins>
      <w:ins w:id="1517" w:author="Birklhuber Bernd" w:date="2026-08-21T12:49:00Z">
        <w:r w:rsidR="001F4F5F">
          <w:t xml:space="preserve">Inland </w:t>
        </w:r>
      </w:ins>
      <w:ins w:id="1518" w:author="Birklhuber Bernd" w:date="2026-08-07T11:04:00Z">
        <w:r w:rsidR="00303F6B">
          <w:t xml:space="preserve">ECS </w:t>
        </w:r>
      </w:ins>
      <w:r w:rsidR="00E2552C">
        <w:t>must</w:t>
      </w:r>
      <w:r w:rsidR="00E2552C" w:rsidRPr="0062074F">
        <w:t xml:space="preserve"> </w:t>
      </w:r>
      <w:r w:rsidRPr="0062074F">
        <w:t xml:space="preserve">provide indications and alerts related to manual updates, using the same criteria as for </w:t>
      </w:r>
      <w:ins w:id="1519" w:author="Birklhuber Bernd" w:date="2026-08-07T11:04:00Z">
        <w:r w:rsidR="00303F6B">
          <w:t>I</w:t>
        </w:r>
      </w:ins>
      <w:r w:rsidRPr="0062074F">
        <w:t>ENC features.</w:t>
      </w:r>
    </w:p>
    <w:p w14:paraId="41871898" w14:textId="14E475E8" w:rsidR="00653128" w:rsidRPr="0062074F" w:rsidRDefault="00653128">
      <w:pPr>
        <w:pStyle w:val="Listenabsatz"/>
        <w:numPr>
          <w:ilvl w:val="0"/>
          <w:numId w:val="32"/>
        </w:numPr>
        <w:spacing w:after="120" w:line="240" w:lineRule="auto"/>
        <w:jc w:val="both"/>
      </w:pPr>
      <w:r w:rsidRPr="0062074F">
        <w:rPr>
          <w:b/>
          <w:bCs/>
        </w:rPr>
        <w:t>Presentation</w:t>
      </w:r>
      <w:r w:rsidRPr="0062074F">
        <w:t xml:space="preserve">. </w:t>
      </w:r>
      <w:r w:rsidR="00D27EFF" w:rsidRPr="0062074F">
        <w:t xml:space="preserve">The </w:t>
      </w:r>
      <w:del w:id="1520" w:author="Birklhuber Bernd" w:date="2026-08-07T11:04:00Z">
        <w:r w:rsidR="00D27EFF" w:rsidRPr="0062074F" w:rsidDel="00303F6B">
          <w:delText xml:space="preserve">mariner </w:delText>
        </w:r>
      </w:del>
      <w:ins w:id="1521" w:author="Birklhuber Bernd" w:date="2026-08-07T11:04:00Z">
        <w:r w:rsidR="00303F6B">
          <w:t>boatmaster</w:t>
        </w:r>
        <w:r w:rsidR="00303F6B" w:rsidRPr="0062074F">
          <w:t xml:space="preserve"> </w:t>
        </w:r>
      </w:ins>
      <w:r w:rsidR="00D27EFF" w:rsidRPr="0062074F">
        <w:t>must be able to enter manual updates to the chart using any of the symbols listed in Appendix A. Manual updates must support attribution, as well as the indications and alerts defined in Appendix A.</w:t>
      </w:r>
    </w:p>
    <w:p w14:paraId="57B37180" w14:textId="6C521ADA" w:rsidR="00653128" w:rsidRPr="0062074F" w:rsidRDefault="00653128">
      <w:pPr>
        <w:pStyle w:val="Listenabsatz"/>
        <w:numPr>
          <w:ilvl w:val="0"/>
          <w:numId w:val="32"/>
        </w:numPr>
        <w:spacing w:after="120" w:line="240" w:lineRule="auto"/>
        <w:jc w:val="both"/>
      </w:pPr>
      <w:r w:rsidRPr="0062074F">
        <w:rPr>
          <w:b/>
          <w:bCs/>
        </w:rPr>
        <w:t>Archiving of Manual Updates</w:t>
      </w:r>
      <w:r w:rsidRPr="0062074F">
        <w:t xml:space="preserve">. It </w:t>
      </w:r>
      <w:r w:rsidR="00FD4EF7">
        <w:t>must</w:t>
      </w:r>
      <w:r w:rsidR="00FD4EF7" w:rsidRPr="0062074F">
        <w:t xml:space="preserve"> </w:t>
      </w:r>
      <w:r w:rsidRPr="0062074F">
        <w:t xml:space="preserve">be possible to remove from the display any manual update. The removed update </w:t>
      </w:r>
      <w:r w:rsidR="00FD4EF7">
        <w:t>must</w:t>
      </w:r>
      <w:r w:rsidR="00FD4EF7" w:rsidRPr="0062074F">
        <w:t xml:space="preserve"> </w:t>
      </w:r>
      <w:r w:rsidRPr="0062074F">
        <w:t xml:space="preserve">be retained in the </w:t>
      </w:r>
      <w:ins w:id="1522" w:author="Birklhuber Bernd" w:date="2026-08-07T11:04:00Z">
        <w:r w:rsidR="00303F6B">
          <w:t xml:space="preserve">Inland </w:t>
        </w:r>
      </w:ins>
      <w:r w:rsidRPr="0062074F">
        <w:t xml:space="preserve">ECDIS </w:t>
      </w:r>
      <w:ins w:id="1523" w:author="Birklhuber Bernd" w:date="2026-08-21T12:50:00Z">
        <w:r w:rsidR="001F4F5F">
          <w:t>and</w:t>
        </w:r>
      </w:ins>
      <w:ins w:id="1524" w:author="Birklhuber Bernd" w:date="2026-08-07T11:04:00Z">
        <w:r w:rsidR="00303F6B">
          <w:t xml:space="preserve"> </w:t>
        </w:r>
      </w:ins>
      <w:ins w:id="1525" w:author="Birklhuber Bernd" w:date="2026-08-21T12:49:00Z">
        <w:r w:rsidR="001F4F5F">
          <w:t>Inl</w:t>
        </w:r>
      </w:ins>
      <w:ins w:id="1526" w:author="Birklhuber Bernd" w:date="2026-08-21T12:50:00Z">
        <w:r w:rsidR="001F4F5F">
          <w:t xml:space="preserve">and </w:t>
        </w:r>
      </w:ins>
      <w:ins w:id="1527" w:author="Birklhuber Bernd" w:date="2026-08-07T11:04:00Z">
        <w:r w:rsidR="00303F6B">
          <w:t xml:space="preserve">ECS </w:t>
        </w:r>
      </w:ins>
      <w:r w:rsidRPr="0062074F">
        <w:t>for future review until commencement of the next voyage, but will not be otherwise displayed.</w:t>
      </w:r>
    </w:p>
    <w:p w14:paraId="003AEF17" w14:textId="2BA6D6AB" w:rsidR="00653128" w:rsidRPr="0062074F" w:rsidRDefault="00653128" w:rsidP="00D42BC9">
      <w:pPr>
        <w:spacing w:after="120" w:line="240" w:lineRule="auto"/>
        <w:jc w:val="both"/>
      </w:pPr>
    </w:p>
    <w:p w14:paraId="053B52D8" w14:textId="0F4D778F" w:rsidR="00523124" w:rsidRPr="0062074F" w:rsidRDefault="00A94BB4" w:rsidP="002D7DEE">
      <w:pPr>
        <w:pStyle w:val="berschrift3"/>
      </w:pPr>
      <w:bookmarkStart w:id="1528" w:name="_Toc226035074"/>
      <w:r w:rsidRPr="0062074F">
        <w:lastRenderedPageBreak/>
        <w:t xml:space="preserve">Additional </w:t>
      </w:r>
      <w:del w:id="1529" w:author="Birklhuber Bernd" w:date="2026-08-07T11:04:00Z">
        <w:r w:rsidRPr="0062074F" w:rsidDel="00303F6B">
          <w:delText>Mariner</w:delText>
        </w:r>
      </w:del>
      <w:proofErr w:type="spellStart"/>
      <w:ins w:id="1530" w:author="Birklhuber Bernd" w:date="2026-08-07T11:04:00Z">
        <w:r w:rsidR="00303F6B">
          <w:t>Boatmast</w:t>
        </w:r>
      </w:ins>
      <w:ins w:id="1531" w:author="Birklhuber Bernd" w:date="2026-08-07T11:05:00Z">
        <w:r w:rsidR="00303F6B">
          <w:t>er</w:t>
        </w:r>
      </w:ins>
      <w:r w:rsidRPr="0062074F">
        <w:t>’s</w:t>
      </w:r>
      <w:proofErr w:type="spellEnd"/>
      <w:r w:rsidRPr="0062074F">
        <w:t xml:space="preserve"> Information</w:t>
      </w:r>
      <w:bookmarkEnd w:id="1528"/>
    </w:p>
    <w:p w14:paraId="264E9C4B" w14:textId="658A244E" w:rsidR="00D27EFF" w:rsidRPr="0062074F" w:rsidRDefault="00D27EFF" w:rsidP="00D27EFF">
      <w:r w:rsidRPr="0062074F">
        <w:t xml:space="preserve">The </w:t>
      </w:r>
      <w:del w:id="1532" w:author="Birklhuber Bernd" w:date="2026-08-07T11:05:00Z">
        <w:r w:rsidRPr="0062074F" w:rsidDel="00303F6B">
          <w:delText xml:space="preserve">mariner </w:delText>
        </w:r>
      </w:del>
      <w:ins w:id="1533" w:author="Birklhuber Bernd" w:date="2026-08-07T11:05:00Z">
        <w:r w:rsidR="00303F6B">
          <w:t>boatmaster</w:t>
        </w:r>
        <w:r w:rsidR="00303F6B" w:rsidRPr="0062074F">
          <w:t xml:space="preserve"> </w:t>
        </w:r>
      </w:ins>
      <w:r w:rsidR="00326AD8">
        <w:t>must</w:t>
      </w:r>
      <w:r w:rsidR="00326AD8" w:rsidRPr="0062074F">
        <w:t xml:space="preserve"> </w:t>
      </w:r>
      <w:r w:rsidRPr="0062074F">
        <w:t>be able to add:</w:t>
      </w:r>
    </w:p>
    <w:p w14:paraId="0A29107C" w14:textId="690C2579" w:rsidR="00326AD8" w:rsidRPr="00326AD8" w:rsidRDefault="00326AD8">
      <w:pPr>
        <w:numPr>
          <w:ilvl w:val="0"/>
          <w:numId w:val="113"/>
        </w:numPr>
      </w:pPr>
      <w:del w:id="1534" w:author="Birklhuber Bernd" w:date="2026-08-07T11:05:00Z">
        <w:r w:rsidRPr="00326AD8" w:rsidDel="00303F6B">
          <w:delText>Mariner</w:delText>
        </w:r>
      </w:del>
      <w:proofErr w:type="spellStart"/>
      <w:ins w:id="1535" w:author="Birklhuber Bernd" w:date="2026-08-07T11:05:00Z">
        <w:r w:rsidR="00303F6B">
          <w:t>Boatmaster</w:t>
        </w:r>
      </w:ins>
      <w:r w:rsidRPr="00326AD8">
        <w:t>’s</w:t>
      </w:r>
      <w:proofErr w:type="spellEnd"/>
      <w:r w:rsidRPr="00326AD8">
        <w:t xml:space="preserve"> caution note (!) and </w:t>
      </w:r>
      <w:del w:id="1536" w:author="Birklhuber Bernd" w:date="2026-08-07T11:05:00Z">
        <w:r w:rsidRPr="00326AD8" w:rsidDel="00303F6B">
          <w:delText xml:space="preserve">mariner’s </w:delText>
        </w:r>
      </w:del>
      <w:proofErr w:type="spellStart"/>
      <w:ins w:id="1537" w:author="Birklhuber Bernd" w:date="2026-08-07T11:05:00Z">
        <w:r w:rsidR="00303F6B">
          <w:t>boatmaster</w:t>
        </w:r>
        <w:r w:rsidR="00303F6B" w:rsidRPr="00326AD8">
          <w:t>’s</w:t>
        </w:r>
        <w:proofErr w:type="spellEnd"/>
        <w:r w:rsidR="00303F6B" w:rsidRPr="00326AD8">
          <w:t xml:space="preserve"> </w:t>
        </w:r>
      </w:ins>
      <w:r w:rsidRPr="00326AD8">
        <w:t>information note [</w:t>
      </w:r>
      <w:proofErr w:type="spellStart"/>
      <w:r w:rsidRPr="00326AD8">
        <w:t>i</w:t>
      </w:r>
      <w:proofErr w:type="spellEnd"/>
      <w:r w:rsidRPr="00326AD8">
        <w:t>] used to call up a note on the text display by cursor picking</w:t>
      </w:r>
    </w:p>
    <w:p w14:paraId="646A1094" w14:textId="01E7159F" w:rsidR="00326AD8" w:rsidRPr="00326AD8" w:rsidRDefault="00326AD8">
      <w:pPr>
        <w:numPr>
          <w:ilvl w:val="0"/>
          <w:numId w:val="113"/>
        </w:numPr>
      </w:pPr>
      <w:del w:id="1538" w:author="Birklhuber Bernd" w:date="2026-08-07T11:05:00Z">
        <w:r w:rsidRPr="00326AD8" w:rsidDel="009F769C">
          <w:delText>Mariner</w:delText>
        </w:r>
      </w:del>
      <w:proofErr w:type="spellStart"/>
      <w:ins w:id="1539" w:author="Birklhuber Bernd" w:date="2026-08-07T11:05:00Z">
        <w:r w:rsidR="009F769C">
          <w:t>Boatmaster</w:t>
        </w:r>
      </w:ins>
      <w:r w:rsidRPr="00326AD8">
        <w:t>’s</w:t>
      </w:r>
      <w:proofErr w:type="spellEnd"/>
      <w:r w:rsidRPr="00326AD8">
        <w:t xml:space="preserve"> information lines and </w:t>
      </w:r>
      <w:del w:id="1540" w:author="Birklhuber Bernd" w:date="2026-08-07T11:05:00Z">
        <w:r w:rsidRPr="00326AD8" w:rsidDel="009F769C">
          <w:delText xml:space="preserve">mariner’s </w:delText>
        </w:r>
      </w:del>
      <w:proofErr w:type="spellStart"/>
      <w:ins w:id="1541" w:author="Birklhuber Bernd" w:date="2026-08-07T11:05:00Z">
        <w:r w:rsidR="009F769C">
          <w:t>boatmster</w:t>
        </w:r>
        <w:r w:rsidR="009F769C" w:rsidRPr="00326AD8">
          <w:t>’s</w:t>
        </w:r>
        <w:proofErr w:type="spellEnd"/>
        <w:r w:rsidR="009F769C" w:rsidRPr="00326AD8">
          <w:t xml:space="preserve"> </w:t>
        </w:r>
      </w:ins>
      <w:r w:rsidRPr="00326AD8">
        <w:t>information areas without colour fill, set up for cursor picking to give explanatory notes in the text display.</w:t>
      </w:r>
    </w:p>
    <w:p w14:paraId="540AEC0F" w14:textId="2F0B5FCC" w:rsidR="00326AD8" w:rsidRPr="00326AD8" w:rsidRDefault="00326AD8">
      <w:pPr>
        <w:numPr>
          <w:ilvl w:val="0"/>
          <w:numId w:val="113"/>
        </w:numPr>
      </w:pPr>
      <w:del w:id="1542" w:author="Birklhuber Bernd" w:date="2026-08-07T11:05:00Z">
        <w:r w:rsidRPr="00326AD8" w:rsidDel="009F769C">
          <w:delText>Mariner</w:delText>
        </w:r>
      </w:del>
      <w:proofErr w:type="spellStart"/>
      <w:ins w:id="1543" w:author="Birklhuber Bernd" w:date="2026-08-07T11:05:00Z">
        <w:r w:rsidR="009F769C">
          <w:t>Boatmaster</w:t>
        </w:r>
      </w:ins>
      <w:r w:rsidRPr="00326AD8">
        <w:t>’s</w:t>
      </w:r>
      <w:proofErr w:type="spellEnd"/>
      <w:r w:rsidRPr="00326AD8">
        <w:t xml:space="preserve"> text notes</w:t>
      </w:r>
    </w:p>
    <w:p w14:paraId="420EE3AD" w14:textId="7B156E08" w:rsidR="00326AD8" w:rsidRPr="00326AD8" w:rsidRDefault="00326AD8">
      <w:pPr>
        <w:numPr>
          <w:ilvl w:val="0"/>
          <w:numId w:val="113"/>
        </w:numPr>
      </w:pPr>
      <w:del w:id="1544" w:author="Birklhuber Bernd" w:date="2026-08-07T11:05:00Z">
        <w:r w:rsidRPr="00326AD8" w:rsidDel="009F769C">
          <w:delText xml:space="preserve">Mariner </w:delText>
        </w:r>
      </w:del>
      <w:ins w:id="1545" w:author="Birklhuber Bernd" w:date="2026-08-07T11:05:00Z">
        <w:r w:rsidR="009F769C">
          <w:t>Boatmaster</w:t>
        </w:r>
        <w:r w:rsidR="009F769C" w:rsidRPr="00326AD8">
          <w:t xml:space="preserve"> </w:t>
        </w:r>
      </w:ins>
      <w:r w:rsidRPr="00326AD8">
        <w:t>entered danger</w:t>
      </w:r>
    </w:p>
    <w:p w14:paraId="59F18049" w14:textId="21A813FC" w:rsidR="006668B5" w:rsidRPr="0062074F" w:rsidRDefault="00D27EFF" w:rsidP="00523124">
      <w:commentRangeStart w:id="1546"/>
      <w:r w:rsidRPr="0062074F">
        <w:t xml:space="preserve">IEC 61174 adds further requirements for Additional Mariner’s Information. </w:t>
      </w:r>
      <w:r w:rsidR="00326AD8" w:rsidRPr="000858B8">
        <w:t xml:space="preserve">Additional </w:t>
      </w:r>
      <w:del w:id="1547" w:author="Birklhuber Bernd" w:date="2026-08-10T09:31:00Z">
        <w:r w:rsidR="00326AD8" w:rsidRPr="000858B8" w:rsidDel="009C4412">
          <w:delText>Mariner</w:delText>
        </w:r>
      </w:del>
      <w:proofErr w:type="spellStart"/>
      <w:ins w:id="1548" w:author="Birklhuber Bernd" w:date="2026-08-10T09:31:00Z">
        <w:r w:rsidR="009C4412">
          <w:t>boatmaster</w:t>
        </w:r>
      </w:ins>
      <w:r w:rsidR="00326AD8" w:rsidRPr="000858B8">
        <w:t>’s</w:t>
      </w:r>
      <w:proofErr w:type="spellEnd"/>
      <w:r w:rsidR="00326AD8" w:rsidRPr="000858B8">
        <w:t xml:space="preserve"> Information must be presented according to IEC 61174 or IEC 62288, as applicable</w:t>
      </w:r>
      <w:r w:rsidR="006668B5" w:rsidRPr="0062074F">
        <w:t>.</w:t>
      </w:r>
      <w:commentRangeEnd w:id="1546"/>
      <w:r w:rsidR="009F769C">
        <w:rPr>
          <w:rStyle w:val="Kommentarzeichen"/>
        </w:rPr>
        <w:commentReference w:id="1546"/>
      </w:r>
    </w:p>
    <w:p w14:paraId="4AB76D16" w14:textId="04695F0F" w:rsidR="00A0054D" w:rsidRPr="0062074F" w:rsidRDefault="00A0054D" w:rsidP="00EC44E4">
      <w:pPr>
        <w:pStyle w:val="berschrift3"/>
      </w:pPr>
      <w:bookmarkStart w:id="1549" w:name="_Toc219458288"/>
      <w:bookmarkStart w:id="1550" w:name="_Toc188368685"/>
      <w:bookmarkStart w:id="1551" w:name="_Toc188621887"/>
      <w:bookmarkStart w:id="1552" w:name="_Toc188950468"/>
      <w:bookmarkStart w:id="1553" w:name="_Toc188968384"/>
      <w:bookmarkStart w:id="1554" w:name="_Toc188968609"/>
      <w:bookmarkStart w:id="1555" w:name="_Toc188368686"/>
      <w:bookmarkStart w:id="1556" w:name="_Toc188621888"/>
      <w:bookmarkStart w:id="1557" w:name="_Toc188950469"/>
      <w:bookmarkStart w:id="1558" w:name="_Toc188968385"/>
      <w:bookmarkStart w:id="1559" w:name="_Toc188968610"/>
      <w:bookmarkStart w:id="1560" w:name="_Toc226035075"/>
      <w:bookmarkStart w:id="1561" w:name="_Ref49450116"/>
      <w:bookmarkEnd w:id="1549"/>
      <w:bookmarkEnd w:id="1550"/>
      <w:bookmarkEnd w:id="1551"/>
      <w:bookmarkEnd w:id="1552"/>
      <w:bookmarkEnd w:id="1553"/>
      <w:bookmarkEnd w:id="1554"/>
      <w:bookmarkEnd w:id="1555"/>
      <w:bookmarkEnd w:id="1556"/>
      <w:bookmarkEnd w:id="1557"/>
      <w:bookmarkEnd w:id="1558"/>
      <w:bookmarkEnd w:id="1559"/>
      <w:r w:rsidRPr="0062074F">
        <w:t>Automatic Updates</w:t>
      </w:r>
      <w:bookmarkEnd w:id="1560"/>
    </w:p>
    <w:p w14:paraId="11C6FA9E" w14:textId="5D9E0A93" w:rsidR="00A0054D" w:rsidRPr="0062074F" w:rsidRDefault="00A0054D" w:rsidP="002D7DEE">
      <w:pPr>
        <w:spacing w:after="120" w:line="240" w:lineRule="auto"/>
        <w:jc w:val="both"/>
      </w:pPr>
      <w:r w:rsidRPr="0062074F">
        <w:t xml:space="preserve">Only ISO8211 and GML encoded data can support updates, as described in </w:t>
      </w:r>
      <w:r w:rsidR="00453DD3" w:rsidRPr="0062074F">
        <w:t xml:space="preserve">S-100 </w:t>
      </w:r>
      <w:r w:rsidRPr="0062074F">
        <w:t xml:space="preserve">Part 10a and 10b respectively. </w:t>
      </w:r>
      <w:del w:id="1562" w:author="Birklhuber Bernd" w:date="2026-08-07T11:06:00Z">
        <w:r w:rsidRPr="0062074F" w:rsidDel="009F769C">
          <w:delText xml:space="preserve">The use of GML updates as described in S-100 Part 10b is used, in particular, by S-128 to update catalogue information used by the ECDIS to produce update Status Reports, as described in </w:delText>
        </w:r>
        <w:r w:rsidRPr="0062074F" w:rsidDel="009F769C">
          <w:fldChar w:fldCharType="begin"/>
        </w:r>
        <w:r w:rsidRPr="0062074F" w:rsidDel="009F769C">
          <w:delInstrText xml:space="preserve"> REF _Ref158105624 \h  \* MERGEFORMAT </w:delInstrText>
        </w:r>
        <w:r w:rsidRPr="0062074F" w:rsidDel="009F769C">
          <w:fldChar w:fldCharType="separate"/>
        </w:r>
        <w:r w:rsidR="000553AC" w:rsidRPr="0062074F" w:rsidDel="009F769C">
          <w:delText>Appendix C - ECDIS Update Status Reports</w:delText>
        </w:r>
        <w:r w:rsidRPr="0062074F" w:rsidDel="009F769C">
          <w:fldChar w:fldCharType="end"/>
        </w:r>
        <w:r w:rsidRPr="0062074F" w:rsidDel="009F769C">
          <w:delText xml:space="preserve">. </w:delText>
        </w:r>
      </w:del>
    </w:p>
    <w:p w14:paraId="56384CDA" w14:textId="444FC121" w:rsidR="000A049F" w:rsidRPr="0062074F" w:rsidRDefault="00A0054D" w:rsidP="00F12027">
      <w:pPr>
        <w:pStyle w:val="berschrift3"/>
      </w:pPr>
      <w:bookmarkStart w:id="1563" w:name="_Toc226035076"/>
      <w:r w:rsidRPr="0062074F">
        <w:t>I</w:t>
      </w:r>
      <w:r w:rsidR="000A049F" w:rsidRPr="0062074F">
        <w:t>dentifying automatic chart corrections on demand</w:t>
      </w:r>
      <w:bookmarkEnd w:id="1561"/>
      <w:bookmarkEnd w:id="1563"/>
    </w:p>
    <w:p w14:paraId="2E1F9237" w14:textId="14372205" w:rsidR="00A14827" w:rsidRPr="0062074F" w:rsidRDefault="00BD50FC" w:rsidP="00D42BC9">
      <w:pPr>
        <w:spacing w:after="120" w:line="240" w:lineRule="auto"/>
        <w:jc w:val="both"/>
      </w:pPr>
      <w:r w:rsidRPr="0062074F">
        <w:t xml:space="preserve">On </w:t>
      </w:r>
      <w:del w:id="1564" w:author="Birklhuber Bernd" w:date="2026-08-07T11:06:00Z">
        <w:r w:rsidR="002516D0" w:rsidRPr="0062074F" w:rsidDel="009F769C">
          <w:delText>M</w:delText>
        </w:r>
        <w:r w:rsidRPr="0062074F" w:rsidDel="009F769C">
          <w:delText xml:space="preserve">ariner </w:delText>
        </w:r>
      </w:del>
      <w:ins w:id="1565" w:author="Birklhuber Bernd" w:date="2026-08-07T11:06:00Z">
        <w:r w:rsidR="009F769C">
          <w:t>boatmaster</w:t>
        </w:r>
        <w:r w:rsidR="009F769C" w:rsidRPr="0062074F">
          <w:t xml:space="preserve"> </w:t>
        </w:r>
      </w:ins>
      <w:r w:rsidRPr="0062074F">
        <w:t xml:space="preserve">demand automatic chart corrections of </w:t>
      </w:r>
      <w:ins w:id="1566" w:author="Birklhuber Bernd" w:date="2026-08-07T11:06:00Z">
        <w:r w:rsidR="009F769C">
          <w:t>I</w:t>
        </w:r>
      </w:ins>
      <w:r w:rsidRPr="0062074F">
        <w:t xml:space="preserve">ENC information </w:t>
      </w:r>
      <w:r w:rsidR="002B1BBE" w:rsidRPr="0062074F">
        <w:t xml:space="preserve">must </w:t>
      </w:r>
      <w:r w:rsidRPr="0062074F">
        <w:t xml:space="preserve">be highlighted as </w:t>
      </w:r>
      <w:r w:rsidR="00557E2E" w:rsidRPr="0062074F">
        <w:t xml:space="preserve">described in the following </w:t>
      </w:r>
      <w:r w:rsidR="003B00E6" w:rsidRPr="0062074F">
        <w:t>sub-</w:t>
      </w:r>
      <w:r w:rsidR="00557E2E" w:rsidRPr="0062074F">
        <w:t>clauses.</w:t>
      </w:r>
    </w:p>
    <w:p w14:paraId="1D83A88F" w14:textId="5440A325" w:rsidR="00557E2E" w:rsidRPr="0062074F" w:rsidRDefault="00557E2E" w:rsidP="00024B10">
      <w:pPr>
        <w:pStyle w:val="berschrift4"/>
      </w:pPr>
      <w:r w:rsidRPr="0062074F">
        <w:t>Added Feature</w:t>
      </w:r>
      <w:r w:rsidR="00B9218D" w:rsidRPr="0062074F">
        <w:t xml:space="preserve"> (automatic)</w:t>
      </w:r>
    </w:p>
    <w:p w14:paraId="4E25C3BA" w14:textId="27E4B8C5" w:rsidR="00557E2E" w:rsidRPr="0062074F" w:rsidRDefault="00557E2E" w:rsidP="002516D0">
      <w:pPr>
        <w:spacing w:after="60" w:line="240" w:lineRule="auto"/>
        <w:ind w:left="2160" w:hanging="1440"/>
      </w:pPr>
      <w:r w:rsidRPr="0062074F">
        <w:t xml:space="preserve">Point object: </w:t>
      </w:r>
      <w:r w:rsidRPr="0062074F">
        <w:tab/>
        <w:t xml:space="preserve">Superimpose </w:t>
      </w:r>
      <w:r w:rsidR="0078225C" w:rsidRPr="0062074F">
        <w:t xml:space="preserve">symbol </w:t>
      </w:r>
      <w:r w:rsidRPr="0062074F">
        <w:t>CHRVID01.</w:t>
      </w:r>
    </w:p>
    <w:p w14:paraId="19D28B9E" w14:textId="5E7D8604" w:rsidR="00557E2E" w:rsidRPr="0062074F" w:rsidRDefault="0007289C" w:rsidP="002516D0">
      <w:pPr>
        <w:spacing w:after="60" w:line="240" w:lineRule="auto"/>
        <w:ind w:left="2160" w:hanging="1440"/>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CHRVID02.</w:t>
      </w:r>
    </w:p>
    <w:p w14:paraId="4A81FB50" w14:textId="458BC047" w:rsidR="00557E2E" w:rsidRPr="0062074F" w:rsidRDefault="0007289C" w:rsidP="002516D0">
      <w:pPr>
        <w:spacing w:after="120" w:line="240" w:lineRule="auto"/>
        <w:ind w:left="2160" w:hanging="1440"/>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CHRVID02 and superimpose </w:t>
      </w:r>
      <w:r w:rsidR="0078225C" w:rsidRPr="0062074F">
        <w:t xml:space="preserve">symbol </w:t>
      </w:r>
      <w:r w:rsidR="00557E2E" w:rsidRPr="0062074F">
        <w:t>CHRVID01 on any centred symbol.</w:t>
      </w:r>
    </w:p>
    <w:p w14:paraId="779308AC" w14:textId="4EBFB7DA" w:rsidR="00557E2E" w:rsidRPr="0062074F" w:rsidRDefault="00557E2E" w:rsidP="00024B10">
      <w:pPr>
        <w:pStyle w:val="berschrift4"/>
      </w:pPr>
      <w:r w:rsidRPr="0062074F">
        <w:t>Deleted Feature</w:t>
      </w:r>
      <w:r w:rsidR="00B9218D" w:rsidRPr="0062074F">
        <w:t xml:space="preserve"> (automatic)</w:t>
      </w:r>
    </w:p>
    <w:p w14:paraId="3418487C" w14:textId="25DD0FB2" w:rsidR="00557E2E" w:rsidRPr="0062074F" w:rsidRDefault="00557E2E" w:rsidP="00737541">
      <w:pPr>
        <w:spacing w:after="60" w:line="240" w:lineRule="auto"/>
        <w:ind w:left="2160" w:hanging="1440"/>
        <w:jc w:val="both"/>
      </w:pPr>
      <w:r w:rsidRPr="0062074F">
        <w:t xml:space="preserve">Point object: </w:t>
      </w:r>
      <w:r w:rsidRPr="0062074F">
        <w:tab/>
        <w:t xml:space="preserve">Superimpose </w:t>
      </w:r>
      <w:r w:rsidR="0078225C" w:rsidRPr="0062074F">
        <w:t xml:space="preserve">symbol </w:t>
      </w:r>
      <w:r w:rsidRPr="0062074F">
        <w:t>CHRVDEL1.</w:t>
      </w:r>
    </w:p>
    <w:p w14:paraId="22A19BD5" w14:textId="788CAC50" w:rsidR="00557E2E" w:rsidRPr="0062074F" w:rsidRDefault="0007289C" w:rsidP="00737541">
      <w:pPr>
        <w:spacing w:after="60" w:line="240" w:lineRule="auto"/>
        <w:ind w:left="2160" w:hanging="1440"/>
        <w:jc w:val="both"/>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CHRVDEL2 (do not remove the original line).</w:t>
      </w:r>
    </w:p>
    <w:p w14:paraId="439DE8E3" w14:textId="7A8A6117" w:rsidR="00557E2E" w:rsidRPr="0062074F" w:rsidRDefault="0007289C" w:rsidP="002516D0">
      <w:pPr>
        <w:spacing w:after="120" w:line="240" w:lineRule="auto"/>
        <w:ind w:left="2160" w:hanging="1440"/>
        <w:jc w:val="both"/>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CHRVDEL2 and superimpose </w:t>
      </w:r>
      <w:r w:rsidR="0078225C" w:rsidRPr="0062074F">
        <w:t xml:space="preserve">symbol </w:t>
      </w:r>
      <w:r w:rsidR="00557E2E" w:rsidRPr="0062074F">
        <w:t>CHRVDEL1 on any centred symbol.</w:t>
      </w:r>
    </w:p>
    <w:p w14:paraId="5B7BBE9B" w14:textId="27143F22" w:rsidR="00557E2E" w:rsidRPr="0062074F" w:rsidRDefault="00557E2E" w:rsidP="00024B10">
      <w:pPr>
        <w:pStyle w:val="berschrift4"/>
      </w:pPr>
      <w:r w:rsidRPr="0062074F">
        <w:t>Modified Feature</w:t>
      </w:r>
      <w:r w:rsidR="007608A5" w:rsidRPr="0062074F">
        <w:t xml:space="preserve"> (automatic)</w:t>
      </w:r>
    </w:p>
    <w:p w14:paraId="668DEAC8" w14:textId="3D487459" w:rsidR="00557E2E" w:rsidRPr="0062074F" w:rsidRDefault="00557E2E" w:rsidP="00737541">
      <w:pPr>
        <w:spacing w:after="60" w:line="240" w:lineRule="auto"/>
        <w:ind w:left="2160" w:hanging="1440"/>
        <w:jc w:val="both"/>
      </w:pPr>
      <w:r w:rsidRPr="0062074F">
        <w:t xml:space="preserve">Point: </w:t>
      </w:r>
      <w:r w:rsidRPr="0062074F">
        <w:tab/>
        <w:t xml:space="preserve">Superimpose </w:t>
      </w:r>
      <w:r w:rsidR="00BB3EBB" w:rsidRPr="0062074F">
        <w:t xml:space="preserve">symbol </w:t>
      </w:r>
      <w:r w:rsidRPr="0062074F">
        <w:t xml:space="preserve">CHRVID01 and </w:t>
      </w:r>
      <w:r w:rsidR="00BB3EBB" w:rsidRPr="0062074F">
        <w:t xml:space="preserve">symbol </w:t>
      </w:r>
      <w:r w:rsidRPr="0062074F">
        <w:t>CHRVDEL1.</w:t>
      </w:r>
    </w:p>
    <w:p w14:paraId="6D74E98C" w14:textId="29BBA658" w:rsidR="00557E2E" w:rsidRPr="0062074F" w:rsidRDefault="0007289C" w:rsidP="00737541">
      <w:pPr>
        <w:spacing w:after="60" w:line="240" w:lineRule="auto"/>
        <w:ind w:left="2160" w:hanging="1440"/>
        <w:jc w:val="both"/>
      </w:pPr>
      <w:r w:rsidRPr="0062074F">
        <w:t>Curve</w:t>
      </w:r>
      <w:r w:rsidR="00557E2E" w:rsidRPr="0062074F">
        <w:t xml:space="preserve">: </w:t>
      </w:r>
      <w:r w:rsidR="00557E2E" w:rsidRPr="0062074F">
        <w:tab/>
        <w:t xml:space="preserve">Overwrite with </w:t>
      </w:r>
      <w:r w:rsidR="00BB3EBB" w:rsidRPr="0062074F">
        <w:t>line</w:t>
      </w:r>
      <w:r w:rsidR="00E16825" w:rsidRPr="0062074F">
        <w:t xml:space="preserve"> </w:t>
      </w:r>
      <w:r w:rsidR="00BB3EBB" w:rsidRPr="0062074F">
        <w:t xml:space="preserve">styles </w:t>
      </w:r>
      <w:r w:rsidR="00557E2E" w:rsidRPr="0062074F">
        <w:t>CHRVID02 and CHRVDEL2.</w:t>
      </w:r>
    </w:p>
    <w:p w14:paraId="187C62F1" w14:textId="1EE94288" w:rsidR="00557E2E" w:rsidRPr="0062074F" w:rsidRDefault="0007289C" w:rsidP="00737541">
      <w:pPr>
        <w:spacing w:after="120" w:line="240" w:lineRule="auto"/>
        <w:ind w:left="2160" w:hanging="1440"/>
        <w:jc w:val="both"/>
      </w:pPr>
      <w:r w:rsidRPr="0062074F">
        <w:t>Surface</w:t>
      </w:r>
      <w:r w:rsidR="00557E2E" w:rsidRPr="0062074F">
        <w:t xml:space="preserve">: </w:t>
      </w:r>
      <w:r w:rsidR="00557E2E" w:rsidRPr="0062074F">
        <w:tab/>
        <w:t xml:space="preserve">Overwrite the boundary with </w:t>
      </w:r>
      <w:r w:rsidR="00AF51B8" w:rsidRPr="0062074F">
        <w:t xml:space="preserve">line styles </w:t>
      </w:r>
      <w:r w:rsidR="00557E2E" w:rsidRPr="0062074F">
        <w:t xml:space="preserve">CHRVID02 and CHRVDEL2 and also superimpose </w:t>
      </w:r>
      <w:r w:rsidR="00AF51B8" w:rsidRPr="0062074F">
        <w:t xml:space="preserve">symbols </w:t>
      </w:r>
      <w:r w:rsidR="00557E2E" w:rsidRPr="0062074F">
        <w:t>CHRVID01 and CHRVDEL1 on any centred symbol.</w:t>
      </w:r>
    </w:p>
    <w:p w14:paraId="4A7D0A9C" w14:textId="77777777" w:rsidR="004F141B" w:rsidRPr="0062074F" w:rsidRDefault="004F141B" w:rsidP="002D7DEE">
      <w:pPr>
        <w:pStyle w:val="berschrift3"/>
      </w:pPr>
      <w:bookmarkStart w:id="1567" w:name="_Ref223787996"/>
      <w:bookmarkStart w:id="1568" w:name="_Toc226035077"/>
      <w:bookmarkStart w:id="1569" w:name="_Ref49450002"/>
      <w:r w:rsidRPr="0062074F">
        <w:t>Update Information</w:t>
      </w:r>
      <w:bookmarkEnd w:id="1567"/>
      <w:bookmarkEnd w:id="1568"/>
    </w:p>
    <w:p w14:paraId="3A0CEB46" w14:textId="7BE4C357" w:rsidR="004F141B" w:rsidRPr="0062074F" w:rsidRDefault="004F141B" w:rsidP="004F141B">
      <w:pPr>
        <w:spacing w:after="120" w:line="240" w:lineRule="auto"/>
        <w:jc w:val="both"/>
      </w:pPr>
      <w:r w:rsidRPr="0062074F">
        <w:t>The S-</w:t>
      </w:r>
      <w:ins w:id="1570" w:author="Birklhuber Bernd" w:date="2026-08-07T11:07:00Z">
        <w:r w:rsidR="009F769C">
          <w:t>4</w:t>
        </w:r>
      </w:ins>
      <w:del w:id="1571" w:author="Birklhuber Bernd" w:date="2026-08-07T11:07:00Z">
        <w:r w:rsidRPr="0062074F" w:rsidDel="009F769C">
          <w:delText>1</w:delText>
        </w:r>
      </w:del>
      <w:r w:rsidRPr="0062074F">
        <w:t xml:space="preserve">01 Feature Catalogue also provides encoders with an </w:t>
      </w:r>
      <w:r w:rsidRPr="0062074F">
        <w:rPr>
          <w:b/>
          <w:bCs/>
        </w:rPr>
        <w:t>Update Information</w:t>
      </w:r>
      <w:r w:rsidRPr="0062074F">
        <w:t xml:space="preserve"> feature that is used to represent a change to the information shown.</w:t>
      </w:r>
    </w:p>
    <w:p w14:paraId="59003F24" w14:textId="7946A3D1" w:rsidR="004F141B" w:rsidRPr="0062074F" w:rsidRDefault="004F141B" w:rsidP="00B812CA">
      <w:pPr>
        <w:spacing w:after="120" w:line="240" w:lineRule="auto"/>
      </w:pPr>
      <w:r w:rsidRPr="0062074F">
        <w:t xml:space="preserve">The intention of the </w:t>
      </w:r>
      <w:r w:rsidRPr="0062074F">
        <w:rPr>
          <w:b/>
          <w:bCs/>
        </w:rPr>
        <w:t>Update Information</w:t>
      </w:r>
      <w:r w:rsidRPr="0062074F">
        <w:t xml:space="preserve"> feature is to show the extent of changes contained in either updates or new editions of S-</w:t>
      </w:r>
      <w:ins w:id="1572" w:author="Birklhuber Bernd" w:date="2026-08-07T11:07:00Z">
        <w:r w:rsidR="009F769C">
          <w:t>4</w:t>
        </w:r>
      </w:ins>
      <w:del w:id="1573" w:author="Birklhuber Bernd" w:date="2026-08-07T11:07:00Z">
        <w:r w:rsidRPr="0062074F" w:rsidDel="009F769C">
          <w:delText>1</w:delText>
        </w:r>
      </w:del>
      <w:r w:rsidRPr="0062074F">
        <w:t xml:space="preserve">01 datasets. This is separate to the highlighting mechanism described in </w:t>
      </w:r>
      <w:r w:rsidR="007750F0" w:rsidRPr="0062074F">
        <w:t xml:space="preserve">the previous </w:t>
      </w:r>
      <w:r w:rsidRPr="0062074F">
        <w:t xml:space="preserve">clause and is optionally included by data producers in </w:t>
      </w:r>
      <w:ins w:id="1574" w:author="Birklhuber Bernd" w:date="2026-08-07T11:07:00Z">
        <w:r w:rsidR="009F769C">
          <w:t>I</w:t>
        </w:r>
      </w:ins>
      <w:r w:rsidRPr="0062074F">
        <w:t>ENCs</w:t>
      </w:r>
      <w:r w:rsidRPr="0062074F">
        <w:rPr>
          <w:i/>
          <w:iCs/>
        </w:rPr>
        <w:t>.</w:t>
      </w:r>
    </w:p>
    <w:p w14:paraId="234062D2" w14:textId="54C25D42" w:rsidR="00D10598" w:rsidRPr="0062074F" w:rsidRDefault="00D10598" w:rsidP="00530F27">
      <w:pPr>
        <w:spacing w:after="120" w:line="240" w:lineRule="auto"/>
        <w:jc w:val="both"/>
      </w:pPr>
      <w:r w:rsidRPr="0062074F">
        <w:t xml:space="preserve">For example, when an </w:t>
      </w:r>
      <w:ins w:id="1575" w:author="Birklhuber Bernd" w:date="2026-08-07T11:07:00Z">
        <w:r w:rsidR="009F769C">
          <w:t>I</w:t>
        </w:r>
      </w:ins>
      <w:r w:rsidRPr="0062074F">
        <w:t xml:space="preserve">ENC update contains updates to various features that adjoin </w:t>
      </w:r>
      <w:r w:rsidR="00326AD8">
        <w:t>the</w:t>
      </w:r>
      <w:r w:rsidRPr="0062074F">
        <w:t xml:space="preserve"> feature that was actually update</w:t>
      </w:r>
      <w:r w:rsidR="00326AD8">
        <w:t>d</w:t>
      </w:r>
      <w:r w:rsidRPr="0062074F">
        <w:t xml:space="preserve">, the producer will use an </w:t>
      </w:r>
      <w:r w:rsidRPr="0062074F">
        <w:rPr>
          <w:b/>
          <w:bCs/>
        </w:rPr>
        <w:t>Update Information</w:t>
      </w:r>
      <w:r w:rsidRPr="0062074F">
        <w:t xml:space="preserve"> feature to indicate the actual feature that was affected and a brief description of the changes.</w:t>
      </w:r>
    </w:p>
    <w:p w14:paraId="41AC0130" w14:textId="0EBEB21C" w:rsidR="001C665A" w:rsidRPr="0062074F" w:rsidRDefault="009B015F" w:rsidP="00B812CA">
      <w:pPr>
        <w:spacing w:after="120" w:line="240" w:lineRule="auto"/>
      </w:pPr>
      <w:r w:rsidRPr="00520800">
        <w:lastRenderedPageBreak/>
        <w:t>An</w:t>
      </w:r>
      <w:r w:rsidRPr="00C64DBA">
        <w:t xml:space="preserve"> </w:t>
      </w:r>
      <w:r w:rsidR="001C665A" w:rsidRPr="00C64DBA">
        <w:t xml:space="preserve">‘Update Review’ </w:t>
      </w:r>
      <w:r w:rsidR="006F00D6" w:rsidRPr="00520800">
        <w:t>Context Parameter</w:t>
      </w:r>
      <w:r w:rsidR="001C665A" w:rsidRPr="00C64DBA">
        <w:t xml:space="preserve"> must be implemented to allow update information features to be portrayed </w:t>
      </w:r>
      <w:r w:rsidR="00D10598" w:rsidRPr="00C64DBA">
        <w:t xml:space="preserve">and </w:t>
      </w:r>
      <w:r w:rsidR="00C74D25" w:rsidRPr="00C64DBA">
        <w:t>reviewed</w:t>
      </w:r>
      <w:r w:rsidR="00D10598" w:rsidRPr="00C64DBA">
        <w:t xml:space="preserve"> on demand.</w:t>
      </w:r>
      <w:r w:rsidR="00D10598" w:rsidRPr="00326AD8">
        <w:t xml:space="preserve"> </w:t>
      </w:r>
    </w:p>
    <w:p w14:paraId="6D81B45B" w14:textId="44C3A753" w:rsidR="004F141B" w:rsidRPr="0062074F" w:rsidRDefault="004F141B" w:rsidP="004F141B">
      <w:pPr>
        <w:pStyle w:val="berschrift3"/>
      </w:pPr>
      <w:bookmarkStart w:id="1576" w:name="_Toc194061764"/>
      <w:bookmarkStart w:id="1577" w:name="_Toc194067154"/>
      <w:bookmarkStart w:id="1578" w:name="_Toc194061765"/>
      <w:bookmarkStart w:id="1579" w:name="_Toc194067155"/>
      <w:bookmarkStart w:id="1580" w:name="_Toc178784413"/>
      <w:bookmarkStart w:id="1581" w:name="_Toc178784414"/>
      <w:bookmarkStart w:id="1582" w:name="_Toc178784415"/>
      <w:bookmarkStart w:id="1583" w:name="_Toc178784416"/>
      <w:bookmarkStart w:id="1584" w:name="_Toc178784417"/>
      <w:bookmarkStart w:id="1585" w:name="_Toc178784418"/>
      <w:bookmarkStart w:id="1586" w:name="_Toc178784419"/>
      <w:bookmarkStart w:id="1587" w:name="_Toc178784420"/>
      <w:bookmarkStart w:id="1588" w:name="_Toc178784421"/>
      <w:bookmarkStart w:id="1589" w:name="_Toc178784422"/>
      <w:bookmarkStart w:id="1590" w:name="_Toc178784423"/>
      <w:bookmarkStart w:id="1591" w:name="_Toc175130268"/>
      <w:bookmarkStart w:id="1592" w:name="_Toc175130291"/>
      <w:bookmarkStart w:id="1593" w:name="_Toc226035078"/>
      <w:bookmarkEnd w:id="1569"/>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r w:rsidRPr="0062074F">
        <w:t>Non</w:t>
      </w:r>
      <w:r w:rsidR="00CF6F82" w:rsidRPr="0062074F">
        <w:t>-official</w:t>
      </w:r>
      <w:r w:rsidRPr="0062074F">
        <w:t xml:space="preserve"> </w:t>
      </w:r>
      <w:r w:rsidR="00C64DBA">
        <w:t>Added</w:t>
      </w:r>
      <w:r w:rsidRPr="0062074F">
        <w:t xml:space="preserve"> Chart Information</w:t>
      </w:r>
      <w:bookmarkEnd w:id="1593"/>
    </w:p>
    <w:p w14:paraId="2B984CD0" w14:textId="1E8D35AE" w:rsidR="00BD50FC" w:rsidRPr="0062074F" w:rsidRDefault="004F141B" w:rsidP="0092126F">
      <w:pPr>
        <w:spacing w:after="60" w:line="240" w:lineRule="auto"/>
        <w:jc w:val="both"/>
      </w:pPr>
      <w:r w:rsidRPr="0062074F">
        <w:t>N</w:t>
      </w:r>
      <w:r w:rsidR="00BD50FC" w:rsidRPr="0062074F">
        <w:t>on-</w:t>
      </w:r>
      <w:r w:rsidR="00814DD0" w:rsidRPr="0062074F">
        <w:t xml:space="preserve">official </w:t>
      </w:r>
      <w:r w:rsidR="00BD50FC" w:rsidRPr="0062074F">
        <w:t xml:space="preserve">data added to existing </w:t>
      </w:r>
      <w:r w:rsidR="00814DD0" w:rsidRPr="0062074F">
        <w:t xml:space="preserve">official </w:t>
      </w:r>
      <w:ins w:id="1594" w:author="Birklhuber Bernd" w:date="2026-08-07T11:08:00Z">
        <w:r w:rsidR="009F769C">
          <w:t>I</w:t>
        </w:r>
      </w:ins>
      <w:r w:rsidR="00814DD0" w:rsidRPr="0062074F">
        <w:t>ENC</w:t>
      </w:r>
      <w:r w:rsidR="00BD50FC" w:rsidRPr="0062074F">
        <w:t xml:space="preserve"> data to augment the chart information </w:t>
      </w:r>
      <w:r w:rsidRPr="0062074F">
        <w:t xml:space="preserve">must </w:t>
      </w:r>
      <w:r w:rsidR="00BD50FC" w:rsidRPr="0062074F">
        <w:t xml:space="preserve">be distinguished from the </w:t>
      </w:r>
      <w:r w:rsidR="00814DD0" w:rsidRPr="0062074F">
        <w:t>official</w:t>
      </w:r>
      <w:r w:rsidR="00BD50FC" w:rsidRPr="0062074F">
        <w:t xml:space="preserve"> information as follows:</w:t>
      </w:r>
    </w:p>
    <w:p w14:paraId="0CC78349" w14:textId="3DF12124" w:rsidR="00BD50FC" w:rsidRPr="0062074F" w:rsidRDefault="00BD50FC" w:rsidP="0092126F">
      <w:pPr>
        <w:spacing w:after="60" w:line="240" w:lineRule="auto"/>
        <w:ind w:left="2160" w:hanging="1440"/>
        <w:jc w:val="both"/>
      </w:pPr>
      <w:r w:rsidRPr="0062074F">
        <w:t>Point feature:</w:t>
      </w:r>
      <w:r w:rsidRPr="0062074F">
        <w:tab/>
      </w:r>
      <w:r w:rsidR="0092126F" w:rsidRPr="0062074F">
        <w:t>S</w:t>
      </w:r>
      <w:r w:rsidRPr="0062074F">
        <w:t xml:space="preserve">uperimpose </w:t>
      </w:r>
      <w:r w:rsidR="00CD5542" w:rsidRPr="0062074F">
        <w:t xml:space="preserve">symbol </w:t>
      </w:r>
      <w:r w:rsidR="00814DD0" w:rsidRPr="0062074F">
        <w:t>CHCRID01</w:t>
      </w:r>
      <w:r w:rsidR="0092126F" w:rsidRPr="0062074F">
        <w:t>.</w:t>
      </w:r>
    </w:p>
    <w:p w14:paraId="5D043214" w14:textId="0AFDABBD" w:rsidR="00BD50FC" w:rsidRPr="0062074F" w:rsidRDefault="00F42EC6" w:rsidP="0092126F">
      <w:pPr>
        <w:spacing w:after="60" w:line="240" w:lineRule="auto"/>
        <w:ind w:left="2160" w:hanging="1440"/>
        <w:jc w:val="both"/>
      </w:pPr>
      <w:r w:rsidRPr="0062074F">
        <w:t xml:space="preserve">Curve </w:t>
      </w:r>
      <w:r w:rsidR="00BD50FC" w:rsidRPr="0062074F">
        <w:t>feature:</w:t>
      </w:r>
      <w:r w:rsidR="00BD50FC" w:rsidRPr="0062074F">
        <w:tab/>
      </w:r>
      <w:r w:rsidR="0092126F" w:rsidRPr="0062074F">
        <w:t>O</w:t>
      </w:r>
      <w:r w:rsidR="00BD50FC" w:rsidRPr="0062074F">
        <w:t xml:space="preserve">verwrite with line </w:t>
      </w:r>
      <w:r w:rsidR="00CD5542" w:rsidRPr="0062074F">
        <w:t xml:space="preserve">style </w:t>
      </w:r>
      <w:r w:rsidR="00814DD0" w:rsidRPr="0062074F">
        <w:t>CHCRID01</w:t>
      </w:r>
      <w:r w:rsidR="0092126F" w:rsidRPr="0062074F">
        <w:t>.</w:t>
      </w:r>
    </w:p>
    <w:p w14:paraId="3A3AE91A" w14:textId="4EDB300E" w:rsidR="00BD50FC" w:rsidRPr="0062074F" w:rsidRDefault="00F42EC6" w:rsidP="0092126F">
      <w:pPr>
        <w:spacing w:after="120" w:line="240" w:lineRule="auto"/>
        <w:ind w:left="2160" w:hanging="1440"/>
        <w:jc w:val="both"/>
      </w:pPr>
      <w:r w:rsidRPr="0062074F">
        <w:t xml:space="preserve">Surface </w:t>
      </w:r>
      <w:r w:rsidR="00BD50FC" w:rsidRPr="0062074F">
        <w:t>feature:</w:t>
      </w:r>
      <w:r w:rsidR="00BD50FC" w:rsidRPr="0062074F">
        <w:tab/>
      </w:r>
      <w:r w:rsidR="0092126F" w:rsidRPr="0062074F">
        <w:t>O</w:t>
      </w:r>
      <w:r w:rsidR="00BD50FC" w:rsidRPr="0062074F">
        <w:t xml:space="preserve">verwrite area boundary with line </w:t>
      </w:r>
      <w:r w:rsidR="00CD5542" w:rsidRPr="0062074F">
        <w:t xml:space="preserve">style </w:t>
      </w:r>
      <w:r w:rsidR="00814DD0" w:rsidRPr="0062074F">
        <w:t>CHCRID01</w:t>
      </w:r>
      <w:r w:rsidR="00BD50FC" w:rsidRPr="0062074F">
        <w:t xml:space="preserve"> and superimpose </w:t>
      </w:r>
      <w:r w:rsidR="00CD5542" w:rsidRPr="0062074F">
        <w:t xml:space="preserve">symbol </w:t>
      </w:r>
      <w:r w:rsidR="00814DD0" w:rsidRPr="0062074F">
        <w:t>CHCRID01</w:t>
      </w:r>
      <w:r w:rsidR="00BD50FC" w:rsidRPr="0062074F">
        <w:t xml:space="preserve"> on any centred symbol.</w:t>
      </w:r>
    </w:p>
    <w:p w14:paraId="7720F4F8" w14:textId="08C55D6B" w:rsidR="00BD50FC" w:rsidRPr="0062074F" w:rsidRDefault="00BD50FC" w:rsidP="0092126F">
      <w:pPr>
        <w:spacing w:after="120" w:line="240" w:lineRule="auto"/>
        <w:jc w:val="both"/>
      </w:pPr>
      <w:r w:rsidRPr="0062074F">
        <w:t>Non-</w:t>
      </w:r>
      <w:r w:rsidR="00814DD0" w:rsidRPr="0062074F">
        <w:t xml:space="preserve">official </w:t>
      </w:r>
      <w:r w:rsidRPr="0062074F">
        <w:t xml:space="preserve">data </w:t>
      </w:r>
      <w:r w:rsidR="007B3E43" w:rsidRPr="0062074F">
        <w:t xml:space="preserve">must </w:t>
      </w:r>
      <w:r w:rsidRPr="0062074F">
        <w:t>be distinguished from manually updated chart information, which uses the same identifiers, by cursor picking.</w:t>
      </w:r>
    </w:p>
    <w:p w14:paraId="5501B461" w14:textId="169D79D0" w:rsidR="00BD50FC" w:rsidRPr="0062074F" w:rsidRDefault="00BD50FC" w:rsidP="0092126F">
      <w:pPr>
        <w:spacing w:after="120" w:line="240" w:lineRule="auto"/>
        <w:jc w:val="both"/>
      </w:pPr>
      <w:r w:rsidRPr="0062074F">
        <w:t>Non-</w:t>
      </w:r>
      <w:r w:rsidR="00814DD0" w:rsidRPr="0062074F">
        <w:t xml:space="preserve">official </w:t>
      </w:r>
      <w:r w:rsidRPr="0062074F">
        <w:t xml:space="preserve">chart information may be updated by any systematic procedure. A record of updates </w:t>
      </w:r>
      <w:r w:rsidR="007B3E43" w:rsidRPr="0062074F">
        <w:t xml:space="preserve">must </w:t>
      </w:r>
      <w:r w:rsidRPr="0062074F">
        <w:t xml:space="preserve">be maintained. </w:t>
      </w:r>
    </w:p>
    <w:p w14:paraId="4A4997F9" w14:textId="1B046DB4" w:rsidR="0092126F" w:rsidRPr="0062074F" w:rsidRDefault="00BD50FC" w:rsidP="0092126F">
      <w:pPr>
        <w:spacing w:after="120" w:line="240" w:lineRule="auto"/>
        <w:jc w:val="both"/>
      </w:pPr>
      <w:r w:rsidRPr="0062074F">
        <w:t xml:space="preserve">The </w:t>
      </w:r>
      <w:r w:rsidR="00EE3831" w:rsidRPr="0062074F">
        <w:t>m</w:t>
      </w:r>
      <w:r w:rsidRPr="0062074F">
        <w:t xml:space="preserve">ariner </w:t>
      </w:r>
      <w:r w:rsidR="007B3E43" w:rsidRPr="0062074F">
        <w:t xml:space="preserve">must </w:t>
      </w:r>
      <w:r w:rsidRPr="0062074F">
        <w:t>be able to remove all non-</w:t>
      </w:r>
      <w:r w:rsidR="00814DD0" w:rsidRPr="0062074F">
        <w:t xml:space="preserve">official </w:t>
      </w:r>
      <w:r w:rsidRPr="0062074F">
        <w:t>chart information if the need should arise.</w:t>
      </w:r>
    </w:p>
    <w:p w14:paraId="1AD9C8F3" w14:textId="72EAD032" w:rsidR="00A13F5A" w:rsidRPr="0062074F" w:rsidDel="009F769C" w:rsidRDefault="00CF6F82" w:rsidP="009F769C">
      <w:pPr>
        <w:pStyle w:val="berschrift2"/>
        <w:rPr>
          <w:del w:id="1595" w:author="Birklhuber Bernd" w:date="2026-08-07T11:08:00Z"/>
        </w:rPr>
      </w:pPr>
      <w:bookmarkStart w:id="1596" w:name="_Toc175130295"/>
      <w:bookmarkStart w:id="1597" w:name="_Toc175130296"/>
      <w:bookmarkStart w:id="1598" w:name="_Toc175130297"/>
      <w:bookmarkStart w:id="1599" w:name="_Toc175130298"/>
      <w:bookmarkStart w:id="1600" w:name="_Toc175130299"/>
      <w:bookmarkStart w:id="1601" w:name="_Ref189057024"/>
      <w:bookmarkStart w:id="1602" w:name="_Hlk212731679"/>
      <w:bookmarkEnd w:id="1596"/>
      <w:bookmarkEnd w:id="1597"/>
      <w:bookmarkEnd w:id="1598"/>
      <w:bookmarkEnd w:id="1599"/>
      <w:bookmarkEnd w:id="1600"/>
      <w:r w:rsidRPr="0062074F">
        <w:t xml:space="preserve"> </w:t>
      </w:r>
      <w:bookmarkStart w:id="1603" w:name="_Ref224119179"/>
      <w:bookmarkStart w:id="1604" w:name="_Toc226035079"/>
      <w:del w:id="1605" w:author="Birklhuber Bernd" w:date="2026-08-07T11:08:00Z">
        <w:r w:rsidR="00A13F5A" w:rsidRPr="0062074F" w:rsidDel="009F769C">
          <w:delText>Display and Management of Navigational Warnings</w:delText>
        </w:r>
        <w:bookmarkEnd w:id="1601"/>
        <w:bookmarkEnd w:id="1603"/>
        <w:bookmarkEnd w:id="1604"/>
      </w:del>
    </w:p>
    <w:p w14:paraId="45F6821F" w14:textId="42BBCB7A" w:rsidR="000A2E2D" w:rsidRPr="0062074F" w:rsidDel="009F769C" w:rsidRDefault="000A2E2D">
      <w:pPr>
        <w:pStyle w:val="berschrift2"/>
        <w:rPr>
          <w:del w:id="1606" w:author="Birklhuber Bernd" w:date="2026-08-07T11:08:00Z"/>
        </w:rPr>
        <w:pPrChange w:id="1607" w:author="Birklhuber Bernd" w:date="2026-08-07T11:08:00Z">
          <w:pPr/>
        </w:pPrChange>
      </w:pPr>
      <w:del w:id="1608" w:author="Birklhuber Bernd" w:date="2026-08-07T11:08:00Z">
        <w:r w:rsidRPr="0062074F" w:rsidDel="009F769C">
          <w:delText>S-124 Navigational Warnings (NAVWARN) portrayal is provided by a portrayal catalogue that includes a symbol set and symbolisation instructions for the feature and attribute combinations.</w:delText>
        </w:r>
      </w:del>
    </w:p>
    <w:p w14:paraId="6AAA71F7" w14:textId="338A00B1" w:rsidR="00A13F5A" w:rsidRPr="0062074F" w:rsidDel="009F769C" w:rsidRDefault="00FA44FB" w:rsidP="00A13F5A">
      <w:pPr>
        <w:pStyle w:val="berschrift3"/>
        <w:rPr>
          <w:del w:id="1609" w:author="Birklhuber Bernd" w:date="2026-08-07T11:08:00Z"/>
        </w:rPr>
      </w:pPr>
      <w:bookmarkStart w:id="1610" w:name="_Toc219458294"/>
      <w:bookmarkStart w:id="1611" w:name="_Toc226035080"/>
      <w:bookmarkEnd w:id="1610"/>
      <w:del w:id="1612" w:author="Birklhuber Bernd" w:date="2026-08-07T11:08:00Z">
        <w:r w:rsidDel="009F769C">
          <w:delText>R</w:delText>
        </w:r>
        <w:r w:rsidR="00A13F5A" w:rsidRPr="0062074F" w:rsidDel="009F769C">
          <w:delText>equirements of the Graphical User Interface</w:delText>
        </w:r>
        <w:bookmarkEnd w:id="1611"/>
        <w:r w:rsidR="00A13F5A" w:rsidRPr="0062074F" w:rsidDel="009F769C">
          <w:delText xml:space="preserve"> </w:delText>
        </w:r>
      </w:del>
    </w:p>
    <w:p w14:paraId="610C7426" w14:textId="7D04FFAF" w:rsidR="000A2E2D" w:rsidRPr="0062074F" w:rsidDel="009F769C" w:rsidRDefault="000A2E2D" w:rsidP="000A2E2D">
      <w:pPr>
        <w:rPr>
          <w:del w:id="1613" w:author="Birklhuber Bernd" w:date="2026-08-07T11:08:00Z"/>
        </w:rPr>
      </w:pPr>
      <w:del w:id="1614" w:author="Birklhuber Bernd" w:date="2026-08-07T11:08:00Z">
        <w:r w:rsidRPr="0062074F" w:rsidDel="009F769C">
          <w:delText xml:space="preserve">A dedicated interface </w:delText>
        </w:r>
        <w:r w:rsidR="004A537E" w:rsidDel="009F769C">
          <w:delText>should</w:delText>
        </w:r>
        <w:r w:rsidR="004A537E" w:rsidRPr="0062074F" w:rsidDel="009F769C">
          <w:delText xml:space="preserve"> </w:delText>
        </w:r>
      </w:del>
      <w:ins w:id="1615" w:author="Simon Cooke" w:date="2026-05-19T15:29:00Z">
        <w:del w:id="1616" w:author="Birklhuber Bernd" w:date="2026-08-07T11:08:00Z">
          <w:r w:rsidR="00332906" w:rsidDel="009F769C">
            <w:delText>must</w:delText>
          </w:r>
          <w:r w:rsidR="00332906" w:rsidRPr="0062074F" w:rsidDel="009F769C">
            <w:delText xml:space="preserve"> </w:delText>
          </w:r>
        </w:del>
      </w:ins>
      <w:del w:id="1617" w:author="Birklhuber Bernd" w:date="2026-08-07T11:08:00Z">
        <w:r w:rsidRPr="0062074F" w:rsidDel="009F769C">
          <w:delText xml:space="preserve">be provided to allow users to interact with NAVWARN messages. This interface </w:delText>
        </w:r>
        <w:r w:rsidR="004A537E" w:rsidDel="009F769C">
          <w:delText>should</w:delText>
        </w:r>
      </w:del>
      <w:ins w:id="1618" w:author="Simon Cooke" w:date="2026-05-19T15:29:00Z">
        <w:del w:id="1619" w:author="Birklhuber Bernd" w:date="2026-08-07T11:08:00Z">
          <w:r w:rsidR="00332906" w:rsidDel="009F769C">
            <w:delText>must</w:delText>
          </w:r>
        </w:del>
      </w:ins>
      <w:del w:id="1620" w:author="Birklhuber Bernd" w:date="2026-08-07T11:08:00Z">
        <w:r w:rsidRPr="0062074F" w:rsidDel="009F769C">
          <w:delText>, provide the following minimum functionality</w:delText>
        </w:r>
        <w:r w:rsidR="00393C8A" w:rsidDel="009F769C">
          <w:delText>:</w:delText>
        </w:r>
      </w:del>
    </w:p>
    <w:p w14:paraId="35D0BC4F" w14:textId="41AD90CB" w:rsidR="000A2E2D" w:rsidRPr="0062074F" w:rsidDel="009F769C" w:rsidRDefault="000A2E2D" w:rsidP="000A2E2D">
      <w:pPr>
        <w:pStyle w:val="Listennummer"/>
        <w:rPr>
          <w:del w:id="1621" w:author="Birklhuber Bernd" w:date="2026-08-07T11:08:00Z"/>
        </w:rPr>
      </w:pPr>
      <w:del w:id="1622" w:author="Birklhuber Bernd" w:date="2026-08-07T11:08:00Z">
        <w:r w:rsidRPr="0062074F" w:rsidDel="009F769C">
          <w:delText xml:space="preserve">The user </w:delText>
        </w:r>
        <w:r w:rsidR="004A537E" w:rsidDel="009F769C">
          <w:delText>should</w:delText>
        </w:r>
        <w:r w:rsidR="004A537E" w:rsidRPr="0062074F" w:rsidDel="009F769C">
          <w:delText xml:space="preserve"> </w:delText>
        </w:r>
      </w:del>
      <w:ins w:id="1623" w:author="Simon Cooke" w:date="2026-05-19T15:29:00Z">
        <w:del w:id="1624" w:author="Birklhuber Bernd" w:date="2026-08-07T11:08:00Z">
          <w:r w:rsidR="00332906" w:rsidDel="009F769C">
            <w:delText>must</w:delText>
          </w:r>
          <w:r w:rsidR="00332906" w:rsidRPr="0062074F" w:rsidDel="009F769C">
            <w:delText xml:space="preserve"> </w:delText>
          </w:r>
        </w:del>
      </w:ins>
      <w:del w:id="1625" w:author="Birklhuber Bernd" w:date="2026-08-07T11:08:00Z">
        <w:r w:rsidRPr="0062074F" w:rsidDel="009F769C">
          <w:delText xml:space="preserve">be able to classify individual messages in accordance with </w:delText>
        </w:r>
        <w:r w:rsidR="007A2C0E" w:rsidDel="009F769C">
          <w:delText>clause</w:delText>
        </w:r>
        <w:r w:rsidR="007A2C0E" w:rsidRPr="0062074F" w:rsidDel="009F769C">
          <w:delText xml:space="preserve"> </w:delText>
        </w:r>
        <w:r w:rsidRPr="0062074F" w:rsidDel="009F769C">
          <w:delText>1</w:delText>
        </w:r>
        <w:r w:rsidR="004211FA" w:rsidDel="009F769C">
          <w:delText>1</w:delText>
        </w:r>
        <w:r w:rsidRPr="0062074F" w:rsidDel="009F769C">
          <w:delText>.12.2</w:delText>
        </w:r>
        <w:r w:rsidR="00393C8A" w:rsidDel="009F769C">
          <w:delText>;</w:delText>
        </w:r>
      </w:del>
    </w:p>
    <w:p w14:paraId="23D4E8C2" w14:textId="3C19753F" w:rsidR="000A2E2D" w:rsidRPr="0062074F" w:rsidDel="009F769C" w:rsidRDefault="000A2E2D" w:rsidP="000A2E2D">
      <w:pPr>
        <w:pStyle w:val="Listennummer"/>
        <w:rPr>
          <w:del w:id="1626" w:author="Birklhuber Bernd" w:date="2026-08-07T11:08:00Z"/>
        </w:rPr>
      </w:pPr>
      <w:del w:id="1627" w:author="Birklhuber Bernd" w:date="2026-08-07T11:08:00Z">
        <w:r w:rsidRPr="0062074F" w:rsidDel="009F769C">
          <w:delText xml:space="preserve">An on-demand listing of all (S-124) NAVWARN messages in the system </w:delText>
        </w:r>
        <w:r w:rsidR="004A537E" w:rsidDel="009F769C">
          <w:delText>should</w:delText>
        </w:r>
        <w:r w:rsidR="004A537E" w:rsidRPr="0062074F" w:rsidDel="009F769C">
          <w:delText xml:space="preserve"> </w:delText>
        </w:r>
      </w:del>
      <w:ins w:id="1628" w:author="Simon Cooke" w:date="2026-05-19T15:29:00Z">
        <w:del w:id="1629" w:author="Birklhuber Bernd" w:date="2026-08-07T11:08:00Z">
          <w:r w:rsidR="00332906" w:rsidDel="009F769C">
            <w:delText>must</w:delText>
          </w:r>
          <w:r w:rsidR="00332906" w:rsidRPr="0062074F" w:rsidDel="009F769C">
            <w:delText xml:space="preserve"> </w:delText>
          </w:r>
        </w:del>
      </w:ins>
      <w:del w:id="1630" w:author="Birklhuber Bernd" w:date="2026-08-07T11:08:00Z">
        <w:r w:rsidRPr="0062074F" w:rsidDel="009F769C">
          <w:delText>be provided allowing sorting according to</w:delText>
        </w:r>
        <w:r w:rsidRPr="004A537E" w:rsidDel="009F769C">
          <w:delText>: installed date and time,</w:delText>
        </w:r>
        <w:r w:rsidRPr="0062074F" w:rsidDel="009F769C">
          <w:delText xml:space="preserve"> issue date and time</w:delText>
        </w:r>
        <w:r w:rsidR="00EC7CA3" w:rsidDel="009F769C">
          <w:delText xml:space="preserve"> (</w:delText>
        </w:r>
        <w:r w:rsidR="00EC7CA3" w:rsidRPr="00520800" w:rsidDel="009F769C">
          <w:rPr>
            <w:i/>
            <w:iCs/>
          </w:rPr>
          <w:delText>publicationTime</w:delText>
        </w:r>
        <w:r w:rsidR="00EC7CA3" w:rsidDel="009F769C">
          <w:delText>)</w:delText>
        </w:r>
        <w:r w:rsidRPr="0062074F" w:rsidDel="009F769C">
          <w:delText>, warning type, producer, series and message classification (as defined in 1</w:delText>
        </w:r>
        <w:r w:rsidR="004211FA" w:rsidDel="009F769C">
          <w:delText>1</w:delText>
        </w:r>
        <w:r w:rsidRPr="0062074F" w:rsidDel="009F769C">
          <w:delText>.12.2)</w:delText>
        </w:r>
        <w:r w:rsidR="00393C8A" w:rsidDel="009F769C">
          <w:delText>;</w:delText>
        </w:r>
      </w:del>
    </w:p>
    <w:p w14:paraId="39F22DF3" w14:textId="004153BB" w:rsidR="000A2E2D" w:rsidRPr="0062074F" w:rsidDel="009F769C" w:rsidRDefault="000A2E2D" w:rsidP="000A2E2D">
      <w:pPr>
        <w:pStyle w:val="Listennummer"/>
        <w:rPr>
          <w:del w:id="1631" w:author="Birklhuber Bernd" w:date="2026-08-07T11:08:00Z"/>
        </w:rPr>
      </w:pPr>
      <w:del w:id="1632" w:author="Birklhuber Bernd" w:date="2026-08-07T11:08:00Z">
        <w:r w:rsidRPr="0062074F" w:rsidDel="009F769C">
          <w:delText xml:space="preserve">The on-demand listing of all NAVWARN messages in the system </w:delText>
        </w:r>
        <w:r w:rsidR="004A537E" w:rsidDel="009F769C">
          <w:delText>should</w:delText>
        </w:r>
        <w:r w:rsidR="004A537E" w:rsidRPr="0062074F" w:rsidDel="009F769C">
          <w:delText xml:space="preserve"> </w:delText>
        </w:r>
      </w:del>
      <w:ins w:id="1633" w:author="Simon Cooke" w:date="2026-05-19T15:29:00Z">
        <w:del w:id="1634" w:author="Birklhuber Bernd" w:date="2026-08-07T11:08:00Z">
          <w:r w:rsidR="00332906" w:rsidDel="009F769C">
            <w:delText>must</w:delText>
          </w:r>
          <w:r w:rsidR="00332906" w:rsidRPr="0062074F" w:rsidDel="009F769C">
            <w:delText xml:space="preserve"> </w:delText>
          </w:r>
        </w:del>
      </w:ins>
      <w:del w:id="1635" w:author="Birklhuber Bernd" w:date="2026-08-07T11:08:00Z">
        <w:r w:rsidRPr="0062074F" w:rsidDel="009F769C">
          <w:delText xml:space="preserve">include means for viewing an abbreviated view of any NAVWARNPart, warningInformation attributes present. This should </w:delText>
        </w:r>
      </w:del>
      <w:ins w:id="1636" w:author="Simon Cooke" w:date="2026-05-19T15:30:00Z">
        <w:del w:id="1637" w:author="Birklhuber Bernd" w:date="2026-08-07T11:08:00Z">
          <w:r w:rsidR="00332906" w:rsidDel="009F769C">
            <w:delText>must</w:delText>
          </w:r>
          <w:r w:rsidR="00332906" w:rsidRPr="0062074F" w:rsidDel="009F769C">
            <w:delText xml:space="preserve"> </w:delText>
          </w:r>
        </w:del>
      </w:ins>
      <w:del w:id="1638" w:author="Birklhuber Bernd" w:date="2026-08-07T11:08:00Z">
        <w:r w:rsidRPr="0062074F" w:rsidDel="009F769C">
          <w:delText>consist of a minimum of the issue date</w:delText>
        </w:r>
        <w:r w:rsidR="00EC7CA3" w:rsidDel="009F769C">
          <w:delText xml:space="preserve"> (</w:delText>
        </w:r>
        <w:r w:rsidR="00EC7CA3" w:rsidRPr="00520800" w:rsidDel="009F769C">
          <w:rPr>
            <w:i/>
            <w:iCs/>
          </w:rPr>
          <w:delText>publicationTime</w:delText>
        </w:r>
        <w:r w:rsidR="00EC7CA3" w:rsidDel="009F769C">
          <w:delText>)</w:delText>
        </w:r>
        <w:r w:rsidRPr="0062074F" w:rsidDel="009F769C">
          <w:delText>, warning type</w:delText>
        </w:r>
        <w:r w:rsidR="00EC7CA3" w:rsidDel="009F769C">
          <w:delText xml:space="preserve"> (</w:delText>
        </w:r>
        <w:r w:rsidR="004A537E" w:rsidRPr="00520800" w:rsidDel="009F769C">
          <w:rPr>
            <w:i/>
            <w:iCs/>
          </w:rPr>
          <w:delText>navwarnTypeGeneral</w:delText>
        </w:r>
        <w:r w:rsidR="00EC7CA3" w:rsidDel="009F769C">
          <w:delText>)</w:delText>
        </w:r>
        <w:r w:rsidRPr="0062074F" w:rsidDel="009F769C">
          <w:delText xml:space="preserve"> and the first 64 characters of the </w:delText>
        </w:r>
        <w:r w:rsidRPr="00520800" w:rsidDel="009F769C">
          <w:rPr>
            <w:i/>
            <w:iCs/>
          </w:rPr>
          <w:delText>warningInformation</w:delText>
        </w:r>
        <w:r w:rsidRPr="0062074F" w:rsidDel="009F769C">
          <w:delText xml:space="preserve"> attributes</w:delText>
        </w:r>
        <w:r w:rsidR="00393C8A" w:rsidDel="009F769C">
          <w:delText>;</w:delText>
        </w:r>
      </w:del>
    </w:p>
    <w:p w14:paraId="1AD98418" w14:textId="772CC4A4" w:rsidR="000A2E2D" w:rsidRPr="0062074F" w:rsidDel="009F769C" w:rsidRDefault="000A2E2D" w:rsidP="000A2E2D">
      <w:pPr>
        <w:pStyle w:val="Listennummer"/>
        <w:rPr>
          <w:del w:id="1639" w:author="Birklhuber Bernd" w:date="2026-08-07T11:08:00Z"/>
        </w:rPr>
      </w:pPr>
      <w:del w:id="1640" w:author="Birklhuber Bernd" w:date="2026-08-07T11:08:00Z">
        <w:r w:rsidRPr="0062074F" w:rsidDel="009F769C">
          <w:delText xml:space="preserve">An indication </w:delText>
        </w:r>
        <w:r w:rsidR="004A537E" w:rsidDel="009F769C">
          <w:delText>should</w:delText>
        </w:r>
        <w:r w:rsidR="004A537E" w:rsidRPr="0062074F" w:rsidDel="009F769C">
          <w:delText xml:space="preserve"> </w:delText>
        </w:r>
      </w:del>
      <w:ins w:id="1641" w:author="Simon Cooke" w:date="2026-05-19T15:30:00Z">
        <w:del w:id="1642" w:author="Birklhuber Bernd" w:date="2026-08-07T11:08:00Z">
          <w:r w:rsidR="00332906" w:rsidDel="009F769C">
            <w:delText>must</w:delText>
          </w:r>
          <w:r w:rsidR="00332906" w:rsidRPr="0062074F" w:rsidDel="009F769C">
            <w:delText xml:space="preserve"> </w:delText>
          </w:r>
        </w:del>
      </w:ins>
      <w:del w:id="1643" w:author="Birklhuber Bernd" w:date="2026-08-07T11:08:00Z">
        <w:r w:rsidRPr="0062074F" w:rsidDel="009F769C">
          <w:delText>be provided when a new NAVWARN message is loaded until it has been displayed or 24 hours have passed. This indication may be suppressed if the NAVWARN message does not meet filtering criteria set by the mariner or automatically applied (as defined in 1</w:delText>
        </w:r>
        <w:r w:rsidR="00EC7CA3" w:rsidDel="009F769C">
          <w:delText>1</w:delText>
        </w:r>
        <w:r w:rsidRPr="0062074F" w:rsidDel="009F769C">
          <w:delText>.12.2)</w:delText>
        </w:r>
        <w:r w:rsidR="00393C8A" w:rsidDel="009F769C">
          <w:delText>;</w:delText>
        </w:r>
      </w:del>
    </w:p>
    <w:p w14:paraId="4BDB2660" w14:textId="7D25188C" w:rsidR="00D14AAF" w:rsidRPr="0062074F" w:rsidDel="009F769C" w:rsidRDefault="000A2E2D" w:rsidP="00166A7C">
      <w:pPr>
        <w:pStyle w:val="Listennummer"/>
        <w:rPr>
          <w:del w:id="1644" w:author="Birklhuber Bernd" w:date="2026-08-07T11:08:00Z"/>
        </w:rPr>
      </w:pPr>
      <w:del w:id="1645" w:author="Birklhuber Bernd" w:date="2026-08-07T11:08:00Z">
        <w:r w:rsidRPr="0062074F" w:rsidDel="009F769C">
          <w:delText xml:space="preserve">Means </w:delText>
        </w:r>
        <w:r w:rsidR="004A537E" w:rsidDel="009F769C">
          <w:delText>should</w:delText>
        </w:r>
        <w:r w:rsidR="004A537E" w:rsidRPr="0062074F" w:rsidDel="009F769C">
          <w:delText xml:space="preserve"> </w:delText>
        </w:r>
      </w:del>
      <w:ins w:id="1646" w:author="Simon Cooke" w:date="2026-05-19T15:30:00Z">
        <w:del w:id="1647" w:author="Birklhuber Bernd" w:date="2026-08-07T11:08:00Z">
          <w:r w:rsidR="00332906" w:rsidDel="009F769C">
            <w:delText>must</w:delText>
          </w:r>
          <w:r w:rsidR="00332906" w:rsidRPr="0062074F" w:rsidDel="009F769C">
            <w:delText xml:space="preserve"> </w:delText>
          </w:r>
        </w:del>
      </w:ins>
      <w:del w:id="1648" w:author="Birklhuber Bernd" w:date="2026-08-07T11:08:00Z">
        <w:r w:rsidRPr="0062074F" w:rsidDel="009F769C">
          <w:delText>be provided to view the most recent message and past messages.</w:delText>
        </w:r>
      </w:del>
    </w:p>
    <w:p w14:paraId="1AEBFD40" w14:textId="132BAB6C" w:rsidR="000A2E2D" w:rsidRPr="0062074F" w:rsidDel="009F769C" w:rsidRDefault="000A2E2D" w:rsidP="001C1CAB">
      <w:pPr>
        <w:rPr>
          <w:del w:id="1649" w:author="Birklhuber Bernd" w:date="2026-08-07T11:08:00Z"/>
        </w:rPr>
      </w:pPr>
    </w:p>
    <w:p w14:paraId="0AD67FC2" w14:textId="120637F7" w:rsidR="00A13F5A" w:rsidRPr="0062074F" w:rsidDel="009F769C" w:rsidRDefault="000A2E2D" w:rsidP="00A13F5A">
      <w:pPr>
        <w:pStyle w:val="berschrift3"/>
        <w:rPr>
          <w:del w:id="1650" w:author="Birklhuber Bernd" w:date="2026-08-07T11:08:00Z"/>
        </w:rPr>
      </w:pPr>
      <w:bookmarkStart w:id="1651" w:name="_Toc219458296"/>
      <w:bookmarkStart w:id="1652" w:name="_Toc219458297"/>
      <w:bookmarkStart w:id="1653" w:name="_Toc219458298"/>
      <w:bookmarkStart w:id="1654" w:name="_Toc219458299"/>
      <w:bookmarkStart w:id="1655" w:name="_Toc219458300"/>
      <w:bookmarkStart w:id="1656" w:name="_Toc219458301"/>
      <w:bookmarkStart w:id="1657" w:name="_Toc219458302"/>
      <w:bookmarkStart w:id="1658" w:name="_Toc219458303"/>
      <w:bookmarkStart w:id="1659" w:name="_Toc219458304"/>
      <w:bookmarkStart w:id="1660" w:name="_Toc226035081"/>
      <w:bookmarkEnd w:id="1651"/>
      <w:bookmarkEnd w:id="1652"/>
      <w:bookmarkEnd w:id="1653"/>
      <w:bookmarkEnd w:id="1654"/>
      <w:bookmarkEnd w:id="1655"/>
      <w:bookmarkEnd w:id="1656"/>
      <w:bookmarkEnd w:id="1657"/>
      <w:bookmarkEnd w:id="1658"/>
      <w:bookmarkEnd w:id="1659"/>
      <w:del w:id="1661" w:author="Birklhuber Bernd" w:date="2026-08-07T11:08:00Z">
        <w:r w:rsidRPr="0062074F" w:rsidDel="009F769C">
          <w:delText>Classifying</w:delText>
        </w:r>
        <w:r w:rsidR="00A13F5A" w:rsidRPr="0062074F" w:rsidDel="009F769C">
          <w:delText xml:space="preserve"> Navigational Warning information</w:delText>
        </w:r>
        <w:bookmarkEnd w:id="1660"/>
        <w:r w:rsidR="00A13F5A" w:rsidRPr="0062074F" w:rsidDel="009F769C">
          <w:delText xml:space="preserve"> </w:delText>
        </w:r>
      </w:del>
    </w:p>
    <w:p w14:paraId="093FDB2D" w14:textId="7B6E423F" w:rsidR="00332906" w:rsidDel="009F769C" w:rsidRDefault="000A2E2D" w:rsidP="000A2E2D">
      <w:pPr>
        <w:rPr>
          <w:ins w:id="1662" w:author="Simon Cooke" w:date="2026-05-19T15:30:00Z"/>
          <w:del w:id="1663" w:author="Birklhuber Bernd" w:date="2026-08-07T11:08:00Z"/>
        </w:rPr>
      </w:pPr>
      <w:del w:id="1664" w:author="Birklhuber Bernd" w:date="2026-08-07T11:08:00Z">
        <w:r w:rsidRPr="0062074F" w:rsidDel="009F769C">
          <w:delText xml:space="preserve">To ensure only relevant information is displayed, and to ensure an uncluttered screen, </w:delText>
        </w:r>
      </w:del>
      <w:ins w:id="1665" w:author="Simon Cooke" w:date="2026-05-19T15:30:00Z">
        <w:del w:id="1666" w:author="Birklhuber Bernd" w:date="2026-08-07T11:08:00Z">
          <w:r w:rsidR="00332906" w:rsidRPr="00332906" w:rsidDel="009F769C">
            <w:delText>the ECDIS must implement appropriate means such as classification and filtering to ensure an uncluttered screen</w:delText>
          </w:r>
          <w:r w:rsidR="00332906" w:rsidDel="009F769C">
            <w:delText>.</w:delText>
          </w:r>
        </w:del>
      </w:ins>
    </w:p>
    <w:p w14:paraId="25244460" w14:textId="3DE0F7ED" w:rsidR="000A2E2D" w:rsidRPr="0062074F" w:rsidDel="009F769C" w:rsidRDefault="00332906" w:rsidP="000A2E2D">
      <w:pPr>
        <w:rPr>
          <w:del w:id="1667" w:author="Birklhuber Bernd" w:date="2026-08-07T11:08:00Z"/>
        </w:rPr>
      </w:pPr>
      <w:ins w:id="1668" w:author="Simon Cooke" w:date="2026-05-19T15:30:00Z">
        <w:del w:id="1669" w:author="Birklhuber Bernd" w:date="2026-08-07T11:08:00Z">
          <w:r w:rsidDel="009F769C">
            <w:delText>T</w:delText>
          </w:r>
        </w:del>
      </w:ins>
      <w:del w:id="1670" w:author="Birklhuber Bernd" w:date="2026-08-07T11:08:00Z">
        <w:r w:rsidR="000A2E2D" w:rsidRPr="0062074F" w:rsidDel="009F769C">
          <w:delText xml:space="preserve">the mariner </w:delText>
        </w:r>
        <w:r w:rsidR="004A537E" w:rsidDel="009F769C">
          <w:delText>should</w:delText>
        </w:r>
        <w:r w:rsidR="004A537E" w:rsidRPr="0062074F" w:rsidDel="009F769C">
          <w:delText xml:space="preserve"> </w:delText>
        </w:r>
      </w:del>
      <w:ins w:id="1671" w:author="Simon Cooke" w:date="2026-05-20T07:32:00Z">
        <w:del w:id="1672" w:author="Birklhuber Bernd" w:date="2026-08-07T11:08:00Z">
          <w:r w:rsidR="00932F96" w:rsidDel="009F769C">
            <w:delText>must</w:delText>
          </w:r>
          <w:r w:rsidR="00932F96" w:rsidRPr="0062074F" w:rsidDel="009F769C">
            <w:delText xml:space="preserve"> </w:delText>
          </w:r>
        </w:del>
      </w:ins>
      <w:del w:id="1673" w:author="Birklhuber Bernd" w:date="2026-08-07T11:08:00Z">
        <w:r w:rsidR="000A2E2D" w:rsidRPr="0062074F" w:rsidDel="009F769C">
          <w:delText>be able to classify NAVWARNs which are then filtered for display by the ECDIS:</w:delText>
        </w:r>
      </w:del>
    </w:p>
    <w:p w14:paraId="7B5FDCA1" w14:textId="76A8C008" w:rsidR="000A2E2D" w:rsidRPr="0062074F" w:rsidDel="009F769C" w:rsidRDefault="000A2E2D" w:rsidP="000A2E2D">
      <w:pPr>
        <w:rPr>
          <w:del w:id="1674" w:author="Birklhuber Bernd" w:date="2026-08-07T11:08:00Z"/>
        </w:rPr>
      </w:pPr>
      <w:del w:id="1675" w:author="Birklhuber Bernd" w:date="2026-08-07T11:08:00Z">
        <w:r w:rsidRPr="0062074F" w:rsidDel="009F769C">
          <w:delText>At a minimum, f</w:delText>
        </w:r>
      </w:del>
      <w:ins w:id="1676" w:author="Simon Cooke" w:date="2026-05-19T15:31:00Z">
        <w:del w:id="1677" w:author="Birklhuber Bernd" w:date="2026-08-07T11:08:00Z">
          <w:r w:rsidR="00332906" w:rsidDel="009F769C">
            <w:delText>F</w:delText>
          </w:r>
        </w:del>
      </w:ins>
      <w:del w:id="1678" w:author="Birklhuber Bernd" w:date="2026-08-07T11:08:00Z">
        <w:r w:rsidRPr="0062074F" w:rsidDel="009F769C">
          <w:delText xml:space="preserve">unctionality </w:delText>
        </w:r>
        <w:r w:rsidR="004A537E" w:rsidDel="009F769C">
          <w:delText>should</w:delText>
        </w:r>
        <w:r w:rsidR="004A537E" w:rsidRPr="0062074F" w:rsidDel="009F769C">
          <w:delText xml:space="preserve"> </w:delText>
        </w:r>
        <w:r w:rsidRPr="0062074F" w:rsidDel="009F769C">
          <w:delText>be included that allows the user to classify an installed NAVWARN against the intended route as:</w:delText>
        </w:r>
      </w:del>
    </w:p>
    <w:p w14:paraId="27A010D0" w14:textId="2B923DA5" w:rsidR="000A2E2D" w:rsidRPr="0062074F" w:rsidDel="009F769C" w:rsidRDefault="000A2E2D">
      <w:pPr>
        <w:pStyle w:val="Aufzhlungszeichen"/>
        <w:numPr>
          <w:ilvl w:val="0"/>
          <w:numId w:val="111"/>
        </w:numPr>
        <w:rPr>
          <w:del w:id="1679" w:author="Birklhuber Bernd" w:date="2026-08-07T11:08:00Z"/>
        </w:rPr>
      </w:pPr>
      <w:del w:id="1680" w:author="Birklhuber Bernd" w:date="2026-08-07T11:08:00Z">
        <w:r w:rsidRPr="0062074F" w:rsidDel="009F769C">
          <w:delText>“On chart”</w:delText>
        </w:r>
        <w:r w:rsidRPr="0062074F" w:rsidDel="009F769C">
          <w:rPr>
            <w:b/>
          </w:rPr>
          <w:delText xml:space="preserve"> Relevant for the route, </w:delText>
        </w:r>
        <w:r w:rsidR="004A537E" w:rsidDel="009F769C">
          <w:rPr>
            <w:b/>
          </w:rPr>
          <w:delText>should</w:delText>
        </w:r>
        <w:r w:rsidR="004A537E" w:rsidRPr="0062074F" w:rsidDel="009F769C">
          <w:rPr>
            <w:b/>
          </w:rPr>
          <w:delText xml:space="preserve"> </w:delText>
        </w:r>
        <w:r w:rsidRPr="0062074F" w:rsidDel="009F769C">
          <w:rPr>
            <w:b/>
          </w:rPr>
          <w:delText xml:space="preserve">always be </w:delText>
        </w:r>
        <w:r w:rsidR="00B52423" w:rsidDel="009F769C">
          <w:rPr>
            <w:b/>
          </w:rPr>
          <w:delText>displayed</w:delText>
        </w:r>
        <w:r w:rsidR="00B52423" w:rsidRPr="0062074F" w:rsidDel="009F769C">
          <w:rPr>
            <w:b/>
          </w:rPr>
          <w:delText xml:space="preserve"> </w:delText>
        </w:r>
        <w:r w:rsidRPr="0062074F" w:rsidDel="009F769C">
          <w:rPr>
            <w:b/>
          </w:rPr>
          <w:delText>, or;</w:delText>
        </w:r>
      </w:del>
    </w:p>
    <w:p w14:paraId="42B1CD02" w14:textId="14619212" w:rsidR="000A2E2D" w:rsidRPr="0062074F" w:rsidDel="009F769C" w:rsidRDefault="000A2E2D">
      <w:pPr>
        <w:pStyle w:val="Aufzhlungszeichen"/>
        <w:numPr>
          <w:ilvl w:val="0"/>
          <w:numId w:val="111"/>
        </w:numPr>
        <w:rPr>
          <w:del w:id="1681" w:author="Birklhuber Bernd" w:date="2026-08-07T11:08:00Z"/>
        </w:rPr>
      </w:pPr>
      <w:del w:id="1682" w:author="Birklhuber Bernd" w:date="2026-08-07T11:08:00Z">
        <w:r w:rsidRPr="0062074F" w:rsidDel="009F769C">
          <w:lastRenderedPageBreak/>
          <w:delText>“Off chart”</w:delText>
        </w:r>
        <w:r w:rsidRPr="0062074F" w:rsidDel="009F769C">
          <w:rPr>
            <w:b/>
          </w:rPr>
          <w:delText xml:space="preserve"> Not relevant for the route, </w:delText>
        </w:r>
        <w:r w:rsidR="004A537E" w:rsidDel="009F769C">
          <w:rPr>
            <w:b/>
          </w:rPr>
          <w:delText>need</w:delText>
        </w:r>
        <w:r w:rsidRPr="0062074F" w:rsidDel="009F769C">
          <w:rPr>
            <w:b/>
          </w:rPr>
          <w:delText xml:space="preserve"> not be </w:delText>
        </w:r>
        <w:r w:rsidR="00B52423" w:rsidDel="009F769C">
          <w:rPr>
            <w:b/>
          </w:rPr>
          <w:delText>displayed</w:delText>
        </w:r>
        <w:r w:rsidRPr="0062074F" w:rsidDel="009F769C">
          <w:rPr>
            <w:b/>
          </w:rPr>
          <w:delText>, or;</w:delText>
        </w:r>
      </w:del>
    </w:p>
    <w:p w14:paraId="3A12B093" w14:textId="149EC940" w:rsidR="000A2E2D" w:rsidRPr="0062074F" w:rsidDel="009F769C" w:rsidRDefault="000A2E2D">
      <w:pPr>
        <w:pStyle w:val="Aufzhlungszeichen"/>
        <w:numPr>
          <w:ilvl w:val="0"/>
          <w:numId w:val="111"/>
        </w:numPr>
        <w:rPr>
          <w:del w:id="1683" w:author="Birklhuber Bernd" w:date="2026-08-07T11:08:00Z"/>
        </w:rPr>
      </w:pPr>
      <w:del w:id="1684" w:author="Birklhuber Bernd" w:date="2026-08-07T11:08:00Z">
        <w:r w:rsidRPr="0062074F" w:rsidDel="009F769C">
          <w:delText>“Information”</w:delText>
        </w:r>
        <w:r w:rsidRPr="0062074F" w:rsidDel="009F769C">
          <w:rPr>
            <w:b/>
          </w:rPr>
          <w:delText xml:space="preserve"> For information, </w:delText>
        </w:r>
        <w:r w:rsidR="004A537E" w:rsidDel="009F769C">
          <w:rPr>
            <w:b/>
          </w:rPr>
          <w:delText>need</w:delText>
        </w:r>
        <w:r w:rsidRPr="0062074F" w:rsidDel="009F769C">
          <w:rPr>
            <w:b/>
          </w:rPr>
          <w:delText xml:space="preserve"> not be </w:delText>
        </w:r>
        <w:r w:rsidR="00B52423" w:rsidDel="009F769C">
          <w:rPr>
            <w:b/>
          </w:rPr>
          <w:delText>displayed</w:delText>
        </w:r>
        <w:r w:rsidR="00FD4EF7" w:rsidDel="009F769C">
          <w:rPr>
            <w:b/>
          </w:rPr>
          <w:delText>.</w:delText>
        </w:r>
      </w:del>
    </w:p>
    <w:p w14:paraId="7A0CD1FD" w14:textId="2E57F0FF" w:rsidR="000A2E2D" w:rsidRPr="0062074F" w:rsidDel="009F769C" w:rsidRDefault="000A2E2D" w:rsidP="00520800">
      <w:pPr>
        <w:pStyle w:val="Aufzhlungszeichen"/>
        <w:tabs>
          <w:tab w:val="clear" w:pos="360"/>
        </w:tabs>
        <w:rPr>
          <w:del w:id="1685" w:author="Birklhuber Bernd" w:date="2026-08-07T11:08:00Z"/>
        </w:rPr>
      </w:pPr>
      <w:del w:id="1686" w:author="Birklhuber Bernd" w:date="2026-08-07T11:08:00Z">
        <w:r w:rsidRPr="0062074F" w:rsidDel="009F769C">
          <w:delText>On chart</w:delText>
        </w:r>
        <w:r w:rsidRPr="0062074F" w:rsidDel="009F769C">
          <w:rPr>
            <w:b/>
          </w:rPr>
          <w:delText xml:space="preserve"> </w:delText>
        </w:r>
        <w:r w:rsidR="004A537E" w:rsidDel="009F769C">
          <w:rPr>
            <w:bCs/>
          </w:rPr>
          <w:delText>should</w:delText>
        </w:r>
        <w:r w:rsidR="004A537E" w:rsidRPr="00520800" w:rsidDel="009F769C">
          <w:rPr>
            <w:bCs/>
          </w:rPr>
          <w:delText xml:space="preserve"> </w:delText>
        </w:r>
        <w:r w:rsidRPr="00520800" w:rsidDel="009F769C">
          <w:rPr>
            <w:bCs/>
          </w:rPr>
          <w:delText>be the default classification for all NAVWARNs</w:delText>
        </w:r>
        <w:r w:rsidRPr="0062074F" w:rsidDel="009F769C">
          <w:rPr>
            <w:b/>
          </w:rPr>
          <w:delText>.</w:delText>
        </w:r>
      </w:del>
    </w:p>
    <w:p w14:paraId="09CD019C" w14:textId="084DD89E" w:rsidR="00166A7C" w:rsidRPr="0062074F" w:rsidDel="009F769C" w:rsidRDefault="00166A7C">
      <w:pPr>
        <w:pStyle w:val="Listennummer"/>
        <w:numPr>
          <w:ilvl w:val="0"/>
          <w:numId w:val="0"/>
        </w:numPr>
        <w:rPr>
          <w:ins w:id="1687" w:author="Simon Cooke" w:date="2026-05-20T07:50:00Z"/>
          <w:del w:id="1688" w:author="Birklhuber Bernd" w:date="2026-08-07T11:08:00Z"/>
        </w:rPr>
        <w:pPrChange w:id="1689" w:author="Simon Cooke" w:date="2026-05-20T07:50:00Z">
          <w:pPr>
            <w:pStyle w:val="Listennummer"/>
          </w:pPr>
        </w:pPrChange>
      </w:pPr>
      <w:ins w:id="1690" w:author="Simon Cooke" w:date="2026-05-20T07:50:00Z">
        <w:del w:id="1691" w:author="Birklhuber Bernd" w:date="2026-08-07T11:08:00Z">
          <w:r w:rsidDel="009F769C">
            <w:delText>A means must be provided for the mariner to enter criteria for manual filtering</w:delText>
          </w:r>
          <w:r w:rsidRPr="00D14AAF" w:rsidDel="009F769C">
            <w:delText xml:space="preserve"> includ</w:delText>
          </w:r>
          <w:r w:rsidDel="009F769C">
            <w:delText>ing</w:delText>
          </w:r>
          <w:r w:rsidRPr="00D14AAF" w:rsidDel="009F769C">
            <w:delText xml:space="preserve"> warning type, producer, series, navigational warning topic (navwarnTypeGeneral), date range of the hazard, and valid time of the navigational warning.</w:delText>
          </w:r>
        </w:del>
      </w:ins>
    </w:p>
    <w:p w14:paraId="58E0C7E7" w14:textId="27FCA8C3" w:rsidR="000A2E2D" w:rsidDel="009F769C" w:rsidRDefault="000A2E2D" w:rsidP="000A2E2D">
      <w:pPr>
        <w:rPr>
          <w:ins w:id="1692" w:author="Simon Cooke" w:date="2026-05-20T07:34:00Z"/>
          <w:del w:id="1693" w:author="Birklhuber Bernd" w:date="2026-08-07T11:08:00Z"/>
        </w:rPr>
      </w:pPr>
      <w:del w:id="1694" w:author="Birklhuber Bernd" w:date="2026-08-07T11:08:00Z">
        <w:r w:rsidRPr="0062074F" w:rsidDel="009F769C">
          <w:delText xml:space="preserve">A means </w:delText>
        </w:r>
        <w:r w:rsidR="004A537E" w:rsidDel="009F769C">
          <w:delText>should</w:delText>
        </w:r>
        <w:r w:rsidR="004A537E" w:rsidRPr="0062074F" w:rsidDel="009F769C">
          <w:delText xml:space="preserve"> </w:delText>
        </w:r>
        <w:r w:rsidRPr="0062074F" w:rsidDel="009F769C">
          <w:delText xml:space="preserve">be provided for the mariner to enter criteria for automatic filtering of NAVWARN messages based on time and maximum distance from own ship, monitored route or planned route. When automatic filtering is applied by proximity or distance any messages without spatial extent </w:delText>
        </w:r>
        <w:r w:rsidR="004A537E" w:rsidDel="009F769C">
          <w:delText>should</w:delText>
        </w:r>
        <w:r w:rsidR="004A537E" w:rsidRPr="0062074F" w:rsidDel="009F769C">
          <w:delText xml:space="preserve"> </w:delText>
        </w:r>
        <w:r w:rsidRPr="0062074F" w:rsidDel="009F769C">
          <w:delText>be classified as Information.</w:delText>
        </w:r>
      </w:del>
    </w:p>
    <w:p w14:paraId="40FF1B45" w14:textId="22E303C1" w:rsidR="00D14AAF" w:rsidDel="009F769C" w:rsidRDefault="00D14AAF" w:rsidP="000A2E2D">
      <w:pPr>
        <w:rPr>
          <w:ins w:id="1695" w:author="Simon Cooke" w:date="2026-05-20T07:34:00Z"/>
          <w:del w:id="1696" w:author="Birklhuber Bernd" w:date="2026-08-07T11:08:00Z"/>
        </w:rPr>
      </w:pPr>
    </w:p>
    <w:p w14:paraId="52EA373A" w14:textId="7A13BE74" w:rsidR="00D14AAF" w:rsidRPr="0062074F" w:rsidDel="009F769C" w:rsidRDefault="00D14AAF" w:rsidP="00D14AAF">
      <w:pPr>
        <w:rPr>
          <w:del w:id="1697" w:author="Birklhuber Bernd" w:date="2026-08-07T11:08:00Z"/>
        </w:rPr>
      </w:pPr>
    </w:p>
    <w:p w14:paraId="4261BF76" w14:textId="4EB13494" w:rsidR="000A2E2D" w:rsidRPr="0062074F" w:rsidDel="009F769C" w:rsidRDefault="000A2E2D" w:rsidP="000A2E2D">
      <w:pPr>
        <w:rPr>
          <w:del w:id="1698" w:author="Birklhuber Bernd" w:date="2026-08-07T11:08:00Z"/>
        </w:rPr>
      </w:pPr>
      <w:del w:id="1699" w:author="Birklhuber Bernd" w:date="2026-08-07T11:08:00Z">
        <w:r w:rsidRPr="0062074F" w:rsidDel="009F769C">
          <w:delText xml:space="preserve">Even though the full extent of a navigational warning may not be portrayed, it </w:delText>
        </w:r>
        <w:r w:rsidR="004A537E" w:rsidDel="009F769C">
          <w:delText>should</w:delText>
        </w:r>
        <w:r w:rsidR="004A537E" w:rsidRPr="0062074F" w:rsidDel="009F769C">
          <w:delText xml:space="preserve"> </w:delText>
        </w:r>
        <w:r w:rsidRPr="0062074F" w:rsidDel="009F769C">
          <w:delText>still be available and discoverable in a list of NAVWARNs that can be recalled by user action at any time</w:delText>
        </w:r>
        <w:r w:rsidR="007435CC" w:rsidDel="009F769C">
          <w:delText>.</w:delText>
        </w:r>
      </w:del>
    </w:p>
    <w:p w14:paraId="3AFAE3D7" w14:textId="6A8E278B" w:rsidR="000A2E2D" w:rsidRPr="0062074F" w:rsidDel="009F769C" w:rsidRDefault="000A2E2D" w:rsidP="000A2E2D">
      <w:pPr>
        <w:rPr>
          <w:del w:id="1700" w:author="Birklhuber Bernd" w:date="2026-08-07T11:08:00Z"/>
        </w:rPr>
      </w:pPr>
      <w:del w:id="1701" w:author="Birklhuber Bernd" w:date="2026-08-07T11:08:00Z">
        <w:r w:rsidRPr="0062074F" w:rsidDel="009F769C">
          <w:delText>Additional filtering functions may include options such as;</w:delText>
        </w:r>
      </w:del>
    </w:p>
    <w:p w14:paraId="46037E01" w14:textId="2DB69137" w:rsidR="000A2E2D" w:rsidRPr="0062074F" w:rsidDel="009F769C" w:rsidRDefault="000A2E2D">
      <w:pPr>
        <w:pStyle w:val="Aufzhlungszeichen"/>
        <w:numPr>
          <w:ilvl w:val="0"/>
          <w:numId w:val="112"/>
        </w:numPr>
        <w:rPr>
          <w:del w:id="1702" w:author="Birklhuber Bernd" w:date="2026-08-07T11:08:00Z"/>
        </w:rPr>
      </w:pPr>
      <w:del w:id="1703" w:author="Birklhuber Bernd" w:date="2026-08-07T11:08:00Z">
        <w:r w:rsidRPr="0062074F" w:rsidDel="009F769C">
          <w:delText>Navigational warning topic;</w:delText>
        </w:r>
      </w:del>
    </w:p>
    <w:p w14:paraId="0F05D079" w14:textId="6C998101" w:rsidR="000A2E2D" w:rsidRPr="0062074F" w:rsidDel="009F769C" w:rsidRDefault="000A2E2D">
      <w:pPr>
        <w:pStyle w:val="Aufzhlungszeichen"/>
        <w:numPr>
          <w:ilvl w:val="0"/>
          <w:numId w:val="112"/>
        </w:numPr>
        <w:rPr>
          <w:del w:id="1704" w:author="Birklhuber Bernd" w:date="2026-08-07T11:08:00Z"/>
        </w:rPr>
      </w:pPr>
      <w:del w:id="1705" w:author="Birklhuber Bernd" w:date="2026-08-07T11:08:00Z">
        <w:r w:rsidRPr="0062074F" w:rsidDel="009F769C">
          <w:delText>Date range of the hazard;</w:delText>
        </w:r>
      </w:del>
    </w:p>
    <w:p w14:paraId="6D1B58D8" w14:textId="3AE33CE7" w:rsidR="000A2E2D" w:rsidRPr="0062074F" w:rsidDel="009F769C" w:rsidRDefault="000A2E2D">
      <w:pPr>
        <w:pStyle w:val="Aufzhlungszeichen"/>
        <w:numPr>
          <w:ilvl w:val="0"/>
          <w:numId w:val="112"/>
        </w:numPr>
        <w:rPr>
          <w:del w:id="1706" w:author="Birklhuber Bernd" w:date="2026-08-07T11:08:00Z"/>
        </w:rPr>
      </w:pPr>
      <w:del w:id="1707" w:author="Birklhuber Bernd" w:date="2026-08-07T11:08:00Z">
        <w:r w:rsidRPr="0062074F" w:rsidDel="009F769C">
          <w:delText>Valid time of the navigational warning.</w:delText>
        </w:r>
      </w:del>
    </w:p>
    <w:p w14:paraId="0FD8DA44" w14:textId="4A0D638E" w:rsidR="000A2E2D" w:rsidRPr="0062074F" w:rsidDel="009F769C" w:rsidRDefault="000A2E2D" w:rsidP="001C1CAB">
      <w:pPr>
        <w:rPr>
          <w:del w:id="1708" w:author="Birklhuber Bernd" w:date="2026-08-07T11:08:00Z"/>
        </w:rPr>
      </w:pPr>
      <w:del w:id="1709" w:author="Birklhuber Bernd" w:date="2026-08-07T11:08:00Z">
        <w:r w:rsidRPr="0062074F" w:rsidDel="009F769C">
          <w:delText>These filters may then be used to assist the navigator in classifying a NAVWARN according to its relevance for the route.</w:delText>
        </w:r>
      </w:del>
    </w:p>
    <w:p w14:paraId="0F38DF0F" w14:textId="56B9C5FD" w:rsidR="00A13F5A" w:rsidRPr="0062074F" w:rsidDel="009F769C" w:rsidRDefault="00A13F5A" w:rsidP="00A13F5A">
      <w:pPr>
        <w:pStyle w:val="berschrift3"/>
        <w:rPr>
          <w:del w:id="1710" w:author="Birklhuber Bernd" w:date="2026-08-07T11:08:00Z"/>
        </w:rPr>
      </w:pPr>
      <w:bookmarkStart w:id="1711" w:name="_Toc219458306"/>
      <w:bookmarkStart w:id="1712" w:name="_Toc219458307"/>
      <w:bookmarkStart w:id="1713" w:name="_Toc219458308"/>
      <w:bookmarkStart w:id="1714" w:name="_Toc219458309"/>
      <w:bookmarkStart w:id="1715" w:name="_Toc219458310"/>
      <w:bookmarkStart w:id="1716" w:name="_Toc219458311"/>
      <w:bookmarkStart w:id="1717" w:name="_Toc219458312"/>
      <w:bookmarkStart w:id="1718" w:name="_Toc219458313"/>
      <w:bookmarkStart w:id="1719" w:name="_Toc219458314"/>
      <w:bookmarkStart w:id="1720" w:name="_Toc219458315"/>
      <w:bookmarkStart w:id="1721" w:name="_Toc219458316"/>
      <w:bookmarkStart w:id="1722" w:name="_Toc219458317"/>
      <w:bookmarkStart w:id="1723" w:name="_Toc219458318"/>
      <w:bookmarkStart w:id="1724" w:name="_Toc219458319"/>
      <w:bookmarkStart w:id="1725" w:name="_Toc219458320"/>
      <w:bookmarkStart w:id="1726" w:name="_Toc219458321"/>
      <w:bookmarkStart w:id="1727" w:name="_Toc219458322"/>
      <w:bookmarkStart w:id="1728" w:name="_Toc219458323"/>
      <w:bookmarkStart w:id="1729" w:name="_Toc219458324"/>
      <w:bookmarkStart w:id="1730" w:name="_Toc219458325"/>
      <w:bookmarkStart w:id="1731" w:name="_Toc219458326"/>
      <w:bookmarkStart w:id="1732" w:name="_Toc219458327"/>
      <w:bookmarkStart w:id="1733" w:name="_Toc219458328"/>
      <w:bookmarkStart w:id="1734" w:name="_Toc226035082"/>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del w:id="1735" w:author="Birklhuber Bernd" w:date="2026-08-07T11:08:00Z">
        <w:r w:rsidRPr="0062074F" w:rsidDel="009F769C">
          <w:delText>Cancelled datasets</w:delText>
        </w:r>
        <w:bookmarkEnd w:id="1734"/>
        <w:r w:rsidRPr="0062074F" w:rsidDel="009F769C">
          <w:delText xml:space="preserve"> </w:delText>
        </w:r>
      </w:del>
    </w:p>
    <w:p w14:paraId="3CB1235E" w14:textId="7629B28A" w:rsidR="000A2E2D" w:rsidRPr="0062074F" w:rsidDel="009F769C" w:rsidRDefault="000A2E2D" w:rsidP="000A2E2D">
      <w:pPr>
        <w:rPr>
          <w:del w:id="1736" w:author="Birklhuber Bernd" w:date="2026-08-07T11:08:00Z"/>
        </w:rPr>
      </w:pPr>
      <w:del w:id="1737" w:author="Birklhuber Bernd" w:date="2026-08-07T11:08:00Z">
        <w:r w:rsidRPr="0062074F" w:rsidDel="009F769C">
          <w:delText xml:space="preserve">When a S-124 dataset is cancelled it </w:delText>
        </w:r>
        <w:r w:rsidR="00974C1B" w:rsidDel="009F769C">
          <w:delText>should</w:delText>
        </w:r>
        <w:r w:rsidR="00974C1B" w:rsidRPr="0062074F" w:rsidDel="009F769C">
          <w:delText xml:space="preserve"> </w:delText>
        </w:r>
      </w:del>
      <w:ins w:id="1738" w:author="Simon Cooke" w:date="2026-05-19T15:31:00Z">
        <w:del w:id="1739" w:author="Birklhuber Bernd" w:date="2026-08-07T11:08:00Z">
          <w:r w:rsidR="00332906" w:rsidDel="009F769C">
            <w:delText>must</w:delText>
          </w:r>
          <w:r w:rsidR="00332906" w:rsidRPr="0062074F" w:rsidDel="009F769C">
            <w:delText xml:space="preserve"> </w:delText>
          </w:r>
        </w:del>
      </w:ins>
      <w:del w:id="1740" w:author="Birklhuber Bernd" w:date="2026-08-07T11:08:00Z">
        <w:r w:rsidRPr="0062074F" w:rsidDel="009F769C">
          <w:delText xml:space="preserve">not be graphically displayed on the navigation screen, but </w:delText>
        </w:r>
        <w:r w:rsidR="004A537E" w:rsidDel="009F769C">
          <w:delText>should</w:delText>
        </w:r>
        <w:r w:rsidR="004A537E" w:rsidRPr="0062074F" w:rsidDel="009F769C">
          <w:delText xml:space="preserve"> </w:delText>
        </w:r>
      </w:del>
      <w:ins w:id="1741" w:author="Simon Cooke" w:date="2026-05-19T15:31:00Z">
        <w:del w:id="1742" w:author="Birklhuber Bernd" w:date="2026-08-07T11:08:00Z">
          <w:r w:rsidR="00332906" w:rsidDel="009F769C">
            <w:delText>must</w:delText>
          </w:r>
          <w:r w:rsidR="00332906" w:rsidRPr="0062074F" w:rsidDel="009F769C">
            <w:delText xml:space="preserve"> </w:delText>
          </w:r>
        </w:del>
      </w:ins>
      <w:del w:id="1743" w:author="Birklhuber Bernd" w:date="2026-08-07T11:08:00Z">
        <w:r w:rsidRPr="0062074F" w:rsidDel="009F769C">
          <w:delText>be available for review in the on demand listing of NAVWARNs in the navigation system and marked as cancelled.</w:delText>
        </w:r>
      </w:del>
    </w:p>
    <w:p w14:paraId="6B651594" w14:textId="204A1628" w:rsidR="000A2E2D" w:rsidRPr="0062074F" w:rsidDel="009F769C" w:rsidRDefault="000A2E2D" w:rsidP="000A2E2D">
      <w:pPr>
        <w:rPr>
          <w:del w:id="1744" w:author="Birklhuber Bernd" w:date="2026-08-07T11:08:00Z"/>
        </w:rPr>
      </w:pPr>
      <w:del w:id="1745" w:author="Birklhuber Bernd" w:date="2026-08-07T11:08:00Z">
        <w:r w:rsidRPr="0062074F" w:rsidDel="009F769C">
          <w:delText>Three months after either a message is cancelled, or when the system date has passed the defined end date for the message it can be deleted from the system unless retained by the user</w:delText>
        </w:r>
        <w:r w:rsidR="00E329E2" w:rsidRPr="0062074F" w:rsidDel="009F769C">
          <w:delText xml:space="preserve">. </w:delText>
        </w:r>
      </w:del>
    </w:p>
    <w:p w14:paraId="023F87DB" w14:textId="70B98AC3" w:rsidR="00A42399" w:rsidRPr="0062074F" w:rsidDel="009F769C" w:rsidRDefault="00A42399" w:rsidP="000A2E2D">
      <w:pPr>
        <w:rPr>
          <w:del w:id="1746" w:author="Birklhuber Bernd" w:date="2026-08-07T11:08:00Z"/>
        </w:rPr>
      </w:pPr>
      <w:del w:id="1747" w:author="Birklhuber Bernd" w:date="2026-08-07T11:08:00Z">
        <w:r w:rsidRPr="0062074F" w:rsidDel="009F769C">
          <w:delText>NOTE: MSC.1/Circ.1364/Rev.2 sets similar requirements for EGC</w:delText>
        </w:r>
        <w:r w:rsidR="004211FA" w:rsidDel="009F769C">
          <w:delText xml:space="preserve"> (</w:delText>
        </w:r>
        <w:r w:rsidR="004211FA" w:rsidRPr="004211FA" w:rsidDel="009F769C">
          <w:delText>Enhanced Group Call)</w:delText>
        </w:r>
        <w:r w:rsidRPr="0062074F" w:rsidDel="009F769C">
          <w:delText xml:space="preserve"> message</w:delText>
        </w:r>
      </w:del>
    </w:p>
    <w:p w14:paraId="7C2FD96E" w14:textId="4C35C529" w:rsidR="00C96696" w:rsidRPr="0062074F" w:rsidDel="009F769C" w:rsidRDefault="00C96696" w:rsidP="00C96696">
      <w:pPr>
        <w:pStyle w:val="berschrift3"/>
        <w:rPr>
          <w:del w:id="1748" w:author="Birklhuber Bernd" w:date="2026-08-07T11:08:00Z"/>
        </w:rPr>
      </w:pPr>
      <w:bookmarkStart w:id="1749" w:name="_Toc226035083"/>
      <w:del w:id="1750" w:author="Birklhuber Bernd" w:date="2026-08-07T11:08:00Z">
        <w:r w:rsidRPr="0062074F" w:rsidDel="009F769C">
          <w:delText>Retention of datasets</w:delText>
        </w:r>
        <w:bookmarkEnd w:id="1749"/>
      </w:del>
    </w:p>
    <w:p w14:paraId="7C7088E3" w14:textId="520DF62D" w:rsidR="00C96696" w:rsidRPr="0062074F" w:rsidDel="009F769C" w:rsidRDefault="00C96696" w:rsidP="001C1CAB">
      <w:pPr>
        <w:rPr>
          <w:del w:id="1751" w:author="Birklhuber Bernd" w:date="2026-08-07T11:08:00Z"/>
        </w:rPr>
      </w:pPr>
      <w:del w:id="1752" w:author="Birklhuber Bernd" w:date="2026-08-07T11:08:00Z">
        <w:r w:rsidRPr="0062074F" w:rsidDel="009F769C">
          <w:delText xml:space="preserve">All S-124 datasets may be deleted from the system after a period of one year after their </w:delText>
        </w:r>
        <w:r w:rsidRPr="00520800" w:rsidDel="009F769C">
          <w:rPr>
            <w:i/>
            <w:iCs/>
          </w:rPr>
          <w:delText>publ</w:delText>
        </w:r>
        <w:r w:rsidR="00EC7CA3" w:rsidRPr="00520800" w:rsidDel="009F769C">
          <w:rPr>
            <w:i/>
            <w:iCs/>
          </w:rPr>
          <w:delText>icationTime</w:delText>
        </w:r>
        <w:r w:rsidRPr="0062074F" w:rsidDel="009F769C">
          <w:delText xml:space="preserve"> unless retained by the user.</w:delText>
        </w:r>
      </w:del>
    </w:p>
    <w:p w14:paraId="79B1ACCF" w14:textId="221437AB" w:rsidR="00A13F5A" w:rsidRPr="0062074F" w:rsidDel="009F769C" w:rsidRDefault="00A13F5A" w:rsidP="00A13F5A">
      <w:pPr>
        <w:pStyle w:val="berschrift3"/>
        <w:rPr>
          <w:del w:id="1753" w:author="Birklhuber Bernd" w:date="2026-08-07T11:08:00Z"/>
        </w:rPr>
      </w:pPr>
      <w:bookmarkStart w:id="1754" w:name="_Toc219458331"/>
      <w:bookmarkStart w:id="1755" w:name="_Toc226035084"/>
      <w:bookmarkEnd w:id="1754"/>
      <w:del w:id="1756" w:author="Birklhuber Bernd" w:date="2026-08-07T11:08:00Z">
        <w:r w:rsidRPr="0062074F" w:rsidDel="009F769C">
          <w:delText xml:space="preserve">Portrayal of feature </w:delText>
        </w:r>
        <w:r w:rsidR="00EF3E08" w:rsidRPr="0062074F" w:rsidDel="009F769C">
          <w:delText>types</w:delText>
        </w:r>
        <w:bookmarkEnd w:id="1755"/>
        <w:r w:rsidR="00EF3E08" w:rsidRPr="0062074F" w:rsidDel="009F769C">
          <w:delText xml:space="preserve"> </w:delText>
        </w:r>
      </w:del>
    </w:p>
    <w:p w14:paraId="7B86782D" w14:textId="7B0E4D41" w:rsidR="005E0170" w:rsidRPr="0062074F" w:rsidDel="009F769C" w:rsidRDefault="000A2E2D">
      <w:pPr>
        <w:rPr>
          <w:del w:id="1757" w:author="Birklhuber Bernd" w:date="2026-08-07T11:08:00Z"/>
          <w:rFonts w:eastAsia="Times New Roman"/>
          <w:b/>
          <w:bCs/>
          <w:sz w:val="24"/>
        </w:rPr>
      </w:pPr>
      <w:del w:id="1758" w:author="Birklhuber Bernd" w:date="2026-08-07T11:08:00Z">
        <w:r w:rsidRPr="0062074F" w:rsidDel="009F769C">
          <w:delText xml:space="preserve">The </w:delText>
        </w:r>
        <w:r w:rsidRPr="00520800" w:rsidDel="009F769C">
          <w:rPr>
            <w:b/>
            <w:bCs/>
          </w:rPr>
          <w:delText>NAVWARNAreaAffected</w:delText>
        </w:r>
        <w:r w:rsidRPr="0062074F" w:rsidDel="009F769C">
          <w:delText xml:space="preserve"> </w:delText>
        </w:r>
        <w:r w:rsidR="00287492" w:rsidRPr="0062074F" w:rsidDel="009F769C">
          <w:delText>feature</w:delText>
        </w:r>
        <w:r w:rsidRPr="0062074F" w:rsidDel="009F769C">
          <w:delText xml:space="preserve"> does not have a portrayal defined to avoid causing significant cluttering on the navigation </w:delText>
        </w:r>
        <w:r w:rsidRPr="004A537E" w:rsidDel="009F769C">
          <w:delText xml:space="preserve">screen. </w:delText>
        </w:r>
        <w:r w:rsidR="00345592" w:rsidRPr="004A537E" w:rsidDel="009F769C">
          <w:delText xml:space="preserve">As per </w:delText>
        </w:r>
        <w:r w:rsidR="004A537E" w:rsidRPr="00520800" w:rsidDel="009F769C">
          <w:fldChar w:fldCharType="begin"/>
        </w:r>
        <w:r w:rsidR="004A537E" w:rsidRPr="00520800" w:rsidDel="009F769C">
          <w:delInstrText xml:space="preserve"> REF _Ref225514837 \r \h </w:delInstrText>
        </w:r>
        <w:r w:rsidR="004A537E" w:rsidDel="009F769C">
          <w:delInstrText xml:space="preserve"> \* MERGEFORMAT </w:delInstrText>
        </w:r>
        <w:r w:rsidR="004A537E" w:rsidRPr="00520800" w:rsidDel="009F769C">
          <w:fldChar w:fldCharType="separate"/>
        </w:r>
        <w:r w:rsidR="004A537E" w:rsidRPr="00520800" w:rsidDel="009F769C">
          <w:delText>14.1</w:delText>
        </w:r>
        <w:r w:rsidR="004A537E" w:rsidRPr="00520800" w:rsidDel="009F769C">
          <w:fldChar w:fldCharType="end"/>
        </w:r>
        <w:r w:rsidR="00345592" w:rsidRPr="004A537E" w:rsidDel="009F769C">
          <w:delText xml:space="preserve"> </w:delText>
        </w:r>
        <w:r w:rsidR="004A537E" w:rsidRPr="004A537E" w:rsidDel="009F769C">
          <w:delText>t</w:delText>
        </w:r>
        <w:r w:rsidRPr="004A537E" w:rsidDel="009F769C">
          <w:delText>he feature</w:delText>
        </w:r>
        <w:r w:rsidRPr="0062074F" w:rsidDel="009F769C">
          <w:delText xml:space="preserve"> </w:delText>
        </w:r>
        <w:r w:rsidR="004A537E" w:rsidDel="009F769C">
          <w:delText>must</w:delText>
        </w:r>
        <w:r w:rsidR="004A537E" w:rsidRPr="0062074F" w:rsidDel="009F769C">
          <w:delText xml:space="preserve"> </w:delText>
        </w:r>
        <w:r w:rsidRPr="0062074F" w:rsidDel="009F769C">
          <w:delText>be highlighted by the system if selected from a pick report for interrogation by user.</w:delText>
        </w:r>
        <w:bookmarkEnd w:id="1602"/>
      </w:del>
    </w:p>
    <w:p w14:paraId="30E805F1" w14:textId="2845ECAF" w:rsidR="00F355AD" w:rsidRPr="0062074F" w:rsidRDefault="00F355AD" w:rsidP="00BE68E8">
      <w:pPr>
        <w:pStyle w:val="berschrift1"/>
      </w:pPr>
      <w:bookmarkStart w:id="1759" w:name="_Toc226035085"/>
      <w:bookmarkStart w:id="1760" w:name="_Hlk188622011"/>
      <w:commentRangeStart w:id="1761"/>
      <w:r w:rsidRPr="0062074F">
        <w:t>Coverage</w:t>
      </w:r>
      <w:r w:rsidR="00795CE2" w:rsidRPr="0062074F">
        <w:t>s</w:t>
      </w:r>
      <w:r w:rsidR="0082087D" w:rsidRPr="0062074F">
        <w:t xml:space="preserve"> and Time Series</w:t>
      </w:r>
      <w:r w:rsidR="000B3A59" w:rsidRPr="0062074F">
        <w:t xml:space="preserve"> for Gridded Data (S-102</w:t>
      </w:r>
      <w:del w:id="1762" w:author="Birklhuber Bernd" w:date="2026-08-07T11:09:00Z">
        <w:r w:rsidR="000B3A59" w:rsidRPr="0062074F" w:rsidDel="009F769C">
          <w:delText>,</w:delText>
        </w:r>
      </w:del>
      <w:ins w:id="1763" w:author="Birklhuber Bernd" w:date="2026-08-07T11:09:00Z">
        <w:r w:rsidR="009F769C">
          <w:t xml:space="preserve"> and</w:t>
        </w:r>
      </w:ins>
      <w:r w:rsidR="000B3A59" w:rsidRPr="0062074F">
        <w:t xml:space="preserve"> S-104</w:t>
      </w:r>
      <w:del w:id="1764" w:author="Birklhuber Bernd" w:date="2026-08-07T11:09:00Z">
        <w:r w:rsidR="000B3A59" w:rsidRPr="0062074F" w:rsidDel="009F769C">
          <w:delText xml:space="preserve"> and S-111</w:delText>
        </w:r>
      </w:del>
      <w:r w:rsidR="000B3A59" w:rsidRPr="0062074F">
        <w:t>)</w:t>
      </w:r>
      <w:bookmarkEnd w:id="1759"/>
      <w:commentRangeEnd w:id="1761"/>
      <w:r w:rsidR="009F769C">
        <w:rPr>
          <w:rStyle w:val="Kommentarzeichen"/>
          <w:rFonts w:eastAsia="MS Mincho"/>
          <w:b w:val="0"/>
          <w:bCs w:val="0"/>
        </w:rPr>
        <w:commentReference w:id="1761"/>
      </w:r>
    </w:p>
    <w:p w14:paraId="5BC33BAE" w14:textId="77A734EF" w:rsidR="00F355AD" w:rsidRPr="0062074F" w:rsidRDefault="0082087D" w:rsidP="00923F11">
      <w:pPr>
        <w:spacing w:after="60" w:line="240" w:lineRule="auto"/>
        <w:jc w:val="both"/>
      </w:pPr>
      <w:r w:rsidRPr="0062074F">
        <w:t xml:space="preserve">Coverage and time series features </w:t>
      </w:r>
      <w:r w:rsidR="0073125A" w:rsidRPr="0062074F">
        <w:t>are</w:t>
      </w:r>
      <w:r w:rsidRPr="0062074F">
        <w:t xml:space="preserve"> encoded in the HDF5 format (</w:t>
      </w:r>
      <w:r w:rsidR="009F2195" w:rsidRPr="0062074F">
        <w:t xml:space="preserve">see </w:t>
      </w:r>
      <w:r w:rsidRPr="0062074F">
        <w:t>S-100 Part 10c). S-100 provides for the following types of coverage and time series data:</w:t>
      </w:r>
    </w:p>
    <w:p w14:paraId="70CDAA27" w14:textId="0E11FE38" w:rsidR="0082087D" w:rsidRPr="0062074F" w:rsidRDefault="0082087D">
      <w:pPr>
        <w:pStyle w:val="Listenabsatz"/>
        <w:numPr>
          <w:ilvl w:val="0"/>
          <w:numId w:val="21"/>
        </w:numPr>
        <w:spacing w:after="60" w:line="240" w:lineRule="auto"/>
        <w:jc w:val="both"/>
      </w:pPr>
      <w:r w:rsidRPr="0062074F">
        <w:t xml:space="preserve">Gridded data with different types of </w:t>
      </w:r>
      <w:r w:rsidR="00723D63" w:rsidRPr="0062074F">
        <w:t>spatial grid coverages</w:t>
      </w:r>
      <w:r w:rsidRPr="0062074F">
        <w:t>;</w:t>
      </w:r>
    </w:p>
    <w:p w14:paraId="6D6C80A5" w14:textId="38BD56A6" w:rsidR="00723D63" w:rsidRPr="0062074F" w:rsidRDefault="00723D63">
      <w:pPr>
        <w:pStyle w:val="Listenabsatz"/>
        <w:numPr>
          <w:ilvl w:val="0"/>
          <w:numId w:val="21"/>
        </w:numPr>
        <w:spacing w:after="60" w:line="240" w:lineRule="auto"/>
        <w:jc w:val="both"/>
      </w:pPr>
      <w:r w:rsidRPr="0062074F">
        <w:t>Data at a set of discrete fixed points;</w:t>
      </w:r>
    </w:p>
    <w:p w14:paraId="2F297534" w14:textId="107CD15E" w:rsidR="00723D63" w:rsidRPr="0062074F" w:rsidRDefault="00723D63">
      <w:pPr>
        <w:pStyle w:val="Listenabsatz"/>
        <w:numPr>
          <w:ilvl w:val="0"/>
          <w:numId w:val="21"/>
        </w:numPr>
        <w:spacing w:after="60" w:line="240" w:lineRule="auto"/>
        <w:jc w:val="both"/>
      </w:pPr>
      <w:r w:rsidRPr="0062074F">
        <w:t>Data at a set of moving platforms;</w:t>
      </w:r>
    </w:p>
    <w:p w14:paraId="01991D04" w14:textId="07818BE5" w:rsidR="00723D63" w:rsidRPr="0062074F" w:rsidRDefault="00723D63">
      <w:pPr>
        <w:pStyle w:val="Listenabsatz"/>
        <w:numPr>
          <w:ilvl w:val="0"/>
          <w:numId w:val="21"/>
        </w:numPr>
        <w:spacing w:after="120" w:line="240" w:lineRule="auto"/>
        <w:jc w:val="both"/>
      </w:pPr>
      <w:r w:rsidRPr="0062074F">
        <w:lastRenderedPageBreak/>
        <w:t>Time series data at a set of fixed points.</w:t>
      </w:r>
    </w:p>
    <w:p w14:paraId="6CA6F198" w14:textId="39A5058C" w:rsidR="00A841E5" w:rsidRPr="0062074F" w:rsidDel="009F769C" w:rsidRDefault="00A841E5" w:rsidP="00B812CA">
      <w:pPr>
        <w:spacing w:after="120" w:line="240" w:lineRule="auto"/>
        <w:jc w:val="both"/>
        <w:rPr>
          <w:del w:id="1765" w:author="Birklhuber Bernd" w:date="2026-08-07T11:09:00Z"/>
        </w:rPr>
      </w:pPr>
      <w:r w:rsidRPr="0062074F">
        <w:t xml:space="preserve">For S-102 and S-104 datasets, </w:t>
      </w:r>
      <w:ins w:id="1766" w:author="Birklhuber Bernd" w:date="2026-08-07T11:09:00Z">
        <w:r w:rsidR="009F769C">
          <w:t xml:space="preserve">Inland </w:t>
        </w:r>
      </w:ins>
      <w:r w:rsidRPr="0062074F">
        <w:t xml:space="preserve">ECDIS </w:t>
      </w:r>
      <w:ins w:id="1767" w:author="Birklhuber Bernd" w:date="2026-08-07T11:09:00Z">
        <w:r w:rsidR="009F769C">
          <w:t xml:space="preserve">and </w:t>
        </w:r>
      </w:ins>
      <w:ins w:id="1768" w:author="Birklhuber Bernd" w:date="2026-08-21T12:51:00Z">
        <w:r w:rsidR="001F4F5F">
          <w:t xml:space="preserve">Inland </w:t>
        </w:r>
      </w:ins>
      <w:ins w:id="1769" w:author="Birklhuber Bernd" w:date="2026-08-07T11:09:00Z">
        <w:r w:rsidR="009F769C">
          <w:t xml:space="preserve">ECS </w:t>
        </w:r>
      </w:ins>
      <w:r w:rsidRPr="0062074F">
        <w:t>must support gridded data in DCF 2 format only</w:t>
      </w:r>
      <w:r w:rsidR="0034307B">
        <w:t xml:space="preserve"> (</w:t>
      </w:r>
      <w:r w:rsidR="0034307B" w:rsidRPr="0034307B">
        <w:t xml:space="preserve">noting the one exception that S-102 </w:t>
      </w:r>
      <w:proofErr w:type="spellStart"/>
      <w:r w:rsidR="0034307B" w:rsidRPr="00520800">
        <w:rPr>
          <w:i/>
          <w:iCs/>
        </w:rPr>
        <w:t>QualityOfBathymetryCoverage</w:t>
      </w:r>
      <w:proofErr w:type="spellEnd"/>
      <w:r w:rsidR="0034307B" w:rsidRPr="0034307B">
        <w:t xml:space="preserve"> group uses DCF 9</w:t>
      </w:r>
      <w:r w:rsidR="0034307B">
        <w:t>)</w:t>
      </w:r>
      <w:r w:rsidRPr="0062074F">
        <w:t>.</w:t>
      </w:r>
      <w:r w:rsidR="003C1749">
        <w:t xml:space="preserve"> </w:t>
      </w:r>
      <w:del w:id="1770" w:author="Birklhuber Bernd" w:date="2026-08-07T11:09:00Z">
        <w:r w:rsidRPr="0062074F" w:rsidDel="009F769C">
          <w:delText>For S-111 datasets, ECDIS must support gridded data in DCF 2 or DCF 3 format only</w:delText>
        </w:r>
        <w:r w:rsidR="0034307B" w:rsidDel="009F769C">
          <w:delText xml:space="preserve"> </w:delText>
        </w:r>
      </w:del>
    </w:p>
    <w:p w14:paraId="2BED3CC9" w14:textId="589DDE65" w:rsidR="009F2195" w:rsidRPr="0062074F" w:rsidRDefault="00677C3F" w:rsidP="00923F11">
      <w:pPr>
        <w:spacing w:after="120" w:line="240" w:lineRule="auto"/>
        <w:jc w:val="both"/>
      </w:pPr>
      <w:r w:rsidRPr="0062074F">
        <w:t xml:space="preserve">Gridded data will specify either continuous or discrete interpolation </w:t>
      </w:r>
      <w:r w:rsidR="000B3A59" w:rsidRPr="0062074F">
        <w:t xml:space="preserve">(no interpolation between points) </w:t>
      </w:r>
      <w:r w:rsidRPr="0062074F">
        <w:t>between grid points. Data for discret</w:t>
      </w:r>
      <w:r w:rsidR="009F2195" w:rsidRPr="0062074F">
        <w:t>e fixed points, moving platform</w:t>
      </w:r>
      <w:r w:rsidRPr="0062074F">
        <w:t xml:space="preserve"> and time series at fixed points is </w:t>
      </w:r>
      <w:r w:rsidR="00A53BC3" w:rsidRPr="0062074F">
        <w:t>intrinsically</w:t>
      </w:r>
      <w:r w:rsidRPr="0062074F">
        <w:t xml:space="preserve"> discrete.</w:t>
      </w:r>
      <w:r w:rsidR="000B3A59" w:rsidRPr="0062074F">
        <w:t xml:space="preserve"> </w:t>
      </w:r>
    </w:p>
    <w:p w14:paraId="3274D43D" w14:textId="68674D74" w:rsidR="000D6E41" w:rsidRPr="0062074F" w:rsidRDefault="000D6E41" w:rsidP="00DB7CFE">
      <w:pPr>
        <w:pStyle w:val="berschrift2"/>
      </w:pPr>
      <w:bookmarkStart w:id="1771" w:name="_Toc178784432"/>
      <w:bookmarkStart w:id="1772" w:name="_Toc178784433"/>
      <w:bookmarkStart w:id="1773" w:name="_Toc178784434"/>
      <w:bookmarkStart w:id="1774" w:name="_Toc178784435"/>
      <w:bookmarkStart w:id="1775" w:name="_Toc178784436"/>
      <w:bookmarkStart w:id="1776" w:name="_Toc178784437"/>
      <w:bookmarkStart w:id="1777" w:name="_Toc178784438"/>
      <w:bookmarkStart w:id="1778" w:name="_Toc178784439"/>
      <w:bookmarkStart w:id="1779" w:name="_Toc178784440"/>
      <w:bookmarkStart w:id="1780" w:name="_Toc178784455"/>
      <w:bookmarkStart w:id="1781" w:name="_Toc178784456"/>
      <w:bookmarkStart w:id="1782" w:name="_Toc178784457"/>
      <w:bookmarkStart w:id="1783" w:name="_Toc178784458"/>
      <w:bookmarkStart w:id="1784" w:name="_Toc178784459"/>
      <w:bookmarkStart w:id="1785" w:name="_Toc178784460"/>
      <w:bookmarkStart w:id="1786" w:name="_Toc178784461"/>
      <w:bookmarkStart w:id="1787" w:name="_Toc178784462"/>
      <w:bookmarkStart w:id="1788" w:name="_Toc178784463"/>
      <w:bookmarkStart w:id="1789" w:name="_Toc178784464"/>
      <w:bookmarkStart w:id="1790" w:name="_Toc178784465"/>
      <w:bookmarkStart w:id="1791" w:name="_Toc178784466"/>
      <w:bookmarkStart w:id="1792" w:name="_Toc178784467"/>
      <w:bookmarkStart w:id="1793" w:name="_Toc178784468"/>
      <w:bookmarkStart w:id="1794" w:name="_Toc178784469"/>
      <w:bookmarkStart w:id="1795" w:name="_Toc98339923"/>
      <w:bookmarkStart w:id="1796" w:name="_Toc98340299"/>
      <w:bookmarkStart w:id="1797" w:name="_Toc99104668"/>
      <w:bookmarkStart w:id="1798" w:name="_Toc99105110"/>
      <w:bookmarkStart w:id="1799" w:name="_Ref224119248"/>
      <w:bookmarkStart w:id="1800" w:name="_Toc226035086"/>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r w:rsidRPr="0062074F">
        <w:t>Thinning</w:t>
      </w:r>
      <w:bookmarkEnd w:id="1799"/>
      <w:bookmarkEnd w:id="1800"/>
    </w:p>
    <w:bookmarkEnd w:id="1760"/>
    <w:p w14:paraId="1CB67D41" w14:textId="06F69413" w:rsidR="003F1FEF" w:rsidRPr="0062074F" w:rsidRDefault="00CA4EEF" w:rsidP="001A67BD">
      <w:pPr>
        <w:spacing w:after="120" w:line="240" w:lineRule="auto"/>
        <w:jc w:val="both"/>
      </w:pPr>
      <w:r w:rsidRPr="0062074F">
        <w:t xml:space="preserve">When gridded data is portrayed using discrete symbols at each data point, the effects of scaling the display must be considered. </w:t>
      </w:r>
      <w:r w:rsidR="003F1FEF" w:rsidRPr="0062074F">
        <w:t>A high-resolution display (that is, zooming in) of regularly gridded data display produces a lower density of data</w:t>
      </w:r>
      <w:r w:rsidR="00B80625" w:rsidRPr="0062074F">
        <w:t xml:space="preserve"> in the visual field</w:t>
      </w:r>
      <w:r w:rsidR="003F1FEF" w:rsidRPr="0062074F">
        <w:t xml:space="preserve">. </w:t>
      </w:r>
    </w:p>
    <w:p w14:paraId="62FF7CB5" w14:textId="77777777" w:rsidR="00AB26E9" w:rsidRPr="0062074F" w:rsidRDefault="003F1FEF" w:rsidP="001A67BD">
      <w:pPr>
        <w:spacing w:after="120" w:line="240" w:lineRule="auto"/>
        <w:jc w:val="both"/>
      </w:pPr>
      <w:r w:rsidRPr="0062074F">
        <w:t>Displaying at a low resolution (that is, zooming out) increases the density of symbols</w:t>
      </w:r>
      <w:r w:rsidR="00B80625" w:rsidRPr="0062074F">
        <w:t xml:space="preserve"> in the visual field</w:t>
      </w:r>
      <w:r w:rsidRPr="0062074F">
        <w:t xml:space="preserve">. However, by applying a thinning algorithm, the number of </w:t>
      </w:r>
      <w:r w:rsidR="00B80625" w:rsidRPr="0062074F">
        <w:t>symbols</w:t>
      </w:r>
      <w:r w:rsidRPr="0062074F">
        <w:t xml:space="preserve"> may be reduced.</w:t>
      </w:r>
    </w:p>
    <w:p w14:paraId="56195F47" w14:textId="27911A07" w:rsidR="009217CC" w:rsidRPr="0062074F" w:rsidRDefault="00335D32" w:rsidP="001A67BD">
      <w:pPr>
        <w:spacing w:after="120" w:line="240" w:lineRule="auto"/>
        <w:jc w:val="both"/>
      </w:pPr>
      <w:r w:rsidRPr="0062074F">
        <w:t>Thinning</w:t>
      </w:r>
      <w:r w:rsidR="00AB26E9" w:rsidRPr="0062074F">
        <w:t xml:space="preserve"> </w:t>
      </w:r>
      <w:r w:rsidR="007E74BF" w:rsidRPr="0062074F">
        <w:t xml:space="preserve">must </w:t>
      </w:r>
      <w:r w:rsidR="00E85AE1" w:rsidRPr="0062074F">
        <w:t xml:space="preserve">therefore </w:t>
      </w:r>
      <w:r w:rsidR="00AB26E9" w:rsidRPr="0062074F">
        <w:t xml:space="preserve">be applied to reduce symbol density when the display is scaled. </w:t>
      </w:r>
    </w:p>
    <w:p w14:paraId="136221B5" w14:textId="782191A6" w:rsidR="00203BD0" w:rsidRPr="0062074F" w:rsidRDefault="00AB26E9" w:rsidP="00203BD0">
      <w:pPr>
        <w:spacing w:after="120" w:line="240" w:lineRule="auto"/>
        <w:jc w:val="both"/>
      </w:pPr>
      <w:r w:rsidRPr="0062074F">
        <w:t xml:space="preserve">Manufacturers may use the </w:t>
      </w:r>
      <w:r w:rsidR="00E85AE1" w:rsidRPr="0062074F">
        <w:t xml:space="preserve">recommended </w:t>
      </w:r>
      <w:r w:rsidRPr="0062074F">
        <w:t xml:space="preserve">algorithm </w:t>
      </w:r>
      <w:r w:rsidR="00E85AE1" w:rsidRPr="0062074F">
        <w:t xml:space="preserve">contained in Appendix </w:t>
      </w:r>
      <w:r w:rsidR="004505B4" w:rsidRPr="0062074F">
        <w:t>G</w:t>
      </w:r>
      <w:r w:rsidR="00E85AE1" w:rsidRPr="0062074F">
        <w:t xml:space="preserve"> </w:t>
      </w:r>
      <w:r w:rsidRPr="0062074F">
        <w:t>or other algorithms of their own devising.</w:t>
      </w:r>
    </w:p>
    <w:p w14:paraId="70D27033" w14:textId="434D4D96" w:rsidR="00F22049" w:rsidRPr="0062074F" w:rsidRDefault="00F22049" w:rsidP="00DB7CFE">
      <w:pPr>
        <w:pStyle w:val="berschrift2"/>
      </w:pPr>
      <w:bookmarkStart w:id="1801" w:name="_Ref49451543"/>
      <w:bookmarkStart w:id="1802" w:name="_Ref49451559"/>
      <w:bookmarkStart w:id="1803" w:name="_Toc226035087"/>
      <w:r w:rsidRPr="0062074F">
        <w:t>Temporal variation</w:t>
      </w:r>
      <w:bookmarkEnd w:id="1801"/>
      <w:bookmarkEnd w:id="1802"/>
      <w:bookmarkEnd w:id="1803"/>
    </w:p>
    <w:p w14:paraId="47075A25" w14:textId="2C955154" w:rsidR="003F1FEF" w:rsidRPr="0062074F" w:rsidRDefault="003F1FEF" w:rsidP="00203BD0">
      <w:pPr>
        <w:spacing w:after="120" w:line="240" w:lineRule="auto"/>
        <w:jc w:val="both"/>
      </w:pPr>
      <w:r w:rsidRPr="0062074F">
        <w:t xml:space="preserve">The metadata variables related to time are </w:t>
      </w:r>
      <w:proofErr w:type="spellStart"/>
      <w:r w:rsidRPr="0062074F">
        <w:rPr>
          <w:i/>
          <w:iCs/>
        </w:rPr>
        <w:t>dateTimeOfFirstRecord</w:t>
      </w:r>
      <w:proofErr w:type="spellEnd"/>
      <w:r w:rsidRPr="0062074F">
        <w:t xml:space="preserve">, </w:t>
      </w:r>
      <w:proofErr w:type="spellStart"/>
      <w:r w:rsidRPr="0062074F">
        <w:rPr>
          <w:i/>
          <w:iCs/>
        </w:rPr>
        <w:t>dateTimeOfLastRecord</w:t>
      </w:r>
      <w:proofErr w:type="spellEnd"/>
      <w:r w:rsidRPr="0062074F">
        <w:t xml:space="preserve">, </w:t>
      </w:r>
      <w:proofErr w:type="spellStart"/>
      <w:r w:rsidRPr="0062074F">
        <w:rPr>
          <w:i/>
          <w:iCs/>
        </w:rPr>
        <w:t>timeRecordInterval</w:t>
      </w:r>
      <w:proofErr w:type="spellEnd"/>
      <w:r w:rsidRPr="0062074F">
        <w:t xml:space="preserve">, </w:t>
      </w:r>
      <w:proofErr w:type="spellStart"/>
      <w:r w:rsidRPr="0062074F">
        <w:rPr>
          <w:i/>
          <w:iCs/>
        </w:rPr>
        <w:t>numberOfTimes</w:t>
      </w:r>
      <w:proofErr w:type="spellEnd"/>
      <w:r w:rsidR="00957791" w:rsidRPr="0062074F">
        <w:rPr>
          <w:i/>
          <w:iCs/>
        </w:rPr>
        <w:t xml:space="preserve">, </w:t>
      </w:r>
      <w:proofErr w:type="spellStart"/>
      <w:r w:rsidR="00957791" w:rsidRPr="0062074F">
        <w:rPr>
          <w:i/>
          <w:iCs/>
        </w:rPr>
        <w:t>timeIntervalIndex</w:t>
      </w:r>
      <w:proofErr w:type="spellEnd"/>
      <w:r w:rsidR="00957791" w:rsidRPr="0062074F">
        <w:rPr>
          <w:i/>
          <w:iCs/>
        </w:rPr>
        <w:t xml:space="preserve">, </w:t>
      </w:r>
      <w:proofErr w:type="spellStart"/>
      <w:r w:rsidR="00957791" w:rsidRPr="0062074F">
        <w:rPr>
          <w:i/>
          <w:iCs/>
        </w:rPr>
        <w:t>timePoint</w:t>
      </w:r>
      <w:proofErr w:type="spellEnd"/>
      <w:r w:rsidR="00957791" w:rsidRPr="0062074F">
        <w:rPr>
          <w:i/>
          <w:iCs/>
        </w:rPr>
        <w:t xml:space="preserve">, </w:t>
      </w:r>
      <w:proofErr w:type="spellStart"/>
      <w:r w:rsidR="00957791" w:rsidRPr="0062074F">
        <w:rPr>
          <w:i/>
          <w:iCs/>
        </w:rPr>
        <w:t>startDateTime</w:t>
      </w:r>
      <w:proofErr w:type="spellEnd"/>
      <w:r w:rsidR="00957791" w:rsidRPr="0062074F">
        <w:rPr>
          <w:i/>
          <w:iCs/>
        </w:rPr>
        <w:t xml:space="preserve">, </w:t>
      </w:r>
      <w:r w:rsidR="00957791" w:rsidRPr="0062074F">
        <w:t>and</w:t>
      </w:r>
      <w:r w:rsidR="00957791" w:rsidRPr="0062074F">
        <w:rPr>
          <w:i/>
          <w:iCs/>
        </w:rPr>
        <w:t xml:space="preserve"> </w:t>
      </w:r>
      <w:proofErr w:type="spellStart"/>
      <w:r w:rsidR="00957791" w:rsidRPr="0062074F">
        <w:rPr>
          <w:i/>
          <w:iCs/>
        </w:rPr>
        <w:t>endDateTime</w:t>
      </w:r>
      <w:proofErr w:type="spellEnd"/>
      <w:r w:rsidR="00935A99" w:rsidRPr="0062074F">
        <w:t xml:space="preserve"> (see S-100 </w:t>
      </w:r>
      <w:r w:rsidR="008C629C" w:rsidRPr="0062074F">
        <w:t>Part 10c</w:t>
      </w:r>
      <w:r w:rsidR="00935A99" w:rsidRPr="0062074F">
        <w:t>)</w:t>
      </w:r>
      <w:r w:rsidRPr="0062074F">
        <w:t>. The time selected for display (that is</w:t>
      </w:r>
      <w:r w:rsidR="00957791" w:rsidRPr="0062074F">
        <w:t>,</w:t>
      </w:r>
      <w:r w:rsidRPr="0062074F">
        <w:t xml:space="preserve"> past</w:t>
      </w:r>
      <w:r w:rsidR="00957791" w:rsidRPr="0062074F">
        <w:t>/</w:t>
      </w:r>
      <w:r w:rsidRPr="0062074F">
        <w:t>present</w:t>
      </w:r>
      <w:r w:rsidR="00B42326" w:rsidRPr="0062074F">
        <w:t>/</w:t>
      </w:r>
      <w:r w:rsidRPr="0062074F">
        <w:t xml:space="preserve">future) will typically not correspond exactly to the timestamp </w:t>
      </w:r>
      <w:r w:rsidR="00957791" w:rsidRPr="0062074F">
        <w:t xml:space="preserve">(metadata variable </w:t>
      </w:r>
      <w:proofErr w:type="spellStart"/>
      <w:r w:rsidR="00957791" w:rsidRPr="0062074F">
        <w:rPr>
          <w:i/>
          <w:iCs/>
        </w:rPr>
        <w:t>timePoint</w:t>
      </w:r>
      <w:proofErr w:type="spellEnd"/>
      <w:r w:rsidR="00957791" w:rsidRPr="0062074F">
        <w:t xml:space="preserve">) </w:t>
      </w:r>
      <w:r w:rsidRPr="0062074F">
        <w:t xml:space="preserve">of the input data. For a correct display, the </w:t>
      </w:r>
      <w:ins w:id="1804" w:author="Birklhuber Bernd" w:date="2026-08-07T11:10:00Z">
        <w:r w:rsidR="009F769C">
          <w:t xml:space="preserve">Inland </w:t>
        </w:r>
      </w:ins>
      <w:r w:rsidRPr="0062074F">
        <w:t xml:space="preserve">ECDIS </w:t>
      </w:r>
      <w:ins w:id="1805" w:author="Birklhuber Bernd" w:date="2026-08-07T11:10:00Z">
        <w:r w:rsidR="009F769C">
          <w:t xml:space="preserve">and </w:t>
        </w:r>
      </w:ins>
      <w:ins w:id="1806" w:author="Birklhuber Bernd" w:date="2026-08-21T12:51:00Z">
        <w:r w:rsidR="001F4F5F">
          <w:t xml:space="preserve">Inland </w:t>
        </w:r>
      </w:ins>
      <w:ins w:id="1807" w:author="Birklhuber Bernd" w:date="2026-08-07T11:10:00Z">
        <w:r w:rsidR="009F769C">
          <w:t xml:space="preserve">ECS </w:t>
        </w:r>
      </w:ins>
      <w:r w:rsidR="00E85AE1" w:rsidRPr="0062074F">
        <w:t>must</w:t>
      </w:r>
      <w:r w:rsidRPr="0062074F">
        <w:t xml:space="preserve"> select the correct data.</w:t>
      </w:r>
    </w:p>
    <w:p w14:paraId="001A0CDF" w14:textId="4CA0506A" w:rsidR="003F1FEF" w:rsidRPr="0062074F" w:rsidRDefault="003F1FEF" w:rsidP="00203BD0">
      <w:pPr>
        <w:spacing w:after="120" w:line="240" w:lineRule="auto"/>
        <w:jc w:val="both"/>
      </w:pPr>
      <w:r w:rsidRPr="0062074F">
        <w:t xml:space="preserve">For data with only a single </w:t>
      </w:r>
      <w:r w:rsidR="000560A4" w:rsidRPr="0062074F">
        <w:t xml:space="preserve">timed </w:t>
      </w:r>
      <w:r w:rsidRPr="0062074F">
        <w:t xml:space="preserve">record (where the timestamp of the earliest value equals that of the latest value) such as real-time data, the </w:t>
      </w:r>
      <w:r w:rsidR="000560A4" w:rsidRPr="0062074F">
        <w:t xml:space="preserve">data </w:t>
      </w:r>
      <w:r w:rsidRPr="0062074F">
        <w:t xml:space="preserve">values </w:t>
      </w:r>
      <w:r w:rsidR="0036349A" w:rsidRPr="0062074F">
        <w:t xml:space="preserve">must be </w:t>
      </w:r>
      <w:r w:rsidRPr="0062074F">
        <w:t xml:space="preserve">displayed only if the display time is later than the timestamp and the absolute time difference between the display time and the data timestamp is less than a discrimination interval (for example 5 minutes). For a single record, the variable </w:t>
      </w:r>
      <w:proofErr w:type="spellStart"/>
      <w:r w:rsidRPr="0062074F">
        <w:rPr>
          <w:i/>
          <w:iCs/>
        </w:rPr>
        <w:t>timeRecordInterval</w:t>
      </w:r>
      <w:proofErr w:type="spellEnd"/>
      <w:r w:rsidRPr="0062074F">
        <w:t xml:space="preserve"> </w:t>
      </w:r>
      <w:del w:id="1808" w:author="Birklhuber Bernd" w:date="2026-08-21T12:51:00Z">
        <w:r w:rsidRPr="0062074F" w:rsidDel="001F4F5F">
          <w:delText xml:space="preserve"> </w:delText>
        </w:r>
      </w:del>
      <w:r w:rsidRPr="0062074F">
        <w:t>can be used to set the discrimination interval.</w:t>
      </w:r>
    </w:p>
    <w:p w14:paraId="7B39166A" w14:textId="6EA6CCF2" w:rsidR="00B8329D" w:rsidRPr="0062074F" w:rsidRDefault="003F1FEF" w:rsidP="00203BD0">
      <w:pPr>
        <w:spacing w:after="120" w:line="240" w:lineRule="auto"/>
        <w:jc w:val="both"/>
      </w:pPr>
      <w:r w:rsidRPr="0062074F">
        <w:t>For data with multiple times, if the selected display time is later than the first timestamp and earlier than the last timestamp</w:t>
      </w:r>
      <w:r w:rsidR="000560A4" w:rsidRPr="0062074F">
        <w:t>, or the selected display time is in the interval [</w:t>
      </w:r>
      <w:proofErr w:type="spellStart"/>
      <w:r w:rsidR="000560A4" w:rsidRPr="0062074F">
        <w:rPr>
          <w:i/>
          <w:iCs/>
        </w:rPr>
        <w:t>startDateTime</w:t>
      </w:r>
      <w:proofErr w:type="spellEnd"/>
      <w:r w:rsidR="000560A4" w:rsidRPr="0062074F">
        <w:rPr>
          <w:i/>
          <w:iCs/>
        </w:rPr>
        <w:t>,</w:t>
      </w:r>
      <w:r w:rsidR="000560A4" w:rsidRPr="0062074F">
        <w:t xml:space="preserve"> </w:t>
      </w:r>
      <w:proofErr w:type="spellStart"/>
      <w:r w:rsidR="000560A4" w:rsidRPr="0062074F">
        <w:rPr>
          <w:i/>
          <w:iCs/>
        </w:rPr>
        <w:t>endDateTime</w:t>
      </w:r>
      <w:proofErr w:type="spellEnd"/>
      <w:r w:rsidR="000560A4" w:rsidRPr="0062074F">
        <w:rPr>
          <w:i/>
          <w:iCs/>
        </w:rPr>
        <w:t>]</w:t>
      </w:r>
      <w:r w:rsidRPr="0062074F">
        <w:t xml:space="preserve">, then the closest but immediately preceding values in the data </w:t>
      </w:r>
      <w:r w:rsidR="0036349A" w:rsidRPr="0062074F">
        <w:t xml:space="preserve">must be </w:t>
      </w:r>
      <w:r w:rsidRPr="0062074F">
        <w:t>displayed</w:t>
      </w:r>
      <w:r w:rsidRPr="001C1CAB">
        <w:rPr>
          <w:b/>
          <w:bCs/>
          <w:i/>
          <w:iCs/>
        </w:rPr>
        <w:t>.</w:t>
      </w:r>
      <w:r w:rsidRPr="0062074F">
        <w:t xml:space="preserve"> </w:t>
      </w:r>
    </w:p>
    <w:p w14:paraId="7826A022" w14:textId="6E2A7A86" w:rsidR="00B8329D" w:rsidRPr="0062074F" w:rsidRDefault="003F1FEF" w:rsidP="00520800">
      <w:pPr>
        <w:spacing w:after="120" w:line="240" w:lineRule="auto"/>
      </w:pPr>
      <w:r w:rsidRPr="0062074F">
        <w:t>If the selected time is later than the last timestamp</w:t>
      </w:r>
      <w:r w:rsidR="000560A4" w:rsidRPr="0062074F">
        <w:t xml:space="preserve"> or after </w:t>
      </w:r>
      <w:proofErr w:type="spellStart"/>
      <w:r w:rsidR="000560A4" w:rsidRPr="0062074F">
        <w:rPr>
          <w:i/>
          <w:iCs/>
        </w:rPr>
        <w:t>endDateTime</w:t>
      </w:r>
      <w:proofErr w:type="spellEnd"/>
      <w:r w:rsidRPr="0062074F">
        <w:t xml:space="preserve">, then </w:t>
      </w:r>
      <w:r w:rsidR="000560A4" w:rsidRPr="0062074F">
        <w:t>data</w:t>
      </w:r>
      <w:r w:rsidRPr="0062074F">
        <w:t xml:space="preserve"> values at that time </w:t>
      </w:r>
      <w:r w:rsidR="0036349A" w:rsidRPr="0062074F">
        <w:t xml:space="preserve">must be </w:t>
      </w:r>
      <w:r w:rsidRPr="0062074F">
        <w:t xml:space="preserve">displayed only if the absolute time difference between the display time and the data timestamp is less than a discrimination interval (for example the value of the variable </w:t>
      </w:r>
      <w:proofErr w:type="spellStart"/>
      <w:r w:rsidRPr="0062074F">
        <w:rPr>
          <w:i/>
          <w:iCs/>
        </w:rPr>
        <w:t>timeRecordInterval</w:t>
      </w:r>
      <w:proofErr w:type="spellEnd"/>
      <w:r w:rsidRPr="0062074F">
        <w:t>).</w:t>
      </w:r>
      <w:r w:rsidR="00B8329D" w:rsidRPr="001C1CAB">
        <w:rPr>
          <w:i/>
          <w:iCs/>
        </w:rPr>
        <w:t xml:space="preserve"> </w:t>
      </w:r>
      <w:r w:rsidR="00B8329D" w:rsidRPr="001C1CAB">
        <w:t>If the selected display time is outside the interval [</w:t>
      </w:r>
      <w:r w:rsidR="005B42ED" w:rsidRPr="001C1CAB">
        <w:t>(</w:t>
      </w:r>
      <w:proofErr w:type="spellStart"/>
      <w:r w:rsidR="00B8329D" w:rsidRPr="00520800">
        <w:rPr>
          <w:i/>
          <w:iCs/>
        </w:rPr>
        <w:t>startDateTime</w:t>
      </w:r>
      <w:proofErr w:type="spellEnd"/>
      <w:r w:rsidR="00B8329D" w:rsidRPr="001C1CAB">
        <w:t xml:space="preserve"> </w:t>
      </w:r>
      <w:r w:rsidR="005B42ED" w:rsidRPr="001C1CAB">
        <w:t>–</w:t>
      </w:r>
      <w:r w:rsidR="00B8329D" w:rsidRPr="001C1CAB">
        <w:t xml:space="preserve"> </w:t>
      </w:r>
      <w:proofErr w:type="spellStart"/>
      <w:r w:rsidR="00B8329D" w:rsidRPr="001C1CAB">
        <w:t>discriminationInterval</w:t>
      </w:r>
      <w:proofErr w:type="spellEnd"/>
      <w:r w:rsidR="005B42ED" w:rsidRPr="001C1CAB">
        <w:t>)</w:t>
      </w:r>
      <w:r w:rsidR="00B8329D" w:rsidRPr="001C1CAB">
        <w:t xml:space="preserve">, </w:t>
      </w:r>
      <w:r w:rsidR="005B42ED" w:rsidRPr="001C1CAB">
        <w:t>(</w:t>
      </w:r>
      <w:proofErr w:type="spellStart"/>
      <w:r w:rsidR="00B8329D" w:rsidRPr="00520800">
        <w:rPr>
          <w:i/>
          <w:iCs/>
        </w:rPr>
        <w:t>endDateTime</w:t>
      </w:r>
      <w:r w:rsidR="00B8329D" w:rsidRPr="001C1CAB">
        <w:t>+discriminationInterval</w:t>
      </w:r>
      <w:proofErr w:type="spellEnd"/>
      <w:r w:rsidR="005B42ED" w:rsidRPr="001C1CAB">
        <w:t>)</w:t>
      </w:r>
      <w:r w:rsidR="00B8329D" w:rsidRPr="001C1CAB">
        <w:t>] then the data must not be displayed</w:t>
      </w:r>
      <w:r w:rsidR="007435CC">
        <w:t>.</w:t>
      </w:r>
    </w:p>
    <w:p w14:paraId="05BFCA78" w14:textId="01D6E80C" w:rsidR="00013C7E" w:rsidRPr="001C1CAB" w:rsidRDefault="00B935EC" w:rsidP="00203BD0">
      <w:pPr>
        <w:spacing w:after="120" w:line="240" w:lineRule="auto"/>
        <w:jc w:val="both"/>
        <w:rPr>
          <w:strike/>
        </w:rPr>
      </w:pPr>
      <w:r w:rsidRPr="0062074F">
        <w:t>Some data</w:t>
      </w:r>
      <w:r w:rsidR="008D4877" w:rsidRPr="0062074F">
        <w:t xml:space="preserve"> change rapidly, so more-or-less continual revision or updating of </w:t>
      </w:r>
      <w:r w:rsidRPr="0062074F">
        <w:t>such</w:t>
      </w:r>
      <w:r w:rsidR="008D4877" w:rsidRPr="0062074F">
        <w:t xml:space="preserve"> data is essential. For real-time observations, new values are periodically collected (</w:t>
      </w:r>
      <w:r w:rsidR="00203BD0" w:rsidRPr="0062074F">
        <w:t>for example</w:t>
      </w:r>
      <w:r w:rsidR="00B8206E" w:rsidRPr="0062074F">
        <w:t xml:space="preserve">, </w:t>
      </w:r>
      <w:r w:rsidR="008D4877" w:rsidRPr="0062074F">
        <w:t>on the order of once every 5 minutes).</w:t>
      </w:r>
      <w:r w:rsidR="00E85AE1" w:rsidRPr="0062074F">
        <w:t xml:space="preserve"> </w:t>
      </w:r>
      <w:r w:rsidR="008D4877" w:rsidRPr="0062074F">
        <w:t xml:space="preserve">For a forecast, the entire field </w:t>
      </w:r>
      <w:r w:rsidR="00B8206E" w:rsidRPr="0062074F">
        <w:t>may be</w:t>
      </w:r>
      <w:r w:rsidR="008D4877" w:rsidRPr="0062074F">
        <w:t xml:space="preserve"> created one or more times per day.</w:t>
      </w:r>
      <w:r w:rsidR="00E85AE1" w:rsidRPr="0062074F">
        <w:rPr>
          <w:strike/>
        </w:rPr>
        <w:t xml:space="preserve"> </w:t>
      </w:r>
      <w:r w:rsidR="00B8206E" w:rsidRPr="0062074F">
        <w:t>Other data, such as t</w:t>
      </w:r>
      <w:r w:rsidR="008D4877" w:rsidRPr="0062074F">
        <w:t>idal atlas or harmonic constant data are updated much less often, typically on an annual basis.</w:t>
      </w:r>
    </w:p>
    <w:p w14:paraId="70BEC009" w14:textId="77413F87" w:rsidR="00E00824" w:rsidRPr="0062074F" w:rsidRDefault="00FD648E" w:rsidP="00D42BC9">
      <w:pPr>
        <w:pStyle w:val="berschrift1"/>
      </w:pPr>
      <w:bookmarkStart w:id="1809" w:name="_Toc175130314"/>
      <w:bookmarkStart w:id="1810" w:name="_Toc178784472"/>
      <w:bookmarkStart w:id="1811" w:name="_Toc175130315"/>
      <w:bookmarkStart w:id="1812" w:name="_Toc178784473"/>
      <w:bookmarkStart w:id="1813" w:name="_Toc175130316"/>
      <w:bookmarkStart w:id="1814" w:name="_Toc178784474"/>
      <w:bookmarkStart w:id="1815" w:name="_Toc175130317"/>
      <w:bookmarkStart w:id="1816" w:name="_Toc178784475"/>
      <w:bookmarkStart w:id="1817" w:name="_Toc175130318"/>
      <w:bookmarkStart w:id="1818" w:name="_Toc178784476"/>
      <w:bookmarkStart w:id="1819" w:name="_Toc226035088"/>
      <w:bookmarkEnd w:id="1809"/>
      <w:bookmarkEnd w:id="1810"/>
      <w:bookmarkEnd w:id="1811"/>
      <w:bookmarkEnd w:id="1812"/>
      <w:bookmarkEnd w:id="1813"/>
      <w:bookmarkEnd w:id="1814"/>
      <w:bookmarkEnd w:id="1815"/>
      <w:bookmarkEnd w:id="1816"/>
      <w:bookmarkEnd w:id="1817"/>
      <w:bookmarkEnd w:id="1818"/>
      <w:r w:rsidRPr="0062074F">
        <w:t>Colours</w:t>
      </w:r>
      <w:bookmarkStart w:id="1820" w:name="_Ref47571511"/>
      <w:bookmarkStart w:id="1821" w:name="_Ref47571525"/>
      <w:bookmarkStart w:id="1822" w:name="_Ref47571532"/>
      <w:bookmarkEnd w:id="1819"/>
    </w:p>
    <w:p w14:paraId="22B74343" w14:textId="19FA06AD" w:rsidR="00046CD2" w:rsidRPr="0062074F" w:rsidRDefault="004B6C6C" w:rsidP="00DB7CFE">
      <w:pPr>
        <w:pStyle w:val="berschrift2"/>
      </w:pPr>
      <w:bookmarkStart w:id="1823" w:name="_Toc226035089"/>
      <w:r w:rsidRPr="0062074F">
        <w:t>C</w:t>
      </w:r>
      <w:r w:rsidR="00046CD2" w:rsidRPr="0062074F">
        <w:t xml:space="preserve">olour </w:t>
      </w:r>
      <w:r w:rsidR="00F31F5D" w:rsidRPr="0062074F">
        <w:t>palettes</w:t>
      </w:r>
      <w:bookmarkEnd w:id="1820"/>
      <w:bookmarkEnd w:id="1821"/>
      <w:bookmarkEnd w:id="1822"/>
      <w:r w:rsidRPr="0062074F">
        <w:t xml:space="preserve"> implemented by the portrayal catalogue</w:t>
      </w:r>
      <w:bookmarkEnd w:id="1823"/>
      <w:r w:rsidR="00501A8C" w:rsidRPr="0062074F">
        <w:t xml:space="preserve"> </w:t>
      </w:r>
    </w:p>
    <w:p w14:paraId="6B9C1497" w14:textId="2C23C68A" w:rsidR="00046CD2" w:rsidRPr="0062074F" w:rsidRDefault="00046CD2" w:rsidP="00E00824">
      <w:pPr>
        <w:spacing w:after="60" w:line="240" w:lineRule="auto"/>
        <w:jc w:val="both"/>
      </w:pPr>
      <w:r w:rsidRPr="0062074F">
        <w:t xml:space="preserve">There are three colour </w:t>
      </w:r>
      <w:r w:rsidR="00F31F5D" w:rsidRPr="0062074F">
        <w:t>palettes</w:t>
      </w:r>
      <w:r w:rsidRPr="0062074F">
        <w:t xml:space="preserve">, all of which should be made available to the </w:t>
      </w:r>
      <w:del w:id="1824" w:author="Birklhuber Bernd" w:date="2026-08-07T11:10:00Z">
        <w:r w:rsidR="00E00824" w:rsidRPr="0062074F" w:rsidDel="009F769C">
          <w:delText>M</w:delText>
        </w:r>
        <w:r w:rsidRPr="0062074F" w:rsidDel="009F769C">
          <w:delText>ariner</w:delText>
        </w:r>
      </w:del>
      <w:ins w:id="1825" w:author="Birklhuber Bernd" w:date="2026-08-07T11:10:00Z">
        <w:r w:rsidR="009F769C">
          <w:t>boatmaster</w:t>
        </w:r>
      </w:ins>
      <w:r w:rsidRPr="0062074F">
        <w:t xml:space="preserve">. They are specified as part of the </w:t>
      </w:r>
      <w:r w:rsidR="0012211B" w:rsidRPr="0062074F">
        <w:t xml:space="preserve">colour profile file(s) in the </w:t>
      </w:r>
      <w:r w:rsidR="00E00824" w:rsidRPr="0062074F">
        <w:t>P</w:t>
      </w:r>
      <w:r w:rsidRPr="0062074F">
        <w:t xml:space="preserve">ortrayal </w:t>
      </w:r>
      <w:r w:rsidR="00E00824" w:rsidRPr="0062074F">
        <w:t>C</w:t>
      </w:r>
      <w:r w:rsidRPr="0062074F">
        <w:t>atal</w:t>
      </w:r>
      <w:r w:rsidR="006C5F51" w:rsidRPr="0062074F">
        <w:t>o</w:t>
      </w:r>
      <w:r w:rsidRPr="0062074F">
        <w:t>gue</w:t>
      </w:r>
      <w:r w:rsidR="006C5F51" w:rsidRPr="0062074F">
        <w:t>s</w:t>
      </w:r>
      <w:r w:rsidRPr="0062074F">
        <w:t xml:space="preserve">. They are as follows: </w:t>
      </w:r>
    </w:p>
    <w:p w14:paraId="5DCEC7FC" w14:textId="6AFA0A07" w:rsidR="00046CD2" w:rsidRPr="0062074F" w:rsidRDefault="00046CD2" w:rsidP="00E00824">
      <w:pPr>
        <w:spacing w:after="60" w:line="240" w:lineRule="auto"/>
        <w:ind w:left="2160" w:hanging="1440"/>
        <w:jc w:val="both"/>
      </w:pPr>
      <w:r w:rsidRPr="0062074F">
        <w:t>DAY</w:t>
      </w:r>
      <w:r w:rsidRPr="0062074F">
        <w:tab/>
        <w:t xml:space="preserve">The "Day" </w:t>
      </w:r>
      <w:r w:rsidR="006C5F51" w:rsidRPr="0062074F">
        <w:t>palette</w:t>
      </w:r>
      <w:r w:rsidRPr="0062074F">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2495A1C" w:rsidR="00046CD2" w:rsidRPr="0062074F" w:rsidRDefault="00046CD2" w:rsidP="00E00824">
      <w:pPr>
        <w:spacing w:after="60" w:line="240" w:lineRule="auto"/>
        <w:ind w:left="2160" w:hanging="1440"/>
        <w:jc w:val="both"/>
      </w:pPr>
      <w:r w:rsidRPr="0062074F">
        <w:t xml:space="preserve">DUSK </w:t>
      </w:r>
      <w:r w:rsidRPr="0062074F">
        <w:tab/>
        <w:t xml:space="preserve">The "Dusk" colour </w:t>
      </w:r>
      <w:r w:rsidR="006C5F51" w:rsidRPr="0062074F">
        <w:t>palette</w:t>
      </w:r>
      <w:r w:rsidRPr="0062074F">
        <w:t xml:space="preserve"> </w:t>
      </w:r>
      <w:r w:rsidR="006C5F51" w:rsidRPr="0062074F">
        <w:t>is based on using</w:t>
      </w:r>
      <w:r w:rsidRPr="0062074F">
        <w:t xml:space="preserve"> a black background</w:t>
      </w:r>
      <w:r w:rsidR="006C5F51" w:rsidRPr="0062074F">
        <w:t>; this palette</w:t>
      </w:r>
      <w:r w:rsidRPr="0062074F">
        <w:t xml:space="preserve"> may also be used by day as a </w:t>
      </w:r>
      <w:del w:id="1826" w:author="Birklhuber Bernd" w:date="2026-08-07T11:11:00Z">
        <w:r w:rsidR="008A5A9E" w:rsidRPr="0062074F" w:rsidDel="009F769C">
          <w:delText>M</w:delText>
        </w:r>
        <w:r w:rsidRPr="0062074F" w:rsidDel="009F769C">
          <w:delText xml:space="preserve">ariner's </w:delText>
        </w:r>
      </w:del>
      <w:proofErr w:type="spellStart"/>
      <w:ins w:id="1827" w:author="Birklhuber Bernd" w:date="2026-08-07T11:11:00Z">
        <w:r w:rsidR="009F769C">
          <w:t>boatmaster</w:t>
        </w:r>
        <w:r w:rsidR="009F769C" w:rsidRPr="0062074F">
          <w:t>'s</w:t>
        </w:r>
        <w:proofErr w:type="spellEnd"/>
        <w:r w:rsidR="009F769C" w:rsidRPr="0062074F">
          <w:t xml:space="preserve"> </w:t>
        </w:r>
      </w:ins>
      <w:r w:rsidRPr="0062074F">
        <w:t>option.</w:t>
      </w:r>
    </w:p>
    <w:p w14:paraId="33D9A989" w14:textId="27DED7D7" w:rsidR="008A5A9E" w:rsidRPr="0062074F" w:rsidRDefault="00046CD2" w:rsidP="00B812CA">
      <w:pPr>
        <w:spacing w:after="120" w:line="240" w:lineRule="auto"/>
        <w:ind w:left="2160" w:hanging="1440"/>
        <w:jc w:val="both"/>
      </w:pPr>
      <w:r w:rsidRPr="0062074F">
        <w:lastRenderedPageBreak/>
        <w:t xml:space="preserve">NIGHT </w:t>
      </w:r>
      <w:r w:rsidRPr="0062074F">
        <w:tab/>
      </w:r>
      <w:r w:rsidR="00BD1000" w:rsidRPr="0062074F">
        <w:t xml:space="preserve">The “Night” colour palette is intended for nighttime use. </w:t>
      </w:r>
      <w:r w:rsidRPr="0062074F">
        <w:t xml:space="preserve">At night the light emitted by the display must be strictly limited to avoid impairing night vision. In case the luminance needs to be further reduced, the "Night" colour </w:t>
      </w:r>
      <w:r w:rsidR="00BD1000" w:rsidRPr="0062074F">
        <w:t>palette</w:t>
      </w:r>
      <w:r w:rsidRPr="0062074F">
        <w:t xml:space="preserve"> may be augmented by a luminance-reducing neutral density filter which should have 8 times attenuation, designated (logarithmically) "0.9 ND". (This is a manufacturer's option</w:t>
      </w:r>
      <w:r w:rsidR="00F31F5D" w:rsidRPr="0062074F">
        <w:t>.</w:t>
      </w:r>
      <w:r w:rsidRPr="0062074F">
        <w:t>)</w:t>
      </w:r>
    </w:p>
    <w:p w14:paraId="28FB84AB" w14:textId="77777777" w:rsidR="00131A59" w:rsidRPr="0062074F" w:rsidRDefault="00131A59" w:rsidP="00997923">
      <w:pPr>
        <w:spacing w:after="120" w:line="240" w:lineRule="auto"/>
        <w:jc w:val="both"/>
      </w:pPr>
      <w:bookmarkStart w:id="1828" w:name="_Toc38829558"/>
      <w:bookmarkStart w:id="1829" w:name="_Toc38830061"/>
      <w:bookmarkStart w:id="1830" w:name="_Toc38936224"/>
      <w:bookmarkEnd w:id="1828"/>
      <w:bookmarkEnd w:id="1829"/>
      <w:bookmarkEnd w:id="1830"/>
    </w:p>
    <w:p w14:paraId="583774C1" w14:textId="5D48EB7A" w:rsidR="000A5F45" w:rsidRPr="0062074F" w:rsidRDefault="00843133" w:rsidP="00BE68E8">
      <w:pPr>
        <w:pStyle w:val="berschrift1"/>
      </w:pPr>
      <w:bookmarkStart w:id="1831" w:name="_Toc38829561"/>
      <w:bookmarkStart w:id="1832" w:name="_Toc38830064"/>
      <w:bookmarkStart w:id="1833" w:name="_Toc38936227"/>
      <w:bookmarkStart w:id="1834" w:name="_Toc40990418"/>
      <w:bookmarkStart w:id="1835" w:name="_Toc41235029"/>
      <w:bookmarkStart w:id="1836" w:name="_Toc41235073"/>
      <w:bookmarkStart w:id="1837" w:name="_Toc42694845"/>
      <w:bookmarkStart w:id="1838" w:name="_Toc42708806"/>
      <w:bookmarkStart w:id="1839" w:name="_Toc38829562"/>
      <w:bookmarkStart w:id="1840" w:name="_Toc38830065"/>
      <w:bookmarkStart w:id="1841" w:name="_Toc38936228"/>
      <w:bookmarkStart w:id="1842" w:name="_Toc40990419"/>
      <w:bookmarkStart w:id="1843" w:name="_Toc41235030"/>
      <w:bookmarkStart w:id="1844" w:name="_Toc41235074"/>
      <w:bookmarkStart w:id="1845" w:name="_Toc42694846"/>
      <w:bookmarkStart w:id="1846" w:name="_Toc42708807"/>
      <w:bookmarkStart w:id="1847" w:name="_Toc38829563"/>
      <w:bookmarkStart w:id="1848" w:name="_Toc38830066"/>
      <w:bookmarkStart w:id="1849" w:name="_Toc38936229"/>
      <w:bookmarkStart w:id="1850" w:name="_Toc40990420"/>
      <w:bookmarkStart w:id="1851" w:name="_Toc41235031"/>
      <w:bookmarkStart w:id="1852" w:name="_Toc41235075"/>
      <w:bookmarkStart w:id="1853" w:name="_Toc42694847"/>
      <w:bookmarkStart w:id="1854" w:name="_Toc42708808"/>
      <w:bookmarkStart w:id="1855" w:name="_Toc38829564"/>
      <w:bookmarkStart w:id="1856" w:name="_Toc38830067"/>
      <w:bookmarkStart w:id="1857" w:name="_Toc38936230"/>
      <w:bookmarkStart w:id="1858" w:name="_Toc40990421"/>
      <w:bookmarkStart w:id="1859" w:name="_Toc41235032"/>
      <w:bookmarkStart w:id="1860" w:name="_Toc41235076"/>
      <w:bookmarkStart w:id="1861" w:name="_Toc42694848"/>
      <w:bookmarkStart w:id="1862" w:name="_Toc42708809"/>
      <w:bookmarkStart w:id="1863" w:name="_Toc38829565"/>
      <w:bookmarkStart w:id="1864" w:name="_Toc38830068"/>
      <w:bookmarkStart w:id="1865" w:name="_Toc38936231"/>
      <w:bookmarkStart w:id="1866" w:name="_Toc40990422"/>
      <w:bookmarkStart w:id="1867" w:name="_Toc41235033"/>
      <w:bookmarkStart w:id="1868" w:name="_Toc41235077"/>
      <w:bookmarkStart w:id="1869" w:name="_Toc42694849"/>
      <w:bookmarkStart w:id="1870" w:name="_Toc42708810"/>
      <w:bookmarkStart w:id="1871" w:name="_Ref47470424"/>
      <w:bookmarkStart w:id="1872" w:name="_Toc22603509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r w:rsidRPr="0062074F">
        <w:t>Cursor Pick Reports and Displays in Interface Panels</w:t>
      </w:r>
      <w:bookmarkEnd w:id="1871"/>
      <w:bookmarkEnd w:id="1872"/>
    </w:p>
    <w:p w14:paraId="63416A9A" w14:textId="2FAD33BB" w:rsidR="00677FCC" w:rsidRPr="0062074F" w:rsidRDefault="009F769C" w:rsidP="00997923">
      <w:pPr>
        <w:spacing w:after="120" w:line="240" w:lineRule="auto"/>
        <w:jc w:val="both"/>
      </w:pPr>
      <w:ins w:id="1873" w:author="Birklhuber Bernd" w:date="2026-08-07T11:11:00Z">
        <w:r>
          <w:t xml:space="preserve">Inland </w:t>
        </w:r>
      </w:ins>
      <w:r w:rsidR="00EF5BF4" w:rsidRPr="0062074F">
        <w:t xml:space="preserve">ECDIS </w:t>
      </w:r>
      <w:ins w:id="1874" w:author="Birklhuber Bernd" w:date="2026-08-07T11:11:00Z">
        <w:r>
          <w:t xml:space="preserve">and </w:t>
        </w:r>
      </w:ins>
      <w:ins w:id="1875" w:author="Birklhuber Bernd" w:date="2026-08-21T12:52:00Z">
        <w:r w:rsidR="001F4F5F">
          <w:t xml:space="preserve">Inland </w:t>
        </w:r>
      </w:ins>
      <w:ins w:id="1876" w:author="Birklhuber Bernd" w:date="2026-08-07T11:11:00Z">
        <w:r>
          <w:t xml:space="preserve">ECS </w:t>
        </w:r>
      </w:ins>
      <w:r w:rsidR="00EF5BF4" w:rsidRPr="0062074F">
        <w:t xml:space="preserve">must be capable of performing spatial queries on </w:t>
      </w:r>
      <w:ins w:id="1877" w:author="Birklhuber Bernd" w:date="2026-08-07T11:11:00Z">
        <w:r>
          <w:t>I</w:t>
        </w:r>
      </w:ins>
      <w:r w:rsidR="00EF5BF4" w:rsidRPr="0062074F">
        <w:t xml:space="preserve">ENC and other </w:t>
      </w:r>
      <w:r w:rsidR="0014576E" w:rsidRPr="0062074F">
        <w:t xml:space="preserve">S-100 </w:t>
      </w:r>
      <w:r w:rsidR="00EF5BF4" w:rsidRPr="0062074F">
        <w:t>data</w:t>
      </w:r>
      <w:r w:rsidR="00073E85" w:rsidRPr="0062074F">
        <w:t xml:space="preserve">. </w:t>
      </w:r>
      <w:r w:rsidR="00EF5BF4" w:rsidRPr="0062074F">
        <w:t xml:space="preserve">Spatial query is understood as </w:t>
      </w:r>
      <w:r w:rsidR="004B6C6C" w:rsidRPr="0062074F">
        <w:t>the ability</w:t>
      </w:r>
      <w:r w:rsidR="00EF5BF4" w:rsidRPr="0062074F">
        <w:t xml:space="preserve"> to inspect graphical position and numerical value of spatial coordinates asso</w:t>
      </w:r>
      <w:r w:rsidR="00997923" w:rsidRPr="0062074F">
        <w:t xml:space="preserve">ciated with a feature. </w:t>
      </w:r>
    </w:p>
    <w:p w14:paraId="3CAF5146" w14:textId="517E8D86" w:rsidR="00507556" w:rsidRPr="0062074F" w:rsidRDefault="00EF5BF4" w:rsidP="00997923">
      <w:pPr>
        <w:spacing w:after="120" w:line="240" w:lineRule="auto"/>
        <w:jc w:val="both"/>
      </w:pPr>
      <w:r w:rsidRPr="0062074F">
        <w:t xml:space="preserve">Spatial query </w:t>
      </w:r>
      <w:r w:rsidR="00677FCC" w:rsidRPr="0062074F">
        <w:t>must</w:t>
      </w:r>
      <w:r w:rsidR="002F1059" w:rsidRPr="0062074F">
        <w:t xml:space="preserve"> </w:t>
      </w:r>
      <w:r w:rsidRPr="0062074F">
        <w:t>be available by means of cursor pick</w:t>
      </w:r>
      <w:r w:rsidR="00073E85" w:rsidRPr="0062074F">
        <w:t>.</w:t>
      </w:r>
    </w:p>
    <w:p w14:paraId="0DA21912" w14:textId="173AA460" w:rsidR="00843133" w:rsidRPr="0062074F" w:rsidRDefault="00843133" w:rsidP="00DB7CFE">
      <w:pPr>
        <w:pStyle w:val="berschrift2"/>
      </w:pPr>
      <w:bookmarkStart w:id="1878" w:name="_Ref225514837"/>
      <w:bookmarkStart w:id="1879" w:name="_Toc226035091"/>
      <w:r w:rsidRPr="0062074F">
        <w:t>Curso</w:t>
      </w:r>
      <w:r w:rsidR="00AB7E34" w:rsidRPr="0062074F">
        <w:t>r pick r</w:t>
      </w:r>
      <w:r w:rsidRPr="0062074F">
        <w:t>ules</w:t>
      </w:r>
      <w:bookmarkEnd w:id="1878"/>
      <w:bookmarkEnd w:id="1879"/>
    </w:p>
    <w:p w14:paraId="3575442C" w14:textId="5CF45E09" w:rsidR="007C15E6" w:rsidRPr="0062074F" w:rsidRDefault="00CD538D" w:rsidP="00507556">
      <w:pPr>
        <w:spacing w:after="60" w:line="240" w:lineRule="auto"/>
        <w:jc w:val="both"/>
      </w:pPr>
      <w:r w:rsidRPr="0062074F">
        <w:t>The</w:t>
      </w:r>
      <w:r w:rsidR="007C15E6" w:rsidRPr="0062074F">
        <w:t xml:space="preserve"> rules </w:t>
      </w:r>
      <w:r w:rsidRPr="0062074F">
        <w:t>below</w:t>
      </w:r>
      <w:r w:rsidR="007C15E6" w:rsidRPr="0062074F">
        <w:t xml:space="preserve"> must be applied to all </w:t>
      </w:r>
      <w:ins w:id="1880" w:author="Birklhuber Bernd" w:date="2026-08-07T11:11:00Z">
        <w:r w:rsidR="009F769C">
          <w:t>Inland</w:t>
        </w:r>
      </w:ins>
      <w:ins w:id="1881" w:author="Birklhuber Bernd" w:date="2026-08-07T11:12:00Z">
        <w:r w:rsidR="009F769C">
          <w:t xml:space="preserve"> </w:t>
        </w:r>
      </w:ins>
      <w:r w:rsidR="007C15E6" w:rsidRPr="0062074F">
        <w:t xml:space="preserve">ECDIS </w:t>
      </w:r>
      <w:ins w:id="1882" w:author="Birklhuber Bernd" w:date="2026-08-07T11:12:00Z">
        <w:r w:rsidR="009F769C">
          <w:t xml:space="preserve">and </w:t>
        </w:r>
      </w:ins>
      <w:ins w:id="1883" w:author="Birklhuber Bernd" w:date="2026-08-21T12:52:00Z">
        <w:r w:rsidR="001F4F5F">
          <w:t xml:space="preserve">Inland </w:t>
        </w:r>
      </w:ins>
      <w:ins w:id="1884" w:author="Birklhuber Bernd" w:date="2026-08-07T11:12:00Z">
        <w:r w:rsidR="009F769C">
          <w:t xml:space="preserve">ECS </w:t>
        </w:r>
      </w:ins>
      <w:r w:rsidR="007C15E6" w:rsidRPr="0062074F">
        <w:t xml:space="preserve">cursor </w:t>
      </w:r>
      <w:r w:rsidR="00507556" w:rsidRPr="0062074F">
        <w:t>P</w:t>
      </w:r>
      <w:r w:rsidR="007C15E6" w:rsidRPr="0062074F">
        <w:t xml:space="preserve">ick </w:t>
      </w:r>
      <w:r w:rsidR="00507556" w:rsidRPr="0062074F">
        <w:t>R</w:t>
      </w:r>
      <w:r w:rsidR="007C15E6" w:rsidRPr="0062074F">
        <w:t>eports.</w:t>
      </w:r>
    </w:p>
    <w:p w14:paraId="1CAD7CCD" w14:textId="3F2091CD" w:rsidR="007C15E6" w:rsidRPr="0062074F" w:rsidRDefault="007C15E6">
      <w:pPr>
        <w:pStyle w:val="Listenabsatz"/>
        <w:numPr>
          <w:ilvl w:val="0"/>
          <w:numId w:val="20"/>
        </w:numPr>
        <w:spacing w:after="60" w:line="240" w:lineRule="auto"/>
        <w:jc w:val="both"/>
      </w:pPr>
      <w:r w:rsidRPr="0062074F">
        <w:t xml:space="preserve">Full feature and </w:t>
      </w:r>
      <w:r w:rsidR="00553CD1" w:rsidRPr="0062074F">
        <w:t>a</w:t>
      </w:r>
      <w:r w:rsidRPr="0062074F">
        <w:t xml:space="preserve">ttribute names </w:t>
      </w:r>
      <w:r w:rsidR="0014576E" w:rsidRPr="0062074F">
        <w:t xml:space="preserve">must </w:t>
      </w:r>
      <w:r w:rsidRPr="0062074F">
        <w:t>be displayed</w:t>
      </w:r>
      <w:r w:rsidR="00CD538D" w:rsidRPr="0062074F">
        <w:t>.</w:t>
      </w:r>
      <w:r w:rsidR="00E03B21" w:rsidRPr="0062074F">
        <w:t xml:space="preserve"> If a language pack is installed then the feature and attribute names </w:t>
      </w:r>
      <w:r w:rsidR="0014576E" w:rsidRPr="0062074F">
        <w:t>must</w:t>
      </w:r>
      <w:r w:rsidR="00E03B21" w:rsidRPr="0062074F">
        <w:t xml:space="preserve"> use the translated names contained in the language pack according to user preference</w:t>
      </w:r>
      <w:r w:rsidR="00453DD3" w:rsidRPr="0062074F">
        <w:t xml:space="preserve"> – user language preferences are described in clause</w:t>
      </w:r>
      <w:r w:rsidR="00F12027" w:rsidRPr="0062074F">
        <w:t xml:space="preserve"> </w:t>
      </w:r>
      <w:r w:rsidR="00F12027" w:rsidRPr="0062074F">
        <w:fldChar w:fldCharType="begin"/>
      </w:r>
      <w:r w:rsidR="00F12027" w:rsidRPr="0062074F">
        <w:instrText xml:space="preserve"> REF _Ref189057755 \r \h </w:instrText>
      </w:r>
      <w:r w:rsidR="00AA57CD" w:rsidRPr="0062074F">
        <w:instrText xml:space="preserve"> \* MERGEFORMAT </w:instrText>
      </w:r>
      <w:r w:rsidR="00F12027" w:rsidRPr="0062074F">
        <w:fldChar w:fldCharType="separate"/>
      </w:r>
      <w:r w:rsidR="00F12027" w:rsidRPr="0062074F">
        <w:t>10.3</w:t>
      </w:r>
      <w:r w:rsidR="00F12027" w:rsidRPr="0062074F">
        <w:fldChar w:fldCharType="end"/>
      </w:r>
      <w:r w:rsidR="00E03B21" w:rsidRPr="0062074F">
        <w:t>.</w:t>
      </w:r>
    </w:p>
    <w:p w14:paraId="469980CA" w14:textId="6E1A888A" w:rsidR="007C15E6" w:rsidRPr="0062074F" w:rsidRDefault="00CD538D">
      <w:pPr>
        <w:pStyle w:val="Listenabsatz"/>
        <w:numPr>
          <w:ilvl w:val="0"/>
          <w:numId w:val="20"/>
        </w:numPr>
        <w:spacing w:after="60" w:line="240" w:lineRule="auto"/>
        <w:jc w:val="both"/>
      </w:pPr>
      <w:r w:rsidRPr="0062074F">
        <w:t>Listed</w:t>
      </w:r>
      <w:r w:rsidR="007C15E6" w:rsidRPr="0062074F">
        <w:t xml:space="preserve"> value names </w:t>
      </w:r>
      <w:r w:rsidR="0014576E" w:rsidRPr="0062074F">
        <w:t xml:space="preserve">must </w:t>
      </w:r>
      <w:r w:rsidR="007C15E6" w:rsidRPr="0062074F">
        <w:t>be displayed</w:t>
      </w:r>
      <w:r w:rsidR="0014576E" w:rsidRPr="0062074F">
        <w:t xml:space="preserve"> instead of the numerical code</w:t>
      </w:r>
      <w:r w:rsidRPr="0062074F">
        <w:t>.</w:t>
      </w:r>
    </w:p>
    <w:p w14:paraId="09EEA7B1" w14:textId="0557C1E0" w:rsidR="007C15E6" w:rsidRPr="0062074F" w:rsidRDefault="007C15E6">
      <w:pPr>
        <w:pStyle w:val="Listenabsatz"/>
        <w:numPr>
          <w:ilvl w:val="0"/>
          <w:numId w:val="20"/>
        </w:numPr>
        <w:spacing w:after="60" w:line="240" w:lineRule="auto"/>
        <w:jc w:val="both"/>
      </w:pPr>
      <w:r w:rsidRPr="0062074F">
        <w:t xml:space="preserve">There </w:t>
      </w:r>
      <w:r w:rsidR="0014576E" w:rsidRPr="0062074F">
        <w:t xml:space="preserve">must </w:t>
      </w:r>
      <w:r w:rsidRPr="0062074F">
        <w:t xml:space="preserve">not be any padding of attribute values, for example, a height of 10 metres </w:t>
      </w:r>
      <w:r w:rsidR="0014576E" w:rsidRPr="0062074F">
        <w:t xml:space="preserve">must </w:t>
      </w:r>
      <w:r w:rsidRPr="0062074F">
        <w:t xml:space="preserve">not be padded to 10.000000 metres as this could potentially confuse or mislead the </w:t>
      </w:r>
      <w:del w:id="1885" w:author="Birklhuber Bernd" w:date="2026-08-07T11:12:00Z">
        <w:r w:rsidRPr="0062074F" w:rsidDel="009F769C">
          <w:delText>Mariner</w:delText>
        </w:r>
      </w:del>
      <w:ins w:id="1886" w:author="Birklhuber Bernd" w:date="2026-08-07T11:12:00Z">
        <w:r w:rsidR="009F769C">
          <w:t>boatmaster</w:t>
        </w:r>
      </w:ins>
      <w:r w:rsidRPr="0062074F">
        <w:t>.</w:t>
      </w:r>
    </w:p>
    <w:p w14:paraId="23A3F0C4" w14:textId="2B591446" w:rsidR="007C15E6" w:rsidRPr="0062074F" w:rsidRDefault="007C15E6">
      <w:pPr>
        <w:pStyle w:val="Listenabsatz"/>
        <w:numPr>
          <w:ilvl w:val="0"/>
          <w:numId w:val="20"/>
        </w:numPr>
        <w:spacing w:after="60" w:line="240" w:lineRule="auto"/>
        <w:jc w:val="both"/>
      </w:pPr>
      <w:r w:rsidRPr="0062074F">
        <w:t xml:space="preserve">Units of measure </w:t>
      </w:r>
      <w:r w:rsidR="0014576E" w:rsidRPr="0062074F">
        <w:t xml:space="preserve">must </w:t>
      </w:r>
      <w:r w:rsidRPr="0062074F">
        <w:t xml:space="preserve">be included after all attribute values </w:t>
      </w:r>
      <w:r w:rsidR="0014576E" w:rsidRPr="0062074F">
        <w:t>when available.</w:t>
      </w:r>
    </w:p>
    <w:p w14:paraId="63586345" w14:textId="20984A1B" w:rsidR="007C15E6" w:rsidRPr="0062074F" w:rsidRDefault="007C15E6">
      <w:pPr>
        <w:pStyle w:val="Listenabsatz"/>
        <w:numPr>
          <w:ilvl w:val="0"/>
          <w:numId w:val="20"/>
        </w:numPr>
        <w:spacing w:after="60" w:line="240" w:lineRule="auto"/>
        <w:jc w:val="both"/>
      </w:pPr>
      <w:r w:rsidRPr="0062074F">
        <w:t xml:space="preserve">Cursor </w:t>
      </w:r>
      <w:r w:rsidR="0014576E" w:rsidRPr="0062074F">
        <w:t xml:space="preserve">pick report must </w:t>
      </w:r>
      <w:r w:rsidRPr="0062074F">
        <w:t>extend to include both information association</w:t>
      </w:r>
      <w:r w:rsidR="004B7EF4" w:rsidRPr="0062074F">
        <w:t xml:space="preserve">s and </w:t>
      </w:r>
      <w:r w:rsidRPr="0062074F">
        <w:t xml:space="preserve">feature associations, </w:t>
      </w:r>
      <w:r w:rsidR="004B7EF4" w:rsidRPr="0062074F">
        <w:t xml:space="preserve">including </w:t>
      </w:r>
      <w:r w:rsidRPr="0062074F">
        <w:t xml:space="preserve">aggregations and compositions, which may </w:t>
      </w:r>
      <w:r w:rsidR="009466E9" w:rsidRPr="0062074F">
        <w:t xml:space="preserve">link </w:t>
      </w:r>
      <w:r w:rsidR="00D60608" w:rsidRPr="0062074F">
        <w:t xml:space="preserve">to information types or features that </w:t>
      </w:r>
      <w:r w:rsidRPr="0062074F">
        <w:t>carry additional information such</w:t>
      </w:r>
      <w:r w:rsidR="004B7EF4" w:rsidRPr="0062074F">
        <w:t xml:space="preserve"> as</w:t>
      </w:r>
      <w:r w:rsidRPr="0062074F">
        <w:t xml:space="preserve"> a </w:t>
      </w:r>
      <w:proofErr w:type="spellStart"/>
      <w:r w:rsidRPr="0062074F">
        <w:rPr>
          <w:i/>
          <w:iCs/>
        </w:rPr>
        <w:t>featureName</w:t>
      </w:r>
      <w:proofErr w:type="spellEnd"/>
      <w:r w:rsidRPr="0062074F">
        <w:t xml:space="preserve">. </w:t>
      </w:r>
    </w:p>
    <w:p w14:paraId="20CA07A5" w14:textId="0D5FAA94" w:rsidR="00CD538D" w:rsidRPr="0062074F" w:rsidRDefault="007C15E6">
      <w:pPr>
        <w:pStyle w:val="Listenabsatz"/>
        <w:numPr>
          <w:ilvl w:val="0"/>
          <w:numId w:val="20"/>
        </w:numPr>
        <w:spacing w:after="60" w:line="240" w:lineRule="auto"/>
        <w:jc w:val="both"/>
      </w:pPr>
      <w:r w:rsidRPr="0062074F">
        <w:t xml:space="preserve">Dates </w:t>
      </w:r>
      <w:r w:rsidR="00677FCC" w:rsidRPr="0062074F">
        <w:t xml:space="preserve">must </w:t>
      </w:r>
      <w:r w:rsidRPr="0062074F">
        <w:t>be given in the form “Day Month Year” DD-MMM-YYYY.</w:t>
      </w:r>
    </w:p>
    <w:p w14:paraId="7314C133" w14:textId="2A1FAF28" w:rsidR="007C15E6" w:rsidRPr="0062074F" w:rsidRDefault="00CD538D" w:rsidP="00507556">
      <w:pPr>
        <w:pStyle w:val="Listenabsatz"/>
        <w:spacing w:after="60" w:line="240" w:lineRule="auto"/>
        <w:jc w:val="both"/>
      </w:pPr>
      <w:r w:rsidRPr="0062074F">
        <w:t xml:space="preserve">Month abbreviations </w:t>
      </w:r>
      <w:r w:rsidR="00677FCC" w:rsidRPr="0062074F">
        <w:t xml:space="preserve">must </w:t>
      </w:r>
      <w:r w:rsidRPr="0062074F">
        <w:t xml:space="preserve">be: </w:t>
      </w:r>
      <w:r w:rsidR="007C15E6" w:rsidRPr="0062074F">
        <w:t>JAN, FEB, MAR, APR, MAY, JUN, JUL, AUG, SEP, OCT, NOV,</w:t>
      </w:r>
      <w:r w:rsidR="00553CD1" w:rsidRPr="0062074F">
        <w:t xml:space="preserve"> </w:t>
      </w:r>
      <w:r w:rsidR="007C15E6" w:rsidRPr="0062074F">
        <w:t>DEC</w:t>
      </w:r>
      <w:r w:rsidR="00553CD1" w:rsidRPr="0062074F">
        <w:t>.</w:t>
      </w:r>
    </w:p>
    <w:p w14:paraId="064D2E3F" w14:textId="0E67A5E1" w:rsidR="007C15E6" w:rsidRPr="0062074F" w:rsidRDefault="007C15E6">
      <w:pPr>
        <w:pStyle w:val="Listenabsatz"/>
        <w:numPr>
          <w:ilvl w:val="0"/>
          <w:numId w:val="20"/>
        </w:numPr>
        <w:spacing w:after="60" w:line="240" w:lineRule="auto"/>
        <w:jc w:val="both"/>
      </w:pPr>
      <w:r w:rsidRPr="0062074F">
        <w:t xml:space="preserve">The </w:t>
      </w:r>
      <w:r w:rsidR="00507556" w:rsidRPr="0062074F">
        <w:t>P</w:t>
      </w:r>
      <w:r w:rsidRPr="0062074F">
        <w:t xml:space="preserve">ick </w:t>
      </w:r>
      <w:r w:rsidR="00507556" w:rsidRPr="0062074F">
        <w:t>R</w:t>
      </w:r>
      <w:r w:rsidRPr="0062074F">
        <w:t xml:space="preserve">eport </w:t>
      </w:r>
      <w:r w:rsidR="00677FCC" w:rsidRPr="0062074F">
        <w:t xml:space="preserve">must </w:t>
      </w:r>
      <w:r w:rsidRPr="0062074F">
        <w:t xml:space="preserve">return information about the visible features on the </w:t>
      </w:r>
      <w:ins w:id="1887" w:author="Birklhuber Bernd" w:date="2026-08-07T11:12:00Z">
        <w:r w:rsidR="009F769C">
          <w:t xml:space="preserve">Inland </w:t>
        </w:r>
      </w:ins>
      <w:r w:rsidRPr="0062074F">
        <w:t xml:space="preserve">ECDIS </w:t>
      </w:r>
      <w:ins w:id="1888" w:author="Birklhuber Bernd" w:date="2026-08-21T12:52:00Z">
        <w:r w:rsidR="001F4F5F">
          <w:t>and Inland</w:t>
        </w:r>
      </w:ins>
      <w:ins w:id="1889" w:author="Birklhuber Bernd" w:date="2026-08-07T11:12:00Z">
        <w:r w:rsidR="009F769C">
          <w:t xml:space="preserve"> ECS</w:t>
        </w:r>
      </w:ins>
      <w:ins w:id="1890" w:author="Birklhuber Bernd" w:date="2026-08-07T11:13:00Z">
        <w:r w:rsidR="009F769C">
          <w:t xml:space="preserve"> </w:t>
        </w:r>
      </w:ins>
      <w:r w:rsidRPr="0062074F">
        <w:t>display.</w:t>
      </w:r>
      <w:r w:rsidR="00CD538D" w:rsidRPr="0062074F">
        <w:t xml:space="preserve"> </w:t>
      </w:r>
      <w:r w:rsidRPr="0062074F">
        <w:t>If the viewing group is turned on all features</w:t>
      </w:r>
      <w:r w:rsidR="00677FCC" w:rsidRPr="0062074F">
        <w:t>,</w:t>
      </w:r>
      <w:r w:rsidRPr="0062074F">
        <w:t xml:space="preserve"> even </w:t>
      </w:r>
      <w:r w:rsidR="0007289C" w:rsidRPr="0062074F">
        <w:t>“</w:t>
      </w:r>
      <w:r w:rsidRPr="0062074F">
        <w:t>no symbol</w:t>
      </w:r>
      <w:r w:rsidR="0007289C" w:rsidRPr="0062074F">
        <w:t>”</w:t>
      </w:r>
      <w:r w:rsidRPr="0062074F">
        <w:t xml:space="preserve"> features</w:t>
      </w:r>
      <w:r w:rsidR="0007289C" w:rsidRPr="0062074F">
        <w:t xml:space="preserve"> </w:t>
      </w:r>
      <w:r w:rsidRPr="0062074F">
        <w:t>without visible presentation within that viewing group</w:t>
      </w:r>
      <w:r w:rsidR="00677FCC" w:rsidRPr="0062074F">
        <w:t>,</w:t>
      </w:r>
      <w:r w:rsidRPr="0062074F">
        <w:t xml:space="preserve"> </w:t>
      </w:r>
      <w:r w:rsidR="00677FCC" w:rsidRPr="0062074F">
        <w:t>must be provided in</w:t>
      </w:r>
      <w:r w:rsidRPr="0062074F">
        <w:t xml:space="preserve"> the cursor </w:t>
      </w:r>
      <w:r w:rsidR="00507556" w:rsidRPr="0062074F">
        <w:t>P</w:t>
      </w:r>
      <w:r w:rsidRPr="0062074F">
        <w:t xml:space="preserve">ick </w:t>
      </w:r>
      <w:r w:rsidR="00507556" w:rsidRPr="0062074F">
        <w:t>R</w:t>
      </w:r>
      <w:r w:rsidRPr="0062074F">
        <w:t>eport</w:t>
      </w:r>
      <w:r w:rsidR="00677FCC" w:rsidRPr="0062074F">
        <w:t>, i.e. only active drawing instructions must be included.</w:t>
      </w:r>
    </w:p>
    <w:p w14:paraId="4D67E97B" w14:textId="4358E0F0" w:rsidR="00B37DA9" w:rsidRPr="0062074F" w:rsidRDefault="00B37DA9">
      <w:pPr>
        <w:pStyle w:val="Listenabsatz"/>
        <w:numPr>
          <w:ilvl w:val="0"/>
          <w:numId w:val="20"/>
        </w:numPr>
        <w:spacing w:after="120" w:line="240" w:lineRule="auto"/>
        <w:jc w:val="both"/>
      </w:pPr>
      <w:r w:rsidRPr="0062074F">
        <w:t>Pick Report must include the information associated with the spatial object limited to the area of the cursor pick. For example, information related to accuracy.</w:t>
      </w:r>
      <w:r w:rsidR="00507556" w:rsidRPr="0062074F">
        <w:t xml:space="preserve"> </w:t>
      </w:r>
    </w:p>
    <w:p w14:paraId="3351AFAD" w14:textId="58EC9737" w:rsidR="00B224C2" w:rsidRPr="0062074F" w:rsidRDefault="00B224C2">
      <w:pPr>
        <w:pStyle w:val="Listenabsatz"/>
        <w:numPr>
          <w:ilvl w:val="0"/>
          <w:numId w:val="20"/>
        </w:numPr>
        <w:spacing w:after="120" w:line="240" w:lineRule="auto"/>
        <w:jc w:val="both"/>
      </w:pPr>
      <w:r w:rsidRPr="0062074F">
        <w:t xml:space="preserve">Complex or Simple Attributes with private </w:t>
      </w:r>
      <w:r w:rsidR="00EF3E08" w:rsidRPr="0062074F">
        <w:t xml:space="preserve">feature catalogue </w:t>
      </w:r>
      <w:r w:rsidRPr="0062074F">
        <w:t>visibility</w:t>
      </w:r>
      <w:r w:rsidR="00D42BC9" w:rsidRPr="0062074F">
        <w:t xml:space="preserve"> </w:t>
      </w:r>
      <w:r w:rsidRPr="0062074F">
        <w:t>must not be included.</w:t>
      </w:r>
      <w:r w:rsidR="00EF3E08" w:rsidRPr="0062074F">
        <w:t xml:space="preserve"> If visibility is not defined then it must be assumed to be public.</w:t>
      </w:r>
    </w:p>
    <w:p w14:paraId="338449D4" w14:textId="00C889A0" w:rsidR="00101C16" w:rsidRPr="0062074F" w:rsidRDefault="00101C16">
      <w:pPr>
        <w:pStyle w:val="Listenabsatz"/>
        <w:numPr>
          <w:ilvl w:val="0"/>
          <w:numId w:val="20"/>
        </w:numPr>
        <w:spacing w:after="120" w:line="240" w:lineRule="auto"/>
      </w:pPr>
      <w:r w:rsidRPr="0062074F">
        <w:t xml:space="preserve"> </w:t>
      </w:r>
      <w:r w:rsidR="00C71637" w:rsidRPr="0062074F">
        <w:t xml:space="preserve">In addition to information returned about visible features on the </w:t>
      </w:r>
      <w:ins w:id="1891" w:author="Birklhuber Bernd" w:date="2026-08-07T11:13:00Z">
        <w:r w:rsidR="009F769C">
          <w:t xml:space="preserve">Inland </w:t>
        </w:r>
      </w:ins>
      <w:r w:rsidR="00C71637" w:rsidRPr="0062074F">
        <w:t xml:space="preserve">ECDIS </w:t>
      </w:r>
      <w:ins w:id="1892" w:author="Birklhuber Bernd" w:date="2026-08-07T11:13:00Z">
        <w:r w:rsidR="009F769C">
          <w:t xml:space="preserve">and </w:t>
        </w:r>
      </w:ins>
      <w:ins w:id="1893" w:author="Birklhuber Bernd" w:date="2026-08-21T12:52:00Z">
        <w:r w:rsidR="001F4F5F">
          <w:t xml:space="preserve">Inland </w:t>
        </w:r>
      </w:ins>
      <w:ins w:id="1894" w:author="Birklhuber Bernd" w:date="2026-08-07T11:13:00Z">
        <w:r w:rsidR="009F769C">
          <w:t xml:space="preserve">ECS </w:t>
        </w:r>
      </w:ins>
      <w:r w:rsidR="00C71637" w:rsidRPr="0062074F">
        <w:t>display,</w:t>
      </w:r>
      <w:r w:rsidR="00011487" w:rsidRPr="0062074F">
        <w:t xml:space="preserve"> </w:t>
      </w:r>
      <w:r w:rsidR="00603B82" w:rsidRPr="0062074F">
        <w:t xml:space="preserve">any feature which has </w:t>
      </w:r>
      <w:proofErr w:type="spellStart"/>
      <w:r w:rsidR="00603B82" w:rsidRPr="00520800">
        <w:rPr>
          <w:i/>
          <w:iCs/>
        </w:rPr>
        <w:t>featureReference</w:t>
      </w:r>
      <w:r w:rsidR="00603B82" w:rsidRPr="00520800">
        <w:rPr>
          <w:b/>
          <w:bCs/>
          <w:i/>
          <w:iCs/>
        </w:rPr>
        <w:t>.</w:t>
      </w:r>
      <w:r w:rsidR="00603B82" w:rsidRPr="00520800">
        <w:rPr>
          <w:i/>
          <w:iCs/>
        </w:rPr>
        <w:t>interoperabilityIdentifier</w:t>
      </w:r>
      <w:proofErr w:type="spellEnd"/>
      <w:r w:rsidR="00603B82" w:rsidRPr="0062074F">
        <w:t xml:space="preserve"> attribute containing the </w:t>
      </w:r>
      <w:proofErr w:type="spellStart"/>
      <w:r w:rsidR="00603B82" w:rsidRPr="00520800">
        <w:rPr>
          <w:i/>
          <w:iCs/>
        </w:rPr>
        <w:t>interoperabilityIdentifier</w:t>
      </w:r>
      <w:proofErr w:type="spellEnd"/>
      <w:r w:rsidR="00603B82" w:rsidRPr="0062074F">
        <w:t xml:space="preserve"> of the picked feature must be presented together and merged.</w:t>
      </w:r>
    </w:p>
    <w:p w14:paraId="7010ABEB" w14:textId="7312389F" w:rsidR="00C0545F" w:rsidRPr="0062074F" w:rsidRDefault="00072E6E">
      <w:pPr>
        <w:pStyle w:val="Listenabsatz"/>
        <w:numPr>
          <w:ilvl w:val="0"/>
          <w:numId w:val="20"/>
        </w:numPr>
        <w:spacing w:after="120" w:line="240" w:lineRule="auto"/>
        <w:jc w:val="both"/>
      </w:pPr>
      <w:r w:rsidRPr="0062074F">
        <w:t xml:space="preserve"> Descriptions of attributes and their values, available in the feature catalogue, must be shown on demand.</w:t>
      </w:r>
    </w:p>
    <w:p w14:paraId="6C02EA90" w14:textId="77777777" w:rsidR="00507556" w:rsidRPr="0062074F" w:rsidRDefault="00507556" w:rsidP="00507556">
      <w:pPr>
        <w:spacing w:after="120" w:line="240" w:lineRule="auto"/>
        <w:jc w:val="both"/>
      </w:pPr>
    </w:p>
    <w:p w14:paraId="11278E59" w14:textId="7DA4168E" w:rsidR="007C15E6" w:rsidRPr="0062074F" w:rsidRDefault="0087682E" w:rsidP="00530F27">
      <w:pPr>
        <w:pStyle w:val="berschrift2"/>
      </w:pPr>
      <w:bookmarkStart w:id="1895" w:name="_Toc178784481"/>
      <w:bookmarkStart w:id="1896" w:name="_Toc178784482"/>
      <w:bookmarkStart w:id="1897" w:name="_Toc178784483"/>
      <w:bookmarkStart w:id="1898" w:name="_Toc226035092"/>
      <w:bookmarkEnd w:id="1895"/>
      <w:bookmarkEnd w:id="1896"/>
      <w:bookmarkEnd w:id="1897"/>
      <w:r w:rsidRPr="0062074F">
        <w:t>Display of dataset support files</w:t>
      </w:r>
      <w:bookmarkEnd w:id="1898"/>
    </w:p>
    <w:p w14:paraId="5A26BB6E" w14:textId="4E86C170" w:rsidR="0010683F" w:rsidRPr="0062074F" w:rsidRDefault="0010683F" w:rsidP="0010683F">
      <w:pPr>
        <w:spacing w:after="120" w:line="240" w:lineRule="auto"/>
        <w:jc w:val="both"/>
      </w:pPr>
      <w:r w:rsidRPr="0062074F">
        <w:t>S-10</w:t>
      </w:r>
      <w:r w:rsidR="00072E6E" w:rsidRPr="0062074F">
        <w:t>0</w:t>
      </w:r>
      <w:r w:rsidRPr="0062074F">
        <w:t xml:space="preserve"> datasets encode </w:t>
      </w:r>
      <w:r w:rsidR="006141C0" w:rsidRPr="0062074F">
        <w:t xml:space="preserve">textual or </w:t>
      </w:r>
      <w:r w:rsidRPr="0062074F">
        <w:t xml:space="preserve">graphical information such as diagrams and photographs in </w:t>
      </w:r>
      <w:r w:rsidR="00072E6E" w:rsidRPr="0062074F">
        <w:t xml:space="preserve">dataset </w:t>
      </w:r>
      <w:r w:rsidRPr="0062074F">
        <w:t xml:space="preserve">support files using one of the S-100 </w:t>
      </w:r>
      <w:r w:rsidR="006141C0" w:rsidRPr="0062074F">
        <w:t>dataset support file</w:t>
      </w:r>
      <w:r w:rsidRPr="0062074F">
        <w:t xml:space="preserve"> formats.</w:t>
      </w:r>
    </w:p>
    <w:p w14:paraId="30EB3227" w14:textId="665CA4B2" w:rsidR="00073E85" w:rsidRPr="0062074F" w:rsidRDefault="006141C0" w:rsidP="00213CC6">
      <w:pPr>
        <w:spacing w:after="120" w:line="240" w:lineRule="auto"/>
        <w:jc w:val="both"/>
      </w:pPr>
      <w:r w:rsidRPr="0062074F">
        <w:t>The pick report</w:t>
      </w:r>
      <w:r w:rsidR="0010683F" w:rsidRPr="0062074F">
        <w:t xml:space="preserve"> must enable </w:t>
      </w:r>
      <w:r w:rsidRPr="0062074F">
        <w:t xml:space="preserve">text and graphical information </w:t>
      </w:r>
      <w:r w:rsidR="0010683F" w:rsidRPr="0062074F">
        <w:t>to be displayed without affecting the night vision of the user. The luminance of the displayed i</w:t>
      </w:r>
      <w:r w:rsidRPr="0062074F">
        <w:t>nformation</w:t>
      </w:r>
      <w:r w:rsidR="0010683F" w:rsidRPr="0062074F">
        <w:t xml:space="preserve"> must be in the same band as the current palette in use at the time </w:t>
      </w:r>
      <w:r w:rsidRPr="0062074F">
        <w:t>it</w:t>
      </w:r>
      <w:r w:rsidR="0010683F" w:rsidRPr="0062074F">
        <w:t xml:space="preserve"> is displayed.</w:t>
      </w:r>
    </w:p>
    <w:p w14:paraId="16C2CE9D" w14:textId="1B023E4C" w:rsidR="00427676" w:rsidRPr="0062074F" w:rsidRDefault="00EF3E08" w:rsidP="00DB7CFE">
      <w:pPr>
        <w:pStyle w:val="berschrift2"/>
      </w:pPr>
      <w:bookmarkStart w:id="1899" w:name="_Toc226035093"/>
      <w:r w:rsidRPr="0062074F">
        <w:lastRenderedPageBreak/>
        <w:t>Pick report organisation</w:t>
      </w:r>
      <w:r w:rsidR="00427676" w:rsidRPr="0062074F">
        <w:t>.</w:t>
      </w:r>
      <w:bookmarkEnd w:id="1899"/>
    </w:p>
    <w:p w14:paraId="1CDFCB69" w14:textId="226E43C3" w:rsidR="007C15E6" w:rsidRPr="0062074F" w:rsidRDefault="007C15E6" w:rsidP="00E673D5">
      <w:pPr>
        <w:pStyle w:val="berschrift3"/>
      </w:pPr>
      <w:bookmarkStart w:id="1900" w:name="_Toc178784486"/>
      <w:bookmarkStart w:id="1901" w:name="_Toc226035094"/>
      <w:bookmarkEnd w:id="1900"/>
      <w:r w:rsidRPr="0062074F">
        <w:t xml:space="preserve">Sorting </w:t>
      </w:r>
      <w:r w:rsidR="009674CE" w:rsidRPr="0062074F">
        <w:t>o</w:t>
      </w:r>
      <w:r w:rsidR="00EE7A2C" w:rsidRPr="0062074F">
        <w:t>rder</w:t>
      </w:r>
      <w:r w:rsidR="009674CE" w:rsidRPr="0062074F">
        <w:t xml:space="preserve"> of results</w:t>
      </w:r>
      <w:bookmarkEnd w:id="1901"/>
    </w:p>
    <w:p w14:paraId="537AF173" w14:textId="5D2E1718"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w:t>
      </w:r>
      <w:r w:rsidR="00213CC6" w:rsidRPr="0062074F">
        <w:rPr>
          <w:rFonts w:cs="Arial"/>
          <w:shd w:val="clear" w:color="auto" w:fill="FFFFFF"/>
        </w:rPr>
        <w:t>P</w:t>
      </w:r>
      <w:r w:rsidRPr="0062074F">
        <w:rPr>
          <w:rFonts w:cs="Arial"/>
          <w:shd w:val="clear" w:color="auto" w:fill="FFFFFF"/>
        </w:rPr>
        <w:t xml:space="preserve">ick </w:t>
      </w:r>
      <w:r w:rsidR="00213CC6" w:rsidRPr="0062074F">
        <w:rPr>
          <w:rFonts w:cs="Arial"/>
          <w:shd w:val="clear" w:color="auto" w:fill="FFFFFF"/>
        </w:rPr>
        <w:t>R</w:t>
      </w:r>
      <w:r w:rsidRPr="0062074F">
        <w:rPr>
          <w:rFonts w:cs="Arial"/>
          <w:shd w:val="clear" w:color="auto" w:fill="FFFFFF"/>
        </w:rPr>
        <w:t>eport must be organized to facilitate navigation through complex reports in a manner logically consistent with the layering presented on the screen.</w:t>
      </w:r>
    </w:p>
    <w:p w14:paraId="4128BFDC" w14:textId="40474DB1"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order of features must correspond to the drawing order. Features must be prioritized using the </w:t>
      </w:r>
      <w:r w:rsidR="00EA3A73" w:rsidRPr="0062074F">
        <w:rPr>
          <w:rFonts w:cs="Arial"/>
          <w:shd w:val="clear" w:color="auto" w:fill="FFFFFF"/>
        </w:rPr>
        <w:t>highest priority</w:t>
      </w:r>
      <w:r w:rsidRPr="0062074F">
        <w:rPr>
          <w:rFonts w:cs="Arial"/>
          <w:shd w:val="clear" w:color="auto" w:fill="FFFFFF"/>
        </w:rPr>
        <w:t xml:space="preserve"> </w:t>
      </w:r>
      <w:r w:rsidR="00EA3A73" w:rsidRPr="0062074F">
        <w:rPr>
          <w:rFonts w:cs="Arial"/>
          <w:shd w:val="clear" w:color="auto" w:fill="FFFFFF"/>
        </w:rPr>
        <w:t xml:space="preserve">active </w:t>
      </w:r>
      <w:r w:rsidRPr="0062074F">
        <w:rPr>
          <w:rFonts w:cs="Arial"/>
          <w:shd w:val="clear" w:color="auto" w:fill="FFFFFF"/>
        </w:rPr>
        <w:t>drawing instruction associated with the feature. Only active drawing instructions which intersect the pick area should be evaluated during sorting.</w:t>
      </w:r>
      <w:r w:rsidR="00E86DD3" w:rsidRPr="0062074F">
        <w:rPr>
          <w:rFonts w:cs="Arial"/>
          <w:shd w:val="clear" w:color="auto" w:fill="FFFFFF"/>
        </w:rPr>
        <w:t xml:space="preserve"> In lieu of this method, the OEM may employ an alternate consistent and logical sorting method for the display of pick report results</w:t>
      </w:r>
      <w:r w:rsidR="007435CC">
        <w:rPr>
          <w:rFonts w:cs="Arial"/>
          <w:shd w:val="clear" w:color="auto" w:fill="FFFFFF"/>
        </w:rPr>
        <w:t>.</w:t>
      </w:r>
    </w:p>
    <w:p w14:paraId="063D9ECD" w14:textId="3AFFEDDC" w:rsidR="007C15E6" w:rsidRPr="0062074F" w:rsidRDefault="007C15E6" w:rsidP="00E673D5">
      <w:pPr>
        <w:pStyle w:val="berschrift3"/>
      </w:pPr>
      <w:bookmarkStart w:id="1902" w:name="_Toc178784488"/>
      <w:bookmarkStart w:id="1903" w:name="_Ref47277288"/>
      <w:bookmarkStart w:id="1904" w:name="_Ref47298226"/>
      <w:bookmarkStart w:id="1905" w:name="_Toc226035095"/>
      <w:bookmarkEnd w:id="1902"/>
      <w:r w:rsidRPr="0062074F">
        <w:t xml:space="preserve">Hover-over </w:t>
      </w:r>
      <w:r w:rsidR="009674CE" w:rsidRPr="0062074F">
        <w:t>f</w:t>
      </w:r>
      <w:r w:rsidRPr="0062074F">
        <w:t>unction</w:t>
      </w:r>
      <w:bookmarkEnd w:id="1903"/>
      <w:bookmarkEnd w:id="1904"/>
      <w:bookmarkEnd w:id="1905"/>
    </w:p>
    <w:p w14:paraId="52CF1A76" w14:textId="2282AD98" w:rsidR="00A05AE2" w:rsidRPr="0062074F" w:rsidRDefault="0045215E" w:rsidP="00A05AE2">
      <w:pPr>
        <w:spacing w:after="120" w:line="240" w:lineRule="auto"/>
        <w:jc w:val="both"/>
      </w:pPr>
      <w:r w:rsidRPr="0062074F">
        <w:t xml:space="preserve">The </w:t>
      </w:r>
      <w:ins w:id="1906" w:author="Birklhuber Bernd" w:date="2026-08-07T11:15:00Z">
        <w:r w:rsidR="00B2105B">
          <w:t xml:space="preserve">Inland </w:t>
        </w:r>
      </w:ins>
      <w:r w:rsidRPr="0062074F">
        <w:t xml:space="preserve">ECDIS </w:t>
      </w:r>
      <w:ins w:id="1907" w:author="Birklhuber Bernd" w:date="2026-08-07T11:15:00Z">
        <w:r w:rsidR="00B2105B">
          <w:t xml:space="preserve">and </w:t>
        </w:r>
      </w:ins>
      <w:ins w:id="1908" w:author="Birklhuber Bernd" w:date="2026-08-21T12:52:00Z">
        <w:r w:rsidR="001F4F5F">
          <w:t xml:space="preserve">Inland </w:t>
        </w:r>
      </w:ins>
      <w:ins w:id="1909" w:author="Birklhuber Bernd" w:date="2026-08-07T11:15:00Z">
        <w:r w:rsidR="00B2105B">
          <w:t xml:space="preserve">ECS </w:t>
        </w:r>
      </w:ins>
      <w:r w:rsidR="007C15E6" w:rsidRPr="0062074F">
        <w:t xml:space="preserve">may </w:t>
      </w:r>
      <w:r w:rsidRPr="0062074F">
        <w:t>provide a</w:t>
      </w:r>
      <w:r w:rsidR="007C15E6" w:rsidRPr="0062074F">
        <w:t xml:space="preserve"> hover-over function for </w:t>
      </w:r>
      <w:del w:id="1910" w:author="Birklhuber Bernd" w:date="2026-08-07T11:15:00Z">
        <w:r w:rsidR="007C15E6" w:rsidRPr="0062074F" w:rsidDel="00B2105B">
          <w:delText xml:space="preserve">Mariners </w:delText>
        </w:r>
      </w:del>
      <w:proofErr w:type="spellStart"/>
      <w:ins w:id="1911" w:author="Birklhuber Bernd" w:date="2026-08-07T11:15:00Z">
        <w:r w:rsidR="00B2105B">
          <w:t>boatmasters</w:t>
        </w:r>
        <w:proofErr w:type="spellEnd"/>
        <w:r w:rsidR="00B2105B" w:rsidRPr="0062074F">
          <w:t xml:space="preserve"> </w:t>
        </w:r>
      </w:ins>
      <w:r w:rsidR="007C15E6" w:rsidRPr="0062074F">
        <w:t xml:space="preserve">to access important charted feature details without having to select a </w:t>
      </w:r>
      <w:r w:rsidR="00213CC6" w:rsidRPr="0062074F">
        <w:t>P</w:t>
      </w:r>
      <w:r w:rsidR="007C15E6" w:rsidRPr="0062074F">
        <w:t xml:space="preserve">ick </w:t>
      </w:r>
      <w:r w:rsidR="00213CC6" w:rsidRPr="0062074F">
        <w:t>R</w:t>
      </w:r>
      <w:r w:rsidR="007C15E6" w:rsidRPr="0062074F">
        <w:t xml:space="preserve">eport. If this function is implemented within an </w:t>
      </w:r>
      <w:ins w:id="1912" w:author="Birklhuber Bernd" w:date="2026-08-07T11:16:00Z">
        <w:r w:rsidR="00B2105B">
          <w:t xml:space="preserve">Inland </w:t>
        </w:r>
      </w:ins>
      <w:r w:rsidR="007C15E6" w:rsidRPr="0062074F">
        <w:t>ECDIS</w:t>
      </w:r>
      <w:ins w:id="1913" w:author="Birklhuber Bernd" w:date="2026-08-07T11:16:00Z">
        <w:r w:rsidR="00B2105B">
          <w:t xml:space="preserve"> or </w:t>
        </w:r>
      </w:ins>
      <w:ins w:id="1914" w:author="Birklhuber Bernd" w:date="2026-08-21T12:53:00Z">
        <w:r w:rsidR="001F4F5F">
          <w:t xml:space="preserve">Inland </w:t>
        </w:r>
      </w:ins>
      <w:ins w:id="1915" w:author="Birklhuber Bernd" w:date="2026-08-07T11:16:00Z">
        <w:r w:rsidR="00B2105B">
          <w:t>ECS</w:t>
        </w:r>
      </w:ins>
      <w:r w:rsidR="00C64605" w:rsidRPr="0062074F">
        <w:t>,</w:t>
      </w:r>
      <w:r w:rsidR="007C15E6" w:rsidRPr="0062074F">
        <w:t xml:space="preserve"> the </w:t>
      </w:r>
      <w:ins w:id="1916" w:author="Birklhuber Bernd" w:date="2026-08-07T11:16:00Z">
        <w:r w:rsidR="00B2105B">
          <w:t>boatmaster</w:t>
        </w:r>
      </w:ins>
      <w:del w:id="1917" w:author="Birklhuber Bernd" w:date="2026-08-07T11:16:00Z">
        <w:r w:rsidR="007C15E6" w:rsidRPr="0062074F" w:rsidDel="00B2105B">
          <w:delText xml:space="preserve">Mariner </w:delText>
        </w:r>
      </w:del>
      <w:ins w:id="1918" w:author="Birklhuber Bernd" w:date="2026-08-07T11:16:00Z">
        <w:r w:rsidR="00B2105B">
          <w:t xml:space="preserve"> </w:t>
        </w:r>
      </w:ins>
      <w:r w:rsidRPr="0062074F">
        <w:t xml:space="preserve">must </w:t>
      </w:r>
      <w:r w:rsidR="007C15E6" w:rsidRPr="0062074F">
        <w:t xml:space="preserve">be able to </w:t>
      </w:r>
      <w:r w:rsidR="00C64605" w:rsidRPr="0062074F">
        <w:t>turn hover-over</w:t>
      </w:r>
      <w:r w:rsidR="007C15E6" w:rsidRPr="0062074F">
        <w:t xml:space="preserve"> function</w:t>
      </w:r>
      <w:r w:rsidR="00C64605" w:rsidRPr="0062074F">
        <w:t>ality</w:t>
      </w:r>
      <w:r w:rsidR="007C15E6" w:rsidRPr="0062074F">
        <w:t xml:space="preserve"> on </w:t>
      </w:r>
      <w:r w:rsidR="00C64605" w:rsidRPr="0062074F">
        <w:t>and</w:t>
      </w:r>
      <w:r w:rsidR="007C15E6" w:rsidRPr="0062074F">
        <w:t xml:space="preserve"> off.</w:t>
      </w:r>
    </w:p>
    <w:p w14:paraId="3E47AF94" w14:textId="07D73066" w:rsidR="007C15E6" w:rsidRPr="0062074F" w:rsidRDefault="007C15E6" w:rsidP="00DB7CFE">
      <w:pPr>
        <w:pStyle w:val="berschrift2"/>
      </w:pPr>
      <w:bookmarkStart w:id="1919" w:name="_Toc226035096"/>
      <w:r w:rsidRPr="0062074F">
        <w:t xml:space="preserve">Tidal </w:t>
      </w:r>
      <w:r w:rsidR="002519D7" w:rsidRPr="0062074F">
        <w:t>s</w:t>
      </w:r>
      <w:r w:rsidRPr="0062074F">
        <w:t xml:space="preserve">tream </w:t>
      </w:r>
      <w:r w:rsidR="002519D7" w:rsidRPr="0062074F">
        <w:t>d</w:t>
      </w:r>
      <w:r w:rsidR="00CB2740" w:rsidRPr="0062074F">
        <w:t xml:space="preserve">ata </w:t>
      </w:r>
      <w:r w:rsidR="002519D7" w:rsidRPr="0062074F">
        <w:t>p</w:t>
      </w:r>
      <w:r w:rsidRPr="0062074F">
        <w:t>anels</w:t>
      </w:r>
      <w:bookmarkEnd w:id="1919"/>
    </w:p>
    <w:p w14:paraId="2973D070" w14:textId="7892684A" w:rsidR="009E353B" w:rsidRPr="0062074F" w:rsidRDefault="00C64961" w:rsidP="00A05AE2">
      <w:pPr>
        <w:spacing w:after="120" w:line="240" w:lineRule="auto"/>
        <w:jc w:val="both"/>
      </w:pPr>
      <w:r w:rsidRPr="0062074F">
        <w:t>S-</w:t>
      </w:r>
      <w:ins w:id="1920" w:author="Birklhuber Bernd" w:date="2026-08-07T11:16:00Z">
        <w:r w:rsidR="00B2105B">
          <w:t>4</w:t>
        </w:r>
      </w:ins>
      <w:del w:id="1921" w:author="Birklhuber Bernd" w:date="2026-08-07T11:16:00Z">
        <w:r w:rsidRPr="0062074F" w:rsidDel="00B2105B">
          <w:delText>1</w:delText>
        </w:r>
      </w:del>
      <w:r w:rsidRPr="0062074F">
        <w:t xml:space="preserve">01 </w:t>
      </w:r>
      <w:r w:rsidR="008C710E" w:rsidRPr="0062074F">
        <w:t>Tidal stream</w:t>
      </w:r>
      <w:r w:rsidR="00B51EC9" w:rsidRPr="0062074F">
        <w:t xml:space="preserve"> </w:t>
      </w:r>
      <w:r w:rsidR="008C710E" w:rsidRPr="0062074F">
        <w:t xml:space="preserve">information </w:t>
      </w:r>
      <w:r w:rsidR="00B51EC9" w:rsidRPr="0062074F">
        <w:t xml:space="preserve">in the form of speed and direction at intervals </w:t>
      </w:r>
      <w:r w:rsidR="00612B85" w:rsidRPr="0062074F">
        <w:t>relative to the time of</w:t>
      </w:r>
      <w:r w:rsidR="00B51EC9" w:rsidRPr="0062074F">
        <w:t xml:space="preserve"> a “reference tide” (generally high or low water)</w:t>
      </w:r>
      <w:r w:rsidR="007C15E6" w:rsidRPr="0062074F">
        <w:t xml:space="preserve"> </w:t>
      </w:r>
      <w:r w:rsidRPr="0062074F">
        <w:t xml:space="preserve">must </w:t>
      </w:r>
      <w:r w:rsidR="007C15E6" w:rsidRPr="0062074F">
        <w:t xml:space="preserve">be formatted for display in the </w:t>
      </w:r>
      <w:ins w:id="1922" w:author="Birklhuber Bernd" w:date="2026-08-07T11:16:00Z">
        <w:r w:rsidR="00B2105B">
          <w:t xml:space="preserve">Inland </w:t>
        </w:r>
      </w:ins>
      <w:r w:rsidR="007C15E6" w:rsidRPr="0062074F">
        <w:t xml:space="preserve">ECDIS </w:t>
      </w:r>
      <w:ins w:id="1923" w:author="Birklhuber Bernd" w:date="2026-08-07T11:16:00Z">
        <w:r w:rsidR="00B2105B">
          <w:t xml:space="preserve">and </w:t>
        </w:r>
      </w:ins>
      <w:ins w:id="1924" w:author="Birklhuber Bernd" w:date="2026-08-21T12:53:00Z">
        <w:r w:rsidR="001F4F5F">
          <w:t xml:space="preserve">Inland </w:t>
        </w:r>
      </w:ins>
      <w:ins w:id="1925" w:author="Birklhuber Bernd" w:date="2026-08-07T11:16:00Z">
        <w:r w:rsidR="00B2105B">
          <w:t xml:space="preserve">ECS </w:t>
        </w:r>
      </w:ins>
      <w:r w:rsidR="007C15E6" w:rsidRPr="0062074F">
        <w:t xml:space="preserve">cursor </w:t>
      </w:r>
      <w:r w:rsidR="00A05AE2" w:rsidRPr="0062074F">
        <w:t>P</w:t>
      </w:r>
      <w:r w:rsidR="007C15E6" w:rsidRPr="0062074F">
        <w:t xml:space="preserve">ick </w:t>
      </w:r>
      <w:r w:rsidR="00A05AE2" w:rsidRPr="0062074F">
        <w:t>R</w:t>
      </w:r>
      <w:r w:rsidR="007C15E6" w:rsidRPr="0062074F">
        <w:t>eport</w:t>
      </w:r>
      <w:r w:rsidR="006A1B52" w:rsidRPr="0062074F">
        <w:t xml:space="preserve"> (or </w:t>
      </w:r>
      <w:proofErr w:type="gramStart"/>
      <w:r w:rsidR="006A1B52" w:rsidRPr="0062074F">
        <w:t>other</w:t>
      </w:r>
      <w:proofErr w:type="gramEnd"/>
      <w:r w:rsidR="006A1B52" w:rsidRPr="0062074F">
        <w:t xml:space="preserve"> UI panel)</w:t>
      </w:r>
      <w:r w:rsidR="007C15E6" w:rsidRPr="0062074F">
        <w:t xml:space="preserve">. </w:t>
      </w:r>
    </w:p>
    <w:p w14:paraId="330CFADB" w14:textId="6767B89F" w:rsidR="009E353B" w:rsidRPr="0062074F" w:rsidRDefault="009E353B" w:rsidP="009E353B">
      <w:pPr>
        <w:spacing w:after="120" w:line="240" w:lineRule="auto"/>
        <w:jc w:val="both"/>
      </w:pPr>
      <w:r w:rsidRPr="0062074F">
        <w:t xml:space="preserve">Table </w:t>
      </w:r>
      <w:r w:rsidR="001465AD">
        <w:t>5</w:t>
      </w:r>
      <w:r w:rsidRPr="0062074F">
        <w:t xml:space="preserve"> shows the layout that must be used for displaying the values, encoded in the </w:t>
      </w:r>
      <w:r w:rsidRPr="0062074F">
        <w:rPr>
          <w:b/>
          <w:bCs/>
        </w:rPr>
        <w:t>Tidal Stream Panel Data</w:t>
      </w:r>
      <w:r w:rsidRPr="0062074F">
        <w:t xml:space="preserve"> S-</w:t>
      </w:r>
      <w:ins w:id="1926" w:author="Birklhuber Bernd" w:date="2026-08-07T11:16:00Z">
        <w:r w:rsidR="00B2105B">
          <w:t>4</w:t>
        </w:r>
      </w:ins>
      <w:del w:id="1927" w:author="Birklhuber Bernd" w:date="2026-08-07T11:16:00Z">
        <w:r w:rsidRPr="0062074F" w:rsidDel="00B2105B">
          <w:delText>1</w:delText>
        </w:r>
      </w:del>
      <w:r w:rsidRPr="0062074F">
        <w:t>01 feature.</w:t>
      </w:r>
    </w:p>
    <w:p w14:paraId="703B0448" w14:textId="49331279" w:rsidR="009E353B" w:rsidRPr="0062074F" w:rsidRDefault="009E353B" w:rsidP="009E353B">
      <w:pPr>
        <w:spacing w:after="120" w:line="240" w:lineRule="auto"/>
        <w:jc w:val="both"/>
      </w:pPr>
      <w:r w:rsidRPr="0062074F">
        <w:t>M</w:t>
      </w:r>
      <w:r w:rsidR="006162E4" w:rsidRPr="0062074F">
        <w:t xml:space="preserve">ultiple instances of </w:t>
      </w:r>
      <w:r w:rsidRPr="0062074F">
        <w:rPr>
          <w:b/>
          <w:bCs/>
        </w:rPr>
        <w:t>Tidal Stream Panel Data</w:t>
      </w:r>
      <w:r w:rsidRPr="0062074F">
        <w:t xml:space="preserve"> features must be shown as separate tables</w:t>
      </w:r>
      <w:r w:rsidR="007435CC">
        <w:t>.</w:t>
      </w:r>
    </w:p>
    <w:p w14:paraId="49271778" w14:textId="678A8E87" w:rsidR="00650BDF" w:rsidRDefault="009E353B" w:rsidP="00650BDF">
      <w:pPr>
        <w:spacing w:after="120" w:line="240" w:lineRule="auto"/>
        <w:jc w:val="both"/>
      </w:pPr>
      <w:bookmarkStart w:id="1928" w:name="_Ref46758820"/>
      <w:r w:rsidRPr="0062074F">
        <w:t>The table</w:t>
      </w:r>
      <w:r w:rsidR="00764DCF" w:rsidRPr="0062074F">
        <w:fldChar w:fldCharType="begin"/>
      </w:r>
      <w:r w:rsidR="00764DCF" w:rsidRPr="0062074F">
        <w:instrText xml:space="preserve"> REF _Ref46758217 \h  \* MERGEFORMAT </w:instrText>
      </w:r>
      <w:r w:rsidR="00764DCF" w:rsidRPr="0062074F">
        <w:fldChar w:fldCharType="end"/>
      </w:r>
      <w:r w:rsidR="00764DCF" w:rsidRPr="0062074F">
        <w:t xml:space="preserve"> shows how a </w:t>
      </w:r>
      <w:r w:rsidR="00764DCF" w:rsidRPr="0062074F">
        <w:rPr>
          <w:b/>
        </w:rPr>
        <w:t>Tidal Stream Panel Data</w:t>
      </w:r>
      <w:r w:rsidR="00764DCF" w:rsidRPr="0062074F">
        <w:t xml:space="preserve"> feature and its attributes are used in the </w:t>
      </w:r>
      <w:ins w:id="1929" w:author="Birklhuber Bernd" w:date="2026-08-07T11:16:00Z">
        <w:r w:rsidR="00B2105B">
          <w:t xml:space="preserve">Inland </w:t>
        </w:r>
      </w:ins>
      <w:r w:rsidR="00764DCF" w:rsidRPr="0062074F">
        <w:t>ECDIS</w:t>
      </w:r>
      <w:ins w:id="1930" w:author="Birklhuber Bernd" w:date="2026-08-07T11:16:00Z">
        <w:r w:rsidR="00B2105B">
          <w:t xml:space="preserve"> and </w:t>
        </w:r>
      </w:ins>
      <w:ins w:id="1931" w:author="Birklhuber Bernd" w:date="2026-08-21T12:53:00Z">
        <w:r w:rsidR="001F4F5F">
          <w:t xml:space="preserve">Inland </w:t>
        </w:r>
      </w:ins>
      <w:ins w:id="1932" w:author="Birklhuber Bernd" w:date="2026-08-07T11:17:00Z">
        <w:r w:rsidR="00B2105B">
          <w:t>ECS</w:t>
        </w:r>
      </w:ins>
      <w:r w:rsidR="00764DCF" w:rsidRPr="0062074F">
        <w:t xml:space="preserve"> display. </w:t>
      </w:r>
      <w:r w:rsidR="00BD3EC3">
        <w:t>The names of the c</w:t>
      </w:r>
      <w:r w:rsidR="00764DCF" w:rsidRPr="0062074F">
        <w:t xml:space="preserve">omplex attributes are </w:t>
      </w:r>
      <w:r w:rsidR="00BD3EC3">
        <w:t xml:space="preserve">shown </w:t>
      </w:r>
      <w:r w:rsidR="00764DCF" w:rsidRPr="0062074F">
        <w:t>in italics and encoded values are in blue text.</w:t>
      </w:r>
      <w:r w:rsidR="00650BDF">
        <w:t xml:space="preserve"> The </w:t>
      </w:r>
      <w:ins w:id="1933" w:author="Birklhuber Bernd" w:date="2026-08-07T11:17:00Z">
        <w:r w:rsidR="00B2105B">
          <w:t xml:space="preserve">Inland </w:t>
        </w:r>
      </w:ins>
      <w:r w:rsidR="00BD3EC3">
        <w:t xml:space="preserve">ECDIS </w:t>
      </w:r>
      <w:ins w:id="1934" w:author="Birklhuber Bernd" w:date="2026-08-07T11:17:00Z">
        <w:r w:rsidR="00B2105B">
          <w:t xml:space="preserve">and </w:t>
        </w:r>
      </w:ins>
      <w:ins w:id="1935" w:author="Birklhuber Bernd" w:date="2026-08-21T12:53:00Z">
        <w:r w:rsidR="001F4F5F">
          <w:t xml:space="preserve">Inland </w:t>
        </w:r>
      </w:ins>
      <w:ins w:id="1936" w:author="Birklhuber Bernd" w:date="2026-08-07T11:17:00Z">
        <w:r w:rsidR="00B2105B">
          <w:t xml:space="preserve">ECS </w:t>
        </w:r>
      </w:ins>
      <w:r w:rsidR="00BD3EC3">
        <w:t>display need not use the colour blue for the displayed attributes</w:t>
      </w:r>
      <w:r w:rsidR="00C64DBA" w:rsidRPr="00520800">
        <w:t>, nor display the descriptive text in italics.</w:t>
      </w:r>
    </w:p>
    <w:p w14:paraId="7452ACC3" w14:textId="7BBC263D" w:rsidR="00764DCF" w:rsidRPr="0062074F" w:rsidRDefault="00764DCF" w:rsidP="001C1CAB">
      <w:pPr>
        <w:spacing w:after="120" w:line="240" w:lineRule="auto"/>
        <w:jc w:val="both"/>
      </w:pPr>
    </w:p>
    <w:tbl>
      <w:tblPr>
        <w:tblW w:w="7361" w:type="dxa"/>
        <w:jc w:val="center"/>
        <w:tblLook w:val="04A0" w:firstRow="1" w:lastRow="0" w:firstColumn="1" w:lastColumn="0" w:noHBand="0" w:noVBand="1"/>
      </w:tblPr>
      <w:tblGrid>
        <w:gridCol w:w="1295"/>
        <w:gridCol w:w="1228"/>
        <w:gridCol w:w="2873"/>
        <w:gridCol w:w="2409"/>
      </w:tblGrid>
      <w:tr w:rsidR="00764DCF" w:rsidRPr="0062074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62074F" w:rsidRDefault="00764DCF" w:rsidP="00764DCF">
            <w:pPr>
              <w:spacing w:after="0" w:line="240" w:lineRule="auto"/>
              <w:rPr>
                <w:rFonts w:ascii="Aptos Narrow" w:eastAsia="Times New Roman" w:hAnsi="Aptos Narrow"/>
                <w:color w:val="000000"/>
                <w:sz w:val="22"/>
                <w:szCs w:val="22"/>
                <w:lang w:eastAsia="en-GB"/>
              </w:rPr>
            </w:pPr>
            <w:bookmarkStart w:id="1937" w:name="_Hlk211514913"/>
            <w:r w:rsidRPr="00520800">
              <w:rPr>
                <w:rFonts w:ascii="Aptos Narrow" w:eastAsia="Times New Roman" w:hAnsi="Aptos Narrow"/>
                <w:b/>
                <w:bCs/>
                <w:color w:val="000000"/>
                <w:sz w:val="22"/>
                <w:szCs w:val="22"/>
                <w:lang w:eastAsia="en-GB"/>
              </w:rPr>
              <w:t>Tidal Station</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(station name)</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Plymouth Devonport</w:t>
            </w:r>
          </w:p>
        </w:tc>
      </w:tr>
      <w:tr w:rsidR="00764DCF" w:rsidRPr="0062074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0E631250" w:rsidR="00764DCF" w:rsidRPr="0062074F" w:rsidRDefault="00764DCF" w:rsidP="00764DCF">
            <w:pPr>
              <w:spacing w:after="0" w:line="240" w:lineRule="auto"/>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Tidal Station Identifier</w:t>
            </w:r>
            <w:proofErr w:type="gramStart"/>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 xml:space="preserve"> </w:t>
            </w:r>
            <w:r w:rsidR="00DE2FA4">
              <w:rPr>
                <w:rFonts w:ascii="Aptos Narrow" w:eastAsia="Times New Roman" w:hAnsi="Aptos Narrow"/>
                <w:i/>
                <w:iCs/>
                <w:color w:val="000000"/>
                <w:sz w:val="22"/>
                <w:szCs w:val="22"/>
                <w:lang w:eastAsia="en-GB"/>
              </w:rPr>
              <w:t>(</w:t>
            </w:r>
            <w:proofErr w:type="gramEnd"/>
            <w:r w:rsidR="00650BDF" w:rsidRPr="00281806">
              <w:rPr>
                <w:rFonts w:ascii="Aptos Narrow" w:eastAsia="Times New Roman" w:hAnsi="Aptos Narrow"/>
                <w:i/>
                <w:iCs/>
                <w:sz w:val="22"/>
                <w:szCs w:val="22"/>
                <w:lang w:eastAsia="en-GB"/>
              </w:rPr>
              <w:t>station number</w:t>
            </w:r>
            <w:r w:rsidRPr="0062074F">
              <w:rPr>
                <w:rFonts w:ascii="Aptos Narrow" w:eastAsia="Times New Roman" w:hAnsi="Aptos Narrow"/>
                <w:i/>
                <w:iCs/>
                <w:color w:val="000000"/>
                <w:sz w:val="22"/>
                <w:szCs w:val="22"/>
                <w:lang w:eastAsia="en-GB"/>
              </w:rPr>
              <w:t>)</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1EDD3363" w:rsidR="00764DCF" w:rsidRPr="0062074F" w:rsidRDefault="00764DCF" w:rsidP="00764DCF">
            <w:pPr>
              <w:spacing w:after="0" w:line="240" w:lineRule="auto"/>
              <w:jc w:val="center"/>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Data From</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(data product, from dataset metadata)</w:t>
            </w:r>
            <w:ins w:id="1938" w:author="Birklhuber Bernd" w:date="2026-08-07T11:17:00Z">
              <w:r w:rsidR="00B2105B">
                <w:rPr>
                  <w:rFonts w:ascii="Aptos Narrow" w:eastAsia="Times New Roman" w:hAnsi="Aptos Narrow"/>
                  <w:i/>
                  <w:iCs/>
                  <w:color w:val="000000"/>
                  <w:sz w:val="22"/>
                  <w:szCs w:val="22"/>
                  <w:lang w:eastAsia="en-GB"/>
                </w:rPr>
                <w:t xml:space="preserve"> </w:t>
              </w:r>
            </w:ins>
            <w:r w:rsidR="00507E48" w:rsidRPr="0062074F">
              <w:rPr>
                <w:rFonts w:ascii="Aptos Narrow" w:eastAsia="Times New Roman" w:hAnsi="Aptos Narrow"/>
                <w:b/>
                <w:bCs/>
                <w:color w:val="00B0F0"/>
                <w:sz w:val="22"/>
                <w:szCs w:val="22"/>
                <w:lang w:eastAsia="en-GB"/>
              </w:rPr>
              <w:t>S-</w:t>
            </w:r>
            <w:ins w:id="1939" w:author="Birklhuber Bernd" w:date="2026-08-07T11:17:00Z">
              <w:r w:rsidR="00B2105B">
                <w:rPr>
                  <w:rFonts w:ascii="Aptos Narrow" w:eastAsia="Times New Roman" w:hAnsi="Aptos Narrow"/>
                  <w:b/>
                  <w:bCs/>
                  <w:color w:val="00B0F0"/>
                  <w:sz w:val="22"/>
                  <w:szCs w:val="22"/>
                  <w:lang w:eastAsia="en-GB"/>
                </w:rPr>
                <w:t>4</w:t>
              </w:r>
            </w:ins>
            <w:del w:id="1940" w:author="Birklhuber Bernd" w:date="2026-08-07T11:17:00Z">
              <w:r w:rsidR="00507E48" w:rsidRPr="0062074F" w:rsidDel="00B2105B">
                <w:rPr>
                  <w:rFonts w:ascii="Aptos Narrow" w:eastAsia="Times New Roman" w:hAnsi="Aptos Narrow"/>
                  <w:b/>
                  <w:bCs/>
                  <w:color w:val="00B0F0"/>
                  <w:sz w:val="22"/>
                  <w:szCs w:val="22"/>
                  <w:lang w:eastAsia="en-GB"/>
                </w:rPr>
                <w:delText>1</w:delText>
              </w:r>
            </w:del>
            <w:r w:rsidR="00507E48" w:rsidRPr="0062074F">
              <w:rPr>
                <w:rFonts w:ascii="Aptos Narrow" w:eastAsia="Times New Roman" w:hAnsi="Aptos Narrow"/>
                <w:b/>
                <w:bCs/>
                <w:color w:val="00B0F0"/>
                <w:sz w:val="22"/>
                <w:szCs w:val="22"/>
                <w:lang w:eastAsia="en-GB"/>
              </w:rPr>
              <w:t>01</w:t>
            </w:r>
          </w:p>
        </w:tc>
      </w:tr>
      <w:tr w:rsidR="00853316" w:rsidRPr="0062074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34D53805"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 </w:t>
            </w:r>
            <w:r w:rsidRPr="00520800">
              <w:rPr>
                <w:rFonts w:ascii="Aptos Narrow" w:eastAsia="Times New Roman" w:hAnsi="Aptos Narrow"/>
                <w:b/>
                <w:bCs/>
                <w:color w:val="000000"/>
                <w:sz w:val="22"/>
                <w:szCs w:val="22"/>
                <w:lang w:eastAsia="en-GB"/>
              </w:rPr>
              <w:t>Stream Depth</w:t>
            </w:r>
            <w:r w:rsidR="00650BDF">
              <w:rPr>
                <w:rFonts w:ascii="Aptos Narrow" w:eastAsia="Times New Roman" w:hAnsi="Aptos Narrow"/>
                <w:b/>
                <w:bCs/>
                <w:color w:val="000000"/>
                <w:sz w:val="22"/>
                <w:szCs w:val="22"/>
                <w:lang w:eastAsia="en-GB"/>
              </w:rPr>
              <w:t xml:space="preserve"> </w:t>
            </w:r>
            <w:r w:rsidR="00650BDF" w:rsidRPr="00281806">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stream depth</w:t>
            </w:r>
            <w:r w:rsidR="00650BDF" w:rsidRPr="00281806">
              <w:rPr>
                <w:rFonts w:ascii="Aptos Narrow" w:eastAsia="Times New Roman" w:hAnsi="Aptos Narrow"/>
                <w:i/>
                <w:iCs/>
                <w:color w:val="000000"/>
                <w:sz w:val="22"/>
                <w:szCs w:val="22"/>
                <w:lang w:eastAsia="en-GB"/>
              </w:rPr>
              <w:t>)</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365DF3DB" w:rsidR="00853316" w:rsidRPr="00520800" w:rsidRDefault="00853316" w:rsidP="00764DCF">
            <w:pPr>
              <w:spacing w:after="0" w:line="240" w:lineRule="auto"/>
              <w:rPr>
                <w:rFonts w:ascii="Aptos Narrow" w:eastAsia="Times New Roman" w:hAnsi="Aptos Narrow"/>
                <w:b/>
                <w:bCs/>
                <w:color w:val="000000"/>
                <w:sz w:val="22"/>
                <w:szCs w:val="22"/>
                <w:lang w:eastAsia="en-GB"/>
              </w:rPr>
            </w:pPr>
            <w:proofErr w:type="gramStart"/>
            <w:r w:rsidRPr="00520800">
              <w:rPr>
                <w:rFonts w:ascii="Aptos Narrow" w:eastAsia="Times New Roman" w:hAnsi="Aptos Narrow"/>
                <w:b/>
                <w:bCs/>
                <w:color w:val="000000"/>
                <w:sz w:val="22"/>
                <w:szCs w:val="22"/>
                <w:lang w:eastAsia="en-GB"/>
              </w:rPr>
              <w:t>Hours</w:t>
            </w:r>
            <w:r w:rsidR="00650BDF">
              <w:rPr>
                <w:rFonts w:ascii="Aptos Narrow" w:eastAsia="Times New Roman" w:hAnsi="Aptos Narrow"/>
                <w:i/>
                <w:iCs/>
                <w:color w:val="000000"/>
                <w:sz w:val="22"/>
                <w:szCs w:val="22"/>
                <w:lang w:eastAsia="en-GB"/>
              </w:rPr>
              <w:t>(</w:t>
            </w:r>
            <w:proofErr w:type="gramEnd"/>
            <w:r w:rsidR="00650BDF" w:rsidRPr="00281806">
              <w:rPr>
                <w:rFonts w:ascii="Aptos Narrow" w:eastAsia="Times New Roman" w:hAnsi="Aptos Narrow"/>
                <w:i/>
                <w:iCs/>
                <w:sz w:val="22"/>
                <w:szCs w:val="22"/>
                <w:lang w:eastAsia="en-GB"/>
              </w:rPr>
              <w:t>time relative to tide</w:t>
            </w:r>
            <w:r w:rsidR="00650BDF">
              <w:rPr>
                <w:rFonts w:ascii="Aptos Narrow" w:eastAsia="Times New Roman" w:hAnsi="Aptos Narrow"/>
                <w:i/>
                <w:iCs/>
                <w:color w:val="000000"/>
                <w:sz w:val="22"/>
                <w:szCs w:val="22"/>
                <w:lang w:eastAsia="en-GB"/>
              </w:rPr>
              <w:t>)</w:t>
            </w:r>
          </w:p>
        </w:tc>
        <w:tc>
          <w:tcPr>
            <w:tcW w:w="2873" w:type="dxa"/>
            <w:tcBorders>
              <w:top w:val="nil"/>
              <w:left w:val="nil"/>
              <w:bottom w:val="single" w:sz="4" w:space="0" w:color="auto"/>
              <w:right w:val="single" w:sz="4" w:space="0" w:color="auto"/>
            </w:tcBorders>
            <w:noWrap/>
            <w:vAlign w:val="bottom"/>
            <w:hideMark/>
          </w:tcPr>
          <w:p w14:paraId="34DFBD9F" w14:textId="6766BC29" w:rsidR="00853316" w:rsidRPr="0062074F" w:rsidRDefault="00853316" w:rsidP="00764DCF">
            <w:pPr>
              <w:spacing w:after="0" w:line="240" w:lineRule="auto"/>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Direction of Stream</w:t>
            </w:r>
            <w:r w:rsidR="00650BDF">
              <w:rPr>
                <w:rFonts w:ascii="Aptos Narrow" w:eastAsia="Times New Roman" w:hAnsi="Aptos Narrow"/>
                <w:color w:val="000000"/>
                <w:sz w:val="22"/>
                <w:szCs w:val="22"/>
                <w:lang w:eastAsia="en-GB"/>
              </w:rPr>
              <w:t xml:space="preserve"> </w:t>
            </w:r>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orientation</w:t>
            </w:r>
            <w:r w:rsidR="00715ED1">
              <w:rPr>
                <w:rFonts w:ascii="Aptos Narrow" w:eastAsia="Times New Roman" w:hAnsi="Aptos Narrow"/>
                <w:i/>
                <w:iCs/>
                <w:sz w:val="22"/>
                <w:szCs w:val="22"/>
                <w:lang w:eastAsia="en-GB"/>
              </w:rPr>
              <w:t xml:space="preserve"> value</w:t>
            </w:r>
            <w:r w:rsidR="00650BDF">
              <w:rPr>
                <w:rFonts w:ascii="Aptos Narrow" w:eastAsia="Times New Roman" w:hAnsi="Aptos Narrow"/>
                <w:i/>
                <w:iCs/>
                <w:color w:val="000000"/>
                <w:sz w:val="22"/>
                <w:szCs w:val="22"/>
                <w:lang w:eastAsia="en-GB"/>
              </w:rPr>
              <w:t>)</w:t>
            </w:r>
          </w:p>
        </w:tc>
        <w:tc>
          <w:tcPr>
            <w:tcW w:w="2409" w:type="dxa"/>
            <w:tcBorders>
              <w:top w:val="nil"/>
              <w:left w:val="nil"/>
              <w:bottom w:val="single" w:sz="4" w:space="0" w:color="auto"/>
              <w:right w:val="single" w:sz="4" w:space="0" w:color="auto"/>
            </w:tcBorders>
            <w:noWrap/>
            <w:vAlign w:val="bottom"/>
            <w:hideMark/>
          </w:tcPr>
          <w:p w14:paraId="067A588D" w14:textId="749D3234" w:rsidR="00853316" w:rsidRPr="0062074F" w:rsidRDefault="00650BDF" w:rsidP="00764DCF">
            <w:pPr>
              <w:spacing w:after="0" w:line="240" w:lineRule="auto"/>
              <w:rPr>
                <w:rFonts w:ascii="Aptos Narrow" w:eastAsia="Times New Roman" w:hAnsi="Aptos Narrow"/>
                <w:color w:val="000000"/>
                <w:sz w:val="22"/>
                <w:szCs w:val="22"/>
                <w:lang w:eastAsia="en-GB"/>
              </w:rPr>
            </w:pPr>
            <w:r w:rsidRPr="00281806">
              <w:rPr>
                <w:rFonts w:ascii="Aptos Narrow" w:eastAsia="Times New Roman" w:hAnsi="Aptos Narrow"/>
                <w:b/>
                <w:bCs/>
                <w:color w:val="000000"/>
                <w:sz w:val="22"/>
                <w:szCs w:val="22"/>
                <w:lang w:eastAsia="en-GB"/>
              </w:rPr>
              <w:t xml:space="preserve">Rate </w:t>
            </w:r>
            <w:r w:rsidRPr="00281806">
              <w:rPr>
                <w:rFonts w:ascii="Aptos Narrow" w:eastAsia="Times New Roman" w:hAnsi="Aptos Narrow"/>
                <w:i/>
                <w:iCs/>
                <w:sz w:val="22"/>
                <w:szCs w:val="22"/>
                <w:lang w:eastAsia="en-GB"/>
              </w:rPr>
              <w:t>(speed maximum</w:t>
            </w:r>
            <w:r>
              <w:rPr>
                <w:rFonts w:ascii="Aptos Narrow" w:eastAsia="Times New Roman" w:hAnsi="Aptos Narrow"/>
                <w:i/>
                <w:iCs/>
                <w:color w:val="000000"/>
                <w:sz w:val="22"/>
                <w:szCs w:val="22"/>
                <w:lang w:eastAsia="en-GB"/>
              </w:rPr>
              <w:t>)</w:t>
            </w:r>
          </w:p>
        </w:tc>
      </w:tr>
      <w:tr w:rsidR="00853316" w:rsidRPr="0062074F" w14:paraId="7852D238" w14:textId="77777777" w:rsidTr="00520800">
        <w:trPr>
          <w:trHeight w:val="427"/>
          <w:jc w:val="center"/>
        </w:trPr>
        <w:tc>
          <w:tcPr>
            <w:tcW w:w="1295" w:type="dxa"/>
            <w:vMerge/>
            <w:tcBorders>
              <w:top w:val="single" w:sz="4" w:space="0" w:color="auto"/>
              <w:left w:val="single" w:sz="8" w:space="0" w:color="auto"/>
              <w:bottom w:val="single" w:sz="4" w:space="0" w:color="000000"/>
              <w:right w:val="nil"/>
            </w:tcBorders>
            <w:vAlign w:val="center"/>
            <w:hideMark/>
          </w:tcPr>
          <w:p w14:paraId="78E761E0"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
          <w:p w14:paraId="5FA2D804"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
          <w:p w14:paraId="05460539" w14:textId="79645A6D" w:rsidR="00853316" w:rsidRPr="0062074F" w:rsidRDefault="00650BDF" w:rsidP="00764DCF">
            <w:pPr>
              <w:spacing w:after="0" w:line="240" w:lineRule="auto"/>
              <w:rPr>
                <w:rFonts w:ascii="Aptos Narrow" w:eastAsia="Times New Roman" w:hAnsi="Aptos Narrow"/>
                <w:i/>
                <w:iCs/>
                <w:color w:val="000000"/>
                <w:sz w:val="22"/>
                <w:szCs w:val="22"/>
                <w:lang w:eastAsia="en-GB"/>
              </w:rPr>
            </w:pPr>
            <w:r w:rsidRPr="0062074F" w:rsidDel="00650BDF">
              <w:rPr>
                <w:rFonts w:ascii="Aptos Narrow" w:eastAsia="Times New Roman" w:hAnsi="Aptos Narrow"/>
                <w:i/>
                <w:iCs/>
                <w:color w:val="000000"/>
                <w:sz w:val="22"/>
                <w:szCs w:val="22"/>
                <w:lang w:eastAsia="en-GB"/>
              </w:rPr>
              <w:t xml:space="preserve"> </w:t>
            </w:r>
          </w:p>
        </w:tc>
        <w:tc>
          <w:tcPr>
            <w:tcW w:w="2409" w:type="dxa"/>
            <w:tcBorders>
              <w:top w:val="nil"/>
              <w:left w:val="nil"/>
              <w:bottom w:val="single" w:sz="4" w:space="0" w:color="auto"/>
              <w:right w:val="single" w:sz="4" w:space="0" w:color="auto"/>
            </w:tcBorders>
            <w:noWrap/>
            <w:vAlign w:val="bottom"/>
            <w:hideMark/>
          </w:tcPr>
          <w:p w14:paraId="6A43012B" w14:textId="19EDFCB7"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r w:rsidRPr="00520800">
              <w:rPr>
                <w:rFonts w:ascii="Aptos Narrow" w:eastAsia="Times New Roman" w:hAnsi="Aptos Narrow"/>
                <w:b/>
                <w:bCs/>
                <w:color w:val="00B0F0"/>
                <w:sz w:val="22"/>
                <w:szCs w:val="22"/>
                <w:lang w:eastAsia="en-GB"/>
              </w:rPr>
              <w:t>Springs</w:t>
            </w:r>
            <w:r w:rsidRPr="00520800">
              <w:rPr>
                <w:rFonts w:ascii="Aptos Narrow" w:eastAsia="Times New Roman" w:hAnsi="Aptos Narrow"/>
                <w:i/>
                <w:iCs/>
                <w:color w:val="00B0F0"/>
                <w:sz w:val="22"/>
                <w:szCs w:val="22"/>
                <w:lang w:eastAsia="en-GB"/>
              </w:rPr>
              <w:t xml:space="preserve"> </w:t>
            </w:r>
            <w:r>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 type</w:t>
            </w:r>
            <w:r>
              <w:rPr>
                <w:rFonts w:ascii="Aptos Narrow" w:eastAsia="Times New Roman" w:hAnsi="Aptos Narrow"/>
                <w:i/>
                <w:iCs/>
                <w:color w:val="000000"/>
                <w:sz w:val="22"/>
                <w:szCs w:val="22"/>
                <w:lang w:eastAsia="en-GB"/>
              </w:rPr>
              <w:t>)</w:t>
            </w:r>
          </w:p>
        </w:tc>
      </w:tr>
      <w:tr w:rsidR="00853316" w:rsidRPr="0062074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3827E145"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113</w:t>
            </w:r>
            <w:r w:rsidR="00546051" w:rsidRPr="005016B9">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663EC0D7" w14:textId="1131F51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0.1</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702269D8"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332</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34ABD55" w14:textId="2FE70604"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3F068627"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331</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882792F" w14:textId="67A3EC2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53241A6"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342</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BD1E5F6" w14:textId="716159B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289CBB3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347</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16DF686E" w14:textId="7456BA36"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0.7</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73635F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2139271" w14:textId="3F55CE0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0.5</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5A04A85C"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r w:rsidRPr="00520800">
              <w:rPr>
                <w:rFonts w:ascii="Aptos Narrow" w:eastAsia="Times New Roman" w:hAnsi="Aptos Narrow"/>
                <w:b/>
                <w:bCs/>
                <w:color w:val="00B0F0"/>
                <w:sz w:val="22"/>
                <w:szCs w:val="22"/>
                <w:lang w:eastAsia="en-GB"/>
              </w:rPr>
              <w:t>High Water</w:t>
            </w:r>
            <w:r w:rsidRPr="00520800">
              <w:rPr>
                <w:rFonts w:ascii="Aptos Narrow" w:eastAsia="Times New Roman" w:hAnsi="Aptos Narrow"/>
                <w:color w:val="00B0F0"/>
                <w:sz w:val="22"/>
                <w:szCs w:val="22"/>
                <w:lang w:eastAsia="en-GB"/>
              </w:rPr>
              <w:t xml:space="preserve"> </w:t>
            </w:r>
            <w:r w:rsidRPr="00281806">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w:t>
            </w:r>
            <w:r w:rsidRPr="00281806">
              <w:rPr>
                <w:rFonts w:ascii="Aptos Narrow" w:eastAsia="Times New Roman" w:hAnsi="Aptos Narrow"/>
                <w:i/>
                <w:iCs/>
                <w:color w:val="000000"/>
                <w:sz w:val="22"/>
                <w:szCs w:val="22"/>
                <w:lang w:eastAsia="en-GB"/>
              </w:rPr>
              <w:t>)</w:t>
            </w:r>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3E9EE97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317</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4FA17E81" w14:textId="4EE5B54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055DB3DA"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178</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1946826" w14:textId="701390A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78ECB692"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146</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320FEDC" w14:textId="3AC8747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1F7AA90"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140</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37E8762" w14:textId="3A9F74C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0BA4205B"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1674ECA" w14:textId="311B1F1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67E4D62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39E3281F" w14:textId="2AAE633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0.8</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5904DE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138</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8" w:space="0" w:color="auto"/>
              <w:right w:val="single" w:sz="4" w:space="0" w:color="auto"/>
            </w:tcBorders>
            <w:noWrap/>
            <w:vAlign w:val="bottom"/>
            <w:hideMark/>
          </w:tcPr>
          <w:p w14:paraId="00F6C95A" w14:textId="51DEB18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bl>
    <w:bookmarkEnd w:id="1937"/>
    <w:p w14:paraId="79A9F07D" w14:textId="7FBBADE1" w:rsidR="006D3D53" w:rsidRPr="0062074F" w:rsidRDefault="005E3EB6" w:rsidP="00A05AE2">
      <w:pPr>
        <w:pStyle w:val="Beschriftung"/>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5</w:t>
      </w:r>
      <w:r w:rsidR="00157948">
        <w:fldChar w:fldCharType="end"/>
      </w:r>
      <w:bookmarkEnd w:id="1928"/>
      <w:r w:rsidRPr="0062074F">
        <w:t xml:space="preserve"> - Template for tidal stream </w:t>
      </w:r>
      <w:r w:rsidR="00250D78">
        <w:t>data panel</w:t>
      </w:r>
    </w:p>
    <w:p w14:paraId="68C114A8" w14:textId="77777777" w:rsidR="00A05AE2" w:rsidRPr="0062074F" w:rsidRDefault="00A05AE2" w:rsidP="00A05AE2">
      <w:pPr>
        <w:spacing w:after="120" w:line="240" w:lineRule="auto"/>
      </w:pPr>
    </w:p>
    <w:p w14:paraId="3F2CBAD0" w14:textId="518E9E8B" w:rsidR="00A80530" w:rsidRPr="0062074F" w:rsidRDefault="005F2B6F" w:rsidP="00BE68E8">
      <w:pPr>
        <w:pStyle w:val="berschrift1"/>
      </w:pPr>
      <w:bookmarkStart w:id="1941" w:name="_Toc178784491"/>
      <w:bookmarkStart w:id="1942" w:name="_Toc178784492"/>
      <w:bookmarkStart w:id="1943" w:name="_Toc178784493"/>
      <w:bookmarkStart w:id="1944" w:name="_Toc178784494"/>
      <w:bookmarkStart w:id="1945" w:name="_Toc178784495"/>
      <w:bookmarkStart w:id="1946" w:name="_Toc178784496"/>
      <w:bookmarkStart w:id="1947" w:name="_Toc178784497"/>
      <w:bookmarkStart w:id="1948" w:name="_Toc178784498"/>
      <w:bookmarkStart w:id="1949" w:name="_Toc38829567"/>
      <w:bookmarkStart w:id="1950" w:name="_Toc38830070"/>
      <w:bookmarkStart w:id="1951" w:name="_Toc38936233"/>
      <w:bookmarkStart w:id="1952" w:name="_Toc40990424"/>
      <w:bookmarkStart w:id="1953" w:name="_Toc41235035"/>
      <w:bookmarkStart w:id="1954" w:name="_Toc41235079"/>
      <w:bookmarkStart w:id="1955" w:name="_Toc42694851"/>
      <w:bookmarkStart w:id="1956" w:name="_Toc42708812"/>
      <w:bookmarkStart w:id="1957" w:name="_Toc226035097"/>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r w:rsidRPr="0062074F">
        <w:t xml:space="preserve">Alerts </w:t>
      </w:r>
      <w:r w:rsidR="00A80530" w:rsidRPr="0062074F">
        <w:t>and Indications</w:t>
      </w:r>
      <w:bookmarkEnd w:id="1957"/>
    </w:p>
    <w:p w14:paraId="345CA945" w14:textId="64C93829" w:rsidR="005F2B6F" w:rsidRPr="0062074F" w:rsidRDefault="00A80530" w:rsidP="004710ED">
      <w:pPr>
        <w:spacing w:after="120" w:line="240" w:lineRule="auto"/>
        <w:jc w:val="both"/>
      </w:pPr>
      <w:del w:id="1958" w:author="Birklhuber Bernd" w:date="2026-08-07T11:18:00Z">
        <w:r w:rsidRPr="0062074F" w:rsidDel="00B2105B">
          <w:delText>IMO</w:delText>
        </w:r>
        <w:r w:rsidR="00BB6FA1" w:rsidDel="00B2105B">
          <w:delText xml:space="preserve"> </w:delText>
        </w:r>
        <w:r w:rsidR="0056040E" w:rsidRPr="0062074F" w:rsidDel="00B2105B">
          <w:delText>MSC.530(106)/Rev.1</w:delText>
        </w:r>
        <w:r w:rsidR="005A72AB" w:rsidRPr="0062074F" w:rsidDel="00B2105B">
          <w:delText xml:space="preserve"> </w:delText>
        </w:r>
        <w:r w:rsidRPr="0062074F" w:rsidDel="00B2105B">
          <w:delText>states</w:delText>
        </w:r>
        <w:r w:rsidR="004710ED" w:rsidRPr="0062074F" w:rsidDel="00B2105B">
          <w:delText xml:space="preserve"> in 11.3 and 11.4 and their sub-</w:delText>
        </w:r>
        <w:r w:rsidRPr="0062074F" w:rsidDel="00B2105B">
          <w:delText xml:space="preserve">paragraphs how an </w:delText>
        </w:r>
      </w:del>
      <w:ins w:id="1959" w:author="Birklhuber Bernd" w:date="2026-08-07T11:17:00Z">
        <w:r w:rsidR="00B2105B">
          <w:t>I</w:t>
        </w:r>
      </w:ins>
      <w:ins w:id="1960" w:author="Birklhuber Bernd" w:date="2026-08-07T11:18:00Z">
        <w:r w:rsidR="00B2105B">
          <w:t xml:space="preserve">nland </w:t>
        </w:r>
      </w:ins>
      <w:r w:rsidRPr="0062074F">
        <w:t xml:space="preserve">ECDIS </w:t>
      </w:r>
      <w:ins w:id="1961" w:author="Birklhuber Bernd" w:date="2026-08-07T11:18:00Z">
        <w:r w:rsidR="00B2105B">
          <w:t xml:space="preserve">or </w:t>
        </w:r>
      </w:ins>
      <w:ins w:id="1962" w:author="Birklhuber Bernd" w:date="2026-08-21T12:53:00Z">
        <w:r w:rsidR="001F4F5F">
          <w:t xml:space="preserve">Inland </w:t>
        </w:r>
      </w:ins>
      <w:ins w:id="1963" w:author="Birklhuber Bernd" w:date="2026-08-07T11:18:00Z">
        <w:r w:rsidR="00B2105B">
          <w:t xml:space="preserve">ECS </w:t>
        </w:r>
      </w:ins>
      <w:r w:rsidR="00887426" w:rsidRPr="0062074F">
        <w:t xml:space="preserve">should </w:t>
      </w:r>
      <w:r w:rsidRPr="0062074F">
        <w:t>respond to risk of crossing, dangers, prohibited areas or areas with special conditions</w:t>
      </w:r>
      <w:r w:rsidR="005C7BA9" w:rsidRPr="0062074F">
        <w:t>, during route planning (11.3) or route monitoring (11.4)</w:t>
      </w:r>
      <w:r w:rsidRPr="0062074F">
        <w:t xml:space="preserve">. </w:t>
      </w:r>
      <w:del w:id="1964" w:author="Birklhuber Bernd" w:date="2026-08-07T11:18:00Z">
        <w:r w:rsidRPr="0062074F" w:rsidDel="00B2105B">
          <w:delText xml:space="preserve">Appendix 4 and Appendix 5 of the same resolution </w:delText>
        </w:r>
        <w:r w:rsidR="005F2B6F" w:rsidRPr="0062074F" w:rsidDel="00B2105B">
          <w:delText xml:space="preserve">provide details about the areas for which an </w:delText>
        </w:r>
        <w:r w:rsidRPr="0062074F" w:rsidDel="00B2105B">
          <w:delText xml:space="preserve">ECDIS should detect </w:delText>
        </w:r>
        <w:r w:rsidR="005F2B6F" w:rsidRPr="0062074F" w:rsidDel="00B2105B">
          <w:delText xml:space="preserve">incursions </w:delText>
        </w:r>
        <w:r w:rsidRPr="0062074F" w:rsidDel="00B2105B">
          <w:delText xml:space="preserve">and provide an </w:delText>
        </w:r>
        <w:r w:rsidR="00B879E4" w:rsidRPr="0062074F" w:rsidDel="00B2105B">
          <w:delText xml:space="preserve">alert </w:delText>
        </w:r>
        <w:r w:rsidRPr="0062074F" w:rsidDel="00B2105B">
          <w:delText>or indication.</w:delText>
        </w:r>
      </w:del>
    </w:p>
    <w:p w14:paraId="1C501EFC" w14:textId="573BF5BA" w:rsidR="00F12027" w:rsidRPr="0062074F" w:rsidRDefault="00F12027" w:rsidP="002D7DEE">
      <w:pPr>
        <w:pStyle w:val="berschrift2"/>
      </w:pPr>
      <w:bookmarkStart w:id="1965" w:name="_Toc226035098"/>
      <w:r w:rsidRPr="0062074F">
        <w:t>Multiple spatial objects</w:t>
      </w:r>
      <w:bookmarkEnd w:id="1965"/>
    </w:p>
    <w:p w14:paraId="4999E7FB" w14:textId="20BBD170" w:rsidR="00F12027" w:rsidRPr="0062074F" w:rsidRDefault="00F12027" w:rsidP="004710ED">
      <w:pPr>
        <w:spacing w:after="120" w:line="240" w:lineRule="auto"/>
        <w:jc w:val="both"/>
      </w:pPr>
      <w:r w:rsidRPr="0062074F">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62074F" w:rsidRDefault="005A72AB" w:rsidP="005A72AB">
      <w:pPr>
        <w:spacing w:after="120" w:line="240" w:lineRule="auto"/>
        <w:jc w:val="both"/>
      </w:pPr>
    </w:p>
    <w:p w14:paraId="289665F2" w14:textId="2A7BAF0B" w:rsidR="00F42A19" w:rsidRPr="0062074F" w:rsidRDefault="00201DB6" w:rsidP="00BE68E8">
      <w:pPr>
        <w:pStyle w:val="berschrift1"/>
      </w:pPr>
      <w:bookmarkStart w:id="1966" w:name="_Toc178784500"/>
      <w:bookmarkStart w:id="1967" w:name="_Ref44433395"/>
      <w:bookmarkStart w:id="1968" w:name="_Toc226035099"/>
      <w:bookmarkEnd w:id="1966"/>
      <w:r w:rsidRPr="0062074F">
        <w:t xml:space="preserve">Use of </w:t>
      </w:r>
      <w:r w:rsidR="00F42A19" w:rsidRPr="0062074F">
        <w:t xml:space="preserve">Context </w:t>
      </w:r>
      <w:r w:rsidRPr="0062074F">
        <w:t>P</w:t>
      </w:r>
      <w:r w:rsidR="00F42A19" w:rsidRPr="0062074F">
        <w:t>arameters</w:t>
      </w:r>
      <w:bookmarkEnd w:id="1967"/>
      <w:bookmarkEnd w:id="1968"/>
    </w:p>
    <w:p w14:paraId="6BEE0AC7" w14:textId="0823281E" w:rsidR="00F42A19" w:rsidRPr="0062074F" w:rsidRDefault="00422AF5" w:rsidP="00194607">
      <w:pPr>
        <w:spacing w:after="120" w:line="240" w:lineRule="auto"/>
        <w:jc w:val="both"/>
      </w:pPr>
      <w:r w:rsidRPr="0062074F">
        <w:t xml:space="preserve">The </w:t>
      </w:r>
      <w:r w:rsidR="00C82694" w:rsidRPr="0062074F">
        <w:t>P</w:t>
      </w:r>
      <w:r w:rsidRPr="0062074F">
        <w:t xml:space="preserve">ortrayal </w:t>
      </w:r>
      <w:r w:rsidR="00C82694" w:rsidRPr="0062074F">
        <w:t>C</w:t>
      </w:r>
      <w:r w:rsidRPr="0062074F">
        <w:t xml:space="preserve">atalogue </w:t>
      </w:r>
      <w:r w:rsidR="000C18F8" w:rsidRPr="0062074F">
        <w:t xml:space="preserve">for a product contains </w:t>
      </w:r>
      <w:r w:rsidR="007B4404" w:rsidRPr="0062074F">
        <w:t>the</w:t>
      </w:r>
      <w:r w:rsidR="000C18F8" w:rsidRPr="0062074F">
        <w:t xml:space="preserve"> set of parameters which </w:t>
      </w:r>
      <w:r w:rsidR="00900E0C" w:rsidRPr="0062074F">
        <w:t>are</w:t>
      </w:r>
      <w:r w:rsidR="000C18F8" w:rsidRPr="0062074F">
        <w:t xml:space="preserve"> used in the portrayal </w:t>
      </w:r>
      <w:r w:rsidR="007B4404" w:rsidRPr="0062074F">
        <w:t>processing for that product</w:t>
      </w:r>
      <w:r w:rsidR="000C18F8" w:rsidRPr="0062074F">
        <w:t>. Th</w:t>
      </w:r>
      <w:r w:rsidR="003A70CA" w:rsidRPr="0062074F">
        <w:t>is set</w:t>
      </w:r>
      <w:r w:rsidR="000C18F8" w:rsidRPr="0062074F">
        <w:t xml:space="preserve"> may be different for different products.</w:t>
      </w:r>
      <w:r w:rsidR="007B4404" w:rsidRPr="0062074F">
        <w:t xml:space="preserve"> Context parameters </w:t>
      </w:r>
      <w:r w:rsidR="003A70CA" w:rsidRPr="0062074F">
        <w:t xml:space="preserve">are used for passing portrayal-related configuration </w:t>
      </w:r>
      <w:r w:rsidR="00A54533" w:rsidRPr="0062074F">
        <w:t>information and user settings</w:t>
      </w:r>
      <w:r w:rsidR="003A70CA" w:rsidRPr="0062074F">
        <w:t xml:space="preserve"> to portrayal processing, and </w:t>
      </w:r>
      <w:r w:rsidR="00A54533" w:rsidRPr="0062074F">
        <w:t>the values of context parameters may therefore</w:t>
      </w:r>
      <w:r w:rsidR="007B4404" w:rsidRPr="0062074F">
        <w:t xml:space="preserve"> be changed by user functions</w:t>
      </w:r>
      <w:del w:id="1969" w:author="Birklhuber Bernd" w:date="2026-08-07T11:19:00Z">
        <w:r w:rsidR="003A70CA" w:rsidRPr="0062074F" w:rsidDel="00B2105B">
          <w:delText>, including those</w:delText>
        </w:r>
        <w:r w:rsidR="007B4404" w:rsidRPr="0062074F" w:rsidDel="00B2105B">
          <w:delText xml:space="preserve"> defined in the IMO </w:delText>
        </w:r>
        <w:r w:rsidR="00C82694" w:rsidRPr="0062074F" w:rsidDel="00B2105B">
          <w:delText>P</w:delText>
        </w:r>
        <w:r w:rsidR="007B4404" w:rsidRPr="0062074F" w:rsidDel="00B2105B">
          <w:delText xml:space="preserve">erformance </w:delText>
        </w:r>
        <w:r w:rsidR="00C82694" w:rsidRPr="0062074F" w:rsidDel="00B2105B">
          <w:delText>S</w:delText>
        </w:r>
        <w:r w:rsidR="007B4404" w:rsidRPr="0062074F" w:rsidDel="00B2105B">
          <w:delText>tandards</w:delText>
        </w:r>
        <w:r w:rsidR="00A54533" w:rsidRPr="0062074F" w:rsidDel="00B2105B">
          <w:delText>,</w:delText>
        </w:r>
      </w:del>
      <w:r w:rsidR="007B4404" w:rsidRPr="0062074F">
        <w:t xml:space="preserve"> in this document</w:t>
      </w:r>
      <w:r w:rsidR="003A70CA" w:rsidRPr="0062074F">
        <w:t xml:space="preserve">, or manufacturers’ custom </w:t>
      </w:r>
      <w:r w:rsidR="00A54533" w:rsidRPr="0062074F">
        <w:t xml:space="preserve">user </w:t>
      </w:r>
      <w:r w:rsidR="003A70CA" w:rsidRPr="0062074F">
        <w:t>functions</w:t>
      </w:r>
      <w:r w:rsidR="007B4404" w:rsidRPr="0062074F">
        <w:t>.</w:t>
      </w:r>
    </w:p>
    <w:p w14:paraId="338CD6FA" w14:textId="769946C8" w:rsidR="006616FA" w:rsidRPr="0062074F" w:rsidRDefault="006616FA" w:rsidP="00194607">
      <w:pPr>
        <w:spacing w:after="120" w:line="240" w:lineRule="auto"/>
        <w:jc w:val="both"/>
        <w:rPr>
          <w:b/>
          <w:bCs/>
        </w:rPr>
      </w:pPr>
      <w:r w:rsidRPr="0062074F">
        <w:t xml:space="preserve">In order to be able to </w:t>
      </w:r>
      <w:r w:rsidR="004E2E7C" w:rsidRPr="0062074F">
        <w:t xml:space="preserve">use the official </w:t>
      </w:r>
      <w:r w:rsidR="00C82694" w:rsidRPr="0062074F">
        <w:t>P</w:t>
      </w:r>
      <w:r w:rsidR="004E2E7C" w:rsidRPr="0062074F">
        <w:t xml:space="preserve">ortrayal </w:t>
      </w:r>
      <w:r w:rsidR="00C82694" w:rsidRPr="0062074F">
        <w:t>C</w:t>
      </w:r>
      <w:r w:rsidR="004E2E7C" w:rsidRPr="0062074F">
        <w:t xml:space="preserve">atalogue for a data product, manufacturers must implement all the context parameters listed in the </w:t>
      </w:r>
      <w:r w:rsidR="00C82694" w:rsidRPr="0062074F">
        <w:t>P</w:t>
      </w:r>
      <w:r w:rsidR="004E2E7C" w:rsidRPr="0062074F">
        <w:t xml:space="preserve">ortrayal </w:t>
      </w:r>
      <w:r w:rsidR="00C82694" w:rsidRPr="0062074F">
        <w:t>C</w:t>
      </w:r>
      <w:r w:rsidR="004E2E7C" w:rsidRPr="0062074F">
        <w:t xml:space="preserve">atalogue. </w:t>
      </w:r>
    </w:p>
    <w:p w14:paraId="74DD2BEA" w14:textId="0F0072EB" w:rsidR="00594DC5" w:rsidRPr="0062074F" w:rsidRDefault="00594DC5" w:rsidP="00194607">
      <w:pPr>
        <w:pStyle w:val="ISOChange"/>
        <w:spacing w:before="0" w:after="120" w:line="240" w:lineRule="auto"/>
        <w:jc w:val="both"/>
        <w:rPr>
          <w:sz w:val="20"/>
        </w:rPr>
      </w:pPr>
      <w:r w:rsidRPr="0062074F">
        <w:rPr>
          <w:sz w:val="20"/>
        </w:rPr>
        <w:t xml:space="preserve">Context parameters may be added or removed by updates to the </w:t>
      </w:r>
      <w:r w:rsidR="00C82694" w:rsidRPr="0062074F">
        <w:rPr>
          <w:sz w:val="20"/>
        </w:rPr>
        <w:t>P</w:t>
      </w:r>
      <w:r w:rsidRPr="0062074F">
        <w:rPr>
          <w:sz w:val="20"/>
        </w:rPr>
        <w:t xml:space="preserve">ortrayal </w:t>
      </w:r>
      <w:r w:rsidR="00C82694" w:rsidRPr="0062074F">
        <w:rPr>
          <w:sz w:val="20"/>
        </w:rPr>
        <w:t>C</w:t>
      </w:r>
      <w:r w:rsidRPr="0062074F">
        <w:rPr>
          <w:sz w:val="20"/>
        </w:rPr>
        <w:t xml:space="preserve">atalogue. Context parameters which cannot be automatically associated with </w:t>
      </w:r>
      <w:ins w:id="1970" w:author="Birklhuber Bernd" w:date="2026-08-07T11:20:00Z">
        <w:r w:rsidR="00B2105B">
          <w:rPr>
            <w:sz w:val="20"/>
          </w:rPr>
          <w:t xml:space="preserve">Inland </w:t>
        </w:r>
      </w:ins>
      <w:r w:rsidRPr="0062074F">
        <w:rPr>
          <w:sz w:val="20"/>
        </w:rPr>
        <w:t xml:space="preserve">ECDIS </w:t>
      </w:r>
      <w:ins w:id="1971" w:author="Birklhuber Bernd" w:date="2026-08-07T11:20:00Z">
        <w:r w:rsidR="00B2105B">
          <w:rPr>
            <w:sz w:val="20"/>
          </w:rPr>
          <w:t xml:space="preserve">or </w:t>
        </w:r>
      </w:ins>
      <w:ins w:id="1972" w:author="Birklhuber Bernd" w:date="2026-08-21T12:54:00Z">
        <w:r w:rsidR="001F4F5F">
          <w:rPr>
            <w:sz w:val="20"/>
          </w:rPr>
          <w:t xml:space="preserve">Inland </w:t>
        </w:r>
      </w:ins>
      <w:ins w:id="1973" w:author="Birklhuber Bernd" w:date="2026-08-07T11:20:00Z">
        <w:r w:rsidR="00B2105B">
          <w:rPr>
            <w:sz w:val="20"/>
          </w:rPr>
          <w:t xml:space="preserve">ECS </w:t>
        </w:r>
      </w:ins>
      <w:r w:rsidRPr="0062074F">
        <w:rPr>
          <w:sz w:val="20"/>
        </w:rPr>
        <w:t xml:space="preserve">display functions or user interface features must be exposed to the </w:t>
      </w:r>
      <w:del w:id="1974" w:author="Birklhuber Bernd" w:date="2026-08-07T11:20:00Z">
        <w:r w:rsidR="00C82694" w:rsidRPr="0062074F" w:rsidDel="00B2105B">
          <w:rPr>
            <w:sz w:val="20"/>
          </w:rPr>
          <w:delText>M</w:delText>
        </w:r>
        <w:r w:rsidRPr="0062074F" w:rsidDel="00B2105B">
          <w:rPr>
            <w:sz w:val="20"/>
          </w:rPr>
          <w:delText xml:space="preserve">ariner </w:delText>
        </w:r>
      </w:del>
      <w:ins w:id="1975" w:author="Birklhuber Bernd" w:date="2026-08-07T11:20:00Z">
        <w:r w:rsidR="00B2105B">
          <w:rPr>
            <w:sz w:val="20"/>
          </w:rPr>
          <w:t>boatmaster</w:t>
        </w:r>
        <w:r w:rsidR="00B2105B" w:rsidRPr="0062074F">
          <w:rPr>
            <w:sz w:val="20"/>
          </w:rPr>
          <w:t xml:space="preserve"> </w:t>
        </w:r>
      </w:ins>
      <w:r w:rsidRPr="0062074F">
        <w:rPr>
          <w:sz w:val="20"/>
        </w:rPr>
        <w:t>for use.</w:t>
      </w:r>
      <w:r w:rsidR="002547AB" w:rsidRPr="0062074F">
        <w:rPr>
          <w:sz w:val="20"/>
        </w:rPr>
        <w:t xml:space="preserve"> </w:t>
      </w:r>
    </w:p>
    <w:p w14:paraId="2CC5C693" w14:textId="77777777" w:rsidR="004E2E7C" w:rsidRPr="0062074F" w:rsidRDefault="004E2E7C" w:rsidP="00C82694">
      <w:pPr>
        <w:spacing w:after="120" w:line="240" w:lineRule="auto"/>
        <w:jc w:val="both"/>
      </w:pPr>
    </w:p>
    <w:p w14:paraId="55B4468F" w14:textId="705A20C8" w:rsidR="006869F9" w:rsidRPr="0062074F" w:rsidRDefault="006869F9" w:rsidP="00BE68E8">
      <w:pPr>
        <w:pStyle w:val="berschrift1"/>
      </w:pPr>
      <w:bookmarkStart w:id="1976" w:name="_Ref45143486"/>
      <w:bookmarkStart w:id="1977" w:name="_Ref171161739"/>
      <w:bookmarkStart w:id="1978" w:name="_Toc226035100"/>
      <w:r w:rsidRPr="0062074F">
        <w:t>Dual-fuel systems</w:t>
      </w:r>
      <w:bookmarkEnd w:id="1976"/>
      <w:bookmarkEnd w:id="1977"/>
      <w:bookmarkEnd w:id="1978"/>
    </w:p>
    <w:p w14:paraId="7EDF681A" w14:textId="5D2017D5" w:rsidR="002519D7" w:rsidRPr="0062074F" w:rsidRDefault="002519D7" w:rsidP="00E20C82">
      <w:pPr>
        <w:spacing w:after="120" w:line="240" w:lineRule="auto"/>
        <w:jc w:val="both"/>
      </w:pPr>
      <w:r w:rsidRPr="0062074F">
        <w:t xml:space="preserve">Dual-fuel systems are systems that use both older (pre-S-100) and newer (S-100) data products that contain the same type of information (for example, S-57 </w:t>
      </w:r>
      <w:ins w:id="1979" w:author="Birklhuber Bernd" w:date="2026-08-07T11:20:00Z">
        <w:r w:rsidR="00B2105B">
          <w:t xml:space="preserve">based </w:t>
        </w:r>
      </w:ins>
      <w:r w:rsidRPr="0062074F">
        <w:t>and S-</w:t>
      </w:r>
      <w:ins w:id="1980" w:author="Birklhuber Bernd" w:date="2026-08-07T11:20:00Z">
        <w:r w:rsidR="00B2105B">
          <w:t>4</w:t>
        </w:r>
      </w:ins>
      <w:del w:id="1981" w:author="Birklhuber Bernd" w:date="2026-08-07T11:20:00Z">
        <w:r w:rsidRPr="0062074F" w:rsidDel="00B2105B">
          <w:delText>1</w:delText>
        </w:r>
      </w:del>
      <w:r w:rsidRPr="0062074F">
        <w:t xml:space="preserve">01 </w:t>
      </w:r>
      <w:ins w:id="1982" w:author="Birklhuber Bernd" w:date="2026-08-07T11:20:00Z">
        <w:r w:rsidR="00B2105B">
          <w:t>I</w:t>
        </w:r>
      </w:ins>
      <w:r w:rsidRPr="0062074F">
        <w:t>ENCs).</w:t>
      </w:r>
    </w:p>
    <w:p w14:paraId="2CACCA9C" w14:textId="4DE82C83" w:rsidR="004C121F" w:rsidRPr="0062074F" w:rsidRDefault="002519D7" w:rsidP="00A13E02">
      <w:pPr>
        <w:spacing w:after="120" w:line="240" w:lineRule="auto"/>
        <w:jc w:val="both"/>
      </w:pPr>
      <w:r w:rsidRPr="0062074F">
        <w:t>All stakeholders should anticipate a transition period during which new S-100 formats</w:t>
      </w:r>
      <w:r w:rsidR="00EB71E2" w:rsidRPr="0062074F">
        <w:t xml:space="preserve"> are increasingly published to</w:t>
      </w:r>
      <w:r w:rsidRPr="0062074F">
        <w:t xml:space="preserve"> </w:t>
      </w:r>
      <w:r w:rsidR="00900E0C" w:rsidRPr="0062074F">
        <w:t>co-exist with</w:t>
      </w:r>
      <w:r w:rsidRPr="0062074F">
        <w:t xml:space="preserve"> older formats.</w:t>
      </w:r>
      <w:r w:rsidR="005A72AB" w:rsidRPr="0062074F">
        <w:t xml:space="preserve"> </w:t>
      </w:r>
      <w:r w:rsidR="00E20C82" w:rsidRPr="0062074F">
        <w:t>An</w:t>
      </w:r>
      <w:r w:rsidRPr="0062074F">
        <w:t xml:space="preserve"> </w:t>
      </w:r>
      <w:r w:rsidR="00E20C82" w:rsidRPr="0062074F">
        <w:t>S-100</w:t>
      </w:r>
      <w:r w:rsidRPr="0062074F">
        <w:t xml:space="preserve"> </w:t>
      </w:r>
      <w:ins w:id="1983" w:author="Birklhuber Bernd" w:date="2026-08-07T11:21:00Z">
        <w:r w:rsidR="00B2105B">
          <w:t xml:space="preserve">Inland </w:t>
        </w:r>
      </w:ins>
      <w:r w:rsidRPr="0062074F">
        <w:t xml:space="preserve">ECDIS </w:t>
      </w:r>
      <w:ins w:id="1984" w:author="Birklhuber Bernd" w:date="2026-08-07T11:21:00Z">
        <w:r w:rsidR="00B2105B">
          <w:t xml:space="preserve">and </w:t>
        </w:r>
      </w:ins>
      <w:ins w:id="1985" w:author="Birklhuber Bernd" w:date="2026-08-21T12:54:00Z">
        <w:r w:rsidR="001F4F5F">
          <w:t xml:space="preserve">Inland </w:t>
        </w:r>
      </w:ins>
      <w:ins w:id="1986" w:author="Birklhuber Bernd" w:date="2026-08-07T11:21:00Z">
        <w:r w:rsidR="00B2105B">
          <w:t xml:space="preserve">ECS </w:t>
        </w:r>
      </w:ins>
      <w:r w:rsidRPr="0062074F">
        <w:t xml:space="preserve">must be able to handle both S-57 </w:t>
      </w:r>
      <w:ins w:id="1987" w:author="Birklhuber Bernd" w:date="2026-08-07T11:21:00Z">
        <w:r w:rsidR="00B2105B">
          <w:t xml:space="preserve">based </w:t>
        </w:r>
      </w:ins>
      <w:r w:rsidRPr="0062074F">
        <w:t>and S-</w:t>
      </w:r>
      <w:ins w:id="1988" w:author="Birklhuber Bernd" w:date="2026-08-07T11:21:00Z">
        <w:r w:rsidR="00B2105B">
          <w:t>4</w:t>
        </w:r>
      </w:ins>
      <w:del w:id="1989" w:author="Birklhuber Bernd" w:date="2026-08-07T11:21:00Z">
        <w:r w:rsidRPr="0062074F" w:rsidDel="00B2105B">
          <w:delText>1</w:delText>
        </w:r>
      </w:del>
      <w:r w:rsidRPr="0062074F">
        <w:t xml:space="preserve">01 </w:t>
      </w:r>
      <w:ins w:id="1990" w:author="Birklhuber Bernd" w:date="2026-08-07T11:21:00Z">
        <w:r w:rsidR="00B2105B">
          <w:t>I</w:t>
        </w:r>
      </w:ins>
      <w:r w:rsidRPr="0062074F">
        <w:t>ENC</w:t>
      </w:r>
      <w:r w:rsidR="006D24EE" w:rsidRPr="0062074F">
        <w:t>s</w:t>
      </w:r>
      <w:r w:rsidRPr="0062074F">
        <w:t xml:space="preserve"> during the transition period.</w:t>
      </w:r>
      <w:bookmarkStart w:id="1991" w:name="_Toc178784503"/>
      <w:bookmarkStart w:id="1992" w:name="_Toc178784504"/>
      <w:bookmarkStart w:id="1993" w:name="_Toc178784505"/>
      <w:bookmarkStart w:id="1994" w:name="_Toc178784506"/>
      <w:bookmarkStart w:id="1995" w:name="_Toc178784507"/>
      <w:bookmarkStart w:id="1996" w:name="_Toc178784508"/>
      <w:bookmarkStart w:id="1997" w:name="_Toc178784509"/>
      <w:bookmarkStart w:id="1998" w:name="_Toc178784510"/>
      <w:bookmarkEnd w:id="1991"/>
      <w:bookmarkEnd w:id="1992"/>
      <w:bookmarkEnd w:id="1993"/>
      <w:bookmarkEnd w:id="1994"/>
      <w:bookmarkEnd w:id="1995"/>
      <w:bookmarkEnd w:id="1996"/>
      <w:bookmarkEnd w:id="1997"/>
      <w:bookmarkEnd w:id="1998"/>
    </w:p>
    <w:p w14:paraId="7DA8858C" w14:textId="40262A7A" w:rsidR="007A21C9" w:rsidRPr="0062074F" w:rsidRDefault="007A21C9" w:rsidP="00DB7CFE">
      <w:pPr>
        <w:pStyle w:val="berschrift2"/>
      </w:pPr>
      <w:bookmarkStart w:id="1999" w:name="_Toc226035101"/>
      <w:r w:rsidRPr="0062074F">
        <w:t>Concurrent applicability of S-</w:t>
      </w:r>
      <w:r w:rsidR="00962723" w:rsidRPr="0062074F">
        <w:t>52</w:t>
      </w:r>
      <w:r w:rsidR="00390D83" w:rsidRPr="0062074F">
        <w:t xml:space="preserve"> and S-57</w:t>
      </w:r>
      <w:bookmarkEnd w:id="1999"/>
    </w:p>
    <w:p w14:paraId="6C464FC9" w14:textId="0F683D8B" w:rsidR="006A79F7" w:rsidRPr="0062074F" w:rsidRDefault="007A21C9" w:rsidP="004C121F">
      <w:pPr>
        <w:spacing w:after="120" w:line="240" w:lineRule="auto"/>
        <w:jc w:val="both"/>
      </w:pPr>
      <w:commentRangeStart w:id="2000"/>
      <w:r w:rsidRPr="0062074F">
        <w:t xml:space="preserve">Dual-fuel </w:t>
      </w:r>
      <w:r w:rsidR="004C121F" w:rsidRPr="0062074F">
        <w:t xml:space="preserve">capable </w:t>
      </w:r>
      <w:r w:rsidRPr="0062074F">
        <w:t xml:space="preserve">systems </w:t>
      </w:r>
      <w:r w:rsidR="00822789" w:rsidRPr="0062074F">
        <w:t xml:space="preserve">must </w:t>
      </w:r>
      <w:r w:rsidRPr="0062074F">
        <w:t xml:space="preserve">continue to use the principles </w:t>
      </w:r>
      <w:r w:rsidR="005822CB" w:rsidRPr="0062074F">
        <w:t>defined in</w:t>
      </w:r>
      <w:r w:rsidRPr="0062074F">
        <w:t xml:space="preserve"> S-57 and S-52 </w:t>
      </w:r>
      <w:r w:rsidR="005822CB" w:rsidRPr="0062074F">
        <w:t>for the presentation of chart data that conforms to S-57 instead of S-</w:t>
      </w:r>
      <w:ins w:id="2001" w:author="Birklhuber Bernd" w:date="2026-08-07T11:21:00Z">
        <w:r w:rsidR="00B2105B">
          <w:t>4</w:t>
        </w:r>
      </w:ins>
      <w:del w:id="2002" w:author="Birklhuber Bernd" w:date="2026-08-07T11:21:00Z">
        <w:r w:rsidR="005822CB" w:rsidRPr="0062074F" w:rsidDel="00B2105B">
          <w:delText>1</w:delText>
        </w:r>
      </w:del>
      <w:r w:rsidR="005822CB" w:rsidRPr="0062074F">
        <w:t>01</w:t>
      </w:r>
      <w:r w:rsidRPr="0062074F">
        <w:t>.</w:t>
      </w:r>
      <w:r w:rsidR="005822CB" w:rsidRPr="0062074F">
        <w:t xml:space="preserve"> </w:t>
      </w:r>
      <w:r w:rsidR="003300DF" w:rsidRPr="0062074F">
        <w:t>T</w:t>
      </w:r>
      <w:r w:rsidR="003F3566" w:rsidRPr="0062074F">
        <w:t xml:space="preserve">he principles </w:t>
      </w:r>
      <w:r w:rsidR="002F1059" w:rsidRPr="0062074F">
        <w:t xml:space="preserve">of </w:t>
      </w:r>
      <w:r w:rsidR="003F3566" w:rsidRPr="0062074F">
        <w:t>S-</w:t>
      </w:r>
      <w:ins w:id="2003" w:author="Birklhuber Bernd" w:date="2026-08-07T11:21:00Z">
        <w:r w:rsidR="00B2105B">
          <w:t>4</w:t>
        </w:r>
      </w:ins>
      <w:del w:id="2004" w:author="Birklhuber Bernd" w:date="2026-08-07T11:21:00Z">
        <w:r w:rsidR="003F3566" w:rsidRPr="0062074F" w:rsidDel="00B2105B">
          <w:delText>1</w:delText>
        </w:r>
      </w:del>
      <w:r w:rsidR="003F3566" w:rsidRPr="0062074F">
        <w:t xml:space="preserve">01 and this </w:t>
      </w:r>
      <w:r w:rsidR="007048BF" w:rsidRPr="0062074F">
        <w:t xml:space="preserve">specification </w:t>
      </w:r>
      <w:r w:rsidR="009C1569" w:rsidRPr="0062074F">
        <w:t xml:space="preserve">must </w:t>
      </w:r>
      <w:r w:rsidR="003F3566" w:rsidRPr="0062074F">
        <w:t xml:space="preserve">be </w:t>
      </w:r>
      <w:r w:rsidR="003300DF" w:rsidRPr="0062074F">
        <w:t xml:space="preserve">concurrently </w:t>
      </w:r>
      <w:r w:rsidR="003F3566" w:rsidRPr="0062074F">
        <w:t>applied where S-</w:t>
      </w:r>
      <w:ins w:id="2005" w:author="Birklhuber Bernd" w:date="2026-08-07T11:21:00Z">
        <w:r w:rsidR="00B2105B">
          <w:t>4</w:t>
        </w:r>
      </w:ins>
      <w:del w:id="2006" w:author="Birklhuber Bernd" w:date="2026-08-07T11:21:00Z">
        <w:r w:rsidR="003F3566" w:rsidRPr="0062074F" w:rsidDel="00B2105B">
          <w:delText>1</w:delText>
        </w:r>
      </w:del>
      <w:r w:rsidR="003F3566" w:rsidRPr="0062074F">
        <w:t xml:space="preserve">01 data </w:t>
      </w:r>
      <w:r w:rsidR="00165336" w:rsidRPr="0062074F">
        <w:t>is displayed</w:t>
      </w:r>
      <w:r w:rsidR="003F3566" w:rsidRPr="0062074F">
        <w:t>. This includes the case where one part of the chart window has S-</w:t>
      </w:r>
      <w:ins w:id="2007" w:author="Birklhuber Bernd" w:date="2026-08-07T11:22:00Z">
        <w:r w:rsidR="00B2105B">
          <w:t>4</w:t>
        </w:r>
      </w:ins>
      <w:del w:id="2008" w:author="Birklhuber Bernd" w:date="2026-08-07T11:22:00Z">
        <w:r w:rsidR="003F3566" w:rsidRPr="0062074F" w:rsidDel="00B2105B">
          <w:delText>1</w:delText>
        </w:r>
      </w:del>
      <w:r w:rsidR="003F3566" w:rsidRPr="0062074F">
        <w:t xml:space="preserve">01 data as the chart layer and another has S-57 </w:t>
      </w:r>
      <w:ins w:id="2009" w:author="Birklhuber Bernd" w:date="2026-08-07T11:22:00Z">
        <w:r w:rsidR="00B2105B">
          <w:t xml:space="preserve">based </w:t>
        </w:r>
      </w:ins>
      <w:r w:rsidR="003F3566" w:rsidRPr="0062074F">
        <w:t xml:space="preserve">data as the chart layer </w:t>
      </w:r>
      <w:r w:rsidR="009C1569" w:rsidRPr="0062074F">
        <w:t>–</w:t>
      </w:r>
      <w:r w:rsidR="003F3566" w:rsidRPr="0062074F">
        <w:t xml:space="preserve"> S</w:t>
      </w:r>
      <w:r w:rsidR="009C1569" w:rsidRPr="0062074F">
        <w:t>-</w:t>
      </w:r>
      <w:r w:rsidR="003F3566" w:rsidRPr="0062074F">
        <w:t>57/S-52 appl</w:t>
      </w:r>
      <w:r w:rsidR="002F1059" w:rsidRPr="0062074F">
        <w:t>ies</w:t>
      </w:r>
      <w:r w:rsidR="003F3566" w:rsidRPr="0062074F">
        <w:t xml:space="preserve"> to the portion where S-57 </w:t>
      </w:r>
      <w:ins w:id="2010" w:author="Birklhuber Bernd" w:date="2026-08-07T11:22:00Z">
        <w:r w:rsidR="00B2105B">
          <w:t xml:space="preserve">based </w:t>
        </w:r>
      </w:ins>
      <w:r w:rsidR="003F3566" w:rsidRPr="0062074F">
        <w:t xml:space="preserve">data is the </w:t>
      </w:r>
      <w:r w:rsidR="003300DF" w:rsidRPr="0062074F">
        <w:t xml:space="preserve">chart </w:t>
      </w:r>
      <w:r w:rsidR="003F3566" w:rsidRPr="0062074F">
        <w:t>layer and S-</w:t>
      </w:r>
      <w:ins w:id="2011" w:author="Birklhuber Bernd" w:date="2026-08-07T11:22:00Z">
        <w:r w:rsidR="00B2105B">
          <w:t>4</w:t>
        </w:r>
      </w:ins>
      <w:del w:id="2012" w:author="Birklhuber Bernd" w:date="2026-08-07T11:22:00Z">
        <w:r w:rsidR="003F3566" w:rsidRPr="0062074F" w:rsidDel="00B2105B">
          <w:delText>1</w:delText>
        </w:r>
      </w:del>
      <w:r w:rsidR="003F3566" w:rsidRPr="0062074F">
        <w:t xml:space="preserve">01 and this </w:t>
      </w:r>
      <w:r w:rsidR="007048BF" w:rsidRPr="0062074F">
        <w:t xml:space="preserve">specification </w:t>
      </w:r>
      <w:r w:rsidR="003F3566" w:rsidRPr="0062074F">
        <w:t xml:space="preserve">apply where </w:t>
      </w:r>
      <w:r w:rsidR="00F909F1" w:rsidRPr="0062074F">
        <w:t>S-</w:t>
      </w:r>
      <w:ins w:id="2013" w:author="Birklhuber Bernd" w:date="2026-08-07T11:22:00Z">
        <w:r w:rsidR="00B2105B">
          <w:t>4</w:t>
        </w:r>
      </w:ins>
      <w:del w:id="2014" w:author="Birklhuber Bernd" w:date="2026-08-07T11:22:00Z">
        <w:r w:rsidR="00F909F1" w:rsidRPr="0062074F" w:rsidDel="00B2105B">
          <w:delText>1</w:delText>
        </w:r>
      </w:del>
      <w:r w:rsidR="00F909F1" w:rsidRPr="0062074F">
        <w:t xml:space="preserve">01 data is the </w:t>
      </w:r>
      <w:r w:rsidR="003300DF" w:rsidRPr="0062074F">
        <w:t xml:space="preserve">chart </w:t>
      </w:r>
      <w:r w:rsidR="00F909F1" w:rsidRPr="0062074F">
        <w:t>layer.</w:t>
      </w:r>
      <w:r w:rsidR="002F1059" w:rsidRPr="0062074F">
        <w:t xml:space="preserve"> </w:t>
      </w:r>
    </w:p>
    <w:p w14:paraId="32F5B97E" w14:textId="77E310B4" w:rsidR="00F909F1" w:rsidRDefault="002F1059" w:rsidP="004C121F">
      <w:pPr>
        <w:spacing w:after="120" w:line="240" w:lineRule="auto"/>
        <w:jc w:val="both"/>
      </w:pPr>
      <w:r w:rsidRPr="0062074F">
        <w:t>Seamless portrayal of S-</w:t>
      </w:r>
      <w:ins w:id="2015" w:author="Birklhuber Bernd" w:date="2026-08-07T11:22:00Z">
        <w:r w:rsidR="00B2105B">
          <w:t>4</w:t>
        </w:r>
      </w:ins>
      <w:del w:id="2016" w:author="Birklhuber Bernd" w:date="2026-08-07T11:22:00Z">
        <w:r w:rsidRPr="0062074F" w:rsidDel="00B2105B">
          <w:delText>1</w:delText>
        </w:r>
      </w:del>
      <w:r w:rsidRPr="0062074F">
        <w:t xml:space="preserve">01 data is described in Appendix </w:t>
      </w:r>
      <w:r w:rsidR="003D0589" w:rsidRPr="0062074F">
        <w:t>E</w:t>
      </w:r>
      <w:r w:rsidRPr="0062074F">
        <w:t>.</w:t>
      </w:r>
      <w:r w:rsidR="006A79F7">
        <w:t xml:space="preserve"> </w:t>
      </w:r>
    </w:p>
    <w:p w14:paraId="51F129B2" w14:textId="6A5189CB" w:rsidR="00FD0C9C" w:rsidRPr="0062074F" w:rsidRDefault="00FD0C9C" w:rsidP="004C121F">
      <w:pPr>
        <w:spacing w:after="120" w:line="240" w:lineRule="auto"/>
        <w:jc w:val="both"/>
      </w:pPr>
      <w:r w:rsidRPr="0062074F">
        <w:t>Overlays of S-100-based non-</w:t>
      </w:r>
      <w:ins w:id="2017" w:author="Birklhuber Bernd" w:date="2026-08-07T11:22:00Z">
        <w:r w:rsidR="00B2105B">
          <w:t>I</w:t>
        </w:r>
      </w:ins>
      <w:r w:rsidRPr="0062074F">
        <w:t xml:space="preserve">ENC data over S-57 </w:t>
      </w:r>
      <w:ins w:id="2018" w:author="Birklhuber Bernd" w:date="2026-08-07T11:22:00Z">
        <w:r w:rsidR="00B2105B">
          <w:t xml:space="preserve">based </w:t>
        </w:r>
      </w:ins>
      <w:r w:rsidRPr="0062074F">
        <w:t>chart data are left to manufacturer discretion</w:t>
      </w:r>
      <w:del w:id="2019" w:author="Birklhuber Bernd" w:date="2026-08-07T11:23:00Z">
        <w:r w:rsidR="00003FC8" w:rsidRPr="0062074F" w:rsidDel="00B2105B">
          <w:delText xml:space="preserve"> </w:delText>
        </w:r>
      </w:del>
      <w:del w:id="2020" w:author="Birklhuber Bernd" w:date="2026-08-07T11:22:00Z">
        <w:r w:rsidR="00003FC8" w:rsidRPr="0062074F" w:rsidDel="00B2105B">
          <w:delText>within IMO guidance</w:delText>
        </w:r>
      </w:del>
      <w:r w:rsidRPr="0062074F">
        <w:t>.</w:t>
      </w:r>
      <w:commentRangeEnd w:id="2000"/>
      <w:r w:rsidR="00B2105B">
        <w:rPr>
          <w:rStyle w:val="Kommentarzeichen"/>
        </w:rPr>
        <w:commentReference w:id="2000"/>
      </w:r>
      <w:r w:rsidRPr="0062074F">
        <w:t xml:space="preserve"> </w:t>
      </w:r>
      <w:commentRangeStart w:id="2021"/>
      <w:r w:rsidRPr="0062074F">
        <w:t xml:space="preserve">Any overlays over S-57 </w:t>
      </w:r>
      <w:ins w:id="2022" w:author="Birklhuber Bernd" w:date="2026-08-07T11:23:00Z">
        <w:r w:rsidR="00B2105B">
          <w:t xml:space="preserve">based </w:t>
        </w:r>
      </w:ins>
      <w:r w:rsidRPr="0062074F">
        <w:t xml:space="preserve">chart data must not interact with or modify the underlying chart data, in particular the </w:t>
      </w:r>
      <w:r w:rsidR="00415C1B" w:rsidRPr="0062074F">
        <w:t>Enhanced</w:t>
      </w:r>
      <w:r w:rsidRPr="0062074F">
        <w:t xml:space="preserve"> </w:t>
      </w:r>
      <w:r w:rsidR="00415C1B" w:rsidRPr="0062074F">
        <w:t>S</w:t>
      </w:r>
      <w:r w:rsidRPr="0062074F">
        <w:t xml:space="preserve">afety </w:t>
      </w:r>
      <w:r w:rsidR="00415C1B" w:rsidRPr="0062074F">
        <w:t>C</w:t>
      </w:r>
      <w:r w:rsidRPr="0062074F">
        <w:t xml:space="preserve">ontour and </w:t>
      </w:r>
      <w:r w:rsidR="009D5976" w:rsidRPr="0062074F">
        <w:t>Water Level Adjustment</w:t>
      </w:r>
      <w:r w:rsidRPr="0062074F">
        <w:t xml:space="preserve"> features must only be implemented over S-</w:t>
      </w:r>
      <w:ins w:id="2023" w:author="Birklhuber Bernd" w:date="2026-08-07T11:23:00Z">
        <w:r w:rsidR="00B2105B">
          <w:t>4</w:t>
        </w:r>
      </w:ins>
      <w:del w:id="2024" w:author="Birklhuber Bernd" w:date="2026-08-07T11:23:00Z">
        <w:r w:rsidRPr="0062074F" w:rsidDel="00B2105B">
          <w:delText>1</w:delText>
        </w:r>
      </w:del>
      <w:r w:rsidRPr="0062074F">
        <w:t>01 charts.</w:t>
      </w:r>
      <w:commentRangeEnd w:id="2021"/>
      <w:r w:rsidR="00B2105B">
        <w:rPr>
          <w:rStyle w:val="Kommentarzeichen"/>
        </w:rPr>
        <w:commentReference w:id="2021"/>
      </w:r>
    </w:p>
    <w:p w14:paraId="6ECF0C12" w14:textId="3B2DC0E3" w:rsidR="00F821B0" w:rsidRPr="0062074F" w:rsidRDefault="00F821B0" w:rsidP="004C121F">
      <w:pPr>
        <w:spacing w:after="60" w:line="240" w:lineRule="auto"/>
        <w:jc w:val="both"/>
      </w:pPr>
      <w:r w:rsidRPr="0062074F">
        <w:t xml:space="preserve">This </w:t>
      </w:r>
      <w:r w:rsidR="007048BF" w:rsidRPr="0062074F">
        <w:t xml:space="preserve">specification </w:t>
      </w:r>
      <w:r w:rsidRPr="0062074F">
        <w:t>is designed to allow such integrated displays. Note in particular:</w:t>
      </w:r>
    </w:p>
    <w:p w14:paraId="61F0F4F9" w14:textId="5776F13A" w:rsidR="00C47198" w:rsidRPr="0062074F" w:rsidRDefault="00C47198">
      <w:pPr>
        <w:pStyle w:val="Listenabsatz"/>
        <w:numPr>
          <w:ilvl w:val="0"/>
          <w:numId w:val="29"/>
        </w:numPr>
        <w:spacing w:after="60" w:line="240" w:lineRule="auto"/>
        <w:jc w:val="both"/>
      </w:pPr>
      <w:del w:id="2025" w:author="Birklhuber Bernd" w:date="2026-08-07T11:24:00Z">
        <w:r w:rsidRPr="0062074F" w:rsidDel="00B2105B">
          <w:lastRenderedPageBreak/>
          <w:delText xml:space="preserve">The IMO functions continue to be used. This </w:delText>
        </w:r>
        <w:r w:rsidR="007048BF" w:rsidRPr="0062074F" w:rsidDel="00B2105B">
          <w:delText xml:space="preserve">specification </w:delText>
        </w:r>
        <w:r w:rsidRPr="0062074F" w:rsidDel="00B2105B">
          <w:delText xml:space="preserve">describes their applicability to S-100-based data and defines additional functions for S-100-based data. </w:delText>
        </w:r>
      </w:del>
      <w:r w:rsidRPr="0062074F">
        <w:t xml:space="preserve">Any additional functions that apply only to S-100-data </w:t>
      </w:r>
      <w:r w:rsidR="00546051">
        <w:t>must</w:t>
      </w:r>
      <w:r w:rsidR="00546051" w:rsidRPr="0062074F">
        <w:t xml:space="preserve"> </w:t>
      </w:r>
      <w:r w:rsidRPr="0062074F">
        <w:t xml:space="preserve">be deactivated for S-57 </w:t>
      </w:r>
      <w:ins w:id="2026" w:author="Birklhuber Bernd" w:date="2026-08-07T11:24:00Z">
        <w:r w:rsidR="00B2105B">
          <w:t xml:space="preserve">based </w:t>
        </w:r>
      </w:ins>
      <w:r w:rsidRPr="0062074F">
        <w:t>data.</w:t>
      </w:r>
    </w:p>
    <w:p w14:paraId="44064F8D" w14:textId="6ABF6A89" w:rsidR="007B171D" w:rsidRPr="0062074F" w:rsidRDefault="007B171D">
      <w:pPr>
        <w:pStyle w:val="Listenabsatz"/>
        <w:numPr>
          <w:ilvl w:val="0"/>
          <w:numId w:val="29"/>
        </w:numPr>
        <w:spacing w:after="60" w:line="240" w:lineRule="auto"/>
        <w:jc w:val="both"/>
      </w:pPr>
      <w:r w:rsidRPr="0062074F">
        <w:t>The principles for chart furniture and miscellaneous display elements (scale boundaries, limits of data, safety contour</w:t>
      </w:r>
      <w:r w:rsidR="00060A04" w:rsidRPr="0062074F">
        <w:t>, depth zones, upd</w:t>
      </w:r>
      <w:r w:rsidR="00451E17" w:rsidRPr="0062074F">
        <w:t>ate identification, legend, etc</w:t>
      </w:r>
      <w:r w:rsidR="00060A04" w:rsidRPr="0062074F">
        <w:t xml:space="preserve">) </w:t>
      </w:r>
      <w:r w:rsidRPr="0062074F">
        <w:t xml:space="preserve">are the same in S-52 and this </w:t>
      </w:r>
      <w:r w:rsidR="007048BF" w:rsidRPr="0062074F">
        <w:t>specification</w:t>
      </w:r>
      <w:r w:rsidRPr="0062074F">
        <w:t>.</w:t>
      </w:r>
    </w:p>
    <w:p w14:paraId="75D4AF8A" w14:textId="4C66FD4F" w:rsidR="003300DF" w:rsidRPr="0062074F" w:rsidRDefault="00012A5A">
      <w:pPr>
        <w:pStyle w:val="Listenabsatz"/>
        <w:numPr>
          <w:ilvl w:val="0"/>
          <w:numId w:val="29"/>
        </w:numPr>
        <w:spacing w:after="120" w:line="240" w:lineRule="auto"/>
        <w:jc w:val="both"/>
      </w:pPr>
      <w:r w:rsidRPr="0062074F">
        <w:t xml:space="preserve">The names of colour tokens are the same. (Future versions of this </w:t>
      </w:r>
      <w:r w:rsidR="007048BF" w:rsidRPr="0062074F">
        <w:t xml:space="preserve">specification </w:t>
      </w:r>
      <w:r w:rsidRPr="0062074F">
        <w:t>may add additional colour tokens, but should retain the S-52 set.)</w:t>
      </w:r>
    </w:p>
    <w:p w14:paraId="682D2959" w14:textId="3471FD5A" w:rsidR="002C2BC6" w:rsidRPr="0062074F" w:rsidRDefault="002C2BC6">
      <w:pPr>
        <w:pStyle w:val="Listenabsatz"/>
        <w:numPr>
          <w:ilvl w:val="0"/>
          <w:numId w:val="29"/>
        </w:numPr>
        <w:spacing w:after="120" w:line="240" w:lineRule="auto"/>
        <w:jc w:val="both"/>
      </w:pPr>
      <w:r w:rsidRPr="0062074F">
        <w:t>Management of viewing groups must be combined between S-57 and S-</w:t>
      </w:r>
      <w:ins w:id="2027" w:author="Birklhuber Bernd" w:date="2026-08-07T11:24:00Z">
        <w:r w:rsidR="00B2105B">
          <w:t>4</w:t>
        </w:r>
      </w:ins>
      <w:del w:id="2028" w:author="Birklhuber Bernd" w:date="2026-08-07T11:24:00Z">
        <w:r w:rsidRPr="0062074F" w:rsidDel="00B2105B">
          <w:delText>1</w:delText>
        </w:r>
      </w:del>
      <w:r w:rsidRPr="0062074F">
        <w:t>0</w:t>
      </w:r>
      <w:r w:rsidR="007D0388">
        <w:t>1</w:t>
      </w:r>
      <w:r w:rsidRPr="0062074F">
        <w:t>. Viewing groups common to S-57 and S-100 should be managed as a single group.</w:t>
      </w:r>
    </w:p>
    <w:p w14:paraId="3345A3AD" w14:textId="1C79646E" w:rsidR="002C2BC6" w:rsidRPr="0062074F" w:rsidRDefault="00BA1423" w:rsidP="00451E17">
      <w:pPr>
        <w:spacing w:after="120" w:line="240" w:lineRule="auto"/>
        <w:jc w:val="both"/>
      </w:pPr>
      <w:r w:rsidRPr="0062074F">
        <w:t xml:space="preserve">Note that some </w:t>
      </w:r>
      <w:r w:rsidR="0019369A" w:rsidRPr="0062074F">
        <w:t xml:space="preserve">elements </w:t>
      </w:r>
      <w:r w:rsidRPr="0062074F">
        <w:t>required for complete compatibility of S-57/S-52 and S-</w:t>
      </w:r>
      <w:ins w:id="2029" w:author="Birklhuber Bernd" w:date="2026-08-07T11:25:00Z">
        <w:r w:rsidR="00B2105B">
          <w:t>4</w:t>
        </w:r>
      </w:ins>
      <w:del w:id="2030" w:author="Birklhuber Bernd" w:date="2026-08-07T11:25:00Z">
        <w:r w:rsidRPr="0062074F" w:rsidDel="00B2105B">
          <w:delText>1</w:delText>
        </w:r>
      </w:del>
      <w:r w:rsidRPr="0062074F">
        <w:t xml:space="preserve">01 presentations </w:t>
      </w:r>
      <w:r w:rsidR="00012A5A" w:rsidRPr="0062074F">
        <w:t>cannot be controlled in</w:t>
      </w:r>
      <w:r w:rsidRPr="0062074F">
        <w:t xml:space="preserve"> this </w:t>
      </w:r>
      <w:r w:rsidR="007048BF" w:rsidRPr="0062074F">
        <w:t>specification</w:t>
      </w:r>
      <w:r w:rsidRPr="0062074F">
        <w:t xml:space="preserve">, depending as they do on the harmonisation of </w:t>
      </w:r>
      <w:r w:rsidR="00451E17" w:rsidRPr="0062074F">
        <w:t>P</w:t>
      </w:r>
      <w:r w:rsidRPr="0062074F">
        <w:t xml:space="preserve">ortrayal </w:t>
      </w:r>
      <w:r w:rsidR="00451E17" w:rsidRPr="0062074F">
        <w:t>C</w:t>
      </w:r>
      <w:r w:rsidRPr="0062074F">
        <w:t>atalogues with S-52</w:t>
      </w:r>
      <w:r w:rsidR="00012A5A" w:rsidRPr="0062074F">
        <w:t xml:space="preserve"> symbology, colour tables, and lookup tables</w:t>
      </w:r>
      <w:r w:rsidRPr="0062074F">
        <w:t xml:space="preserve">. Among these are the </w:t>
      </w:r>
      <w:r w:rsidR="00012A5A" w:rsidRPr="0062074F">
        <w:t xml:space="preserve">shapes and dimensions of </w:t>
      </w:r>
      <w:r w:rsidRPr="0062074F">
        <w:t>symbols and the colour</w:t>
      </w:r>
      <w:r w:rsidR="00012A5A" w:rsidRPr="0062074F">
        <w:t xml:space="preserve"> coordinates assigned to colour tokens.</w:t>
      </w:r>
    </w:p>
    <w:p w14:paraId="6D40AF41" w14:textId="77777777" w:rsidR="0061638E" w:rsidRPr="0062074F" w:rsidRDefault="0061638E" w:rsidP="00451E17">
      <w:pPr>
        <w:spacing w:after="120" w:line="240" w:lineRule="auto"/>
        <w:jc w:val="both"/>
      </w:pPr>
    </w:p>
    <w:p w14:paraId="1B664EBD" w14:textId="688FEA11" w:rsidR="004F7D3B" w:rsidRPr="0062074F" w:rsidRDefault="004F7D3B" w:rsidP="00BE68E8">
      <w:pPr>
        <w:pStyle w:val="berschrift1"/>
      </w:pPr>
      <w:bookmarkStart w:id="2031" w:name="_Toc226035102"/>
      <w:r w:rsidRPr="0062074F">
        <w:t>Specifications for the display screen</w:t>
      </w:r>
      <w:bookmarkEnd w:id="2031"/>
    </w:p>
    <w:p w14:paraId="7AAA8BD5" w14:textId="2B70B9A4" w:rsidR="00874728" w:rsidRPr="0062074F" w:rsidRDefault="00725E1B" w:rsidP="00DB7CFE">
      <w:pPr>
        <w:pStyle w:val="berschrift2"/>
      </w:pPr>
      <w:bookmarkStart w:id="2032" w:name="_Ref47552325"/>
      <w:bookmarkStart w:id="2033" w:name="_Ref47552331"/>
      <w:bookmarkStart w:id="2034" w:name="_Ref47553093"/>
      <w:bookmarkStart w:id="2035" w:name="_Toc226035103"/>
      <w:r w:rsidRPr="0062074F">
        <w:t>Physical display requirements</w:t>
      </w:r>
      <w:bookmarkEnd w:id="2032"/>
      <w:bookmarkEnd w:id="2033"/>
      <w:bookmarkEnd w:id="2034"/>
      <w:bookmarkEnd w:id="2035"/>
    </w:p>
    <w:p w14:paraId="0A34F28F" w14:textId="146C3F16" w:rsidR="001913C0" w:rsidRPr="0062074F" w:rsidRDefault="001913C0" w:rsidP="00D64790">
      <w:pPr>
        <w:spacing w:after="60" w:line="240" w:lineRule="auto"/>
        <w:jc w:val="both"/>
      </w:pPr>
      <w:r w:rsidRPr="0062074F">
        <w:t>The requirements for the main graphic display are:</w:t>
      </w:r>
    </w:p>
    <w:p w14:paraId="2C4A09EE" w14:textId="48899689" w:rsidR="001913C0" w:rsidRPr="0062074F" w:rsidRDefault="001913C0" w:rsidP="00D64790">
      <w:pPr>
        <w:spacing w:after="60" w:line="240" w:lineRule="auto"/>
        <w:ind w:left="2160" w:hanging="1440"/>
        <w:jc w:val="both"/>
      </w:pPr>
      <w:r w:rsidRPr="0062074F">
        <w:t>Size</w:t>
      </w:r>
      <w:r w:rsidR="0042409E" w:rsidRPr="0062074F">
        <w:t>:</w:t>
      </w:r>
      <w:r w:rsidR="0042409E" w:rsidRPr="0062074F">
        <w:tab/>
      </w:r>
      <w:commentRangeStart w:id="2036"/>
      <w:r w:rsidR="00D64790" w:rsidRPr="0062074F">
        <w:t>M</w:t>
      </w:r>
      <w:r w:rsidRPr="0062074F">
        <w:t>inimum effective size of the area for chart display: 270 x 270 mm</w:t>
      </w:r>
      <w:ins w:id="2037" w:author="Birklhuber Bernd" w:date="2026-08-10T09:34:00Z">
        <w:r w:rsidR="009C4412">
          <w:t xml:space="preserve"> if the system is type approved as a replacement for radar</w:t>
        </w:r>
      </w:ins>
      <w:ins w:id="2038" w:author="Birklhuber Bernd" w:date="2026-08-10T09:35:00Z">
        <w:r w:rsidR="009C4412">
          <w:t>.</w:t>
        </w:r>
        <w:commentRangeEnd w:id="2036"/>
        <w:r w:rsidR="009C4412">
          <w:rPr>
            <w:rStyle w:val="Kommentarzeichen"/>
          </w:rPr>
          <w:commentReference w:id="2036"/>
        </w:r>
      </w:ins>
      <w:del w:id="2039" w:author="Birklhuber Bernd" w:date="2026-08-07T11:25:00Z">
        <w:r w:rsidR="003035C4" w:rsidRPr="0062074F" w:rsidDel="00CC03BE">
          <w:delText xml:space="preserve"> (IMO </w:delText>
        </w:r>
        <w:r w:rsidR="008303AC" w:rsidRPr="0062074F" w:rsidDel="00CC03BE">
          <w:rPr>
            <w:lang w:eastAsia="en-GB"/>
          </w:rPr>
          <w:delText>MSC.530(106)</w:delText>
        </w:r>
        <w:r w:rsidR="008303AC" w:rsidRPr="007E1AE0" w:rsidDel="00CC03BE">
          <w:rPr>
            <w:strike/>
            <w:lang w:eastAsia="en-GB"/>
          </w:rPr>
          <w:delText>/</w:delText>
        </w:r>
        <w:r w:rsidR="008303AC" w:rsidRPr="008303AC" w:rsidDel="00CC03BE">
          <w:rPr>
            <w:lang w:eastAsia="en-GB"/>
          </w:rPr>
          <w:delText>Rev.1</w:delText>
        </w:r>
        <w:r w:rsidR="008303AC" w:rsidDel="00CC03BE">
          <w:rPr>
            <w:lang w:eastAsia="en-GB"/>
          </w:rPr>
          <w:delText xml:space="preserve"> </w:delText>
        </w:r>
        <w:r w:rsidR="003035C4" w:rsidRPr="0062074F" w:rsidDel="00CC03BE">
          <w:delText>10.2)</w:delText>
        </w:r>
      </w:del>
      <w:r w:rsidRPr="0062074F">
        <w:t>.</w:t>
      </w:r>
    </w:p>
    <w:p w14:paraId="6AEFAA4E" w14:textId="1A708A81" w:rsidR="001913C0" w:rsidRPr="0062074F" w:rsidRDefault="001913C0" w:rsidP="00D64790">
      <w:pPr>
        <w:spacing w:after="60" w:line="240" w:lineRule="auto"/>
        <w:ind w:left="2160" w:hanging="1440"/>
        <w:jc w:val="both"/>
      </w:pPr>
      <w:r w:rsidRPr="0062074F">
        <w:t>Resolution</w:t>
      </w:r>
      <w:r w:rsidR="0042409E" w:rsidRPr="0062074F">
        <w:t>:</w:t>
      </w:r>
      <w:r w:rsidR="0042409E" w:rsidRPr="0062074F">
        <w:tab/>
      </w:r>
      <w:r w:rsidR="00D64790" w:rsidRPr="0062074F">
        <w:t>M</w:t>
      </w:r>
      <w:r w:rsidRPr="0062074F">
        <w:t>inimum lines per mm (L) given by L=864/s, where s is the smaller dimension of the chart display area. (e.g. for the minimum chart area, s=270 mm</w:t>
      </w:r>
      <w:r w:rsidR="002C3265" w:rsidRPr="0062074F">
        <w:t xml:space="preserve">, </w:t>
      </w:r>
      <w:r w:rsidRPr="0062074F">
        <w:t>the resolution L</w:t>
      </w:r>
      <w:r w:rsidR="002C3265" w:rsidRPr="0062074F">
        <w:t xml:space="preserve"> </w:t>
      </w:r>
      <w:r w:rsidRPr="0062074F">
        <w:t>=</w:t>
      </w:r>
      <w:r w:rsidR="002C3265" w:rsidRPr="0062074F">
        <w:t xml:space="preserve"> 864/270 = </w:t>
      </w:r>
      <w:r w:rsidRPr="0062074F">
        <w:t>3.20 lines per mm, giving a "picture unit" size of 0.312 mm)</w:t>
      </w:r>
    </w:p>
    <w:p w14:paraId="70C765F5" w14:textId="555B189B" w:rsidR="00A83B37" w:rsidRPr="0062074F" w:rsidRDefault="00A83B37" w:rsidP="00D64790">
      <w:pPr>
        <w:spacing w:after="120" w:line="240" w:lineRule="auto"/>
        <w:jc w:val="both"/>
      </w:pPr>
      <w:r w:rsidRPr="0062074F">
        <w:t xml:space="preserve">The specifications above permit a chart display whose minimum resolution (lines/mm) may vary depending on the size of the display. Maintaining a clearly readable chart display under this flexibility </w:t>
      </w:r>
      <w:r w:rsidR="00D600F5" w:rsidRPr="0062074F">
        <w:t>imposes certain requirements</w:t>
      </w:r>
      <w:r w:rsidRPr="0062074F">
        <w:t xml:space="preserve"> on the </w:t>
      </w:r>
      <w:r w:rsidR="00D600F5" w:rsidRPr="0062074F">
        <w:t>display</w:t>
      </w:r>
      <w:r w:rsidRPr="0062074F">
        <w:t xml:space="preserve"> software, which are described in clause </w:t>
      </w:r>
      <w:r w:rsidRPr="0062074F">
        <w:fldChar w:fldCharType="begin"/>
      </w:r>
      <w:r w:rsidRPr="0062074F">
        <w:instrText xml:space="preserve"> REF _Ref49261612 \r \h </w:instrText>
      </w:r>
      <w:r w:rsidR="00D64790" w:rsidRPr="0062074F">
        <w:instrText xml:space="preserve"> \* MERGEFORMAT </w:instrText>
      </w:r>
      <w:r w:rsidRPr="0062074F">
        <w:fldChar w:fldCharType="separate"/>
      </w:r>
      <w:r w:rsidR="00A74A4F" w:rsidRPr="0062074F">
        <w:t>10.2</w:t>
      </w:r>
      <w:r w:rsidRPr="0062074F">
        <w:fldChar w:fldCharType="end"/>
      </w:r>
      <w:r w:rsidRPr="0062074F">
        <w:t>.</w:t>
      </w:r>
    </w:p>
    <w:p w14:paraId="636FCBCC" w14:textId="4FFCD218" w:rsidR="001913C0" w:rsidRPr="001C1CAB" w:rsidRDefault="001913C0" w:rsidP="00D64790">
      <w:pPr>
        <w:spacing w:after="120" w:line="240" w:lineRule="auto"/>
        <w:jc w:val="both"/>
        <w:rPr>
          <w:lang w:val="en-US"/>
        </w:rPr>
      </w:pPr>
      <w:r w:rsidRPr="0062074F">
        <w:t xml:space="preserve">Information should be displayed in the </w:t>
      </w:r>
      <w:ins w:id="2040" w:author="Birklhuber Bernd" w:date="2026-08-07T11:27:00Z">
        <w:r w:rsidR="00CC03BE">
          <w:t xml:space="preserve">Inland </w:t>
        </w:r>
      </w:ins>
      <w:r w:rsidRPr="0062074F">
        <w:t xml:space="preserve">ECDIS </w:t>
      </w:r>
      <w:ins w:id="2041" w:author="Birklhuber Bernd" w:date="2026-08-07T11:27:00Z">
        <w:r w:rsidR="00CC03BE">
          <w:t xml:space="preserve">and </w:t>
        </w:r>
      </w:ins>
      <w:ins w:id="2042" w:author="Birklhuber Bernd" w:date="2026-08-21T12:55:00Z">
        <w:r w:rsidR="001F4F5F">
          <w:t xml:space="preserve">Inland </w:t>
        </w:r>
      </w:ins>
      <w:ins w:id="2043" w:author="Birklhuber Bernd" w:date="2026-08-07T11:27:00Z">
        <w:r w:rsidR="00CC03BE">
          <w:t xml:space="preserve">ECS </w:t>
        </w:r>
      </w:ins>
      <w:r w:rsidRPr="0062074F">
        <w:t xml:space="preserve">on one or more physical screens, which may be divided into more than one chart display. Information may be displayed automatically, on demand or as a result of </w:t>
      </w:r>
      <w:del w:id="2044" w:author="Birklhuber Bernd" w:date="2026-08-07T11:27:00Z">
        <w:r w:rsidR="00D64790" w:rsidRPr="0062074F" w:rsidDel="00CC03BE">
          <w:delText>M</w:delText>
        </w:r>
        <w:r w:rsidRPr="0062074F" w:rsidDel="00CC03BE">
          <w:delText xml:space="preserve">ariner's </w:delText>
        </w:r>
      </w:del>
      <w:proofErr w:type="spellStart"/>
      <w:ins w:id="2045" w:author="Birklhuber Bernd" w:date="2026-08-07T11:27:00Z">
        <w:r w:rsidR="00CC03BE">
          <w:t>boatmaster</w:t>
        </w:r>
        <w:r w:rsidR="00CC03BE" w:rsidRPr="0062074F">
          <w:t>'s</w:t>
        </w:r>
        <w:proofErr w:type="spellEnd"/>
        <w:r w:rsidR="00CC03BE" w:rsidRPr="0062074F">
          <w:t xml:space="preserve"> </w:t>
        </w:r>
      </w:ins>
      <w:r w:rsidRPr="0062074F">
        <w:t>selection.</w:t>
      </w:r>
    </w:p>
    <w:p w14:paraId="6AE776DD" w14:textId="5EF97EC2" w:rsidR="00714823" w:rsidRPr="0062074F" w:rsidRDefault="00714823" w:rsidP="00D64790">
      <w:pPr>
        <w:spacing w:after="120" w:line="240" w:lineRule="auto"/>
        <w:jc w:val="both"/>
      </w:pPr>
      <w:r w:rsidRPr="0062074F">
        <w:t xml:space="preserve">The physical size of the screen(s) should be appropriate to viewing conditions. Larger </w:t>
      </w:r>
      <w:r w:rsidR="00AF0BC3" w:rsidRPr="0062074F">
        <w:t>screens</w:t>
      </w:r>
      <w:r w:rsidRPr="0062074F">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79C76A34" w:rsidR="001913C0" w:rsidRPr="0062074F" w:rsidRDefault="001913C0" w:rsidP="00D64790">
      <w:pPr>
        <w:spacing w:after="60" w:line="240" w:lineRule="auto"/>
        <w:jc w:val="both"/>
      </w:pPr>
      <w:r w:rsidRPr="0062074F">
        <w:t xml:space="preserve">Redraw during route monitoring to follow the </w:t>
      </w:r>
      <w:del w:id="2046" w:author="Birklhuber Bernd" w:date="2026-08-10T09:36:00Z">
        <w:r w:rsidRPr="0062074F" w:rsidDel="009C4412">
          <w:delText>ship</w:delText>
        </w:r>
      </w:del>
      <w:ins w:id="2047" w:author="Birklhuber Bernd" w:date="2026-08-10T09:36:00Z">
        <w:r w:rsidR="009C4412">
          <w:t>vessel</w:t>
        </w:r>
      </w:ins>
      <w:r w:rsidRPr="0062074F">
        <w:t xml:space="preserve">'s progress, including scale changes due to change in the scale of the chart information, should take less than 5 seconds. Demands by the </w:t>
      </w:r>
      <w:del w:id="2048" w:author="Birklhuber Bernd" w:date="2026-08-07T11:28:00Z">
        <w:r w:rsidR="00D64790" w:rsidRPr="0062074F" w:rsidDel="00CC03BE">
          <w:delText>M</w:delText>
        </w:r>
        <w:r w:rsidRPr="0062074F" w:rsidDel="00CC03BE">
          <w:delText xml:space="preserve">ariner </w:delText>
        </w:r>
      </w:del>
      <w:ins w:id="2049" w:author="Birklhuber Bernd" w:date="2026-08-07T11:28:00Z">
        <w:r w:rsidR="00CC03BE">
          <w:t>boatmaster</w:t>
        </w:r>
        <w:r w:rsidR="00CC03BE" w:rsidRPr="0062074F">
          <w:t xml:space="preserve"> </w:t>
        </w:r>
      </w:ins>
      <w:r w:rsidRPr="0062074F">
        <w:t xml:space="preserve">that cannot be predicted by the </w:t>
      </w:r>
      <w:ins w:id="2050" w:author="Birklhuber Bernd" w:date="2026-08-07T11:28:00Z">
        <w:r w:rsidR="00CC03BE">
          <w:t xml:space="preserve">Inland </w:t>
        </w:r>
      </w:ins>
      <w:r w:rsidRPr="0062074F">
        <w:t>ECDIS</w:t>
      </w:r>
      <w:ins w:id="2051" w:author="Birklhuber Bernd" w:date="2026-08-07T11:28:00Z">
        <w:r w:rsidR="00CC03BE">
          <w:t xml:space="preserve"> and </w:t>
        </w:r>
      </w:ins>
      <w:ins w:id="2052" w:author="Birklhuber Bernd" w:date="2026-08-21T12:55:00Z">
        <w:r w:rsidR="001F4F5F">
          <w:t xml:space="preserve">Inland </w:t>
        </w:r>
      </w:ins>
      <w:ins w:id="2053" w:author="Birklhuber Bernd" w:date="2026-08-07T11:28:00Z">
        <w:r w:rsidR="00CC03BE">
          <w:t>ECS</w:t>
        </w:r>
      </w:ins>
      <w:r w:rsidRPr="0062074F">
        <w:t>, such as draw at a different scale or in a different area may take more than 5 seconds. In the latter case:</w:t>
      </w:r>
    </w:p>
    <w:p w14:paraId="5F6256E7" w14:textId="0A3BF035" w:rsidR="001913C0" w:rsidRPr="0062074F" w:rsidRDefault="00D64790">
      <w:pPr>
        <w:pStyle w:val="Listenabsatz"/>
        <w:numPr>
          <w:ilvl w:val="0"/>
          <w:numId w:val="24"/>
        </w:numPr>
        <w:spacing w:after="60" w:line="240" w:lineRule="auto"/>
        <w:jc w:val="both"/>
      </w:pPr>
      <w:r w:rsidRPr="0062074F">
        <w:t>T</w:t>
      </w:r>
      <w:r w:rsidR="001913C0" w:rsidRPr="0062074F">
        <w:t xml:space="preserve">he </w:t>
      </w:r>
      <w:del w:id="2054" w:author="Birklhuber Bernd" w:date="2026-08-07T11:28:00Z">
        <w:r w:rsidRPr="0062074F" w:rsidDel="00CC03BE">
          <w:delText>M</w:delText>
        </w:r>
        <w:r w:rsidR="001913C0" w:rsidRPr="0062074F" w:rsidDel="00CC03BE">
          <w:delText xml:space="preserve">ariner </w:delText>
        </w:r>
      </w:del>
      <w:ins w:id="2055" w:author="Birklhuber Bernd" w:date="2026-08-07T11:28:00Z">
        <w:r w:rsidR="00CC03BE">
          <w:t>boatmaster</w:t>
        </w:r>
        <w:r w:rsidR="00CC03BE" w:rsidRPr="0062074F">
          <w:t xml:space="preserve"> </w:t>
        </w:r>
      </w:ins>
      <w:r w:rsidR="001913C0" w:rsidRPr="0062074F">
        <w:t>should be informed;</w:t>
      </w:r>
    </w:p>
    <w:p w14:paraId="39046F5C" w14:textId="5F6D534B" w:rsidR="001913C0" w:rsidRPr="0062074F" w:rsidRDefault="00D64790">
      <w:pPr>
        <w:pStyle w:val="Listenabsatz"/>
        <w:numPr>
          <w:ilvl w:val="0"/>
          <w:numId w:val="24"/>
        </w:numPr>
        <w:spacing w:after="120" w:line="240" w:lineRule="auto"/>
        <w:jc w:val="both"/>
      </w:pPr>
      <w:r w:rsidRPr="0062074F">
        <w:t>T</w:t>
      </w:r>
      <w:r w:rsidR="001913C0" w:rsidRPr="0062074F">
        <w:t xml:space="preserve">he display should continue route monitoring </w:t>
      </w:r>
    </w:p>
    <w:p w14:paraId="23B7596D" w14:textId="77777777" w:rsidR="00D64790" w:rsidRPr="0062074F" w:rsidRDefault="00D64790" w:rsidP="00D64790">
      <w:pPr>
        <w:spacing w:after="120" w:line="240" w:lineRule="auto"/>
        <w:jc w:val="both"/>
      </w:pPr>
    </w:p>
    <w:p w14:paraId="66975542" w14:textId="77777777" w:rsidR="00E07B88" w:rsidRPr="0062074F" w:rsidRDefault="00E07B88" w:rsidP="00DB7CFE">
      <w:pPr>
        <w:pStyle w:val="berschrift2"/>
      </w:pPr>
      <w:bookmarkStart w:id="2056" w:name="_Toc226035104"/>
      <w:commentRangeStart w:id="2057"/>
      <w:r w:rsidRPr="0062074F">
        <w:t>Colour reproduction</w:t>
      </w:r>
      <w:bookmarkEnd w:id="2056"/>
    </w:p>
    <w:p w14:paraId="64BD0612" w14:textId="00215504" w:rsidR="00E07B88" w:rsidRPr="0062074F" w:rsidRDefault="00E07B88" w:rsidP="00D64790">
      <w:pPr>
        <w:spacing w:after="120" w:line="240" w:lineRule="auto"/>
        <w:jc w:val="both"/>
      </w:pPr>
      <w:r w:rsidRPr="0062074F">
        <w:t xml:space="preserve">Absolute accuracy in colour reproduction is not required but relative colour fidelity is important. To ensure clear contrast between colour-coded features the display screen </w:t>
      </w:r>
      <w:r w:rsidR="00822789" w:rsidRPr="0062074F">
        <w:t xml:space="preserve">must </w:t>
      </w:r>
      <w:r w:rsidRPr="0062074F">
        <w:t>be calibrated before use, and this calibration should as far as possible be maintained while in service. If this is not done, lines, symbols, and area shades may become indistinct, and information may then be lost or become misleading.</w:t>
      </w:r>
      <w:commentRangeEnd w:id="2057"/>
      <w:r w:rsidR="00CC03BE">
        <w:rPr>
          <w:rStyle w:val="Kommentarzeichen"/>
        </w:rPr>
        <w:commentReference w:id="2057"/>
      </w:r>
    </w:p>
    <w:p w14:paraId="666EA27D" w14:textId="4B4F22FE" w:rsidR="00334FE9" w:rsidRPr="0062074F" w:rsidRDefault="006F7BA7" w:rsidP="00DB7CFE">
      <w:pPr>
        <w:pStyle w:val="berschrift2"/>
      </w:pPr>
      <w:bookmarkStart w:id="2058" w:name="_Ref49462011"/>
      <w:bookmarkStart w:id="2059" w:name="_Toc226035105"/>
      <w:r w:rsidRPr="0062074F">
        <w:lastRenderedPageBreak/>
        <w:t>Display requirements for colours</w:t>
      </w:r>
      <w:bookmarkEnd w:id="2058"/>
      <w:bookmarkEnd w:id="2059"/>
    </w:p>
    <w:p w14:paraId="3CB3320E" w14:textId="50B40509" w:rsidR="00334FE9" w:rsidRPr="0062074F" w:rsidRDefault="00334FE9" w:rsidP="00E673D5">
      <w:pPr>
        <w:pStyle w:val="berschrift3"/>
      </w:pPr>
      <w:bookmarkStart w:id="2060" w:name="_Toc178784517"/>
      <w:bookmarkStart w:id="2061" w:name="_Toc178784518"/>
      <w:bookmarkStart w:id="2062" w:name="_Toc178784519"/>
      <w:bookmarkStart w:id="2063" w:name="_Toc178784520"/>
      <w:bookmarkStart w:id="2064" w:name="_Toc178784521"/>
      <w:bookmarkStart w:id="2065" w:name="_Toc178784522"/>
      <w:bookmarkStart w:id="2066" w:name="_Toc178784523"/>
      <w:bookmarkStart w:id="2067" w:name="_Toc178784524"/>
      <w:bookmarkStart w:id="2068" w:name="_Toc178784525"/>
      <w:bookmarkStart w:id="2069" w:name="_Toc178784526"/>
      <w:bookmarkStart w:id="2070" w:name="_Toc178784527"/>
      <w:bookmarkStart w:id="2071" w:name="_Toc178784528"/>
      <w:bookmarkStart w:id="2072" w:name="_Toc226035106"/>
      <w:bookmarkEnd w:id="2060"/>
      <w:bookmarkEnd w:id="2061"/>
      <w:bookmarkEnd w:id="2062"/>
      <w:bookmarkEnd w:id="2063"/>
      <w:bookmarkEnd w:id="2064"/>
      <w:bookmarkEnd w:id="2065"/>
      <w:bookmarkEnd w:id="2066"/>
      <w:bookmarkEnd w:id="2067"/>
      <w:bookmarkEnd w:id="2068"/>
      <w:bookmarkEnd w:id="2069"/>
      <w:bookmarkEnd w:id="2070"/>
      <w:bookmarkEnd w:id="2071"/>
      <w:r w:rsidRPr="0062074F">
        <w:t>General</w:t>
      </w:r>
      <w:bookmarkEnd w:id="2072"/>
    </w:p>
    <w:p w14:paraId="3F3D2767" w14:textId="2DFF88E1" w:rsidR="008E6C83" w:rsidRPr="0062074F" w:rsidRDefault="008E6C83" w:rsidP="00203CD4">
      <w:pPr>
        <w:spacing w:after="120" w:line="240" w:lineRule="auto"/>
        <w:jc w:val="both"/>
      </w:pPr>
      <w:commentRangeStart w:id="2073"/>
      <w:r w:rsidRPr="0062074F">
        <w:t xml:space="preserve">The </w:t>
      </w:r>
      <w:ins w:id="2074" w:author="Birklhuber Bernd" w:date="2026-08-10T10:29:00Z">
        <w:r w:rsidR="005A3B16">
          <w:t>manufacturer of a typ</w:t>
        </w:r>
      </w:ins>
      <w:ins w:id="2075" w:author="Birklhuber Bernd" w:date="2026-08-10T10:30:00Z">
        <w:r w:rsidR="005A3B16">
          <w:t xml:space="preserve">e approved </w:t>
        </w:r>
      </w:ins>
      <w:ins w:id="2076" w:author="Birklhuber Bernd" w:date="2026-08-07T11:30:00Z">
        <w:r w:rsidR="00CC03BE">
          <w:t xml:space="preserve">Inland </w:t>
        </w:r>
      </w:ins>
      <w:r w:rsidRPr="0062074F">
        <w:t xml:space="preserve">ECDIS </w:t>
      </w:r>
      <w:ins w:id="2077" w:author="Birklhuber Bernd" w:date="2026-08-07T11:30:00Z">
        <w:r w:rsidR="00CC03BE">
          <w:t xml:space="preserve">or </w:t>
        </w:r>
      </w:ins>
      <w:ins w:id="2078" w:author="Birklhuber Bernd" w:date="2026-08-21T13:31:00Z">
        <w:r w:rsidR="00D31668">
          <w:t xml:space="preserve">type approved Inland </w:t>
        </w:r>
      </w:ins>
      <w:ins w:id="2079" w:author="Birklhuber Bernd" w:date="2026-08-07T11:30:00Z">
        <w:r w:rsidR="00CC03BE">
          <w:t xml:space="preserve">ECS </w:t>
        </w:r>
      </w:ins>
      <w:del w:id="2080" w:author="Birklhuber Bernd" w:date="2026-08-10T10:30:00Z">
        <w:r w:rsidRPr="0062074F" w:rsidDel="005A3B16">
          <w:delText xml:space="preserve">manufacturer </w:delText>
        </w:r>
      </w:del>
      <w:commentRangeEnd w:id="2073"/>
      <w:r w:rsidR="00CC03BE">
        <w:rPr>
          <w:rStyle w:val="Kommentarzeichen"/>
        </w:rPr>
        <w:commentReference w:id="2073"/>
      </w:r>
      <w:r w:rsidRPr="0062074F">
        <w:t xml:space="preserve">can use any technology to build </w:t>
      </w:r>
      <w:r w:rsidR="00FA7228" w:rsidRPr="0062074F">
        <w:t xml:space="preserve">the </w:t>
      </w:r>
      <w:r w:rsidRPr="0062074F">
        <w:t>display as long as</w:t>
      </w:r>
      <w:r w:rsidR="0070743A" w:rsidRPr="0062074F">
        <w:t xml:space="preserve"> </w:t>
      </w:r>
      <w:r w:rsidR="00A94367" w:rsidRPr="0062074F">
        <w:t>their</w:t>
      </w:r>
      <w:r w:rsidRPr="0062074F">
        <w:t xml:space="preserve"> display fulfils the requirements of this </w:t>
      </w:r>
      <w:r w:rsidR="00BB11A2" w:rsidRPr="0062074F">
        <w:t>specification</w:t>
      </w:r>
      <w:r w:rsidRPr="0062074F">
        <w:t>.</w:t>
      </w:r>
      <w:r w:rsidR="003035C4" w:rsidRPr="0062074F" w:rsidDel="003035C4">
        <w:t xml:space="preserve"> </w:t>
      </w:r>
    </w:p>
    <w:p w14:paraId="285A3A85" w14:textId="48CB40A6" w:rsidR="00334FE9" w:rsidRPr="0062074F" w:rsidRDefault="00334FE9" w:rsidP="00E673D5">
      <w:pPr>
        <w:pStyle w:val="berschrift3"/>
      </w:pPr>
      <w:bookmarkStart w:id="2081" w:name="_Toc49466645"/>
      <w:bookmarkStart w:id="2082" w:name="_Toc49466891"/>
      <w:bookmarkStart w:id="2083" w:name="_Toc178784530"/>
      <w:bookmarkStart w:id="2084" w:name="_Toc178784531"/>
      <w:bookmarkStart w:id="2085" w:name="_Toc178784532"/>
      <w:bookmarkStart w:id="2086" w:name="_Toc178784533"/>
      <w:bookmarkStart w:id="2087" w:name="_Toc178784534"/>
      <w:bookmarkStart w:id="2088" w:name="_Toc178784535"/>
      <w:bookmarkStart w:id="2089" w:name="_Toc226035107"/>
      <w:bookmarkEnd w:id="2081"/>
      <w:bookmarkEnd w:id="2082"/>
      <w:bookmarkEnd w:id="2083"/>
      <w:bookmarkEnd w:id="2084"/>
      <w:bookmarkEnd w:id="2085"/>
      <w:bookmarkEnd w:id="2086"/>
      <w:bookmarkEnd w:id="2087"/>
      <w:bookmarkEnd w:id="2088"/>
      <w:r w:rsidRPr="0062074F">
        <w:t>Display calibration and verification</w:t>
      </w:r>
      <w:bookmarkEnd w:id="2089"/>
    </w:p>
    <w:p w14:paraId="717F7B5B" w14:textId="0002D3BC" w:rsidR="008E6C83" w:rsidRPr="0062074F" w:rsidRDefault="008E6C83" w:rsidP="00472D6D">
      <w:pPr>
        <w:spacing w:after="120" w:line="240" w:lineRule="auto"/>
        <w:jc w:val="both"/>
      </w:pPr>
      <w:commentRangeStart w:id="2090"/>
      <w:r w:rsidRPr="0062074F">
        <w:t xml:space="preserve">The </w:t>
      </w:r>
      <w:ins w:id="2091" w:author="Birklhuber Bernd" w:date="2026-08-10T10:31:00Z">
        <w:r w:rsidR="005A3B16">
          <w:t xml:space="preserve">type approved </w:t>
        </w:r>
      </w:ins>
      <w:ins w:id="2092" w:author="Birklhuber Bernd" w:date="2026-08-07T11:31:00Z">
        <w:r w:rsidR="00CC03BE">
          <w:t xml:space="preserve">Inland </w:t>
        </w:r>
      </w:ins>
      <w:r w:rsidRPr="0062074F">
        <w:t xml:space="preserve">ECDIS </w:t>
      </w:r>
      <w:ins w:id="2093" w:author="Birklhuber Bernd" w:date="2026-08-07T11:31:00Z">
        <w:r w:rsidR="00CC03BE">
          <w:t xml:space="preserve">or </w:t>
        </w:r>
      </w:ins>
      <w:ins w:id="2094" w:author="Birklhuber Bernd" w:date="2026-08-21T13:32:00Z">
        <w:r w:rsidR="00D31668">
          <w:t xml:space="preserve">Inland </w:t>
        </w:r>
      </w:ins>
      <w:ins w:id="2095" w:author="Birklhuber Bernd" w:date="2026-08-07T11:31:00Z">
        <w:r w:rsidR="00CC03BE">
          <w:t xml:space="preserve">ECS </w:t>
        </w:r>
      </w:ins>
      <w:r w:rsidRPr="0062074F">
        <w:t xml:space="preserve">display </w:t>
      </w:r>
      <w:r w:rsidR="00B23114" w:rsidRPr="0062074F">
        <w:t xml:space="preserve">must </w:t>
      </w:r>
      <w:r w:rsidRPr="0062074F">
        <w:t>be calibrated initially in order to transform the CIE</w:t>
      </w:r>
      <w:r w:rsidR="00D3473A" w:rsidRPr="0062074F">
        <w:t xml:space="preserve"> </w:t>
      </w:r>
      <w:r w:rsidRPr="0062074F">
        <w:t>colour table coordinates to screen coordinates. The main components of the</w:t>
      </w:r>
      <w:r w:rsidR="00D3473A" w:rsidRPr="0062074F">
        <w:t xml:space="preserve"> </w:t>
      </w:r>
      <w:ins w:id="2096" w:author="Birklhuber Bernd" w:date="2026-08-07T11:32:00Z">
        <w:r w:rsidR="00CC03BE">
          <w:t xml:space="preserve">Inland </w:t>
        </w:r>
      </w:ins>
      <w:r w:rsidRPr="0062074F">
        <w:t xml:space="preserve">ECDIS </w:t>
      </w:r>
      <w:ins w:id="2097" w:author="Birklhuber Bernd" w:date="2026-08-07T11:32:00Z">
        <w:r w:rsidR="00CC03BE">
          <w:t xml:space="preserve">or </w:t>
        </w:r>
      </w:ins>
      <w:ins w:id="2098" w:author="Birklhuber Bernd" w:date="2026-08-21T13:32:00Z">
        <w:r w:rsidR="00D31668">
          <w:t xml:space="preserve">Inland </w:t>
        </w:r>
      </w:ins>
      <w:ins w:id="2099" w:author="Birklhuber Bernd" w:date="2026-08-07T11:32:00Z">
        <w:r w:rsidR="00CC03BE">
          <w:t xml:space="preserve">ECS </w:t>
        </w:r>
      </w:ins>
      <w:r w:rsidRPr="0062074F">
        <w:t>display are the monitor and the image generator. Both the monitor and the</w:t>
      </w:r>
      <w:r w:rsidR="00D3473A" w:rsidRPr="0062074F">
        <w:t xml:space="preserve"> </w:t>
      </w:r>
      <w:r w:rsidRPr="0062074F">
        <w:t xml:space="preserve">image generator used to drive the </w:t>
      </w:r>
      <w:ins w:id="2100" w:author="Birklhuber Bernd" w:date="2026-08-07T11:32:00Z">
        <w:r w:rsidR="00CC03BE">
          <w:t xml:space="preserve">Inland </w:t>
        </w:r>
      </w:ins>
      <w:r w:rsidRPr="0062074F">
        <w:t xml:space="preserve">ECDIS </w:t>
      </w:r>
      <w:ins w:id="2101" w:author="Birklhuber Bernd" w:date="2026-08-07T11:32:00Z">
        <w:r w:rsidR="00CC03BE">
          <w:t xml:space="preserve">or </w:t>
        </w:r>
      </w:ins>
      <w:ins w:id="2102" w:author="Birklhuber Bernd" w:date="2026-08-21T13:32:00Z">
        <w:r w:rsidR="00D31668">
          <w:t xml:space="preserve">Inland </w:t>
        </w:r>
      </w:ins>
      <w:ins w:id="2103" w:author="Birklhuber Bernd" w:date="2026-08-07T11:32:00Z">
        <w:r w:rsidR="00CC03BE">
          <w:t xml:space="preserve">ECS </w:t>
        </w:r>
      </w:ins>
      <w:r w:rsidRPr="0062074F">
        <w:t>display can be calibrated together as a</w:t>
      </w:r>
      <w:r w:rsidR="00D3473A" w:rsidRPr="0062074F">
        <w:t xml:space="preserve"> </w:t>
      </w:r>
      <w:r w:rsidRPr="0062074F">
        <w:t>colour generating unit. Another alternative is to calibrate separately both the</w:t>
      </w:r>
      <w:r w:rsidR="00D3473A" w:rsidRPr="0062074F">
        <w:t xml:space="preserve"> </w:t>
      </w:r>
      <w:r w:rsidRPr="0062074F">
        <w:t>monitor and image generator</w:t>
      </w:r>
      <w:r w:rsidR="00D3473A" w:rsidRPr="0062074F">
        <w:t>.</w:t>
      </w:r>
    </w:p>
    <w:p w14:paraId="522E9389" w14:textId="4FCD1366" w:rsidR="008E6C83" w:rsidRPr="0062074F" w:rsidRDefault="008E6C83" w:rsidP="00472D6D">
      <w:pPr>
        <w:spacing w:after="60" w:line="240" w:lineRule="auto"/>
        <w:jc w:val="both"/>
      </w:pPr>
      <w:r w:rsidRPr="0062074F">
        <w:t>The following international standards describe methods for calibration of a</w:t>
      </w:r>
      <w:r w:rsidR="00D3473A" w:rsidRPr="0062074F">
        <w:t xml:space="preserve"> </w:t>
      </w:r>
      <w:r w:rsidRPr="0062074F">
        <w:t>monitor’s RGB values to produce an output. Other methodologies may be</w:t>
      </w:r>
      <w:r w:rsidR="00D3473A" w:rsidRPr="0062074F">
        <w:t xml:space="preserve"> </w:t>
      </w:r>
      <w:r w:rsidRPr="0062074F">
        <w:t>followed, but the same verification test requirements apply regardless of method.</w:t>
      </w:r>
    </w:p>
    <w:p w14:paraId="67B6E677" w14:textId="0D61FDE9" w:rsidR="00D3473A" w:rsidRPr="0062074F" w:rsidRDefault="00D3473A" w:rsidP="00472D6D">
      <w:pPr>
        <w:spacing w:after="60" w:line="240" w:lineRule="auto"/>
        <w:ind w:left="720"/>
        <w:jc w:val="both"/>
      </w:pPr>
      <w:r w:rsidRPr="0062074F">
        <w:t>CIE 122-1996</w:t>
      </w:r>
      <w:r w:rsidR="00461197" w:rsidRPr="0062074F">
        <w:tab/>
      </w:r>
      <w:r w:rsidR="00461197" w:rsidRPr="0062074F">
        <w:tab/>
      </w:r>
      <w:r w:rsidRPr="0062074F">
        <w:rPr>
          <w:i/>
        </w:rPr>
        <w:t>Technical Report: The Relationship between Digital and Colorimetric Data for Computer-Controlled CRT Displays</w:t>
      </w:r>
      <w:r w:rsidR="00461197" w:rsidRPr="0062074F">
        <w:rPr>
          <w:i/>
        </w:rPr>
        <w:t>.</w:t>
      </w:r>
    </w:p>
    <w:p w14:paraId="67EB867B" w14:textId="5C8DE7B6" w:rsidR="00D3473A" w:rsidRPr="0062074F" w:rsidRDefault="00D3473A" w:rsidP="00472D6D">
      <w:pPr>
        <w:spacing w:after="60" w:line="240" w:lineRule="auto"/>
        <w:ind w:left="720"/>
        <w:jc w:val="both"/>
      </w:pPr>
      <w:r w:rsidRPr="0062074F">
        <w:t>IEC 61966-3</w:t>
      </w:r>
      <w:r w:rsidR="00461197" w:rsidRPr="0062074F">
        <w:t>:</w:t>
      </w:r>
      <w:r w:rsidRPr="0062074F">
        <w:t>2000</w:t>
      </w:r>
      <w:r w:rsidR="00461197" w:rsidRPr="0062074F">
        <w:tab/>
      </w:r>
      <w:r w:rsidRPr="0062074F">
        <w:rPr>
          <w:i/>
        </w:rPr>
        <w:t>Multimedia systems and equipment -</w:t>
      </w:r>
      <w:r w:rsidR="00250D78">
        <w:rPr>
          <w:i/>
        </w:rPr>
        <w:t xml:space="preserve"> </w:t>
      </w:r>
      <w:r w:rsidRPr="0062074F">
        <w:rPr>
          <w:i/>
        </w:rPr>
        <w:t>Colour measurement and management -</w:t>
      </w:r>
      <w:r w:rsidR="00461197" w:rsidRPr="0062074F">
        <w:rPr>
          <w:i/>
        </w:rPr>
        <w:t xml:space="preserve"> </w:t>
      </w:r>
      <w:r w:rsidRPr="0062074F">
        <w:rPr>
          <w:i/>
        </w:rPr>
        <w:t>Part 3: Equipment using cathode ray tubes</w:t>
      </w:r>
      <w:r w:rsidRPr="0062074F">
        <w:t>, Edition 1</w:t>
      </w:r>
      <w:r w:rsidR="00461197" w:rsidRPr="0062074F">
        <w:t>.</w:t>
      </w:r>
    </w:p>
    <w:p w14:paraId="0E83DECB" w14:textId="3313A9E7" w:rsidR="00D3473A" w:rsidRPr="0062074F" w:rsidRDefault="00D3473A" w:rsidP="00472D6D">
      <w:pPr>
        <w:spacing w:after="120" w:line="240" w:lineRule="auto"/>
        <w:ind w:left="720"/>
        <w:jc w:val="both"/>
      </w:pPr>
      <w:r w:rsidRPr="0062074F">
        <w:t>IEC 61966-4</w:t>
      </w:r>
      <w:r w:rsidR="00461197" w:rsidRPr="0062074F">
        <w:t>:</w:t>
      </w:r>
      <w:r w:rsidRPr="0062074F">
        <w:t>2000</w:t>
      </w:r>
      <w:r w:rsidR="00461197" w:rsidRPr="0062074F">
        <w:tab/>
      </w:r>
      <w:r w:rsidRPr="0062074F">
        <w:rPr>
          <w:i/>
        </w:rPr>
        <w:t>Multimedia systems and equipment-Colour measurement and</w:t>
      </w:r>
      <w:r w:rsidR="00461197" w:rsidRPr="0062074F">
        <w:rPr>
          <w:i/>
        </w:rPr>
        <w:t xml:space="preserve"> </w:t>
      </w:r>
      <w:r w:rsidRPr="0062074F">
        <w:rPr>
          <w:i/>
        </w:rPr>
        <w:t xml:space="preserve">management </w:t>
      </w:r>
      <w:r w:rsidR="00A87705" w:rsidRPr="0062074F">
        <w:rPr>
          <w:i/>
        </w:rPr>
        <w:t>–</w:t>
      </w:r>
      <w:r w:rsidRPr="0062074F">
        <w:rPr>
          <w:i/>
        </w:rPr>
        <w:t xml:space="preserve"> Part</w:t>
      </w:r>
      <w:r w:rsidR="00A87705" w:rsidRPr="0062074F">
        <w:rPr>
          <w:i/>
        </w:rPr>
        <w:t xml:space="preserve"> </w:t>
      </w:r>
      <w:r w:rsidRPr="0062074F">
        <w:rPr>
          <w:i/>
        </w:rPr>
        <w:t>4: Equipment using liquid crystal display panels</w:t>
      </w:r>
      <w:r w:rsidRPr="0062074F">
        <w:t>, Edition 1</w:t>
      </w:r>
      <w:r w:rsidR="00461197" w:rsidRPr="0062074F">
        <w:t>.</w:t>
      </w:r>
    </w:p>
    <w:p w14:paraId="7CFE5C10" w14:textId="50651171" w:rsidR="00A94BB4" w:rsidRPr="0062074F" w:rsidRDefault="00D3473A" w:rsidP="00472D6D">
      <w:pPr>
        <w:spacing w:after="120" w:line="240" w:lineRule="auto"/>
        <w:jc w:val="both"/>
      </w:pPr>
      <w:r w:rsidRPr="0062074F">
        <w:t xml:space="preserve">The </w:t>
      </w:r>
      <w:ins w:id="2104" w:author="Birklhuber Bernd" w:date="2026-08-07T11:33:00Z">
        <w:r w:rsidR="00CC03BE">
          <w:t xml:space="preserve">Inland </w:t>
        </w:r>
      </w:ins>
      <w:r w:rsidRPr="0062074F">
        <w:t>ECDIS</w:t>
      </w:r>
      <w:ins w:id="2105" w:author="Birklhuber Bernd" w:date="2026-08-07T11:33:00Z">
        <w:r w:rsidR="00CC03BE">
          <w:t xml:space="preserve"> or </w:t>
        </w:r>
      </w:ins>
      <w:ins w:id="2106" w:author="Birklhuber Bernd" w:date="2026-08-21T13:32:00Z">
        <w:r w:rsidR="00D31668">
          <w:t xml:space="preserve">Inland </w:t>
        </w:r>
      </w:ins>
      <w:ins w:id="2107" w:author="Birklhuber Bernd" w:date="2026-08-07T11:33:00Z">
        <w:r w:rsidR="00CC03BE">
          <w:t>ECS</w:t>
        </w:r>
      </w:ins>
      <w:r w:rsidRPr="0062074F">
        <w:t xml:space="preserve"> display calibration </w:t>
      </w:r>
      <w:r w:rsidR="00B23114" w:rsidRPr="0062074F">
        <w:t xml:space="preserve">must </w:t>
      </w:r>
      <w:r w:rsidRPr="0062074F">
        <w:t>be verified for type approval of all monitors</w:t>
      </w:r>
      <w:r w:rsidR="00762AB0" w:rsidRPr="0062074F">
        <w:t>.</w:t>
      </w:r>
      <w:r w:rsidR="00461197" w:rsidRPr="0062074F">
        <w:t xml:space="preserve"> </w:t>
      </w:r>
      <w:commentRangeEnd w:id="2090"/>
      <w:r w:rsidR="00CC03BE">
        <w:rPr>
          <w:rStyle w:val="Kommentarzeichen"/>
        </w:rPr>
        <w:commentReference w:id="2090"/>
      </w:r>
    </w:p>
    <w:p w14:paraId="2747ABBF" w14:textId="6F99DE9F" w:rsidR="00334FE9" w:rsidRPr="0062074F" w:rsidRDefault="00A87705" w:rsidP="00530F27">
      <w:pPr>
        <w:pStyle w:val="berschrift3"/>
      </w:pPr>
      <w:bookmarkStart w:id="2108" w:name="_Toc226035108"/>
      <w:r w:rsidRPr="0062074F">
        <w:t>Colour control,</w:t>
      </w:r>
      <w:r w:rsidR="00334FE9" w:rsidRPr="0062074F">
        <w:t xml:space="preserve"> contrast and brightness controls</w:t>
      </w:r>
      <w:bookmarkEnd w:id="2108"/>
    </w:p>
    <w:p w14:paraId="76854F2A" w14:textId="4B397CC2" w:rsidR="008E6C83" w:rsidRPr="0062074F" w:rsidRDefault="008E6C83" w:rsidP="00472D6D">
      <w:pPr>
        <w:spacing w:after="120" w:line="240" w:lineRule="auto"/>
        <w:jc w:val="both"/>
      </w:pPr>
      <w:r w:rsidRPr="0062074F">
        <w:t xml:space="preserve">There are a variety of technologies available for monitors to be used for </w:t>
      </w:r>
      <w:ins w:id="2109" w:author="Birklhuber Bernd" w:date="2026-08-07T11:33:00Z">
        <w:r w:rsidR="00CC03BE">
          <w:t xml:space="preserve">Inland </w:t>
        </w:r>
      </w:ins>
      <w:r w:rsidRPr="0062074F">
        <w:t>ECDIS</w:t>
      </w:r>
      <w:r w:rsidR="00461197" w:rsidRPr="0062074F">
        <w:t xml:space="preserve"> </w:t>
      </w:r>
      <w:ins w:id="2110" w:author="Birklhuber Bernd" w:date="2026-08-07T11:33:00Z">
        <w:r w:rsidR="00CC03BE">
          <w:t xml:space="preserve">and </w:t>
        </w:r>
      </w:ins>
      <w:ins w:id="2111" w:author="Birklhuber Bernd" w:date="2026-08-21T13:32:00Z">
        <w:r w:rsidR="00D31668">
          <w:t xml:space="preserve">Inland </w:t>
        </w:r>
      </w:ins>
      <w:ins w:id="2112" w:author="Birklhuber Bernd" w:date="2026-08-07T11:33:00Z">
        <w:r w:rsidR="00CC03BE">
          <w:t xml:space="preserve">ECS </w:t>
        </w:r>
      </w:ins>
      <w:r w:rsidRPr="0062074F">
        <w:t>display. Different technologies have different methods to control colour, contrast</w:t>
      </w:r>
      <w:r w:rsidR="00461197" w:rsidRPr="0062074F">
        <w:t xml:space="preserve"> </w:t>
      </w:r>
      <w:r w:rsidRPr="0062074F">
        <w:t>and brightness, but some basic rules apply for all of them.</w:t>
      </w:r>
    </w:p>
    <w:p w14:paraId="2057F64D" w14:textId="453F0B13" w:rsidR="00334FE9" w:rsidRPr="0062074F" w:rsidRDefault="00334FE9" w:rsidP="003D0589">
      <w:pPr>
        <w:pStyle w:val="berschrift3"/>
      </w:pPr>
      <w:bookmarkStart w:id="2113" w:name="_Toc226035109"/>
      <w:r w:rsidRPr="0062074F">
        <w:t>Effect of controls</w:t>
      </w:r>
      <w:bookmarkEnd w:id="2113"/>
    </w:p>
    <w:p w14:paraId="781946BA" w14:textId="03D25FAE" w:rsidR="008E6C83" w:rsidRPr="0062074F" w:rsidRDefault="008E6C83" w:rsidP="00A87705">
      <w:pPr>
        <w:spacing w:after="120" w:line="240" w:lineRule="auto"/>
        <w:jc w:val="both"/>
      </w:pPr>
      <w:r w:rsidRPr="0062074F">
        <w:t>The contrast control of a display generally shortens or extends the range of</w:t>
      </w:r>
      <w:r w:rsidR="00461197" w:rsidRPr="0062074F">
        <w:t xml:space="preserve"> </w:t>
      </w:r>
      <w:r w:rsidRPr="0062074F">
        <w:t>luminance available, making the display appear darker or brighter.</w:t>
      </w:r>
    </w:p>
    <w:p w14:paraId="253558C9" w14:textId="2B689DD4" w:rsidR="008E6C83" w:rsidRPr="0062074F" w:rsidRDefault="008E6C83" w:rsidP="00A87705">
      <w:pPr>
        <w:spacing w:after="120" w:line="240" w:lineRule="auto"/>
        <w:jc w:val="both"/>
      </w:pPr>
      <w:r w:rsidRPr="0062074F">
        <w:t>On the other hand, the brightness control shortens or extends the range of colour</w:t>
      </w:r>
      <w:r w:rsidR="00461197" w:rsidRPr="0062074F">
        <w:t xml:space="preserve"> </w:t>
      </w:r>
      <w:r w:rsidRPr="0062074F">
        <w:t>saturation available by adding white (which extends the range by making colours</w:t>
      </w:r>
      <w:r w:rsidR="00461197" w:rsidRPr="0062074F">
        <w:t xml:space="preserve"> </w:t>
      </w:r>
      <w:r w:rsidRPr="0062074F">
        <w:t>other than black less saturated), or subtracting white (colours become darker,</w:t>
      </w:r>
      <w:r w:rsidR="00461197" w:rsidRPr="0062074F">
        <w:t xml:space="preserve"> </w:t>
      </w:r>
      <w:r w:rsidRPr="0062074F">
        <w:t>more saturated.)</w:t>
      </w:r>
    </w:p>
    <w:p w14:paraId="3A76A7B5" w14:textId="00B2A813" w:rsidR="008E6C83" w:rsidRPr="0062074F" w:rsidRDefault="008E6C83" w:rsidP="00A87705">
      <w:pPr>
        <w:spacing w:after="120" w:line="240" w:lineRule="auto"/>
        <w:jc w:val="both"/>
      </w:pPr>
      <w:r w:rsidRPr="0062074F">
        <w:t>To the viewer, it has much the same apparent effect as contrast, but it achieves</w:t>
      </w:r>
      <w:r w:rsidR="00461197" w:rsidRPr="0062074F">
        <w:t xml:space="preserve"> </w:t>
      </w:r>
      <w:r w:rsidRPr="0062074F">
        <w:t>this by altering the colour contrast of the colour tables between foreground and</w:t>
      </w:r>
      <w:r w:rsidR="00461197" w:rsidRPr="0062074F">
        <w:t xml:space="preserve"> </w:t>
      </w:r>
      <w:r w:rsidRPr="0062074F">
        <w:t>background colours, and this may result in some features becoming harder to see,</w:t>
      </w:r>
      <w:r w:rsidR="00461197" w:rsidRPr="0062074F">
        <w:t xml:space="preserve"> </w:t>
      </w:r>
      <w:r w:rsidRPr="0062074F">
        <w:t>particularly at night. More importantly, making the night display more saturated</w:t>
      </w:r>
      <w:r w:rsidR="00461197" w:rsidRPr="0062074F">
        <w:t xml:space="preserve"> </w:t>
      </w:r>
      <w:r w:rsidRPr="0062074F">
        <w:t>may drop some dark colours below the cut-off point, into black, thus losing</w:t>
      </w:r>
      <w:r w:rsidR="00461197" w:rsidRPr="0062074F">
        <w:t xml:space="preserve"> </w:t>
      </w:r>
      <w:r w:rsidRPr="0062074F">
        <w:t>distinctions such as shallow versus deep water.</w:t>
      </w:r>
    </w:p>
    <w:p w14:paraId="689359A4" w14:textId="1E98B557" w:rsidR="008E6C83" w:rsidRPr="0062074F" w:rsidRDefault="00334FE9" w:rsidP="003D0589">
      <w:pPr>
        <w:pStyle w:val="berschrift3"/>
      </w:pPr>
      <w:bookmarkStart w:id="2114" w:name="_Toc226035110"/>
      <w:r w:rsidRPr="0062074F">
        <w:t>Use of the controls</w:t>
      </w:r>
      <w:bookmarkEnd w:id="2114"/>
    </w:p>
    <w:p w14:paraId="7537B699" w14:textId="05450229" w:rsidR="008E6C83" w:rsidRPr="0062074F" w:rsidRDefault="008E6C83" w:rsidP="00A87705">
      <w:pPr>
        <w:spacing w:after="120" w:line="240" w:lineRule="auto"/>
        <w:jc w:val="both"/>
      </w:pPr>
      <w:commentRangeStart w:id="2115"/>
      <w:r w:rsidRPr="0062074F">
        <w:t xml:space="preserve">Colour tables are provided for day, dusk and night. The </w:t>
      </w:r>
      <w:del w:id="2116" w:author="Birklhuber Bernd" w:date="2026-08-07T11:34:00Z">
        <w:r w:rsidRPr="0062074F" w:rsidDel="00CC03BE">
          <w:delText xml:space="preserve">mariner </w:delText>
        </w:r>
      </w:del>
      <w:ins w:id="2117" w:author="Birklhuber Bernd" w:date="2026-08-07T11:34:00Z">
        <w:r w:rsidR="00CC03BE">
          <w:t>boatmaster</w:t>
        </w:r>
        <w:r w:rsidR="00CC03BE" w:rsidRPr="0062074F">
          <w:t xml:space="preserve"> </w:t>
        </w:r>
      </w:ins>
      <w:r w:rsidR="00B23114" w:rsidRPr="0062074F">
        <w:t xml:space="preserve">must </w:t>
      </w:r>
      <w:r w:rsidRPr="0062074F">
        <w:t>be</w:t>
      </w:r>
      <w:r w:rsidR="003E64AD" w:rsidRPr="0062074F">
        <w:t xml:space="preserve"> </w:t>
      </w:r>
      <w:r w:rsidRPr="0062074F">
        <w:t xml:space="preserve">provided with the control to make fine adjustments between these tables; </w:t>
      </w:r>
      <w:ins w:id="2118" w:author="Birklhuber Bernd" w:date="2026-08-10T10:32:00Z">
        <w:r w:rsidR="005A3B16">
          <w:t xml:space="preserve">For type approved Inland ECDIS and </w:t>
        </w:r>
      </w:ins>
      <w:ins w:id="2119" w:author="Birklhuber Bernd" w:date="2026-08-21T13:32:00Z">
        <w:r w:rsidR="00D31668">
          <w:t xml:space="preserve">Inland </w:t>
        </w:r>
      </w:ins>
      <w:ins w:id="2120" w:author="Birklhuber Bernd" w:date="2026-08-10T10:32:00Z">
        <w:r w:rsidR="005A3B16">
          <w:t xml:space="preserve">ECS </w:t>
        </w:r>
      </w:ins>
      <w:r w:rsidRPr="0062074F">
        <w:t>the</w:t>
      </w:r>
      <w:r w:rsidR="003E64AD" w:rsidRPr="0062074F">
        <w:t xml:space="preserve"> </w:t>
      </w:r>
      <w:r w:rsidRPr="0062074F">
        <w:t xml:space="preserve">calibration position </w:t>
      </w:r>
      <w:r w:rsidR="00B23114" w:rsidRPr="0062074F">
        <w:t xml:space="preserve">must </w:t>
      </w:r>
      <w:r w:rsidRPr="0062074F">
        <w:t>be marked as a reference for this.</w:t>
      </w:r>
    </w:p>
    <w:p w14:paraId="717BDCB8" w14:textId="70E92230" w:rsidR="008E6C83" w:rsidRPr="0062074F" w:rsidRDefault="008E6C83" w:rsidP="00A87705">
      <w:pPr>
        <w:spacing w:after="120" w:line="240" w:lineRule="auto"/>
        <w:jc w:val="both"/>
      </w:pPr>
      <w:r w:rsidRPr="0062074F">
        <w:t>The general</w:t>
      </w:r>
      <w:r w:rsidR="00461197" w:rsidRPr="0062074F">
        <w:t xml:space="preserve"> </w:t>
      </w:r>
      <w:r w:rsidRPr="0062074F">
        <w:t xml:space="preserve">principle is that all </w:t>
      </w:r>
      <w:r w:rsidR="00B23114" w:rsidRPr="0062074F">
        <w:t>colour calibration</w:t>
      </w:r>
      <w:r w:rsidRPr="0062074F">
        <w:t xml:space="preserve"> controls </w:t>
      </w:r>
      <w:ins w:id="2121" w:author="Birklhuber Bernd" w:date="2026-08-10T10:32:00Z">
        <w:r w:rsidR="005A3B16">
          <w:t xml:space="preserve">of a type approved Inland </w:t>
        </w:r>
      </w:ins>
      <w:ins w:id="2122" w:author="Birklhuber Bernd" w:date="2026-08-10T10:33:00Z">
        <w:r w:rsidR="005A3B16">
          <w:t xml:space="preserve">ECDIS or </w:t>
        </w:r>
      </w:ins>
      <w:ins w:id="2123" w:author="Birklhuber Bernd" w:date="2026-08-21T13:32:00Z">
        <w:r w:rsidR="00D31668">
          <w:t>Inland</w:t>
        </w:r>
      </w:ins>
      <w:ins w:id="2124" w:author="Birklhuber Bernd" w:date="2026-08-21T13:33:00Z">
        <w:r w:rsidR="00D31668">
          <w:t xml:space="preserve"> </w:t>
        </w:r>
      </w:ins>
      <w:ins w:id="2125" w:author="Birklhuber Bernd" w:date="2026-08-10T10:33:00Z">
        <w:r w:rsidR="005A3B16">
          <w:t xml:space="preserve">ECS </w:t>
        </w:r>
      </w:ins>
      <w:r w:rsidR="00B23114" w:rsidRPr="0062074F">
        <w:t xml:space="preserve">must </w:t>
      </w:r>
      <w:r w:rsidRPr="0062074F">
        <w:t>have a provision to return to the</w:t>
      </w:r>
      <w:r w:rsidR="00461197" w:rsidRPr="0062074F">
        <w:t xml:space="preserve"> </w:t>
      </w:r>
      <w:r w:rsidRPr="0062074F">
        <w:t>calibrated settings</w:t>
      </w:r>
      <w:r w:rsidR="00B23114" w:rsidRPr="0062074F">
        <w:t xml:space="preserve">. </w:t>
      </w:r>
      <w:commentRangeEnd w:id="2115"/>
      <w:r w:rsidR="005A3B16">
        <w:rPr>
          <w:rStyle w:val="Kommentarzeichen"/>
        </w:rPr>
        <w:commentReference w:id="2115"/>
      </w:r>
    </w:p>
    <w:p w14:paraId="7B89BE5D" w14:textId="22AB9FAA" w:rsidR="00334FE9" w:rsidRPr="0062074F" w:rsidRDefault="008E6C83" w:rsidP="00A87705">
      <w:pPr>
        <w:spacing w:after="120" w:line="240" w:lineRule="auto"/>
        <w:jc w:val="both"/>
      </w:pPr>
      <w:r w:rsidRPr="0062074F">
        <w:t xml:space="preserve">The </w:t>
      </w:r>
      <w:ins w:id="2126" w:author="Birklhuber Bernd" w:date="2026-08-07T11:34:00Z">
        <w:r w:rsidR="00CC03BE">
          <w:t xml:space="preserve">Inland </w:t>
        </w:r>
      </w:ins>
      <w:r w:rsidRPr="0062074F">
        <w:t xml:space="preserve">ECDIS </w:t>
      </w:r>
      <w:ins w:id="2127" w:author="Birklhuber Bernd" w:date="2026-08-07T11:34:00Z">
        <w:r w:rsidR="00CC03BE">
          <w:t xml:space="preserve">and </w:t>
        </w:r>
      </w:ins>
      <w:ins w:id="2128" w:author="Birklhuber Bernd" w:date="2026-08-21T13:33:00Z">
        <w:r w:rsidR="00D31668">
          <w:t xml:space="preserve">Inland </w:t>
        </w:r>
      </w:ins>
      <w:ins w:id="2129" w:author="Birklhuber Bernd" w:date="2026-08-07T11:34:00Z">
        <w:r w:rsidR="00CC03BE">
          <w:t>E</w:t>
        </w:r>
      </w:ins>
      <w:ins w:id="2130" w:author="Birklhuber Bernd" w:date="2026-08-07T11:35:00Z">
        <w:r w:rsidR="00CC03BE">
          <w:t xml:space="preserve">CS </w:t>
        </w:r>
      </w:ins>
      <w:r w:rsidRPr="0062074F">
        <w:t xml:space="preserve">manual </w:t>
      </w:r>
      <w:r w:rsidR="00B23114" w:rsidRPr="0062074F">
        <w:t xml:space="preserve">must </w:t>
      </w:r>
      <w:r w:rsidRPr="0062074F">
        <w:t xml:space="preserve">carry a warning that </w:t>
      </w:r>
      <w:r w:rsidR="00B23114" w:rsidRPr="0062074F">
        <w:t xml:space="preserve">use of the </w:t>
      </w:r>
      <w:ins w:id="2131" w:author="Birklhuber Bernd" w:date="2026-08-07T11:35:00Z">
        <w:r w:rsidR="00CC03BE">
          <w:t xml:space="preserve">Inland </w:t>
        </w:r>
      </w:ins>
      <w:r w:rsidR="00B23114" w:rsidRPr="0062074F">
        <w:t xml:space="preserve">ECDIS </w:t>
      </w:r>
      <w:ins w:id="2132" w:author="Birklhuber Bernd" w:date="2026-08-07T11:35:00Z">
        <w:r w:rsidR="00CC03BE">
          <w:t xml:space="preserve">and </w:t>
        </w:r>
      </w:ins>
      <w:ins w:id="2133" w:author="Birklhuber Bernd" w:date="2026-08-21T13:33:00Z">
        <w:r w:rsidR="00D31668">
          <w:t xml:space="preserve">Inland </w:t>
        </w:r>
      </w:ins>
      <w:ins w:id="2134" w:author="Birklhuber Bernd" w:date="2026-08-07T11:35:00Z">
        <w:r w:rsidR="00CC03BE">
          <w:t xml:space="preserve">ECS </w:t>
        </w:r>
      </w:ins>
      <w:r w:rsidR="00B23114" w:rsidRPr="0062074F">
        <w:t>with uncalibrated settings</w:t>
      </w:r>
      <w:r w:rsidR="001C7387" w:rsidRPr="0062074F">
        <w:t xml:space="preserve"> </w:t>
      </w:r>
      <w:r w:rsidRPr="0062074F">
        <w:t>may adversely affect the visibility of information on the display.</w:t>
      </w:r>
    </w:p>
    <w:p w14:paraId="71D1D062" w14:textId="1E2CEC67" w:rsidR="00334FE9" w:rsidRPr="0062074F" w:rsidRDefault="00334FE9" w:rsidP="003D0589">
      <w:pPr>
        <w:pStyle w:val="berschrift3"/>
      </w:pPr>
      <w:bookmarkStart w:id="2135" w:name="_Toc226035111"/>
      <w:r w:rsidRPr="0062074F">
        <w:t>Setting the controls for route monitoring</w:t>
      </w:r>
      <w:bookmarkEnd w:id="2135"/>
    </w:p>
    <w:p w14:paraId="2308E49E" w14:textId="3E98281D" w:rsidR="00670209" w:rsidRPr="0062074F" w:rsidRDefault="00670209" w:rsidP="00A87705">
      <w:pPr>
        <w:spacing w:after="120" w:line="240" w:lineRule="auto"/>
        <w:jc w:val="both"/>
      </w:pPr>
      <w:r w:rsidRPr="0062074F">
        <w:t xml:space="preserve">The </w:t>
      </w:r>
      <w:ins w:id="2136" w:author="Birklhuber Bernd" w:date="2026-08-07T11:35:00Z">
        <w:r w:rsidR="00CC03BE">
          <w:t xml:space="preserve">Inland </w:t>
        </w:r>
      </w:ins>
      <w:r w:rsidRPr="0062074F">
        <w:t xml:space="preserve">ECDIS </w:t>
      </w:r>
      <w:ins w:id="2137" w:author="Birklhuber Bernd" w:date="2026-08-21T13:33:00Z">
        <w:r w:rsidR="00D31668">
          <w:t>and</w:t>
        </w:r>
      </w:ins>
      <w:ins w:id="2138" w:author="Birklhuber Bernd" w:date="2026-08-07T11:35:00Z">
        <w:r w:rsidR="00CC03BE">
          <w:t xml:space="preserve"> </w:t>
        </w:r>
      </w:ins>
      <w:ins w:id="2139" w:author="Birklhuber Bernd" w:date="2026-08-21T13:33:00Z">
        <w:r w:rsidR="00D31668">
          <w:t xml:space="preserve">Inland </w:t>
        </w:r>
      </w:ins>
      <w:ins w:id="2140" w:author="Birklhuber Bernd" w:date="2026-08-07T11:35:00Z">
        <w:r w:rsidR="00CC03BE">
          <w:t xml:space="preserve">ECS </w:t>
        </w:r>
      </w:ins>
      <w:r w:rsidRPr="0062074F">
        <w:t>display carries far more detail than a radar display, and requires</w:t>
      </w:r>
      <w:r w:rsidR="00461197" w:rsidRPr="0062074F">
        <w:t xml:space="preserve"> </w:t>
      </w:r>
      <w:r w:rsidRPr="0062074F">
        <w:t>correspondingly more attention to the correct selection of colour table and the</w:t>
      </w:r>
      <w:r w:rsidR="00461197" w:rsidRPr="0062074F">
        <w:t xml:space="preserve"> </w:t>
      </w:r>
      <w:r w:rsidRPr="0062074F">
        <w:t>correct adjustment of the controls.</w:t>
      </w:r>
    </w:p>
    <w:p w14:paraId="023582E1" w14:textId="66F0D7D5" w:rsidR="00670209" w:rsidRPr="0062074F" w:rsidRDefault="00670209" w:rsidP="00A87705">
      <w:pPr>
        <w:spacing w:after="120" w:line="240" w:lineRule="auto"/>
        <w:jc w:val="both"/>
      </w:pPr>
      <w:r w:rsidRPr="0062074F">
        <w:lastRenderedPageBreak/>
        <w:t>This particularly affects the black-background displays, and is critically important</w:t>
      </w:r>
      <w:r w:rsidR="00461197" w:rsidRPr="0062074F">
        <w:t xml:space="preserve"> </w:t>
      </w:r>
      <w:r w:rsidRPr="0062074F">
        <w:t>at night, because all colours of the night table, particularly those for large areas,</w:t>
      </w:r>
      <w:r w:rsidR="00461197" w:rsidRPr="0062074F">
        <w:t xml:space="preserve"> </w:t>
      </w:r>
      <w:r w:rsidRPr="0062074F">
        <w:t>have to be set very dark to avoid loss of night vision, and if the control is turned</w:t>
      </w:r>
      <w:r w:rsidR="00461197" w:rsidRPr="0062074F">
        <w:t xml:space="preserve"> </w:t>
      </w:r>
      <w:r w:rsidRPr="0062074F">
        <w:t>down too far these colours will disappear into the black background. As a result,</w:t>
      </w:r>
      <w:r w:rsidR="00461197" w:rsidRPr="0062074F">
        <w:t xml:space="preserve"> </w:t>
      </w:r>
      <w:r w:rsidRPr="0062074F">
        <w:t>chart information will be lost.</w:t>
      </w:r>
    </w:p>
    <w:p w14:paraId="170B009A" w14:textId="2E27CAF4" w:rsidR="00670209" w:rsidRPr="0062074F" w:rsidRDefault="00670209" w:rsidP="00A87705">
      <w:pPr>
        <w:spacing w:after="120" w:line="240" w:lineRule="auto"/>
        <w:jc w:val="both"/>
      </w:pPr>
      <w:r w:rsidRPr="0062074F">
        <w:t>The situation will be worse if one of the day tables is improperly dimmed for use at</w:t>
      </w:r>
      <w:r w:rsidR="00461197" w:rsidRPr="0062074F">
        <w:t xml:space="preserve"> </w:t>
      </w:r>
      <w:r w:rsidRPr="0062074F">
        <w:t>night, instead of switching to the night table.</w:t>
      </w:r>
    </w:p>
    <w:p w14:paraId="4926ED5B" w14:textId="4EBBC964" w:rsidR="00670209" w:rsidRPr="0062074F" w:rsidRDefault="00670209" w:rsidP="00A87705">
      <w:pPr>
        <w:spacing w:after="120" w:line="240" w:lineRule="auto"/>
        <w:jc w:val="both"/>
      </w:pPr>
      <w:r w:rsidRPr="0062074F">
        <w:t>It is important that the display be adapted to lighting conditions on the bridge by</w:t>
      </w:r>
      <w:r w:rsidR="00461197" w:rsidRPr="0062074F">
        <w:t xml:space="preserve"> </w:t>
      </w:r>
      <w:r w:rsidRPr="0062074F">
        <w:t>selecting the correct colour table: "Day" for bright sunlight; "Day” or "Dusk" for</w:t>
      </w:r>
      <w:r w:rsidR="00461197" w:rsidRPr="0062074F">
        <w:t xml:space="preserve"> </w:t>
      </w:r>
      <w:r w:rsidRPr="0062074F">
        <w:t>general daylight viewing; "Dusk" for twilight; and "Night" for the night-darkened</w:t>
      </w:r>
      <w:r w:rsidR="00461197" w:rsidRPr="0062074F">
        <w:t xml:space="preserve"> </w:t>
      </w:r>
      <w:r w:rsidRPr="0062074F">
        <w:t>bridge.</w:t>
      </w:r>
    </w:p>
    <w:p w14:paraId="62748214" w14:textId="05420A56" w:rsidR="00670209" w:rsidRPr="0062074F" w:rsidRDefault="00670209" w:rsidP="00A87705">
      <w:pPr>
        <w:spacing w:after="120" w:line="240" w:lineRule="auto"/>
        <w:jc w:val="both"/>
      </w:pPr>
      <w:r w:rsidRPr="0062074F">
        <w:t>The controls should only be used for fine adjustment within the appropriate colour</w:t>
      </w:r>
      <w:r w:rsidR="00461197" w:rsidRPr="0062074F">
        <w:t xml:space="preserve"> </w:t>
      </w:r>
      <w:r w:rsidRPr="0062074F">
        <w:t>table.</w:t>
      </w:r>
    </w:p>
    <w:p w14:paraId="5672ACF5" w14:textId="4095E0F3" w:rsidR="00670209" w:rsidRPr="0062074F" w:rsidRDefault="00670209" w:rsidP="00A87705">
      <w:pPr>
        <w:spacing w:after="120" w:line="240" w:lineRule="auto"/>
        <w:jc w:val="both"/>
      </w:pPr>
      <w:r w:rsidRPr="0062074F">
        <w:t>To ensure that the controls are always set to a level above that at which</w:t>
      </w:r>
      <w:r w:rsidR="00461197" w:rsidRPr="0062074F">
        <w:t xml:space="preserve"> </w:t>
      </w:r>
      <w:r w:rsidRPr="0062074F">
        <w:t xml:space="preserve">information will be lost, the black-adjust symbol BLKADJ </w:t>
      </w:r>
      <w:r w:rsidR="0063657D" w:rsidRPr="0062074F">
        <w:t xml:space="preserve">must </w:t>
      </w:r>
      <w:r w:rsidRPr="0062074F">
        <w:t>be available to</w:t>
      </w:r>
      <w:r w:rsidR="00461197" w:rsidRPr="0062074F">
        <w:t xml:space="preserve"> </w:t>
      </w:r>
      <w:r w:rsidRPr="0062074F">
        <w:t xml:space="preserve">the </w:t>
      </w:r>
      <w:del w:id="2141" w:author="Birklhuber Bernd" w:date="2026-08-07T11:36:00Z">
        <w:r w:rsidR="00834DA8" w:rsidRPr="0062074F" w:rsidDel="00C0508C">
          <w:delText>M</w:delText>
        </w:r>
        <w:r w:rsidRPr="0062074F" w:rsidDel="00C0508C">
          <w:delText>ariner</w:delText>
        </w:r>
      </w:del>
      <w:ins w:id="2142" w:author="Birklhuber Bernd" w:date="2026-08-07T11:36:00Z">
        <w:r w:rsidR="00C0508C">
          <w:t>boatmaster</w:t>
        </w:r>
      </w:ins>
      <w:r w:rsidRPr="0062074F">
        <w:t>, treated as "Standard display", to be called up at any convenient point</w:t>
      </w:r>
      <w:r w:rsidR="00461197" w:rsidRPr="0062074F">
        <w:t xml:space="preserve"> </w:t>
      </w:r>
      <w:r w:rsidRPr="0062074F">
        <w:t xml:space="preserve">on the screen. The instructions for its use by the </w:t>
      </w:r>
      <w:del w:id="2143" w:author="Birklhuber Bernd" w:date="2026-08-07T11:36:00Z">
        <w:r w:rsidR="00834DA8" w:rsidRPr="0062074F" w:rsidDel="00C0508C">
          <w:delText>M</w:delText>
        </w:r>
        <w:r w:rsidRPr="0062074F" w:rsidDel="00C0508C">
          <w:delText xml:space="preserve">ariner </w:delText>
        </w:r>
      </w:del>
      <w:ins w:id="2144" w:author="Birklhuber Bernd" w:date="2026-08-07T11:36:00Z">
        <w:r w:rsidR="00C0508C">
          <w:t>boatmaster</w:t>
        </w:r>
        <w:r w:rsidR="00C0508C" w:rsidRPr="0062074F">
          <w:t xml:space="preserve"> </w:t>
        </w:r>
      </w:ins>
      <w:r w:rsidR="0063657D" w:rsidRPr="0062074F">
        <w:t xml:space="preserve">must </w:t>
      </w:r>
      <w:r w:rsidRPr="0062074F">
        <w:t>be incorporated in</w:t>
      </w:r>
      <w:r w:rsidR="00461197" w:rsidRPr="0062074F">
        <w:t xml:space="preserve"> </w:t>
      </w:r>
      <w:r w:rsidRPr="0062074F">
        <w:t xml:space="preserve">the </w:t>
      </w:r>
      <w:ins w:id="2145" w:author="Birklhuber Bernd" w:date="2026-08-07T11:36:00Z">
        <w:r w:rsidR="00C0508C">
          <w:t xml:space="preserve">Inland </w:t>
        </w:r>
      </w:ins>
      <w:r w:rsidR="0063657D" w:rsidRPr="0062074F">
        <w:t xml:space="preserve">ECDIS </w:t>
      </w:r>
      <w:ins w:id="2146" w:author="Birklhuber Bernd" w:date="2026-08-07T11:36:00Z">
        <w:r w:rsidR="00C0508C">
          <w:t xml:space="preserve">and </w:t>
        </w:r>
      </w:ins>
      <w:ins w:id="2147" w:author="Birklhuber Bernd" w:date="2026-08-21T13:33:00Z">
        <w:r w:rsidR="00D31668">
          <w:t xml:space="preserve">inland </w:t>
        </w:r>
      </w:ins>
      <w:ins w:id="2148" w:author="Birklhuber Bernd" w:date="2026-08-07T11:36:00Z">
        <w:r w:rsidR="00C0508C">
          <w:t xml:space="preserve">ECS </w:t>
        </w:r>
      </w:ins>
      <w:r w:rsidR="0063657D" w:rsidRPr="0062074F">
        <w:t>manual</w:t>
      </w:r>
      <w:r w:rsidRPr="0062074F">
        <w:t>.</w:t>
      </w:r>
    </w:p>
    <w:p w14:paraId="222EC1CE" w14:textId="6444AD53" w:rsidR="00334FE9" w:rsidRPr="0062074F" w:rsidRDefault="001C7387" w:rsidP="003D0589">
      <w:pPr>
        <w:spacing w:after="60" w:line="240" w:lineRule="auto"/>
        <w:jc w:val="both"/>
      </w:pPr>
      <w:r w:rsidRPr="0062074F">
        <w:t>The following text box contains</w:t>
      </w:r>
      <w:r w:rsidR="00670209" w:rsidRPr="0062074F">
        <w:t xml:space="preserve"> an example of instruction for</w:t>
      </w:r>
      <w:r w:rsidRPr="0062074F">
        <w:t xml:space="preserve"> an</w:t>
      </w:r>
      <w:r w:rsidR="00670209" w:rsidRPr="0062074F">
        <w:t xml:space="preserve"> LCD type of Monitor. The LCD type of</w:t>
      </w:r>
      <w:r w:rsidR="00461197" w:rsidRPr="0062074F">
        <w:t xml:space="preserve"> </w:t>
      </w:r>
      <w:r w:rsidR="00670209" w:rsidRPr="0062074F">
        <w:t xml:space="preserve">monitor used in this example has only one </w:t>
      </w:r>
      <w:del w:id="2149" w:author="Birklhuber Bernd" w:date="2026-08-07T11:36:00Z">
        <w:r w:rsidR="00670209" w:rsidRPr="0062074F" w:rsidDel="00C0508C">
          <w:delText xml:space="preserve">mariner </w:delText>
        </w:r>
      </w:del>
      <w:ins w:id="2150" w:author="Birklhuber Bernd" w:date="2026-08-07T11:36:00Z">
        <w:r w:rsidR="00C0508C">
          <w:t>boatmaster</w:t>
        </w:r>
        <w:r w:rsidR="00C0508C" w:rsidRPr="0062074F">
          <w:t xml:space="preserve"> </w:t>
        </w:r>
      </w:ins>
      <w:r w:rsidR="00670209" w:rsidRPr="0062074F">
        <w:t>control, called</w:t>
      </w:r>
      <w:r w:rsidR="00461197" w:rsidRPr="0062074F">
        <w:t xml:space="preserve"> </w:t>
      </w:r>
      <w:r w:rsidRPr="0062074F">
        <w:t>“</w:t>
      </w:r>
      <w:r w:rsidR="00670209" w:rsidRPr="0062074F">
        <w:t>brilliance</w:t>
      </w:r>
      <w:r w:rsidRPr="0062074F">
        <w:t>”</w:t>
      </w:r>
      <w:r w:rsidR="00670209" w:rsidRPr="0062074F">
        <w:t>. Internally the monitor has also other controls available for service</w:t>
      </w:r>
      <w:r w:rsidR="00461197" w:rsidRPr="0062074F">
        <w:t xml:space="preserve"> </w:t>
      </w:r>
      <w:r w:rsidR="00670209" w:rsidRPr="0062074F">
        <w:t>engineers. These internal controls include also controls named as contrast and</w:t>
      </w:r>
      <w:r w:rsidR="00461197" w:rsidRPr="0062074F">
        <w:t xml:space="preserve"> </w:t>
      </w:r>
      <w:r w:rsidR="00670209" w:rsidRPr="0062074F">
        <w:t>brightness.</w:t>
      </w:r>
    </w:p>
    <w:p w14:paraId="7BAF2D5D" w14:textId="77777777" w:rsidR="00834DA8" w:rsidRPr="0062074F" w:rsidRDefault="00834DA8" w:rsidP="00A87705">
      <w:pPr>
        <w:spacing w:after="120" w:line="240" w:lineRule="auto"/>
        <w:jc w:val="both"/>
      </w:pPr>
    </w:p>
    <w:p w14:paraId="24AC6B9E" w14:textId="6CBD9855" w:rsidR="00725E1B" w:rsidRPr="0062074F" w:rsidRDefault="003A3C6A" w:rsidP="00DB7CFE">
      <w:pPr>
        <w:pStyle w:val="berschrift2"/>
      </w:pPr>
      <w:bookmarkStart w:id="2151" w:name="_Toc226035112"/>
      <w:r w:rsidRPr="0062074F">
        <w:rPr>
          <w:noProof/>
        </w:rPr>
        <mc:AlternateContent>
          <mc:Choice Requires="wps">
            <w:drawing>
              <wp:anchor distT="45720" distB="45720" distL="114300" distR="114300" simplePos="0" relativeHeight="251634176" behindDoc="0" locked="0" layoutInCell="1" allowOverlap="1" wp14:anchorId="2D58858D" wp14:editId="740E5A05">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pPr>
                              <w:pStyle w:val="Listenabsatz"/>
                              <w:numPr>
                                <w:ilvl w:val="0"/>
                                <w:numId w:val="70"/>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pPr>
                              <w:pStyle w:val="Listenabsatz"/>
                              <w:numPr>
                                <w:ilvl w:val="0"/>
                                <w:numId w:val="70"/>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pPr>
                              <w:pStyle w:val="Listenabsatz"/>
                              <w:numPr>
                                <w:ilvl w:val="1"/>
                                <w:numId w:val="60"/>
                              </w:numPr>
                              <w:spacing w:after="60" w:line="240" w:lineRule="auto"/>
                              <w:ind w:left="709" w:hanging="283"/>
                              <w:jc w:val="both"/>
                            </w:pPr>
                            <w:r w:rsidRPr="00B812CA">
                              <w:t>Every time that the brightness or contrast controls are adjusted.</w:t>
                            </w:r>
                          </w:p>
                          <w:p w14:paraId="6820E564" w14:textId="64316EAD" w:rsidR="001C7387" w:rsidRDefault="001C7387">
                            <w:pPr>
                              <w:pStyle w:val="Listenabsatz"/>
                              <w:numPr>
                                <w:ilvl w:val="1"/>
                                <w:numId w:val="60"/>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28" type="#_x0000_t202" style="position:absolute;left:0;text-align:left;margin-left:50.45pt;margin-top:-15.05pt;width:355.8pt;height:248.15pt;z-index:251634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C47Cg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pPr>
                        <w:pStyle w:val="Listenabsatz"/>
                        <w:numPr>
                          <w:ilvl w:val="0"/>
                          <w:numId w:val="70"/>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pPr>
                        <w:pStyle w:val="Listenabsatz"/>
                        <w:numPr>
                          <w:ilvl w:val="0"/>
                          <w:numId w:val="70"/>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pPr>
                        <w:pStyle w:val="Listenabsatz"/>
                        <w:numPr>
                          <w:ilvl w:val="1"/>
                          <w:numId w:val="60"/>
                        </w:numPr>
                        <w:spacing w:after="60" w:line="240" w:lineRule="auto"/>
                        <w:ind w:left="709" w:hanging="283"/>
                        <w:jc w:val="both"/>
                      </w:pPr>
                      <w:r w:rsidRPr="00B812CA">
                        <w:t>Every time that the brightness or contrast controls are adjusted.</w:t>
                      </w:r>
                    </w:p>
                    <w:p w14:paraId="6820E564" w14:textId="64316EAD" w:rsidR="001C7387" w:rsidRDefault="001C7387">
                      <w:pPr>
                        <w:pStyle w:val="Listenabsatz"/>
                        <w:numPr>
                          <w:ilvl w:val="1"/>
                          <w:numId w:val="60"/>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62074F">
        <w:t>Colour display capability</w:t>
      </w:r>
      <w:bookmarkEnd w:id="2151"/>
    </w:p>
    <w:p w14:paraId="282AEB84" w14:textId="7C179909" w:rsidR="00AF4100" w:rsidRPr="0062074F" w:rsidRDefault="008D2934" w:rsidP="00BF733E">
      <w:pPr>
        <w:spacing w:after="120" w:line="240" w:lineRule="auto"/>
        <w:jc w:val="both"/>
      </w:pPr>
      <w:r w:rsidRPr="0062074F">
        <w:t>Colour d</w:t>
      </w:r>
      <w:r w:rsidR="00765071" w:rsidRPr="0062074F">
        <w:t>isplay</w:t>
      </w:r>
      <w:r w:rsidRPr="0062074F">
        <w:t xml:space="preserve">s </w:t>
      </w:r>
      <w:r w:rsidR="0063657D" w:rsidRPr="0062074F">
        <w:t xml:space="preserve">must </w:t>
      </w:r>
      <w:r w:rsidR="00765071" w:rsidRPr="0062074F">
        <w:t>be capable of at least 256 luminance steps in each of red</w:t>
      </w:r>
      <w:r w:rsidRPr="0062074F">
        <w:t>,</w:t>
      </w:r>
      <w:r w:rsidR="00765071" w:rsidRPr="0062074F">
        <w:t xml:space="preserve"> green and blue.</w:t>
      </w:r>
    </w:p>
    <w:p w14:paraId="7DB48E78" w14:textId="30A2C202" w:rsidR="00660A0E" w:rsidRPr="0062074F" w:rsidRDefault="00660A0E" w:rsidP="00E673D5">
      <w:pPr>
        <w:pStyle w:val="berschrift3"/>
      </w:pPr>
      <w:bookmarkStart w:id="2152" w:name="_Toc178784538"/>
      <w:bookmarkStart w:id="2153" w:name="_Toc178784539"/>
      <w:bookmarkStart w:id="2154" w:name="_Ref49465180"/>
      <w:bookmarkStart w:id="2155" w:name="_Toc226035113"/>
      <w:bookmarkEnd w:id="2152"/>
      <w:bookmarkEnd w:id="2153"/>
      <w:r w:rsidRPr="0062074F">
        <w:t>Colour conversion tolerances and tests</w:t>
      </w:r>
      <w:bookmarkEnd w:id="2154"/>
      <w:bookmarkEnd w:id="2155"/>
    </w:p>
    <w:p w14:paraId="6EF999D2" w14:textId="18D8873D" w:rsidR="00670209" w:rsidRPr="0062074F" w:rsidRDefault="00670209" w:rsidP="00024B10">
      <w:pPr>
        <w:pStyle w:val="berschrift4"/>
      </w:pPr>
      <w:r w:rsidRPr="0062074F">
        <w:t>Tolerances</w:t>
      </w:r>
    </w:p>
    <w:p w14:paraId="1227D156" w14:textId="3ED1A860" w:rsidR="00A52AE0" w:rsidRPr="0062074F" w:rsidRDefault="00670209" w:rsidP="00BF733E">
      <w:pPr>
        <w:spacing w:after="120" w:line="240" w:lineRule="auto"/>
        <w:jc w:val="both"/>
      </w:pPr>
      <w:r w:rsidRPr="0062074F">
        <w:t>The tolerances quoted below apply only to the process of converting</w:t>
      </w:r>
      <w:r w:rsidR="00A52AE0" w:rsidRPr="0062074F">
        <w:t xml:space="preserve"> </w:t>
      </w:r>
      <w:r w:rsidRPr="0062074F">
        <w:t>CIE colour coordinates to RGB values</w:t>
      </w:r>
      <w:r w:rsidR="007435CC">
        <w:t>.</w:t>
      </w:r>
    </w:p>
    <w:p w14:paraId="53335FBD" w14:textId="579065CC" w:rsidR="00670209" w:rsidRPr="0062074F" w:rsidRDefault="00670209" w:rsidP="00BF733E">
      <w:pPr>
        <w:spacing w:after="120" w:line="240" w:lineRule="auto"/>
        <w:jc w:val="both"/>
      </w:pPr>
      <w:r w:rsidRPr="0062074F">
        <w:t>Considerable operational experience will be needed before it will be possible to</w:t>
      </w:r>
      <w:r w:rsidR="00A52AE0" w:rsidRPr="0062074F">
        <w:t xml:space="preserve"> </w:t>
      </w:r>
      <w:r w:rsidRPr="0062074F">
        <w:t xml:space="preserve">state colour maintenance tolerances for </w:t>
      </w:r>
      <w:ins w:id="2156" w:author="Birklhuber Bernd" w:date="2026-08-07T11:37:00Z">
        <w:r w:rsidR="00C0508C">
          <w:t xml:space="preserve">Inland </w:t>
        </w:r>
      </w:ins>
      <w:r w:rsidRPr="0062074F">
        <w:t xml:space="preserve">ECDIS </w:t>
      </w:r>
      <w:ins w:id="2157" w:author="Birklhuber Bernd" w:date="2026-08-07T11:37:00Z">
        <w:r w:rsidR="00C0508C">
          <w:t xml:space="preserve">and </w:t>
        </w:r>
      </w:ins>
      <w:ins w:id="2158" w:author="Birklhuber Bernd" w:date="2026-08-21T13:33:00Z">
        <w:r w:rsidR="00D31668">
          <w:t xml:space="preserve">Inland </w:t>
        </w:r>
      </w:ins>
      <w:ins w:id="2159" w:author="Birklhuber Bernd" w:date="2026-08-07T11:37:00Z">
        <w:r w:rsidR="00C0508C">
          <w:t xml:space="preserve">ECS </w:t>
        </w:r>
      </w:ins>
      <w:r w:rsidR="00BF733E" w:rsidRPr="0062074F">
        <w:t>on-board</w:t>
      </w:r>
      <w:r w:rsidRPr="0062074F">
        <w:t xml:space="preserve"> ship.</w:t>
      </w:r>
    </w:p>
    <w:p w14:paraId="0486C7AC" w14:textId="0CF2B8C8" w:rsidR="00670209" w:rsidRPr="0062074F" w:rsidRDefault="00670209" w:rsidP="00BF733E">
      <w:pPr>
        <w:spacing w:after="60" w:line="240" w:lineRule="auto"/>
        <w:jc w:val="both"/>
      </w:pPr>
      <w:r w:rsidRPr="0062074F">
        <w:t>The colour tables developed have been selected to ensure maximum colour</w:t>
      </w:r>
      <w:r w:rsidR="00A52AE0" w:rsidRPr="0062074F">
        <w:t xml:space="preserve"> </w:t>
      </w:r>
      <w:r w:rsidRPr="0062074F">
        <w:t>discrimination between features. Colour discrimination depends on both the colour</w:t>
      </w:r>
      <w:r w:rsidR="00A52AE0" w:rsidRPr="0062074F">
        <w:t xml:space="preserve"> </w:t>
      </w:r>
      <w:r w:rsidRPr="0062074F">
        <w:t>difference and the luminance difference between two colours. Colour science (as</w:t>
      </w:r>
      <w:r w:rsidR="00A52AE0" w:rsidRPr="0062074F">
        <w:t xml:space="preserve"> </w:t>
      </w:r>
      <w:r w:rsidR="00BF733E" w:rsidRPr="0062074F">
        <w:t>represented by the CI</w:t>
      </w:r>
      <w:r w:rsidRPr="0062074F">
        <w:t>E colour convention) has defined colour difference units</w:t>
      </w:r>
      <w:r w:rsidR="00A52AE0" w:rsidRPr="0062074F">
        <w:t xml:space="preserve"> </w:t>
      </w:r>
      <w:r w:rsidRPr="0062074F">
        <w:t>ΔE*. The ΔE* metric is a measure of the overall discrimination (including both</w:t>
      </w:r>
      <w:r w:rsidR="00A52AE0" w:rsidRPr="0062074F">
        <w:t xml:space="preserve"> </w:t>
      </w:r>
      <w:r w:rsidRPr="0062074F">
        <w:t xml:space="preserve">colour and luminance differences). As a metric for </w:t>
      </w:r>
      <w:ins w:id="2160" w:author="Birklhuber Bernd" w:date="2026-08-07T11:37:00Z">
        <w:r w:rsidR="00C0508C">
          <w:t xml:space="preserve">Inland </w:t>
        </w:r>
      </w:ins>
      <w:r w:rsidRPr="0062074F">
        <w:t xml:space="preserve">ECDIS </w:t>
      </w:r>
      <w:ins w:id="2161" w:author="Birklhuber Bernd" w:date="2026-08-07T11:37:00Z">
        <w:r w:rsidR="00C0508C">
          <w:t xml:space="preserve">and </w:t>
        </w:r>
      </w:ins>
      <w:ins w:id="2162" w:author="Birklhuber Bernd" w:date="2026-08-21T13:33:00Z">
        <w:r w:rsidR="00D31668">
          <w:t xml:space="preserve">Inland </w:t>
        </w:r>
      </w:ins>
      <w:ins w:id="2163" w:author="Birklhuber Bernd" w:date="2026-08-07T11:37:00Z">
        <w:r w:rsidR="00C0508C">
          <w:t xml:space="preserve">ECS </w:t>
        </w:r>
      </w:ins>
      <w:r w:rsidRPr="0062074F">
        <w:t>colour accuracy, a</w:t>
      </w:r>
      <w:r w:rsidR="00A52AE0" w:rsidRPr="0062074F">
        <w:t xml:space="preserve"> </w:t>
      </w:r>
      <w:r w:rsidRPr="0062074F">
        <w:t xml:space="preserve">measure of the </w:t>
      </w:r>
      <w:r w:rsidRPr="0062074F">
        <w:lastRenderedPageBreak/>
        <w:t>discrimination in colour alone, excluding luminance differences</w:t>
      </w:r>
      <w:r w:rsidR="00A52AE0" w:rsidRPr="0062074F">
        <w:t xml:space="preserve"> </w:t>
      </w:r>
      <w:r w:rsidRPr="0062074F">
        <w:t>has been defined as a subset of ΔE* referred to as Δ(u</w:t>
      </w:r>
      <w:proofErr w:type="gramStart"/>
      <w:r w:rsidRPr="0062074F">
        <w:t>*,v</w:t>
      </w:r>
      <w:proofErr w:type="gramEnd"/>
      <w:r w:rsidRPr="0062074F">
        <w:t>*).</w:t>
      </w:r>
    </w:p>
    <w:p w14:paraId="41A6C2B6" w14:textId="77777777" w:rsidR="00670209" w:rsidRPr="0062074F" w:rsidRDefault="00670209" w:rsidP="00BF733E">
      <w:pPr>
        <w:spacing w:after="60" w:line="240" w:lineRule="auto"/>
        <w:ind w:left="426"/>
        <w:jc w:val="both"/>
      </w:pPr>
      <w:r w:rsidRPr="0062074F">
        <w:t>Δ(u</w:t>
      </w:r>
      <w:proofErr w:type="gramStart"/>
      <w:r w:rsidRPr="0062074F">
        <w:t>*,v</w:t>
      </w:r>
      <w:proofErr w:type="gramEnd"/>
      <w:r w:rsidRPr="0062074F">
        <w:t>*) = SQRT [ (u2*-u1*)</w:t>
      </w:r>
      <w:r w:rsidRPr="0062074F">
        <w:rPr>
          <w:vertAlign w:val="superscript"/>
        </w:rPr>
        <w:t>2</w:t>
      </w:r>
      <w:r w:rsidRPr="0062074F">
        <w:t xml:space="preserve"> + (v2*-v1*)</w:t>
      </w:r>
      <w:r w:rsidRPr="0062074F">
        <w:rPr>
          <w:vertAlign w:val="superscript"/>
        </w:rPr>
        <w:t>2</w:t>
      </w:r>
      <w:r w:rsidRPr="0062074F">
        <w:t xml:space="preserve"> ]</w:t>
      </w:r>
    </w:p>
    <w:p w14:paraId="3588A6EB" w14:textId="23FC1B4D" w:rsidR="00670209" w:rsidRPr="0062074F" w:rsidRDefault="00670209" w:rsidP="00BF733E">
      <w:pPr>
        <w:spacing w:after="120" w:line="240" w:lineRule="auto"/>
        <w:ind w:left="426"/>
        <w:jc w:val="both"/>
      </w:pPr>
      <w:r w:rsidRPr="0062074F">
        <w:t>ΔE* = SQRT [ (L2*-L1*)</w:t>
      </w:r>
      <w:r w:rsidR="00B912FF" w:rsidRPr="0062074F">
        <w:rPr>
          <w:vertAlign w:val="superscript"/>
        </w:rPr>
        <w:t>2</w:t>
      </w:r>
      <w:r w:rsidRPr="0062074F">
        <w:t xml:space="preserve"> + (u2*-u1*)</w:t>
      </w:r>
      <w:r w:rsidRPr="0062074F">
        <w:rPr>
          <w:vertAlign w:val="superscript"/>
        </w:rPr>
        <w:t>2</w:t>
      </w:r>
      <w:r w:rsidRPr="0062074F">
        <w:t xml:space="preserve"> + (v2*-v1*)</w:t>
      </w:r>
      <w:r w:rsidR="00B912FF" w:rsidRPr="0062074F">
        <w:rPr>
          <w:vertAlign w:val="superscript"/>
        </w:rPr>
        <w:t>2</w:t>
      </w:r>
      <w:r w:rsidRPr="0062074F">
        <w:t>]</w:t>
      </w:r>
    </w:p>
    <w:p w14:paraId="769D1D8D" w14:textId="0059929A" w:rsidR="00670209" w:rsidRPr="0062074F" w:rsidRDefault="00670209" w:rsidP="00BF733E">
      <w:pPr>
        <w:spacing w:after="120" w:line="240" w:lineRule="auto"/>
        <w:jc w:val="both"/>
      </w:pPr>
      <w:r w:rsidRPr="0062074F">
        <w:t>Calculations of L*, u*, and v* must be made using as reference the chromaticity</w:t>
      </w:r>
      <w:r w:rsidR="00A52AE0" w:rsidRPr="0062074F">
        <w:t xml:space="preserve"> </w:t>
      </w:r>
      <w:r w:rsidRPr="0062074F">
        <w:t>and luminance specified for the brightest white colour token in the respective</w:t>
      </w:r>
      <w:r w:rsidR="00A52AE0" w:rsidRPr="0062074F">
        <w:t xml:space="preserve"> </w:t>
      </w:r>
      <w:r w:rsidRPr="0062074F">
        <w:t>colour table (Y0, u0, y0); where Y0 is the luminance in units of cd/m2. Note: this is</w:t>
      </w:r>
      <w:r w:rsidR="00A52AE0" w:rsidRPr="0062074F">
        <w:t xml:space="preserve"> </w:t>
      </w:r>
      <w:r w:rsidRPr="0062074F">
        <w:t>not the brightest white of the monitor.</w:t>
      </w:r>
    </w:p>
    <w:p w14:paraId="488FFBF8" w14:textId="1B9E8F97" w:rsidR="00670209" w:rsidRPr="0062074F" w:rsidRDefault="00670209" w:rsidP="00BF733E">
      <w:pPr>
        <w:spacing w:after="120" w:line="240" w:lineRule="auto"/>
        <w:jc w:val="both"/>
      </w:pPr>
      <w:r w:rsidRPr="0062074F">
        <w:t>Note: “Δ” represents the Greek letter “Delta”, although it may appear differently</w:t>
      </w:r>
      <w:r w:rsidR="00A52AE0" w:rsidRPr="0062074F">
        <w:t xml:space="preserve"> </w:t>
      </w:r>
      <w:r w:rsidRPr="0062074F">
        <w:t>on some computers.</w:t>
      </w:r>
    </w:p>
    <w:p w14:paraId="4E5777C1" w14:textId="7127AC18" w:rsidR="00670209" w:rsidRPr="0062074F" w:rsidRDefault="00670209" w:rsidP="0086100F">
      <w:pPr>
        <w:spacing w:after="60" w:line="240" w:lineRule="auto"/>
        <w:jc w:val="both"/>
      </w:pPr>
      <w:r w:rsidRPr="0062074F">
        <w:t>The tolerances for the conversion of the colour tables from the CIE colours</w:t>
      </w:r>
      <w:r w:rsidR="00A52AE0" w:rsidRPr="0062074F">
        <w:t xml:space="preserve"> </w:t>
      </w:r>
      <w:r w:rsidRPr="0062074F">
        <w:t xml:space="preserve">defined in these specifications to the actual RGB values for the </w:t>
      </w:r>
      <w:ins w:id="2164" w:author="Birklhuber Bernd" w:date="2026-08-07T11:37:00Z">
        <w:r w:rsidR="00C0508C">
          <w:t xml:space="preserve">Inland </w:t>
        </w:r>
      </w:ins>
      <w:r w:rsidRPr="0062074F">
        <w:t>ECDIS</w:t>
      </w:r>
      <w:r w:rsidR="004505B4" w:rsidRPr="0062074F">
        <w:t xml:space="preserve"> </w:t>
      </w:r>
      <w:ins w:id="2165" w:author="Birklhuber Bernd" w:date="2026-08-07T11:38:00Z">
        <w:r w:rsidR="00C0508C">
          <w:t xml:space="preserve">and </w:t>
        </w:r>
      </w:ins>
      <w:ins w:id="2166" w:author="Birklhuber Bernd" w:date="2026-08-21T13:34:00Z">
        <w:r w:rsidR="00D31668">
          <w:t xml:space="preserve">Inland </w:t>
        </w:r>
      </w:ins>
      <w:ins w:id="2167" w:author="Birklhuber Bernd" w:date="2026-08-07T11:38:00Z">
        <w:r w:rsidR="00C0508C">
          <w:t xml:space="preserve">ECS </w:t>
        </w:r>
      </w:ins>
      <w:r w:rsidR="004505B4" w:rsidRPr="0062074F">
        <w:t>display</w:t>
      </w:r>
      <w:r w:rsidRPr="0062074F">
        <w:t xml:space="preserve"> are</w:t>
      </w:r>
      <w:r w:rsidR="00A52AE0" w:rsidRPr="0062074F">
        <w:t xml:space="preserve"> </w:t>
      </w:r>
      <w:r w:rsidRPr="0062074F">
        <w:t>defined in three terms:</w:t>
      </w:r>
    </w:p>
    <w:p w14:paraId="48184693" w14:textId="2AC55F9F" w:rsidR="00670209" w:rsidRPr="0062074F" w:rsidRDefault="00670209" w:rsidP="0086100F">
      <w:pPr>
        <w:spacing w:after="60" w:line="240" w:lineRule="auto"/>
        <w:ind w:left="426"/>
        <w:jc w:val="both"/>
      </w:pPr>
      <w:r w:rsidRPr="0062074F">
        <w:t>1. Overall discrimination between actual colours within the converted table: ΔE*.</w:t>
      </w:r>
      <w:r w:rsidR="00A52AE0" w:rsidRPr="0062074F">
        <w:t xml:space="preserve"> </w:t>
      </w:r>
      <w:r w:rsidRPr="0062074F">
        <w:t>This is to ensure that all the colours within the RGB table remain discriminably</w:t>
      </w:r>
      <w:r w:rsidR="00A52AE0" w:rsidRPr="0062074F">
        <w:t xml:space="preserve"> </w:t>
      </w:r>
      <w:r w:rsidRPr="0062074F">
        <w:t>separate</w:t>
      </w:r>
      <w:r w:rsidR="0086100F" w:rsidRPr="0062074F">
        <w:t>; that is,</w:t>
      </w:r>
      <w:r w:rsidRPr="0062074F">
        <w:t xml:space="preserve"> that the relative colour distinctions have been maintained.</w:t>
      </w:r>
    </w:p>
    <w:p w14:paraId="09DD576D" w14:textId="55EDA811" w:rsidR="00670209" w:rsidRPr="0062074F" w:rsidRDefault="00670209" w:rsidP="0086100F">
      <w:pPr>
        <w:spacing w:after="60" w:line="240" w:lineRule="auto"/>
        <w:ind w:left="426"/>
        <w:jc w:val="both"/>
      </w:pPr>
      <w:r w:rsidRPr="0062074F">
        <w:t>2. Colour discrimination differences between the defined and the actual values:</w:t>
      </w:r>
      <w:r w:rsidR="00A52AE0" w:rsidRPr="0062074F">
        <w:t xml:space="preserve"> </w:t>
      </w:r>
      <w:r w:rsidRPr="0062074F">
        <w:t>Δ(u</w:t>
      </w:r>
      <w:proofErr w:type="gramStart"/>
      <w:r w:rsidRPr="0062074F">
        <w:t>*,v</w:t>
      </w:r>
      <w:proofErr w:type="gramEnd"/>
      <w:r w:rsidRPr="0062074F">
        <w:t>*). This is to ensure that the actual RGB colours resulting from the</w:t>
      </w:r>
      <w:r w:rsidR="00A52AE0" w:rsidRPr="0062074F">
        <w:t xml:space="preserve"> </w:t>
      </w:r>
      <w:r w:rsidRPr="0062074F">
        <w:t>conversion remain reasonably close to the CIE colours defined in the</w:t>
      </w:r>
      <w:r w:rsidR="00A52AE0" w:rsidRPr="0062074F">
        <w:t xml:space="preserve"> </w:t>
      </w:r>
      <w:r w:rsidRPr="0062074F">
        <w:t>specifications</w:t>
      </w:r>
      <w:r w:rsidR="0086100F" w:rsidRPr="0062074F">
        <w:t>; that is,</w:t>
      </w:r>
      <w:r w:rsidRPr="0062074F">
        <w:t xml:space="preserve"> that the blues stay blue and the greens stay green.</w:t>
      </w:r>
    </w:p>
    <w:p w14:paraId="45C8FA9D" w14:textId="0EA38166" w:rsidR="00670209" w:rsidRPr="0062074F" w:rsidRDefault="00670209" w:rsidP="0086100F">
      <w:pPr>
        <w:spacing w:after="120" w:line="240" w:lineRule="auto"/>
        <w:ind w:left="426"/>
        <w:jc w:val="both"/>
      </w:pPr>
      <w:r w:rsidRPr="0062074F">
        <w:t>3. Luminance differences between the defined values and the actual values: L.</w:t>
      </w:r>
      <w:r w:rsidR="00A52AE0" w:rsidRPr="0062074F">
        <w:t xml:space="preserve"> </w:t>
      </w:r>
      <w:r w:rsidRPr="0062074F">
        <w:t>This is to ensure that the luminance remains the same within acceptable</w:t>
      </w:r>
      <w:r w:rsidR="00A52AE0" w:rsidRPr="0062074F">
        <w:t xml:space="preserve"> </w:t>
      </w:r>
      <w:r w:rsidRPr="0062074F">
        <w:t>limits.</w:t>
      </w:r>
    </w:p>
    <w:p w14:paraId="2A6B936E" w14:textId="5CB782A2" w:rsidR="00670209" w:rsidRPr="0062074F" w:rsidRDefault="00670209" w:rsidP="00BF733E">
      <w:pPr>
        <w:spacing w:after="120" w:line="240" w:lineRule="auto"/>
        <w:jc w:val="both"/>
      </w:pPr>
      <w:r w:rsidRPr="0062074F">
        <w:t>Note: The CIE L*u*v* human perception colour model, which is the source of the</w:t>
      </w:r>
      <w:r w:rsidR="00A52AE0" w:rsidRPr="0062074F">
        <w:t xml:space="preserve"> </w:t>
      </w:r>
      <w:r w:rsidRPr="0062074F">
        <w:t xml:space="preserve">tolerances described above, has not yet been evaluated at the low </w:t>
      </w:r>
      <w:proofErr w:type="spellStart"/>
      <w:r w:rsidRPr="0062074F">
        <w:t>luminances</w:t>
      </w:r>
      <w:proofErr w:type="spellEnd"/>
      <w:r w:rsidRPr="0062074F">
        <w:t xml:space="preserve"> of</w:t>
      </w:r>
      <w:r w:rsidR="00A52AE0" w:rsidRPr="0062074F">
        <w:t xml:space="preserve"> </w:t>
      </w:r>
      <w:r w:rsidRPr="0062074F">
        <w:t>the night colour table, at which the less colour-sensitive rods of the eye take over</w:t>
      </w:r>
      <w:r w:rsidR="00A52AE0" w:rsidRPr="0062074F">
        <w:t xml:space="preserve"> </w:t>
      </w:r>
      <w:r w:rsidRPr="0062074F">
        <w:t>from the daytime cones. Consequently</w:t>
      </w:r>
      <w:r w:rsidR="007435CC">
        <w:t>,</w:t>
      </w:r>
      <w:r w:rsidRPr="0062074F">
        <w:t xml:space="preserve"> these tolerances should not be applied to</w:t>
      </w:r>
      <w:r w:rsidR="00A52AE0" w:rsidRPr="0062074F">
        <w:t xml:space="preserve"> </w:t>
      </w:r>
      <w:r w:rsidR="0086100F" w:rsidRPr="0062074F">
        <w:t>the night table;</w:t>
      </w:r>
      <w:r w:rsidRPr="0062074F">
        <w:t xml:space="preserve"> and for type-approval purposes they are restricted to the bright sun</w:t>
      </w:r>
      <w:r w:rsidR="00A52AE0" w:rsidRPr="0062074F">
        <w:t xml:space="preserve"> </w:t>
      </w:r>
      <w:r w:rsidRPr="0062074F">
        <w:t>table.</w:t>
      </w:r>
    </w:p>
    <w:p w14:paraId="7C039AA1" w14:textId="77777777" w:rsidR="00670209" w:rsidRPr="0062074F" w:rsidRDefault="00670209" w:rsidP="00BF733E">
      <w:pPr>
        <w:spacing w:after="120" w:line="240" w:lineRule="auto"/>
        <w:jc w:val="both"/>
      </w:pPr>
      <w:r w:rsidRPr="0062074F">
        <w:t>Colour tolerance values:</w:t>
      </w:r>
    </w:p>
    <w:p w14:paraId="67AD84D6" w14:textId="5D517ADD" w:rsidR="00670209" w:rsidRPr="0062074F" w:rsidRDefault="00670209" w:rsidP="00BF733E">
      <w:pPr>
        <w:spacing w:after="120" w:line="240" w:lineRule="auto"/>
        <w:jc w:val="both"/>
      </w:pPr>
      <w:r w:rsidRPr="0062074F">
        <w:t>1. The discrimination difference between any two colours displayed (except</w:t>
      </w:r>
      <w:r w:rsidR="00A52AE0" w:rsidRPr="0062074F">
        <w:t xml:space="preserve"> </w:t>
      </w:r>
      <w:r w:rsidRPr="0062074F">
        <w:t xml:space="preserve">those </w:t>
      </w:r>
      <w:r w:rsidR="00B754AA" w:rsidRPr="0062074F">
        <w:t xml:space="preserve">listed </w:t>
      </w:r>
      <w:r w:rsidRPr="0062074F">
        <w:t xml:space="preserve">with a tabular ΔE* less than 20) </w:t>
      </w:r>
      <w:r w:rsidR="00B754AA" w:rsidRPr="0062074F">
        <w:t xml:space="preserve">must </w:t>
      </w:r>
      <w:r w:rsidRPr="0062074F">
        <w:t>be not less than 10 ΔE* units.</w:t>
      </w:r>
    </w:p>
    <w:tbl>
      <w:tblPr>
        <w:tblStyle w:val="Tabellenraster"/>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62074F" w14:paraId="4262EDF0" w14:textId="77777777" w:rsidTr="0086100F">
        <w:trPr>
          <w:cantSplit/>
          <w:jc w:val="center"/>
        </w:trPr>
        <w:tc>
          <w:tcPr>
            <w:tcW w:w="0" w:type="auto"/>
            <w:shd w:val="clear" w:color="auto" w:fill="D9D9D9" w:themeFill="background1" w:themeFillShade="D9"/>
          </w:tcPr>
          <w:p w14:paraId="0ABC7465"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7ACA052E" w14:textId="5C20EEB2" w:rsidR="001238EC" w:rsidRPr="0062074F" w:rsidRDefault="001238EC" w:rsidP="0086100F">
            <w:pPr>
              <w:spacing w:before="60" w:after="60"/>
              <w:rPr>
                <w:b/>
                <w:bCs/>
              </w:rPr>
            </w:pPr>
            <w:r w:rsidRPr="0062074F">
              <w:rPr>
                <w:b/>
                <w:bCs/>
              </w:rPr>
              <w:t>Colour</w:t>
            </w:r>
            <w:r w:rsidR="00082C11" w:rsidRPr="0062074F">
              <w:rPr>
                <w:b/>
                <w:bCs/>
              </w:rPr>
              <w:t xml:space="preserve"> (</w:t>
            </w:r>
            <w:r w:rsidRPr="0062074F">
              <w:rPr>
                <w:b/>
                <w:bCs/>
              </w:rPr>
              <w:t>x, y, L</w:t>
            </w:r>
            <w:r w:rsidR="00082C11" w:rsidRPr="0062074F">
              <w:rPr>
                <w:b/>
                <w:bCs/>
              </w:rPr>
              <w:t>)</w:t>
            </w:r>
          </w:p>
        </w:tc>
        <w:tc>
          <w:tcPr>
            <w:tcW w:w="0" w:type="auto"/>
            <w:shd w:val="clear" w:color="auto" w:fill="D9D9D9" w:themeFill="background1" w:themeFillShade="D9"/>
          </w:tcPr>
          <w:p w14:paraId="3335A248"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2B9F85A4" w14:textId="10D3714D" w:rsidR="001238EC" w:rsidRPr="0062074F" w:rsidRDefault="001238EC" w:rsidP="0086100F">
            <w:pPr>
              <w:spacing w:before="60" w:after="60"/>
              <w:rPr>
                <w:b/>
                <w:bCs/>
              </w:rPr>
            </w:pPr>
            <w:r w:rsidRPr="0062074F">
              <w:rPr>
                <w:b/>
                <w:bCs/>
              </w:rPr>
              <w:t xml:space="preserve">Colour </w:t>
            </w:r>
            <w:r w:rsidR="00082C11" w:rsidRPr="0062074F">
              <w:rPr>
                <w:b/>
                <w:bCs/>
              </w:rPr>
              <w:t>(</w:t>
            </w:r>
            <w:r w:rsidRPr="0062074F">
              <w:rPr>
                <w:b/>
                <w:bCs/>
              </w:rPr>
              <w:t>x, y, L</w:t>
            </w:r>
            <w:r w:rsidR="00082C11" w:rsidRPr="0062074F">
              <w:rPr>
                <w:b/>
                <w:bCs/>
              </w:rPr>
              <w:t>)</w:t>
            </w:r>
          </w:p>
        </w:tc>
        <w:tc>
          <w:tcPr>
            <w:tcW w:w="0" w:type="auto"/>
            <w:shd w:val="clear" w:color="auto" w:fill="D9D9D9" w:themeFill="background1" w:themeFillShade="D9"/>
          </w:tcPr>
          <w:p w14:paraId="21D6A41F" w14:textId="77777777" w:rsidR="001238EC" w:rsidRPr="0062074F" w:rsidRDefault="001238EC" w:rsidP="0086100F">
            <w:pPr>
              <w:spacing w:before="60" w:after="60"/>
              <w:rPr>
                <w:b/>
                <w:bCs/>
              </w:rPr>
            </w:pPr>
            <w:r w:rsidRPr="0062074F">
              <w:rPr>
                <w:b/>
                <w:bCs/>
              </w:rPr>
              <w:t>ΔE*</w:t>
            </w:r>
          </w:p>
        </w:tc>
      </w:tr>
      <w:tr w:rsidR="00082C11" w:rsidRPr="0062074F" w14:paraId="5352B92C" w14:textId="77777777" w:rsidTr="0086100F">
        <w:trPr>
          <w:cantSplit/>
          <w:jc w:val="center"/>
        </w:trPr>
        <w:tc>
          <w:tcPr>
            <w:tcW w:w="0" w:type="auto"/>
          </w:tcPr>
          <w:p w14:paraId="684EDE43" w14:textId="77777777" w:rsidR="001238EC" w:rsidRPr="0062074F" w:rsidRDefault="001238EC" w:rsidP="0086100F">
            <w:pPr>
              <w:spacing w:before="60" w:after="60"/>
            </w:pPr>
            <w:r w:rsidRPr="0062074F">
              <w:t>DEPMD</w:t>
            </w:r>
          </w:p>
        </w:tc>
        <w:tc>
          <w:tcPr>
            <w:tcW w:w="0" w:type="auto"/>
          </w:tcPr>
          <w:p w14:paraId="2615F581" w14:textId="77777777" w:rsidR="00D128A2" w:rsidRPr="0062074F" w:rsidRDefault="001238EC" w:rsidP="0086100F">
            <w:pPr>
              <w:spacing w:before="60" w:after="60"/>
            </w:pPr>
            <w:r w:rsidRPr="0062074F">
              <w:t>(.27 .30 65)</w:t>
            </w:r>
          </w:p>
          <w:p w14:paraId="34B19485" w14:textId="6C30C582" w:rsidR="001238EC" w:rsidRPr="0062074F" w:rsidRDefault="001238EC" w:rsidP="0086100F">
            <w:pPr>
              <w:spacing w:before="60" w:after="60"/>
            </w:pPr>
            <w:r w:rsidRPr="0062074F">
              <w:t>pale blue</w:t>
            </w:r>
          </w:p>
        </w:tc>
        <w:tc>
          <w:tcPr>
            <w:tcW w:w="0" w:type="auto"/>
          </w:tcPr>
          <w:p w14:paraId="2D0EC5A4" w14:textId="77777777" w:rsidR="00082C11" w:rsidRPr="0062074F" w:rsidRDefault="001238EC" w:rsidP="0086100F">
            <w:pPr>
              <w:spacing w:before="60" w:after="60"/>
            </w:pPr>
            <w:r w:rsidRPr="0062074F">
              <w:t>CHWHT</w:t>
            </w:r>
          </w:p>
          <w:p w14:paraId="4C256AFE" w14:textId="77777777" w:rsidR="00082C11" w:rsidRPr="0062074F" w:rsidRDefault="001238EC" w:rsidP="0086100F">
            <w:pPr>
              <w:spacing w:before="60" w:after="60"/>
            </w:pPr>
            <w:r w:rsidRPr="0062074F">
              <w:t>DEPDW</w:t>
            </w:r>
          </w:p>
          <w:p w14:paraId="1B9B868A" w14:textId="483248F3" w:rsidR="001238EC" w:rsidRPr="0062074F" w:rsidRDefault="001238EC" w:rsidP="0086100F">
            <w:pPr>
              <w:spacing w:before="60" w:after="60"/>
            </w:pPr>
            <w:r w:rsidRPr="0062074F">
              <w:t>UIBCK</w:t>
            </w:r>
          </w:p>
        </w:tc>
        <w:tc>
          <w:tcPr>
            <w:tcW w:w="0" w:type="auto"/>
          </w:tcPr>
          <w:p w14:paraId="3FBC324E" w14:textId="77777777" w:rsidR="00D128A2" w:rsidRPr="0062074F" w:rsidRDefault="001238EC" w:rsidP="0086100F">
            <w:pPr>
              <w:spacing w:before="60" w:after="60"/>
            </w:pPr>
            <w:r w:rsidRPr="0062074F">
              <w:t>(.28 .31 80)</w:t>
            </w:r>
          </w:p>
          <w:p w14:paraId="388515E7" w14:textId="768DF9FC" w:rsidR="001238EC" w:rsidRPr="0062074F" w:rsidRDefault="001238EC" w:rsidP="0086100F">
            <w:pPr>
              <w:spacing w:before="60" w:after="60"/>
            </w:pPr>
            <w:r w:rsidRPr="0062074F">
              <w:t>white</w:t>
            </w:r>
          </w:p>
        </w:tc>
        <w:tc>
          <w:tcPr>
            <w:tcW w:w="0" w:type="auto"/>
          </w:tcPr>
          <w:p w14:paraId="64A61A7A" w14:textId="77777777" w:rsidR="001238EC" w:rsidRPr="0062074F" w:rsidRDefault="001238EC" w:rsidP="0086100F">
            <w:pPr>
              <w:spacing w:before="60" w:after="60"/>
            </w:pPr>
            <w:r w:rsidRPr="0062074F">
              <w:t>11</w:t>
            </w:r>
          </w:p>
        </w:tc>
      </w:tr>
      <w:tr w:rsidR="00082C11" w:rsidRPr="0062074F" w14:paraId="0E9C9C8E" w14:textId="77777777" w:rsidTr="0086100F">
        <w:trPr>
          <w:cantSplit/>
          <w:jc w:val="center"/>
        </w:trPr>
        <w:tc>
          <w:tcPr>
            <w:tcW w:w="0" w:type="auto"/>
          </w:tcPr>
          <w:p w14:paraId="2796BAAE" w14:textId="77777777" w:rsidR="001238EC" w:rsidRPr="0062074F" w:rsidRDefault="001238EC" w:rsidP="0086100F">
            <w:pPr>
              <w:spacing w:before="60" w:after="60"/>
            </w:pPr>
            <w:r w:rsidRPr="0062074F">
              <w:t>CHBRN</w:t>
            </w:r>
          </w:p>
        </w:tc>
        <w:tc>
          <w:tcPr>
            <w:tcW w:w="0" w:type="auto"/>
          </w:tcPr>
          <w:p w14:paraId="0865A8C2" w14:textId="77777777" w:rsidR="00D128A2" w:rsidRPr="0062074F" w:rsidRDefault="001238EC" w:rsidP="0086100F">
            <w:pPr>
              <w:spacing w:before="60" w:after="60"/>
            </w:pPr>
            <w:r w:rsidRPr="0062074F">
              <w:t>(.42 .45 30)</w:t>
            </w:r>
          </w:p>
          <w:p w14:paraId="5C847C0D" w14:textId="21F67EA8" w:rsidR="001238EC" w:rsidRPr="0062074F" w:rsidRDefault="001238EC" w:rsidP="0086100F">
            <w:pPr>
              <w:spacing w:before="60" w:after="60"/>
            </w:pPr>
            <w:r w:rsidRPr="0062074F">
              <w:t>brown</w:t>
            </w:r>
          </w:p>
        </w:tc>
        <w:tc>
          <w:tcPr>
            <w:tcW w:w="0" w:type="auto"/>
          </w:tcPr>
          <w:p w14:paraId="6197EC91" w14:textId="77777777" w:rsidR="001238EC" w:rsidRPr="0062074F" w:rsidRDefault="001238EC" w:rsidP="0086100F">
            <w:pPr>
              <w:spacing w:before="60" w:after="60"/>
            </w:pPr>
            <w:r w:rsidRPr="0062074F">
              <w:t>ADINF</w:t>
            </w:r>
          </w:p>
        </w:tc>
        <w:tc>
          <w:tcPr>
            <w:tcW w:w="0" w:type="auto"/>
          </w:tcPr>
          <w:p w14:paraId="3A13CFCE" w14:textId="77777777" w:rsidR="00D128A2" w:rsidRPr="0062074F" w:rsidRDefault="001238EC" w:rsidP="0086100F">
            <w:pPr>
              <w:spacing w:before="60" w:after="60"/>
            </w:pPr>
            <w:r w:rsidRPr="0062074F">
              <w:t>(.41, .47 35)</w:t>
            </w:r>
          </w:p>
          <w:p w14:paraId="1C5B5B75" w14:textId="621E28E5" w:rsidR="001238EC" w:rsidRPr="0062074F" w:rsidRDefault="001238EC" w:rsidP="0086100F">
            <w:pPr>
              <w:spacing w:before="60" w:after="60"/>
            </w:pPr>
            <w:r w:rsidRPr="0062074F">
              <w:t>yellow</w:t>
            </w:r>
          </w:p>
        </w:tc>
        <w:tc>
          <w:tcPr>
            <w:tcW w:w="0" w:type="auto"/>
          </w:tcPr>
          <w:p w14:paraId="77D056BE" w14:textId="77777777" w:rsidR="001238EC" w:rsidRPr="0062074F" w:rsidRDefault="001238EC" w:rsidP="0086100F">
            <w:pPr>
              <w:spacing w:before="60" w:after="60"/>
            </w:pPr>
            <w:r w:rsidRPr="0062074F">
              <w:t>14</w:t>
            </w:r>
          </w:p>
        </w:tc>
      </w:tr>
      <w:tr w:rsidR="00082C11" w:rsidRPr="0062074F" w14:paraId="64F382B8" w14:textId="77777777" w:rsidTr="0086100F">
        <w:trPr>
          <w:cantSplit/>
          <w:jc w:val="center"/>
        </w:trPr>
        <w:tc>
          <w:tcPr>
            <w:tcW w:w="0" w:type="auto"/>
          </w:tcPr>
          <w:p w14:paraId="292EABDC" w14:textId="77777777" w:rsidR="001238EC" w:rsidRPr="0062074F" w:rsidRDefault="001238EC" w:rsidP="0086100F">
            <w:pPr>
              <w:spacing w:before="60" w:after="60"/>
            </w:pPr>
            <w:r w:rsidRPr="0062074F">
              <w:t>DEPMS</w:t>
            </w:r>
          </w:p>
        </w:tc>
        <w:tc>
          <w:tcPr>
            <w:tcW w:w="0" w:type="auto"/>
          </w:tcPr>
          <w:p w14:paraId="22567239" w14:textId="77777777" w:rsidR="00D128A2" w:rsidRPr="0062074F" w:rsidRDefault="001238EC" w:rsidP="0086100F">
            <w:pPr>
              <w:spacing w:before="60" w:after="60"/>
            </w:pPr>
            <w:r w:rsidRPr="0062074F">
              <w:t>(.24 .26 55)</w:t>
            </w:r>
          </w:p>
          <w:p w14:paraId="7E83DA34" w14:textId="2AD0ABAA" w:rsidR="001238EC" w:rsidRPr="0062074F" w:rsidRDefault="001238EC" w:rsidP="0086100F">
            <w:pPr>
              <w:spacing w:before="60" w:after="60"/>
            </w:pPr>
            <w:r w:rsidRPr="0062074F">
              <w:t>medium blue</w:t>
            </w:r>
          </w:p>
        </w:tc>
        <w:tc>
          <w:tcPr>
            <w:tcW w:w="0" w:type="auto"/>
          </w:tcPr>
          <w:p w14:paraId="62A11525" w14:textId="77777777" w:rsidR="00082C11" w:rsidRPr="0062074F" w:rsidRDefault="001238EC" w:rsidP="0086100F">
            <w:pPr>
              <w:spacing w:before="60" w:after="60"/>
            </w:pPr>
            <w:r w:rsidRPr="0062074F">
              <w:t>DEPVS</w:t>
            </w:r>
          </w:p>
          <w:p w14:paraId="23570171" w14:textId="0A4A6212" w:rsidR="001238EC" w:rsidRPr="0062074F" w:rsidRDefault="001238EC" w:rsidP="0086100F">
            <w:pPr>
              <w:spacing w:before="60" w:after="60"/>
            </w:pPr>
            <w:r w:rsidRPr="0062074F">
              <w:t>UIAFD</w:t>
            </w:r>
          </w:p>
        </w:tc>
        <w:tc>
          <w:tcPr>
            <w:tcW w:w="0" w:type="auto"/>
          </w:tcPr>
          <w:p w14:paraId="3E7E489E" w14:textId="77777777" w:rsidR="00D128A2" w:rsidRPr="0062074F" w:rsidRDefault="001238EC" w:rsidP="0086100F">
            <w:pPr>
              <w:spacing w:before="60" w:after="60"/>
            </w:pPr>
            <w:r w:rsidRPr="0062074F">
              <w:t>(.22 .24 45)</w:t>
            </w:r>
          </w:p>
          <w:p w14:paraId="5BDF0BF7" w14:textId="1F0FDC2C" w:rsidR="001238EC" w:rsidRPr="0062074F" w:rsidRDefault="001238EC" w:rsidP="0086100F">
            <w:pPr>
              <w:spacing w:before="60" w:after="60"/>
            </w:pPr>
            <w:r w:rsidRPr="0062074F">
              <w:t>medium blue</w:t>
            </w:r>
          </w:p>
        </w:tc>
        <w:tc>
          <w:tcPr>
            <w:tcW w:w="0" w:type="auto"/>
          </w:tcPr>
          <w:p w14:paraId="16DADA40" w14:textId="77777777" w:rsidR="001238EC" w:rsidRPr="0062074F" w:rsidRDefault="001238EC" w:rsidP="0086100F">
            <w:pPr>
              <w:spacing w:before="60" w:after="60"/>
            </w:pPr>
            <w:r w:rsidRPr="0062074F">
              <w:t>17</w:t>
            </w:r>
          </w:p>
        </w:tc>
      </w:tr>
      <w:tr w:rsidR="00082C11" w:rsidRPr="0062074F" w14:paraId="5ECE2B6A" w14:textId="77777777" w:rsidTr="0086100F">
        <w:trPr>
          <w:cantSplit/>
          <w:jc w:val="center"/>
        </w:trPr>
        <w:tc>
          <w:tcPr>
            <w:tcW w:w="0" w:type="auto"/>
          </w:tcPr>
          <w:p w14:paraId="6CEAB2E5" w14:textId="77777777" w:rsidR="001238EC" w:rsidRPr="0062074F" w:rsidRDefault="001238EC" w:rsidP="0086100F">
            <w:pPr>
              <w:spacing w:before="60" w:after="60"/>
            </w:pPr>
            <w:r w:rsidRPr="0062074F">
              <w:t>DEPMD</w:t>
            </w:r>
          </w:p>
        </w:tc>
        <w:tc>
          <w:tcPr>
            <w:tcW w:w="0" w:type="auto"/>
          </w:tcPr>
          <w:p w14:paraId="1B026F94" w14:textId="77777777" w:rsidR="00D128A2" w:rsidRPr="0062074F" w:rsidRDefault="001238EC" w:rsidP="0086100F">
            <w:pPr>
              <w:spacing w:before="60" w:after="60"/>
            </w:pPr>
            <w:r w:rsidRPr="0062074F">
              <w:t>(.27 .30 65)</w:t>
            </w:r>
          </w:p>
          <w:p w14:paraId="02DDE42C" w14:textId="74166A8C" w:rsidR="001238EC" w:rsidRPr="0062074F" w:rsidRDefault="001238EC" w:rsidP="0086100F">
            <w:pPr>
              <w:spacing w:before="60" w:after="60"/>
            </w:pPr>
            <w:r w:rsidRPr="0062074F">
              <w:t>pale blue</w:t>
            </w:r>
          </w:p>
        </w:tc>
        <w:tc>
          <w:tcPr>
            <w:tcW w:w="0" w:type="auto"/>
          </w:tcPr>
          <w:p w14:paraId="60B1B4DB" w14:textId="77777777" w:rsidR="00082C11" w:rsidRPr="0062074F" w:rsidRDefault="001238EC" w:rsidP="0086100F">
            <w:pPr>
              <w:spacing w:before="60" w:after="60"/>
            </w:pPr>
            <w:r w:rsidRPr="0062074F">
              <w:t>CHGRF</w:t>
            </w:r>
          </w:p>
          <w:p w14:paraId="15870B88" w14:textId="3B7EFC9A" w:rsidR="001238EC" w:rsidRPr="0062074F" w:rsidRDefault="001238EC" w:rsidP="0086100F">
            <w:pPr>
              <w:spacing w:before="60" w:after="60"/>
              <w:rPr>
                <w:strike/>
              </w:rPr>
            </w:pPr>
            <w:r w:rsidRPr="0062074F">
              <w:t>NODTA</w:t>
            </w:r>
          </w:p>
        </w:tc>
        <w:tc>
          <w:tcPr>
            <w:tcW w:w="0" w:type="auto"/>
          </w:tcPr>
          <w:p w14:paraId="5B7E3F56" w14:textId="77777777" w:rsidR="00D128A2" w:rsidRPr="0062074F" w:rsidRDefault="001238EC" w:rsidP="0086100F">
            <w:pPr>
              <w:spacing w:before="60" w:after="60"/>
            </w:pPr>
            <w:r w:rsidRPr="0062074F">
              <w:t>(.28 .31 45)</w:t>
            </w:r>
          </w:p>
          <w:p w14:paraId="78D225F0" w14:textId="69E6EF7B" w:rsidR="001238EC" w:rsidRPr="0062074F" w:rsidRDefault="001238EC" w:rsidP="0086100F">
            <w:pPr>
              <w:spacing w:before="60" w:after="60"/>
            </w:pPr>
            <w:r w:rsidRPr="0062074F">
              <w:t>faint grey</w:t>
            </w:r>
          </w:p>
        </w:tc>
        <w:tc>
          <w:tcPr>
            <w:tcW w:w="0" w:type="auto"/>
          </w:tcPr>
          <w:p w14:paraId="31066E9C" w14:textId="77777777" w:rsidR="001238EC" w:rsidRPr="0062074F" w:rsidRDefault="001238EC" w:rsidP="0086100F">
            <w:pPr>
              <w:keepNext/>
              <w:spacing w:before="60" w:after="60"/>
            </w:pPr>
            <w:r w:rsidRPr="0062074F">
              <w:t>18</w:t>
            </w:r>
          </w:p>
        </w:tc>
      </w:tr>
    </w:tbl>
    <w:p w14:paraId="75923A29" w14:textId="6D573354" w:rsidR="001238EC" w:rsidRPr="0062074F" w:rsidRDefault="00082C11" w:rsidP="00DF09FE">
      <w:pPr>
        <w:pStyle w:val="Beschriftung"/>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6</w:t>
      </w:r>
      <w:r w:rsidR="00157948">
        <w:fldChar w:fldCharType="end"/>
      </w:r>
      <w:r w:rsidRPr="0062074F">
        <w:t xml:space="preserve"> - </w:t>
      </w:r>
      <w:r w:rsidR="009B5DE3" w:rsidRPr="0062074F">
        <w:t>T</w:t>
      </w:r>
      <w:r w:rsidRPr="0062074F">
        <w:t>olerance exceptions</w:t>
      </w:r>
    </w:p>
    <w:p w14:paraId="43FF5B6B" w14:textId="4500DE65" w:rsidR="00670209" w:rsidRPr="0062074F" w:rsidRDefault="00670209" w:rsidP="00DF09FE">
      <w:pPr>
        <w:spacing w:after="120" w:line="240" w:lineRule="auto"/>
        <w:jc w:val="both"/>
      </w:pPr>
      <w:r w:rsidRPr="0062074F">
        <w:t>2. The difference between the colour displayed and the CIE colour defined in</w:t>
      </w:r>
      <w:r w:rsidR="00A52AE0" w:rsidRPr="0062074F">
        <w:t xml:space="preserve"> </w:t>
      </w:r>
      <w:r w:rsidRPr="0062074F">
        <w:t xml:space="preserve">these specifications </w:t>
      </w:r>
      <w:r w:rsidR="00B754AA" w:rsidRPr="0062074F">
        <w:t xml:space="preserve">must </w:t>
      </w:r>
      <w:r w:rsidRPr="0062074F">
        <w:t>be not greater than 16 Δ(u</w:t>
      </w:r>
      <w:proofErr w:type="gramStart"/>
      <w:r w:rsidRPr="0062074F">
        <w:t>*,v</w:t>
      </w:r>
      <w:proofErr w:type="gramEnd"/>
      <w:r w:rsidRPr="0062074F">
        <w:t>*) units. If a monitor</w:t>
      </w:r>
      <w:r w:rsidR="00A52AE0" w:rsidRPr="0062074F">
        <w:t xml:space="preserve"> </w:t>
      </w:r>
      <w:r w:rsidRPr="0062074F">
        <w:t>is independently tested, then the difference must not be greater than 8</w:t>
      </w:r>
      <w:r w:rsidR="00A52AE0" w:rsidRPr="0062074F">
        <w:t xml:space="preserve"> </w:t>
      </w:r>
      <w:r w:rsidRPr="0062074F">
        <w:t>Δ(u</w:t>
      </w:r>
      <w:proofErr w:type="gramStart"/>
      <w:r w:rsidRPr="0062074F">
        <w:t>*,v</w:t>
      </w:r>
      <w:proofErr w:type="gramEnd"/>
      <w:r w:rsidRPr="0062074F">
        <w:t>*)</w:t>
      </w:r>
      <w:r w:rsidR="00844B63" w:rsidRPr="0062074F">
        <w:t xml:space="preserve"> </w:t>
      </w:r>
      <w:r w:rsidRPr="0062074F">
        <w:t>units.</w:t>
      </w:r>
    </w:p>
    <w:p w14:paraId="30F008DA" w14:textId="4D608F93" w:rsidR="00670209" w:rsidRPr="0062074F" w:rsidRDefault="00670209" w:rsidP="00DF09FE">
      <w:pPr>
        <w:spacing w:after="120" w:line="240" w:lineRule="auto"/>
        <w:jc w:val="both"/>
      </w:pPr>
      <w:r w:rsidRPr="0062074F">
        <w:t xml:space="preserve">3. The luminance of the colour displayed </w:t>
      </w:r>
      <w:r w:rsidR="00B754AA" w:rsidRPr="0062074F">
        <w:t xml:space="preserve">must </w:t>
      </w:r>
      <w:r w:rsidRPr="0062074F">
        <w:t>be within 20% of its specified</w:t>
      </w:r>
      <w:r w:rsidR="00A52AE0" w:rsidRPr="0062074F">
        <w:t xml:space="preserve"> </w:t>
      </w:r>
      <w:r w:rsidRPr="0062074F">
        <w:t>value. Black is a special case and the luminance of it must not be greater than</w:t>
      </w:r>
      <w:r w:rsidR="00A52AE0" w:rsidRPr="0062074F">
        <w:t xml:space="preserve"> </w:t>
      </w:r>
      <w:r w:rsidRPr="0062074F">
        <w:t>0.52 cd/m² for bright sun colour table.</w:t>
      </w:r>
    </w:p>
    <w:p w14:paraId="597878D4" w14:textId="6CAC2D16" w:rsidR="00670209" w:rsidRPr="0062074F" w:rsidRDefault="00670209" w:rsidP="00024B10">
      <w:pPr>
        <w:pStyle w:val="berschrift4"/>
      </w:pPr>
      <w:r w:rsidRPr="0062074F">
        <w:t>Instrumental calibration verification test</w:t>
      </w:r>
    </w:p>
    <w:p w14:paraId="60676C4B" w14:textId="39D3E324" w:rsidR="002B49F2" w:rsidRPr="0062074F" w:rsidRDefault="002B49F2" w:rsidP="00DF09FE">
      <w:pPr>
        <w:spacing w:after="120" w:line="240" w:lineRule="auto"/>
        <w:jc w:val="both"/>
      </w:pPr>
      <w:r w:rsidRPr="0062074F">
        <w:t xml:space="preserve">For </w:t>
      </w:r>
      <w:ins w:id="2168" w:author="Birklhuber Bernd" w:date="2026-08-10T10:42:00Z">
        <w:r w:rsidR="00E11724">
          <w:t xml:space="preserve">type approved </w:t>
        </w:r>
      </w:ins>
      <w:r w:rsidRPr="0062074F">
        <w:t xml:space="preserve">LCD displays, an instrumental test to check that the results of the colour conversion calibration are within tolerance should be made by </w:t>
      </w:r>
    </w:p>
    <w:p w14:paraId="773EFC3E" w14:textId="77777777" w:rsidR="002B49F2" w:rsidRPr="0062074F" w:rsidRDefault="002B49F2">
      <w:pPr>
        <w:pStyle w:val="Listenabsatz"/>
        <w:numPr>
          <w:ilvl w:val="0"/>
          <w:numId w:val="71"/>
        </w:numPr>
        <w:spacing w:after="120" w:line="240" w:lineRule="auto"/>
        <w:jc w:val="both"/>
      </w:pPr>
      <w:r w:rsidRPr="0062074F">
        <w:t>Displaying the colours of all three colour tables (restricted to colour pairs of tabular ΔE* greater than 20)</w:t>
      </w:r>
    </w:p>
    <w:p w14:paraId="025132ED" w14:textId="77777777" w:rsidR="002B49F2" w:rsidRPr="0062074F" w:rsidRDefault="002B49F2">
      <w:pPr>
        <w:pStyle w:val="Listenabsatz"/>
        <w:numPr>
          <w:ilvl w:val="0"/>
          <w:numId w:val="71"/>
        </w:numPr>
        <w:spacing w:after="120" w:line="240" w:lineRule="auto"/>
        <w:jc w:val="both"/>
      </w:pPr>
      <w:r w:rsidRPr="0062074F">
        <w:lastRenderedPageBreak/>
        <w:t xml:space="preserve">Measuring their CIE coordinates </w:t>
      </w:r>
      <w:proofErr w:type="gramStart"/>
      <w:r w:rsidRPr="0062074F">
        <w:t>x,y</w:t>
      </w:r>
      <w:proofErr w:type="gramEnd"/>
      <w:r w:rsidRPr="0062074F">
        <w:t xml:space="preserve"> and L</w:t>
      </w:r>
    </w:p>
    <w:p w14:paraId="4C65778E" w14:textId="47F03943" w:rsidR="002B49F2" w:rsidRPr="0062074F" w:rsidRDefault="002B49F2">
      <w:pPr>
        <w:pStyle w:val="Listenabsatz"/>
        <w:numPr>
          <w:ilvl w:val="0"/>
          <w:numId w:val="71"/>
        </w:numPr>
        <w:spacing w:after="120" w:line="240" w:lineRule="auto"/>
        <w:jc w:val="both"/>
      </w:pPr>
      <w:r w:rsidRPr="0062074F">
        <w:t>Applying a tolerance test.</w:t>
      </w:r>
    </w:p>
    <w:p w14:paraId="43187254" w14:textId="060753FC" w:rsidR="00670209" w:rsidRPr="0062074F" w:rsidRDefault="00670209" w:rsidP="00DF09FE">
      <w:pPr>
        <w:spacing w:after="120" w:line="240" w:lineRule="auto"/>
        <w:jc w:val="both"/>
      </w:pPr>
      <w:r w:rsidRPr="0062074F">
        <w:t>Note that since the tolerance test is intended solely to check successful colour</w:t>
      </w:r>
      <w:r w:rsidR="00E551AD" w:rsidRPr="0062074F">
        <w:t xml:space="preserve"> </w:t>
      </w:r>
      <w:r w:rsidRPr="0062074F">
        <w:t>calibration, and not to test colour maintenance at sea, this test should be</w:t>
      </w:r>
      <w:r w:rsidR="00E551AD" w:rsidRPr="0062074F">
        <w:t xml:space="preserve"> </w:t>
      </w:r>
      <w:r w:rsidRPr="0062074F">
        <w:t xml:space="preserve">performed on the bench in the </w:t>
      </w:r>
      <w:proofErr w:type="gramStart"/>
      <w:r w:rsidRPr="0062074F">
        <w:t>manufacturer's</w:t>
      </w:r>
      <w:proofErr w:type="gramEnd"/>
      <w:r w:rsidRPr="0062074F">
        <w:t xml:space="preserve"> or type-approval authority's plant</w:t>
      </w:r>
      <w:r w:rsidR="00E551AD" w:rsidRPr="0062074F">
        <w:t xml:space="preserve"> </w:t>
      </w:r>
      <w:r w:rsidRPr="0062074F">
        <w:t>under normal conditions of temperature, humidity and vibration.</w:t>
      </w:r>
    </w:p>
    <w:p w14:paraId="40BD7F61" w14:textId="5175E395" w:rsidR="00E551AD" w:rsidRPr="0062074F" w:rsidRDefault="00670209" w:rsidP="00DF09FE">
      <w:pPr>
        <w:spacing w:after="120" w:line="240" w:lineRule="auto"/>
        <w:jc w:val="both"/>
      </w:pPr>
      <w:r w:rsidRPr="0062074F">
        <w:t xml:space="preserve">Manufacturers of </w:t>
      </w:r>
      <w:ins w:id="2169" w:author="Birklhuber Bernd" w:date="2026-08-07T11:38:00Z">
        <w:r w:rsidR="00C0508C">
          <w:t xml:space="preserve">Inland </w:t>
        </w:r>
      </w:ins>
      <w:r w:rsidRPr="0062074F">
        <w:t xml:space="preserve">ECDIS </w:t>
      </w:r>
      <w:ins w:id="2170" w:author="Birklhuber Bernd" w:date="2026-08-07T11:38:00Z">
        <w:r w:rsidR="00C0508C">
          <w:t xml:space="preserve">or </w:t>
        </w:r>
      </w:ins>
      <w:ins w:id="2171" w:author="Birklhuber Bernd" w:date="2026-08-21T13:34:00Z">
        <w:r w:rsidR="00D31668">
          <w:t xml:space="preserve">Inland </w:t>
        </w:r>
      </w:ins>
      <w:ins w:id="2172" w:author="Birklhuber Bernd" w:date="2026-08-07T11:38:00Z">
        <w:r w:rsidR="00C0508C">
          <w:t xml:space="preserve">ECS </w:t>
        </w:r>
      </w:ins>
      <w:r w:rsidRPr="0062074F">
        <w:t>can choose between two different methods of colour</w:t>
      </w:r>
      <w:r w:rsidR="00E551AD" w:rsidRPr="0062074F">
        <w:t xml:space="preserve"> </w:t>
      </w:r>
      <w:r w:rsidRPr="0062074F">
        <w:t>calibration.</w:t>
      </w:r>
    </w:p>
    <w:p w14:paraId="5BE8B291" w14:textId="1A78E168" w:rsidR="00E551AD" w:rsidRPr="0062074F" w:rsidRDefault="00670209" w:rsidP="00DF09FE">
      <w:pPr>
        <w:spacing w:after="120" w:line="240" w:lineRule="auto"/>
        <w:jc w:val="both"/>
      </w:pPr>
      <w:r w:rsidRPr="0062074F">
        <w:t>The first method is a test of a monitor as part of an integrated system.</w:t>
      </w:r>
      <w:r w:rsidR="00E551AD" w:rsidRPr="0062074F">
        <w:t xml:space="preserve"> </w:t>
      </w:r>
      <w:r w:rsidRPr="0062074F">
        <w:t xml:space="preserve">In this method both the monitor and the image generator parts of </w:t>
      </w:r>
      <w:ins w:id="2173" w:author="Birklhuber Bernd" w:date="2026-08-07T11:38:00Z">
        <w:r w:rsidR="00C0508C">
          <w:t xml:space="preserve">Inland </w:t>
        </w:r>
      </w:ins>
      <w:r w:rsidRPr="0062074F">
        <w:t xml:space="preserve">ECDIS </w:t>
      </w:r>
      <w:ins w:id="2174" w:author="Birklhuber Bernd" w:date="2026-08-07T11:38:00Z">
        <w:r w:rsidR="00C0508C">
          <w:t xml:space="preserve">or </w:t>
        </w:r>
      </w:ins>
      <w:ins w:id="2175" w:author="Birklhuber Bernd" w:date="2026-08-21T13:34:00Z">
        <w:r w:rsidR="00D31668">
          <w:t xml:space="preserve">Inland </w:t>
        </w:r>
      </w:ins>
      <w:ins w:id="2176" w:author="Birklhuber Bernd" w:date="2026-08-07T11:38:00Z">
        <w:r w:rsidR="00C0508C">
          <w:t xml:space="preserve">ECS </w:t>
        </w:r>
      </w:ins>
      <w:r w:rsidRPr="0062074F">
        <w:t>display</w:t>
      </w:r>
      <w:r w:rsidR="00E551AD" w:rsidRPr="0062074F">
        <w:t xml:space="preserve"> </w:t>
      </w:r>
      <w:r w:rsidRPr="0062074F">
        <w:t>are tested together.</w:t>
      </w:r>
    </w:p>
    <w:p w14:paraId="050D2FB7" w14:textId="55D71089" w:rsidR="00670209" w:rsidRPr="0062074F" w:rsidRDefault="00670209" w:rsidP="00DF09FE">
      <w:pPr>
        <w:spacing w:after="120" w:line="240" w:lineRule="auto"/>
        <w:jc w:val="both"/>
      </w:pPr>
      <w:r w:rsidRPr="0062074F">
        <w:t>The second method is an independent test of the monitor. In</w:t>
      </w:r>
      <w:r w:rsidR="00E551AD" w:rsidRPr="0062074F">
        <w:t xml:space="preserve"> </w:t>
      </w:r>
      <w:r w:rsidRPr="0062074F">
        <w:t xml:space="preserve">this method the monitor and the image generator of </w:t>
      </w:r>
      <w:ins w:id="2177" w:author="Birklhuber Bernd" w:date="2026-08-07T11:39:00Z">
        <w:r w:rsidR="00C0508C">
          <w:t xml:space="preserve">Inland </w:t>
        </w:r>
      </w:ins>
      <w:r w:rsidRPr="0062074F">
        <w:t xml:space="preserve">ECDIS </w:t>
      </w:r>
      <w:ins w:id="2178" w:author="Birklhuber Bernd" w:date="2026-08-07T11:39:00Z">
        <w:r w:rsidR="00C0508C">
          <w:t xml:space="preserve">or </w:t>
        </w:r>
      </w:ins>
      <w:ins w:id="2179" w:author="Birklhuber Bernd" w:date="2026-08-21T13:34:00Z">
        <w:r w:rsidR="00D31668">
          <w:t xml:space="preserve">Inland </w:t>
        </w:r>
      </w:ins>
      <w:ins w:id="2180" w:author="Birklhuber Bernd" w:date="2026-08-07T11:39:00Z">
        <w:r w:rsidR="00C0508C">
          <w:t xml:space="preserve">ECS </w:t>
        </w:r>
      </w:ins>
      <w:r w:rsidRPr="0062074F">
        <w:t>display are separately</w:t>
      </w:r>
      <w:r w:rsidR="00E551AD" w:rsidRPr="0062074F">
        <w:t xml:space="preserve"> </w:t>
      </w:r>
      <w:r w:rsidRPr="0062074F">
        <w:t>tested against a reference (</w:t>
      </w:r>
      <w:r w:rsidR="00DF09FE" w:rsidRPr="0062074F">
        <w:t>that is,</w:t>
      </w:r>
      <w:r w:rsidRPr="0062074F">
        <w:t xml:space="preserve"> the monitor is tested against a reference image</w:t>
      </w:r>
      <w:r w:rsidR="00E551AD" w:rsidRPr="0062074F">
        <w:t xml:space="preserve"> </w:t>
      </w:r>
      <w:r w:rsidRPr="0062074F">
        <w:t>generator and the image generator is tested against a reference monitor). The</w:t>
      </w:r>
      <w:r w:rsidR="00E551AD" w:rsidRPr="0062074F">
        <w:t xml:space="preserve"> </w:t>
      </w:r>
      <w:r w:rsidRPr="0062074F">
        <w:t>second method has tighter tolerance for displayed colour than the first method</w:t>
      </w:r>
      <w:r w:rsidR="00BC7A29" w:rsidRPr="0062074F">
        <w:t>.</w:t>
      </w:r>
    </w:p>
    <w:p w14:paraId="39678691" w14:textId="77777777" w:rsidR="00DF09FE" w:rsidRPr="0062074F" w:rsidRDefault="00DF09FE" w:rsidP="00DF09FE">
      <w:pPr>
        <w:spacing w:after="120" w:line="240" w:lineRule="auto"/>
        <w:jc w:val="both"/>
      </w:pPr>
    </w:p>
    <w:p w14:paraId="13A5162F" w14:textId="5CEADC46" w:rsidR="009B5792" w:rsidRPr="0062074F" w:rsidRDefault="00C0508C" w:rsidP="00DB7CFE">
      <w:pPr>
        <w:pStyle w:val="berschrift2"/>
      </w:pPr>
      <w:bookmarkStart w:id="2181" w:name="_Ref189057358"/>
      <w:bookmarkStart w:id="2182" w:name="_Toc226035114"/>
      <w:bookmarkStart w:id="2183" w:name="_Ref47573996"/>
      <w:commentRangeStart w:id="2184"/>
      <w:ins w:id="2185" w:author="Birklhuber Bernd" w:date="2026-08-07T11:39:00Z">
        <w:r>
          <w:t xml:space="preserve">Inland </w:t>
        </w:r>
      </w:ins>
      <w:r w:rsidR="009B5792" w:rsidRPr="0062074F">
        <w:t xml:space="preserve">ECDIS </w:t>
      </w:r>
      <w:ins w:id="2186" w:author="Birklhuber Bernd" w:date="2026-08-21T13:35:00Z">
        <w:r w:rsidR="00D31668">
          <w:t xml:space="preserve">and Inland ECS </w:t>
        </w:r>
      </w:ins>
      <w:r w:rsidR="009B5792" w:rsidRPr="0062074F">
        <w:t>Chart 1</w:t>
      </w:r>
      <w:r w:rsidR="00DF1BB9" w:rsidRPr="0062074F">
        <w:t xml:space="preserve"> and Colour </w:t>
      </w:r>
      <w:r w:rsidR="00D91D56" w:rsidRPr="0062074F">
        <w:t>(</w:t>
      </w:r>
      <w:r w:rsidR="00DF1BB9" w:rsidRPr="0062074F">
        <w:t>Differentiation</w:t>
      </w:r>
      <w:r w:rsidR="00D91D56" w:rsidRPr="0062074F">
        <w:t>)</w:t>
      </w:r>
      <w:r w:rsidR="00DF1BB9" w:rsidRPr="0062074F">
        <w:t xml:space="preserve"> Test Diagram</w:t>
      </w:r>
      <w:bookmarkEnd w:id="2181"/>
      <w:bookmarkEnd w:id="2182"/>
    </w:p>
    <w:p w14:paraId="60530710" w14:textId="6C6F1E30" w:rsidR="002B0668" w:rsidRPr="0062074F" w:rsidRDefault="009B5792" w:rsidP="00EA38BE">
      <w:pPr>
        <w:spacing w:after="120" w:line="240" w:lineRule="auto"/>
        <w:jc w:val="both"/>
      </w:pPr>
      <w:r w:rsidRPr="0062074F">
        <w:t xml:space="preserve">The IHO provides ECDIS Chart 1 in digital form, a graphical index of </w:t>
      </w:r>
      <w:r w:rsidR="002B0668" w:rsidRPr="0062074F">
        <w:t xml:space="preserve">selected </w:t>
      </w:r>
      <w:r w:rsidRPr="0062074F">
        <w:t xml:space="preserve">ECDIS symbols and symbolized lines and area boundary </w:t>
      </w:r>
      <w:proofErr w:type="spellStart"/>
      <w:r w:rsidRPr="0062074F">
        <w:t>linestyles</w:t>
      </w:r>
      <w:proofErr w:type="spellEnd"/>
      <w:r w:rsidRPr="0062074F">
        <w:t xml:space="preserve">. This is intended to familiarize the </w:t>
      </w:r>
      <w:r w:rsidR="008017CF" w:rsidRPr="0062074F">
        <w:t>M</w:t>
      </w:r>
      <w:r w:rsidRPr="0062074F">
        <w:t xml:space="preserve">ariner with the colour and symbol coding used by the ECDIS. The symbols are grouped according to INT1, which is familiar to the </w:t>
      </w:r>
      <w:r w:rsidR="008017CF" w:rsidRPr="0062074F">
        <w:t>M</w:t>
      </w:r>
      <w:r w:rsidRPr="0062074F">
        <w:t xml:space="preserve">ariner, but are numbered with a look-up sheet, not labelled. </w:t>
      </w:r>
    </w:p>
    <w:p w14:paraId="189790CD" w14:textId="0D45B2A8" w:rsidR="009B5792" w:rsidRPr="0062074F" w:rsidRDefault="009B5792" w:rsidP="00EA38BE">
      <w:pPr>
        <w:spacing w:after="120" w:line="240" w:lineRule="auto"/>
        <w:jc w:val="both"/>
      </w:pPr>
      <w:r w:rsidRPr="0062074F">
        <w:t xml:space="preserve">Since </w:t>
      </w:r>
      <w:r w:rsidR="008017CF" w:rsidRPr="0062074F">
        <w:t>P</w:t>
      </w:r>
      <w:r w:rsidRPr="0062074F">
        <w:t xml:space="preserve">roduct </w:t>
      </w:r>
      <w:r w:rsidR="008017CF" w:rsidRPr="0062074F">
        <w:t>S</w:t>
      </w:r>
      <w:r w:rsidRPr="0062074F">
        <w:t xml:space="preserve">pecifications for data products used on ECDIS will be updated at different times, there </w:t>
      </w:r>
      <w:r w:rsidR="003222A6" w:rsidRPr="0062074F">
        <w:t xml:space="preserve">may </w:t>
      </w:r>
      <w:r w:rsidRPr="0062074F">
        <w:t xml:space="preserve">be a supplementary “Chart 1” for each data product other than ENC that is intended for use </w:t>
      </w:r>
      <w:r w:rsidR="008017CF" w:rsidRPr="0062074F">
        <w:t>i</w:t>
      </w:r>
      <w:r w:rsidRPr="0062074F">
        <w:t>n ECDIS.</w:t>
      </w:r>
    </w:p>
    <w:p w14:paraId="099AC6AB" w14:textId="4608E61B" w:rsidR="009B5792" w:rsidRPr="0062074F" w:rsidRDefault="009B5792" w:rsidP="00EA38BE">
      <w:pPr>
        <w:spacing w:after="120" w:line="240" w:lineRule="auto"/>
        <w:jc w:val="both"/>
      </w:pPr>
      <w:r w:rsidRPr="0062074F">
        <w:t xml:space="preserve">The ECDIS Chart 1 and </w:t>
      </w:r>
      <w:r w:rsidR="003222A6" w:rsidRPr="0062074F">
        <w:t xml:space="preserve">any </w:t>
      </w:r>
      <w:r w:rsidRPr="0062074F">
        <w:t xml:space="preserve">supplements are intended for use in route planning. They are not needed during route monitoring, when the </w:t>
      </w:r>
      <w:r w:rsidR="008017CF" w:rsidRPr="0062074F">
        <w:t>M</w:t>
      </w:r>
      <w:r w:rsidRPr="0062074F">
        <w:t>ariner can use cursor enquiry to find the meaning of symbols.</w:t>
      </w:r>
    </w:p>
    <w:p w14:paraId="3619ED6C" w14:textId="2BDAD061" w:rsidR="008017CF" w:rsidRPr="0062074F" w:rsidRDefault="009B5792" w:rsidP="00EA38BE">
      <w:pPr>
        <w:spacing w:after="120" w:line="240" w:lineRule="auto"/>
        <w:jc w:val="both"/>
      </w:pPr>
      <w:r w:rsidRPr="0062074F">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rsidRPr="0062074F">
        <w:fldChar w:fldCharType="begin"/>
      </w:r>
      <w:r w:rsidR="004505B4" w:rsidRPr="0062074F">
        <w:instrText xml:space="preserve"> REF _Ref192502093 \r \h </w:instrText>
      </w:r>
      <w:r w:rsidR="0062074F">
        <w:instrText xml:space="preserve"> \* MERGEFORMAT </w:instrText>
      </w:r>
      <w:r w:rsidR="004505B4" w:rsidRPr="0062074F">
        <w:fldChar w:fldCharType="separate"/>
      </w:r>
      <w:r w:rsidR="004505B4" w:rsidRPr="0062074F">
        <w:t>19.6.2</w:t>
      </w:r>
      <w:r w:rsidR="004505B4" w:rsidRPr="0062074F">
        <w:fldChar w:fldCharType="end"/>
      </w:r>
      <w:r w:rsidR="007435CC">
        <w:t>.</w:t>
      </w:r>
    </w:p>
    <w:p w14:paraId="34A544B9" w14:textId="3CD00612" w:rsidR="00883232" w:rsidRPr="0062074F" w:rsidRDefault="00346791" w:rsidP="00DB7CFE">
      <w:pPr>
        <w:pStyle w:val="berschrift2"/>
      </w:pPr>
      <w:bookmarkStart w:id="2187" w:name="_Ref49458949"/>
      <w:bookmarkStart w:id="2188" w:name="_Toc226035115"/>
      <w:r w:rsidRPr="0062074F">
        <w:t>Use of ECDIS Chart 1 and Colour Test Diagram</w:t>
      </w:r>
      <w:bookmarkEnd w:id="2183"/>
      <w:bookmarkEnd w:id="2187"/>
      <w:bookmarkEnd w:id="2188"/>
    </w:p>
    <w:p w14:paraId="1360AB5D" w14:textId="2ED40663" w:rsidR="00883232" w:rsidRPr="0062074F" w:rsidRDefault="00883232" w:rsidP="00E673D5">
      <w:pPr>
        <w:pStyle w:val="berschrift3"/>
      </w:pPr>
      <w:bookmarkStart w:id="2189" w:name="_Toc226035116"/>
      <w:r w:rsidRPr="0062074F">
        <w:t>Specification for ECDIS Chart 1 and the Colour Test Diagram</w:t>
      </w:r>
      <w:bookmarkEnd w:id="2189"/>
    </w:p>
    <w:p w14:paraId="7E9ABF43" w14:textId="1D7FCE27" w:rsidR="00883232" w:rsidRPr="0062074F" w:rsidRDefault="00883232" w:rsidP="00024B10">
      <w:pPr>
        <w:pStyle w:val="berschrift4"/>
      </w:pPr>
      <w:r w:rsidRPr="0062074F">
        <w:t>Definition</w:t>
      </w:r>
    </w:p>
    <w:p w14:paraId="02BEFF02" w14:textId="6A17CFE9" w:rsidR="00883232" w:rsidRPr="0062074F" w:rsidRDefault="00C904EF" w:rsidP="008017CF">
      <w:pPr>
        <w:spacing w:after="120" w:line="240" w:lineRule="auto"/>
        <w:jc w:val="both"/>
      </w:pPr>
      <w:r w:rsidRPr="0062074F">
        <w:t>Each</w:t>
      </w:r>
      <w:r w:rsidR="00883232" w:rsidRPr="0062074F">
        <w:t xml:space="preserve"> Chart 1 data</w:t>
      </w:r>
      <w:r w:rsidR="00E3380A" w:rsidRPr="0062074F">
        <w:t>set</w:t>
      </w:r>
      <w:r w:rsidR="00883232" w:rsidRPr="0062074F">
        <w:t xml:space="preserve"> must</w:t>
      </w:r>
      <w:r w:rsidR="00E92D97" w:rsidRPr="0062074F">
        <w:t xml:space="preserve"> </w:t>
      </w:r>
      <w:r w:rsidR="00883232" w:rsidRPr="0062074F">
        <w:t xml:space="preserve">be </w:t>
      </w:r>
      <w:r w:rsidR="00513480" w:rsidRPr="0062074F">
        <w:t xml:space="preserve">initially </w:t>
      </w:r>
      <w:r w:rsidR="00883232" w:rsidRPr="0062074F">
        <w:t xml:space="preserve">displayed </w:t>
      </w:r>
      <w:r w:rsidR="00513480" w:rsidRPr="0062074F">
        <w:t xml:space="preserve">at the </w:t>
      </w:r>
      <w:proofErr w:type="spellStart"/>
      <w:r w:rsidR="00513480" w:rsidRPr="00520800">
        <w:rPr>
          <w:i/>
          <w:iCs/>
        </w:rPr>
        <w:t>optimumDisplayScale</w:t>
      </w:r>
      <w:proofErr w:type="spellEnd"/>
      <w:r w:rsidR="00513480" w:rsidRPr="0062074F">
        <w:t xml:space="preserve">, </w:t>
      </w:r>
      <w:r w:rsidR="00883232" w:rsidRPr="0062074F">
        <w:t>so as to fill all of the standard ECDIS display area (that is, the min</w:t>
      </w:r>
      <w:r w:rsidR="00C62B8D" w:rsidRPr="0062074F">
        <w:t>imum</w:t>
      </w:r>
      <w:r w:rsidR="00883232" w:rsidRPr="0062074F">
        <w:t xml:space="preserve"> 270 x 270 mm chart area).</w:t>
      </w:r>
    </w:p>
    <w:p w14:paraId="74499689" w14:textId="22886D5D" w:rsidR="00883232" w:rsidRPr="0062074F" w:rsidRDefault="00883232" w:rsidP="00024B10">
      <w:pPr>
        <w:pStyle w:val="berschrift4"/>
      </w:pPr>
      <w:r w:rsidRPr="0062074F">
        <w:t>Description and purpose</w:t>
      </w:r>
    </w:p>
    <w:p w14:paraId="7C73442E" w14:textId="0CF01F42" w:rsidR="00883232" w:rsidRPr="0062074F" w:rsidRDefault="00883232" w:rsidP="008017CF">
      <w:pPr>
        <w:spacing w:after="120" w:line="240" w:lineRule="auto"/>
        <w:jc w:val="both"/>
      </w:pPr>
      <w:r w:rsidRPr="0062074F">
        <w:t>The ECDIS Chart 1 and the Colour Differentiation Test are</w:t>
      </w:r>
      <w:r w:rsidR="009A1BD2" w:rsidRPr="0062074F">
        <w:t xml:space="preserve"> </w:t>
      </w:r>
      <w:r w:rsidRPr="0062074F">
        <w:t xml:space="preserve">for use by the Mariner </w:t>
      </w:r>
      <w:r w:rsidR="002B49F2" w:rsidRPr="0062074F">
        <w:t xml:space="preserve">and </w:t>
      </w:r>
      <w:r w:rsidRPr="0062074F">
        <w:t>are provided in the form of</w:t>
      </w:r>
      <w:r w:rsidR="00E92D97" w:rsidRPr="0062074F">
        <w:t xml:space="preserve"> a</w:t>
      </w:r>
      <w:r w:rsidR="00513480" w:rsidRPr="0062074F">
        <w:t>n Exchange Set containing a number of S-100 datasets</w:t>
      </w:r>
      <w:r w:rsidR="002B49F2" w:rsidRPr="0062074F">
        <w:t>.</w:t>
      </w:r>
    </w:p>
    <w:p w14:paraId="6FDF475F" w14:textId="5CE0890B" w:rsidR="00883232" w:rsidRPr="0062074F" w:rsidRDefault="00883232" w:rsidP="008017CF">
      <w:pPr>
        <w:spacing w:after="120" w:line="240" w:lineRule="auto"/>
        <w:jc w:val="both"/>
      </w:pPr>
      <w:r w:rsidRPr="0062074F">
        <w:t>The ECDIS chart 1 is intended to familiarise the Mariner with the symbology used on ECDIS. The Mariner must</w:t>
      </w:r>
      <w:r w:rsidR="00E92D97" w:rsidRPr="0062074F">
        <w:t xml:space="preserve"> </w:t>
      </w:r>
      <w:r w:rsidRPr="0062074F">
        <w:t xml:space="preserve">be able to display each cell, and by cursor-pick get a read-out of the meaning of any </w:t>
      </w:r>
      <w:r w:rsidR="00E92D97" w:rsidRPr="0062074F">
        <w:t xml:space="preserve">feature </w:t>
      </w:r>
      <w:r w:rsidRPr="0062074F">
        <w:t>shown.</w:t>
      </w:r>
    </w:p>
    <w:p w14:paraId="2461583B" w14:textId="4559079D" w:rsidR="00883232" w:rsidRPr="0062074F" w:rsidRDefault="00883232" w:rsidP="008017CF">
      <w:pPr>
        <w:spacing w:after="120" w:line="240" w:lineRule="auto"/>
        <w:jc w:val="both"/>
      </w:pPr>
      <w:r w:rsidRPr="0062074F">
        <w:t>The Colour Differentiation Test diagram is intended for display using the day</w:t>
      </w:r>
      <w:r w:rsidR="007D0388">
        <w:t xml:space="preserve">, </w:t>
      </w:r>
      <w:r w:rsidRPr="0062074F">
        <w:t>dusk</w:t>
      </w:r>
      <w:r w:rsidR="007D0388">
        <w:t xml:space="preserve"> or night</w:t>
      </w:r>
      <w:r w:rsidRPr="0062074F">
        <w:t xml:space="preserve"> colour tables so that the Mariner can check that the ECDIS </w:t>
      </w:r>
      <w:r w:rsidR="00E92D97" w:rsidRPr="0062074F">
        <w:t xml:space="preserve">display </w:t>
      </w:r>
      <w:r w:rsidRPr="0062074F">
        <w:t>is providing adequate colour performance</w:t>
      </w:r>
      <w:r w:rsidR="008972A2" w:rsidRPr="0062074F">
        <w:t xml:space="preserve"> </w:t>
      </w:r>
      <w:r w:rsidRPr="0062074F">
        <w:t xml:space="preserve">It is also used in type-approval testing. Instructions for its use are given in the </w:t>
      </w:r>
      <w:r w:rsidR="002C2BC6" w:rsidRPr="0062074F">
        <w:t>following clauses</w:t>
      </w:r>
      <w:r w:rsidRPr="0062074F">
        <w:t>.</w:t>
      </w:r>
    </w:p>
    <w:p w14:paraId="3E856C8B" w14:textId="66EE89B0" w:rsidR="00883232" w:rsidRPr="0062074F" w:rsidRDefault="00883232" w:rsidP="008017CF">
      <w:pPr>
        <w:spacing w:after="120" w:line="240" w:lineRule="auto"/>
        <w:jc w:val="both"/>
      </w:pPr>
      <w:r w:rsidRPr="0062074F">
        <w:t xml:space="preserve">The ECDIS </w:t>
      </w:r>
      <w:r w:rsidR="00C62B8D" w:rsidRPr="0062074F">
        <w:t>C</w:t>
      </w:r>
      <w:r w:rsidRPr="0062074F">
        <w:t xml:space="preserve">hart 1 includes the CHKSYM </w:t>
      </w:r>
      <w:r w:rsidR="007652ED" w:rsidRPr="0062074F">
        <w:t xml:space="preserve">symbol </w:t>
      </w:r>
      <w:r w:rsidRPr="0062074F">
        <w:t>which is intended for checking the correct size of the symbols during the type approval</w:t>
      </w:r>
      <w:r w:rsidR="004505B4" w:rsidRPr="0062074F">
        <w:t>.</w:t>
      </w:r>
      <w:r w:rsidR="008972A2" w:rsidRPr="0062074F">
        <w:t xml:space="preserve"> </w:t>
      </w:r>
      <w:r w:rsidRPr="0062074F">
        <w:t>The width and height of the CHKSYM is 5.0 mm.</w:t>
      </w:r>
    </w:p>
    <w:p w14:paraId="235403A6" w14:textId="7DAE71E7" w:rsidR="00883232" w:rsidRPr="0062074F" w:rsidRDefault="00883232" w:rsidP="008017CF">
      <w:pPr>
        <w:spacing w:after="120" w:line="240" w:lineRule="auto"/>
        <w:jc w:val="both"/>
      </w:pPr>
      <w:r w:rsidRPr="0062074F">
        <w:t>The line width of the diagonal line</w:t>
      </w:r>
      <w:r w:rsidR="00E92D97" w:rsidRPr="0062074F">
        <w:t>s</w:t>
      </w:r>
      <w:r w:rsidRPr="0062074F">
        <w:t xml:space="preserve"> in the Colour Differentiation Test diagram </w:t>
      </w:r>
      <w:r w:rsidR="00C904EF" w:rsidRPr="0062074F">
        <w:t xml:space="preserve">are </w:t>
      </w:r>
      <w:r w:rsidRPr="0062074F">
        <w:t>specified as 0.6 mm wide.</w:t>
      </w:r>
    </w:p>
    <w:p w14:paraId="691CAA1B" w14:textId="21AFF2E0" w:rsidR="00883232" w:rsidRPr="0062074F" w:rsidRDefault="00883232" w:rsidP="00024B10">
      <w:pPr>
        <w:pStyle w:val="berschrift4"/>
      </w:pPr>
      <w:r w:rsidRPr="0062074F">
        <w:t>Mode of use</w:t>
      </w:r>
    </w:p>
    <w:p w14:paraId="3ACAA1BC" w14:textId="2210A17F" w:rsidR="00883232" w:rsidRPr="0062074F" w:rsidRDefault="00883232" w:rsidP="008017CF">
      <w:pPr>
        <w:spacing w:after="120" w:line="240" w:lineRule="auto"/>
        <w:jc w:val="both"/>
      </w:pPr>
      <w:r w:rsidRPr="0062074F">
        <w:t xml:space="preserve">The operation of these diagrams is not subject to </w:t>
      </w:r>
      <w:r w:rsidR="00C904EF" w:rsidRPr="0062074F">
        <w:t xml:space="preserve">any </w:t>
      </w:r>
      <w:r w:rsidRPr="0062074F">
        <w:t>draw-speed requirements of route monitoring.</w:t>
      </w:r>
    </w:p>
    <w:p w14:paraId="0AAB75E1" w14:textId="74F934A4" w:rsidR="00883232" w:rsidRPr="0062074F" w:rsidRDefault="00883232" w:rsidP="00024B10">
      <w:pPr>
        <w:pStyle w:val="berschrift4"/>
      </w:pPr>
      <w:r w:rsidRPr="0062074F">
        <w:lastRenderedPageBreak/>
        <w:t>Content and Encoding</w:t>
      </w:r>
    </w:p>
    <w:p w14:paraId="0BF28837" w14:textId="73104E44" w:rsidR="00883232" w:rsidRPr="0062074F" w:rsidRDefault="00927C2B" w:rsidP="00C84C10">
      <w:pPr>
        <w:spacing w:after="120" w:line="240" w:lineRule="auto"/>
      </w:pPr>
      <w:r w:rsidRPr="0062074F">
        <w:t>Chart 1 is released as a</w:t>
      </w:r>
      <w:r w:rsidR="00C904EF" w:rsidRPr="0062074F">
        <w:t>n exchange set comprising a</w:t>
      </w:r>
      <w:r w:rsidRPr="0062074F">
        <w:t xml:space="preserve"> number of S-10</w:t>
      </w:r>
      <w:r w:rsidR="009A1BD2" w:rsidRPr="0062074F">
        <w:t>0</w:t>
      </w:r>
      <w:r w:rsidRPr="0062074F">
        <w:t xml:space="preserve"> datasets within the S-164 </w:t>
      </w:r>
      <w:r w:rsidR="00E9416E" w:rsidRPr="0062074F">
        <w:t>suite of test data. Portrayal and content are defined wholly by feature and portrayal catalogues.</w:t>
      </w:r>
    </w:p>
    <w:p w14:paraId="726054BC" w14:textId="2E324FCF" w:rsidR="00883232" w:rsidRPr="0062074F" w:rsidRDefault="00883232" w:rsidP="00024B10">
      <w:pPr>
        <w:pStyle w:val="berschrift4"/>
      </w:pPr>
      <w:r w:rsidRPr="0062074F">
        <w:t>Revisions</w:t>
      </w:r>
    </w:p>
    <w:p w14:paraId="297D1BB4" w14:textId="4EC0BD82" w:rsidR="00883232" w:rsidRPr="0062074F" w:rsidRDefault="00883232" w:rsidP="00C84C10">
      <w:pPr>
        <w:spacing w:after="120" w:line="240" w:lineRule="auto"/>
        <w:jc w:val="both"/>
      </w:pPr>
      <w:r w:rsidRPr="0062074F">
        <w:t>Revisions will be</w:t>
      </w:r>
      <w:r w:rsidR="00C84C10" w:rsidRPr="0062074F">
        <w:t xml:space="preserve"> made by whole file replacement;</w:t>
      </w:r>
      <w:r w:rsidRPr="0062074F">
        <w:t xml:space="preserve"> that is</w:t>
      </w:r>
      <w:r w:rsidR="00C84C10" w:rsidRPr="0062074F">
        <w:t>,</w:t>
      </w:r>
      <w:r w:rsidRPr="0062074F">
        <w:t xml:space="preserve"> by </w:t>
      </w:r>
      <w:r w:rsidR="002B49F2" w:rsidRPr="0062074F">
        <w:t xml:space="preserve">the </w:t>
      </w:r>
      <w:r w:rsidRPr="0062074F">
        <w:t xml:space="preserve">issuing </w:t>
      </w:r>
      <w:r w:rsidR="002B49F2" w:rsidRPr="0062074F">
        <w:t>of</w:t>
      </w:r>
      <w:r w:rsidRPr="0062074F">
        <w:t xml:space="preserve"> new edition</w:t>
      </w:r>
      <w:r w:rsidR="002B49F2" w:rsidRPr="0062074F">
        <w:t>s</w:t>
      </w:r>
      <w:r w:rsidRPr="0062074F">
        <w:t>.</w:t>
      </w:r>
      <w:r w:rsidR="0019369A" w:rsidRPr="0062074F">
        <w:t xml:space="preserve"> The user must be able to access the revision information of Chart 1 and the Colour Test Diagram</w:t>
      </w:r>
      <w:r w:rsidR="00A94BB4" w:rsidRPr="0062074F">
        <w:t>.</w:t>
      </w:r>
    </w:p>
    <w:p w14:paraId="1585B297" w14:textId="22A95E1E" w:rsidR="00883232" w:rsidRPr="0062074F" w:rsidRDefault="00883232" w:rsidP="00024B10">
      <w:pPr>
        <w:pStyle w:val="berschrift4"/>
      </w:pPr>
      <w:r w:rsidRPr="0062074F">
        <w:t>Presentation</w:t>
      </w:r>
      <w:r w:rsidR="00E9416E" w:rsidRPr="0062074F">
        <w:t xml:space="preserve"> and parameter settings</w:t>
      </w:r>
    </w:p>
    <w:p w14:paraId="3FF48D87" w14:textId="08C95526" w:rsidR="00883232" w:rsidRPr="0062074F" w:rsidRDefault="00C904EF" w:rsidP="00B812CA">
      <w:r w:rsidRPr="0062074F">
        <w:t>Refer to the S-164 test dataset manual for ECDIS parameter settings for portrayal of Chart 1 datasets</w:t>
      </w:r>
      <w:r w:rsidR="00A94BB4" w:rsidRPr="0062074F">
        <w:t>.</w:t>
      </w:r>
    </w:p>
    <w:p w14:paraId="2EF40CBD" w14:textId="204A9D59" w:rsidR="00883232" w:rsidRPr="0062074F" w:rsidRDefault="00DF1BB9" w:rsidP="00525920">
      <w:pPr>
        <w:pStyle w:val="berschrift3"/>
      </w:pPr>
      <w:bookmarkStart w:id="2190" w:name="_Toc175130365"/>
      <w:bookmarkStart w:id="2191" w:name="_Toc178784545"/>
      <w:bookmarkStart w:id="2192" w:name="_Toc175130366"/>
      <w:bookmarkStart w:id="2193" w:name="_Toc178784546"/>
      <w:bookmarkStart w:id="2194" w:name="_Ref192502093"/>
      <w:bookmarkStart w:id="2195" w:name="_Toc226035117"/>
      <w:bookmarkEnd w:id="2190"/>
      <w:bookmarkEnd w:id="2191"/>
      <w:bookmarkEnd w:id="2192"/>
      <w:bookmarkEnd w:id="2193"/>
      <w:r w:rsidRPr="0062074F">
        <w:t>The</w:t>
      </w:r>
      <w:r w:rsidR="00883232" w:rsidRPr="0062074F">
        <w:t xml:space="preserve"> Colour Test Diagram</w:t>
      </w:r>
      <w:bookmarkEnd w:id="2194"/>
      <w:bookmarkEnd w:id="2195"/>
    </w:p>
    <w:p w14:paraId="36F6D02B" w14:textId="0C3AD5C5" w:rsidR="00DF1BB9" w:rsidRPr="0062074F" w:rsidRDefault="00DF1BB9" w:rsidP="00DF1BB9">
      <w:pPr>
        <w:spacing w:after="120" w:line="240" w:lineRule="auto"/>
        <w:jc w:val="both"/>
      </w:pPr>
      <w:r w:rsidRPr="0062074F">
        <w:t xml:space="preserve">A multi-purpose colour differentiation test diagram is illustrated in </w:t>
      </w:r>
      <w:r w:rsidRPr="0062074F">
        <w:fldChar w:fldCharType="begin"/>
      </w:r>
      <w:r w:rsidRPr="0062074F">
        <w:instrText xml:space="preserve"> REF _Ref49456149 \h  \* MERGEFORMAT </w:instrText>
      </w:r>
      <w:r w:rsidRPr="0062074F">
        <w:fldChar w:fldCharType="separate"/>
      </w:r>
      <w:r w:rsidR="000553AC" w:rsidRPr="0062074F">
        <w:t>Figure 4</w:t>
      </w:r>
      <w:r w:rsidRPr="0062074F">
        <w:fldChar w:fldCharType="end"/>
      </w:r>
      <w:r w:rsidRPr="0062074F">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62074F" w:rsidRDefault="00DF1BB9" w:rsidP="00DF1BB9">
      <w:pPr>
        <w:spacing w:after="60" w:line="240" w:lineRule="auto"/>
        <w:jc w:val="both"/>
      </w:pPr>
      <w:r w:rsidRPr="0062074F">
        <w:t>The diagram is in the form of a dataset and so can be displayed using any of the three colour palettes. This diagram is intended:</w:t>
      </w:r>
    </w:p>
    <w:p w14:paraId="5E11EA3C" w14:textId="77777777" w:rsidR="00DF1BB9" w:rsidRPr="0062074F" w:rsidRDefault="00DF1BB9">
      <w:pPr>
        <w:pStyle w:val="Listenabsatz"/>
        <w:numPr>
          <w:ilvl w:val="0"/>
          <w:numId w:val="9"/>
        </w:numPr>
        <w:spacing w:after="60" w:line="240" w:lineRule="auto"/>
        <w:jc w:val="both"/>
      </w:pPr>
      <w:r w:rsidRPr="0062074F">
        <w:t xml:space="preserve">For use by the Mariner to check and if </w:t>
      </w:r>
      <w:proofErr w:type="gramStart"/>
      <w:r w:rsidRPr="0062074F">
        <w:t>necessary</w:t>
      </w:r>
      <w:proofErr w:type="gramEnd"/>
      <w:r w:rsidRPr="0062074F">
        <w:t xml:space="preserve"> re-adjust the controls, particularly for use at night;</w:t>
      </w:r>
    </w:p>
    <w:p w14:paraId="7053F009" w14:textId="77777777" w:rsidR="00DF1BB9" w:rsidRPr="0062074F" w:rsidRDefault="00DF1BB9">
      <w:pPr>
        <w:pStyle w:val="Listenabsatz"/>
        <w:numPr>
          <w:ilvl w:val="0"/>
          <w:numId w:val="9"/>
        </w:numPr>
        <w:spacing w:after="60" w:line="240" w:lineRule="auto"/>
        <w:jc w:val="both"/>
      </w:pPr>
      <w:r w:rsidRPr="0062074F">
        <w:t>For use by the Mariner to verify that an ageing display remains capable of providing the necessary colour differentiation; and</w:t>
      </w:r>
    </w:p>
    <w:p w14:paraId="5F2C8D37" w14:textId="77777777" w:rsidR="00DF1BB9" w:rsidRPr="0062074F" w:rsidRDefault="00DF1BB9">
      <w:pPr>
        <w:pStyle w:val="Listenabsatz"/>
        <w:numPr>
          <w:ilvl w:val="0"/>
          <w:numId w:val="9"/>
        </w:numPr>
        <w:spacing w:after="120" w:line="240" w:lineRule="auto"/>
        <w:jc w:val="both"/>
      </w:pPr>
      <w:r w:rsidRPr="0062074F">
        <w:t>For initial colour verification of the day, dusk and night colour tables.</w:t>
      </w:r>
    </w:p>
    <w:p w14:paraId="69556048" w14:textId="32B4E503" w:rsidR="00DF1BB9" w:rsidRPr="0062074F" w:rsidRDefault="00DF1BB9" w:rsidP="00DF1BB9">
      <w:pPr>
        <w:spacing w:after="120" w:line="240" w:lineRule="auto"/>
        <w:jc w:val="both"/>
      </w:pPr>
      <w:r w:rsidRPr="0062074F">
        <w:t xml:space="preserve">Both the Colour Test Diagram and the instructions for its </w:t>
      </w:r>
      <w:r w:rsidR="00D91D56" w:rsidRPr="0062074F">
        <w:t xml:space="preserve">use </w:t>
      </w:r>
      <w:r w:rsidRPr="0062074F">
        <w:t>are included within the IHO S-164 test datasets Chart 1 exchange set, and must be made available to the Mariner.</w:t>
      </w:r>
      <w:r w:rsidR="000512B1" w:rsidRPr="0062074F">
        <w:t xml:space="preserve"> </w:t>
      </w:r>
      <w:r w:rsidRPr="0062074F">
        <w:t xml:space="preserve">In addition, a grey scale is </w:t>
      </w:r>
      <w:r w:rsidR="00BC7A29" w:rsidRPr="0062074F">
        <w:t xml:space="preserve">included in </w:t>
      </w:r>
      <w:r w:rsidRPr="0062074F">
        <w:fldChar w:fldCharType="begin"/>
      </w:r>
      <w:r w:rsidRPr="0062074F">
        <w:instrText xml:space="preserve"> REF _Ref49458949 \r \h  \* MERGEFORMAT </w:instrText>
      </w:r>
      <w:r w:rsidRPr="0062074F">
        <w:fldChar w:fldCharType="separate"/>
      </w:r>
      <w:r w:rsidR="00663161" w:rsidRPr="0062074F">
        <w:t>19.6</w:t>
      </w:r>
      <w:r w:rsidRPr="0062074F">
        <w:fldChar w:fldCharType="end"/>
      </w:r>
      <w:r w:rsidRPr="0062074F">
        <w:t xml:space="preserve"> for use by maintenance technicians in checking colour tracking in an ageing display.</w:t>
      </w:r>
    </w:p>
    <w:p w14:paraId="0B5B86FF" w14:textId="77777777" w:rsidR="00DF1BB9" w:rsidRPr="0062074F" w:rsidRDefault="00DF1BB9" w:rsidP="00DF1BB9">
      <w:pPr>
        <w:spacing w:after="120" w:line="240" w:lineRule="auto"/>
        <w:jc w:val="both"/>
      </w:pPr>
      <w:r w:rsidRPr="0062074F">
        <w:t>The Colour Differentiation Test diagram is not needed during route monitoring.</w:t>
      </w:r>
    </w:p>
    <w:p w14:paraId="51569A23" w14:textId="77777777" w:rsidR="00DF1BB9" w:rsidRPr="0062074F" w:rsidRDefault="00DF1BB9" w:rsidP="00DF1BB9">
      <w:pPr>
        <w:spacing w:after="120" w:line="240" w:lineRule="auto"/>
        <w:jc w:val="both"/>
      </w:pPr>
      <w:r w:rsidRPr="0062074F">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62074F" w:rsidRDefault="00DF1BB9" w:rsidP="00DF1BB9">
      <w:pPr>
        <w:spacing w:after="120" w:line="240" w:lineRule="auto"/>
        <w:jc w:val="both"/>
      </w:pPr>
      <w:r w:rsidRPr="0062074F">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62074F" w:rsidRDefault="00DF1BB9" w:rsidP="00DF1BB9">
      <w:pPr>
        <w:keepNext/>
        <w:spacing w:line="240" w:lineRule="auto"/>
        <w:jc w:val="center"/>
      </w:pPr>
      <w:r w:rsidRPr="0062074F">
        <w:rPr>
          <w:noProof/>
          <w:lang w:eastAsia="fr-FR"/>
        </w:rPr>
        <w:lastRenderedPageBreak/>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2FB73813" w:rsidR="00DF1BB9" w:rsidRPr="0062074F" w:rsidRDefault="00DF1BB9" w:rsidP="00DF1BB9">
      <w:pPr>
        <w:pStyle w:val="Beschriftung"/>
        <w:spacing w:after="120" w:line="240" w:lineRule="auto"/>
        <w:jc w:val="center"/>
      </w:pPr>
      <w:bookmarkStart w:id="2196" w:name="_Ref49456149"/>
      <w:r w:rsidRPr="0062074F">
        <w:t xml:space="preserve">Figure </w:t>
      </w:r>
      <w:r w:rsidRPr="0062074F">
        <w:fldChar w:fldCharType="begin"/>
      </w:r>
      <w:r w:rsidRPr="0062074F">
        <w:instrText xml:space="preserve"> SEQ Figure \* ARABIC </w:instrText>
      </w:r>
      <w:r w:rsidRPr="0062074F">
        <w:fldChar w:fldCharType="separate"/>
      </w:r>
      <w:r w:rsidR="004B5779">
        <w:rPr>
          <w:noProof/>
        </w:rPr>
        <w:t>4</w:t>
      </w:r>
      <w:r w:rsidRPr="0062074F">
        <w:fldChar w:fldCharType="end"/>
      </w:r>
      <w:bookmarkEnd w:id="2196"/>
      <w:r w:rsidRPr="0062074F">
        <w:t xml:space="preserve"> - Colour differentiation diagram - Day</w:t>
      </w:r>
    </w:p>
    <w:p w14:paraId="06F66E6C" w14:textId="45295752" w:rsidR="00DF1BB9" w:rsidRPr="0062074F" w:rsidRDefault="00DF1BB9" w:rsidP="000512B1">
      <w:pPr>
        <w:jc w:val="center"/>
      </w:pPr>
      <w:r w:rsidRPr="0062074F">
        <w:t xml:space="preserve">[NOTE: For illustrative purposes only. </w:t>
      </w:r>
      <w:r w:rsidR="000512B1" w:rsidRPr="0062074F">
        <w:t xml:space="preserve">Actual </w:t>
      </w:r>
      <w:r w:rsidRPr="0062074F">
        <w:t>ECDIS Chart 1 datasets must be used]</w:t>
      </w:r>
    </w:p>
    <w:p w14:paraId="63998341" w14:textId="77263D6F" w:rsidR="00883232" w:rsidRPr="0062074F" w:rsidRDefault="000512B1" w:rsidP="00024B10">
      <w:pPr>
        <w:pStyle w:val="berschrift4"/>
      </w:pPr>
      <w:r w:rsidRPr="0062074F">
        <w:t>Providing</w:t>
      </w:r>
      <w:r w:rsidR="00883232" w:rsidRPr="0062074F">
        <w:t xml:space="preserve"> the diagram</w:t>
      </w:r>
    </w:p>
    <w:p w14:paraId="13664508" w14:textId="706DCE49" w:rsidR="00883232" w:rsidRPr="0062074F" w:rsidRDefault="00883232" w:rsidP="00C84C10">
      <w:pPr>
        <w:spacing w:after="120" w:line="240" w:lineRule="auto"/>
        <w:jc w:val="both"/>
      </w:pPr>
      <w:r w:rsidRPr="0062074F">
        <w:t xml:space="preserve">The Colour Differentiation Test diagram </w:t>
      </w:r>
      <w:r w:rsidR="00ED1636" w:rsidRPr="0062074F">
        <w:t xml:space="preserve">must be </w:t>
      </w:r>
      <w:r w:rsidRPr="0062074F">
        <w:t xml:space="preserve">provided to enable the Mariner to verify that </w:t>
      </w:r>
      <w:r w:rsidR="00FA7228" w:rsidRPr="0062074F">
        <w:t xml:space="preserve">the </w:t>
      </w:r>
      <w:r w:rsidRPr="0062074F">
        <w:t>display screen still retains the colour differentiation capability needed to distinguish between the various colour-coded areas, lines and point symbols of the ECDIS display.</w:t>
      </w:r>
    </w:p>
    <w:p w14:paraId="369D5B5E" w14:textId="2F31C4D9" w:rsidR="00883232" w:rsidRPr="0062074F" w:rsidRDefault="00883232" w:rsidP="00C84C10">
      <w:pPr>
        <w:spacing w:after="120" w:line="240" w:lineRule="auto"/>
        <w:jc w:val="both"/>
      </w:pPr>
      <w:r w:rsidRPr="0062074F">
        <w:t xml:space="preserve">The diagram will not be true to colour unless it is </w:t>
      </w:r>
      <w:r w:rsidR="00E92D97" w:rsidRPr="0062074F">
        <w:t xml:space="preserve">displayed </w:t>
      </w:r>
      <w:r w:rsidRPr="0062074F">
        <w:t xml:space="preserve">on a calibrated monitor and is generated using the </w:t>
      </w:r>
      <w:r w:rsidR="00E92D97" w:rsidRPr="0062074F">
        <w:t xml:space="preserve">provided </w:t>
      </w:r>
      <w:r w:rsidR="00120DCF" w:rsidRPr="0062074F">
        <w:t xml:space="preserve">ENC </w:t>
      </w:r>
      <w:r w:rsidR="00E92D97" w:rsidRPr="0062074F">
        <w:t>portrayal catalogue</w:t>
      </w:r>
      <w:r w:rsidRPr="0062074F">
        <w:t>.</w:t>
      </w:r>
    </w:p>
    <w:p w14:paraId="205E974A" w14:textId="0764E5DA" w:rsidR="00883232" w:rsidRPr="0062074F" w:rsidRDefault="00C904EF" w:rsidP="00C904EF">
      <w:r w:rsidRPr="0062074F">
        <w:t xml:space="preserve">To provide the diagram </w:t>
      </w:r>
      <w:r w:rsidR="00883232" w:rsidRPr="0062074F">
        <w:t xml:space="preserve">the </w:t>
      </w:r>
      <w:r w:rsidR="002F7FC9" w:rsidRPr="0062074F">
        <w:t xml:space="preserve">dataset </w:t>
      </w:r>
      <w:r w:rsidR="00883232" w:rsidRPr="0062074F">
        <w:t>labelled “</w:t>
      </w:r>
      <w:r w:rsidR="002F7FC9" w:rsidRPr="0062074F">
        <w:t>101</w:t>
      </w:r>
      <w:r w:rsidR="00E10A86" w:rsidRPr="0062074F">
        <w:t>00AACH1W</w:t>
      </w:r>
      <w:r w:rsidR="00883232" w:rsidRPr="0062074F">
        <w:t>OO”</w:t>
      </w:r>
      <w:r w:rsidR="002B49F2" w:rsidRPr="0062074F">
        <w:t xml:space="preserve"> must be used</w:t>
      </w:r>
      <w:r w:rsidRPr="0062074F">
        <w:t xml:space="preserve">. </w:t>
      </w:r>
      <w:r w:rsidR="00883232" w:rsidRPr="0062074F">
        <w:t xml:space="preserve">This </w:t>
      </w:r>
      <w:r w:rsidRPr="0062074F">
        <w:t>dataset</w:t>
      </w:r>
      <w:r w:rsidR="00883232" w:rsidRPr="0062074F">
        <w:t xml:space="preserve"> must be</w:t>
      </w:r>
      <w:r w:rsidR="002B49F2" w:rsidRPr="0062074F">
        <w:t xml:space="preserve"> initially displayed at the </w:t>
      </w:r>
      <w:proofErr w:type="spellStart"/>
      <w:r w:rsidR="002B49F2" w:rsidRPr="00520800">
        <w:rPr>
          <w:i/>
          <w:iCs/>
        </w:rPr>
        <w:t>optimumD</w:t>
      </w:r>
      <w:r w:rsidR="00A877AA" w:rsidRPr="00520800">
        <w:rPr>
          <w:i/>
          <w:iCs/>
        </w:rPr>
        <w:t>i</w:t>
      </w:r>
      <w:r w:rsidR="002B49F2" w:rsidRPr="00520800">
        <w:rPr>
          <w:i/>
          <w:iCs/>
        </w:rPr>
        <w:t>splayScale</w:t>
      </w:r>
      <w:proofErr w:type="spellEnd"/>
      <w:r w:rsidR="00883232" w:rsidRPr="0062074F">
        <w:t xml:space="preserve"> so that the extent of the imaginary chart data covers the entire ECDIS display. </w:t>
      </w:r>
    </w:p>
    <w:p w14:paraId="328F8976" w14:textId="28E874A0" w:rsidR="00A40BF2" w:rsidRPr="0062074F" w:rsidRDefault="00883232" w:rsidP="00C84C10">
      <w:pPr>
        <w:spacing w:after="120" w:line="240" w:lineRule="auto"/>
        <w:jc w:val="both"/>
      </w:pPr>
      <w:r w:rsidRPr="0062074F">
        <w:t>The diagram consists of twenty numbered squares extending over the whole of a 270 x 270 mm screen</w:t>
      </w:r>
      <w:r w:rsidR="008972A2" w:rsidRPr="0062074F">
        <w:t xml:space="preserve"> </w:t>
      </w:r>
      <w:r w:rsidRPr="0062074F">
        <w:t>Each square is coloured with one of the four main background area shades (such as shallow water blue, DEPVS), and each carries a two-pixel wide diagonal line in one of the important line or symbol foreground colours</w:t>
      </w:r>
      <w:r w:rsidR="00C904EF" w:rsidRPr="0062074F">
        <w:t>.</w:t>
      </w:r>
      <w:r w:rsidR="00F101CF" w:rsidRPr="0062074F">
        <w:t xml:space="preserve"> </w:t>
      </w:r>
      <w:r w:rsidRPr="0062074F">
        <w:t>These are arranged as follows:</w:t>
      </w:r>
    </w:p>
    <w:p w14:paraId="0C343714" w14:textId="74F0990E" w:rsidR="00883232" w:rsidRPr="0062074F" w:rsidRDefault="00883232" w:rsidP="00C84C10">
      <w:pPr>
        <w:spacing w:after="60" w:line="240" w:lineRule="auto"/>
        <w:jc w:val="both"/>
        <w:rPr>
          <w:b/>
          <w:bCs/>
        </w:rPr>
      </w:pPr>
      <w:r w:rsidRPr="0062074F">
        <w:rPr>
          <w:b/>
          <w:bCs/>
        </w:rPr>
        <w:t>Four main background colours:</w:t>
      </w:r>
    </w:p>
    <w:p w14:paraId="4A31B3BC" w14:textId="4DF47405" w:rsidR="00883232" w:rsidRPr="0062074F" w:rsidRDefault="00883232" w:rsidP="00C84C10">
      <w:pPr>
        <w:spacing w:after="60" w:line="240" w:lineRule="auto"/>
        <w:jc w:val="both"/>
      </w:pPr>
      <w:r w:rsidRPr="0062074F">
        <w:t>DEPVS</w:t>
      </w:r>
      <w:r w:rsidRPr="0062074F">
        <w:tab/>
      </w:r>
      <w:r w:rsidR="00DE121F" w:rsidRPr="0062074F">
        <w:tab/>
      </w:r>
      <w:r w:rsidRPr="0062074F">
        <w:t>(shallow water blue)</w:t>
      </w:r>
      <w:r w:rsidR="00DE121F" w:rsidRPr="0062074F">
        <w:tab/>
      </w:r>
      <w:r w:rsidR="00DE121F" w:rsidRPr="0062074F">
        <w:tab/>
      </w:r>
      <w:r w:rsidR="00DE121F" w:rsidRPr="0062074F">
        <w:tab/>
      </w:r>
      <w:r w:rsidR="00DE121F" w:rsidRPr="0062074F">
        <w:tab/>
        <w:t>squares 3, 5, 11, 15, 18, 20</w:t>
      </w:r>
      <w:r w:rsidR="00C178B9" w:rsidRPr="0062074F">
        <w:t>.</w:t>
      </w:r>
    </w:p>
    <w:p w14:paraId="6FC91959" w14:textId="2D205F4A" w:rsidR="00883232" w:rsidRPr="0062074F" w:rsidRDefault="00883232" w:rsidP="00C84C10">
      <w:pPr>
        <w:spacing w:after="60" w:line="240" w:lineRule="auto"/>
        <w:jc w:val="both"/>
      </w:pPr>
      <w:r w:rsidRPr="0062074F">
        <w:t>DEPDW</w:t>
      </w:r>
      <w:r w:rsidRPr="0062074F">
        <w:tab/>
        <w:t>(deep water, white or black)</w:t>
      </w:r>
      <w:r w:rsidR="00DE121F" w:rsidRPr="0062074F">
        <w:tab/>
      </w:r>
      <w:r w:rsidR="00DE121F" w:rsidRPr="0062074F">
        <w:tab/>
      </w:r>
      <w:r w:rsidR="00DE121F" w:rsidRPr="0062074F">
        <w:tab/>
        <w:t>squares 1, 7, 8, 10, 13, 19</w:t>
      </w:r>
      <w:r w:rsidR="00C178B9" w:rsidRPr="0062074F">
        <w:t>.</w:t>
      </w:r>
    </w:p>
    <w:p w14:paraId="10DE544F" w14:textId="1369088A" w:rsidR="00883232" w:rsidRPr="0062074F" w:rsidRDefault="00883232" w:rsidP="00C84C10">
      <w:pPr>
        <w:spacing w:after="60" w:line="240" w:lineRule="auto"/>
        <w:jc w:val="both"/>
      </w:pPr>
      <w:r w:rsidRPr="0062074F">
        <w:t xml:space="preserve">LANDA </w:t>
      </w:r>
      <w:r w:rsidRPr="0062074F">
        <w:tab/>
        <w:t>(land colour)</w:t>
      </w:r>
      <w:r w:rsidR="00DE121F" w:rsidRPr="0062074F">
        <w:tab/>
      </w:r>
      <w:r w:rsidR="00DE121F" w:rsidRPr="0062074F">
        <w:tab/>
      </w:r>
      <w:r w:rsidR="00DE121F" w:rsidRPr="0062074F">
        <w:tab/>
      </w:r>
      <w:r w:rsidR="00DE121F" w:rsidRPr="0062074F">
        <w:tab/>
      </w:r>
      <w:r w:rsidR="00DE121F" w:rsidRPr="0062074F">
        <w:tab/>
        <w:t>squares 6, 14, 17</w:t>
      </w:r>
      <w:r w:rsidR="00C178B9" w:rsidRPr="0062074F">
        <w:t>.</w:t>
      </w:r>
    </w:p>
    <w:p w14:paraId="0AAEDC99" w14:textId="280F3C2E" w:rsidR="00DE121F" w:rsidRPr="0062074F" w:rsidRDefault="00883232" w:rsidP="00C84C10">
      <w:pPr>
        <w:spacing w:after="0" w:line="240" w:lineRule="auto"/>
        <w:jc w:val="both"/>
      </w:pPr>
      <w:r w:rsidRPr="0062074F">
        <w:lastRenderedPageBreak/>
        <w:t xml:space="preserve">NODTA </w:t>
      </w:r>
      <w:r w:rsidRPr="0062074F">
        <w:tab/>
        <w:t>(no data shade: radar, navigation safety</w:t>
      </w:r>
      <w:r w:rsidR="00C904EF" w:rsidRPr="0062074F">
        <w:t xml:space="preserve"> </w:t>
      </w:r>
      <w:r w:rsidR="00DE121F" w:rsidRPr="0062074F">
        <w:tab/>
      </w:r>
      <w:r w:rsidR="00DE121F" w:rsidRPr="0062074F">
        <w:tab/>
        <w:t>squares 2, 4, 9, 12, 16</w:t>
      </w:r>
      <w:r w:rsidR="00C178B9" w:rsidRPr="0062074F">
        <w:t>.</w:t>
      </w:r>
    </w:p>
    <w:p w14:paraId="3C55209C" w14:textId="641C86D5" w:rsidR="00883232" w:rsidRPr="0062074F" w:rsidRDefault="00883232" w:rsidP="00C84C10">
      <w:pPr>
        <w:spacing w:after="0" w:line="240" w:lineRule="auto"/>
        <w:jc w:val="both"/>
      </w:pPr>
      <w:r w:rsidRPr="0062074F">
        <w:t xml:space="preserve"> </w:t>
      </w:r>
      <w:r w:rsidRPr="0062074F">
        <w:tab/>
      </w:r>
      <w:r w:rsidR="00DE121F" w:rsidRPr="0062074F">
        <w:tab/>
      </w:r>
      <w:r w:rsidRPr="0062074F">
        <w:t xml:space="preserve">lines and chartwork must be visible on the </w:t>
      </w:r>
    </w:p>
    <w:p w14:paraId="50632B77" w14:textId="6CE9B820" w:rsidR="00883232" w:rsidRPr="0062074F" w:rsidRDefault="00883232" w:rsidP="00C84C10">
      <w:pPr>
        <w:spacing w:after="120" w:line="240" w:lineRule="auto"/>
        <w:jc w:val="both"/>
      </w:pPr>
      <w:r w:rsidRPr="0062074F">
        <w:tab/>
      </w:r>
      <w:r w:rsidR="00DE121F" w:rsidRPr="0062074F">
        <w:tab/>
      </w:r>
      <w:r w:rsidRPr="0062074F">
        <w:t>no-data part of a display)</w:t>
      </w:r>
    </w:p>
    <w:p w14:paraId="6DB96F79" w14:textId="5147E9AE" w:rsidR="00883232" w:rsidRPr="0062074F" w:rsidRDefault="00883232" w:rsidP="003669D5">
      <w:pPr>
        <w:spacing w:after="60" w:line="240" w:lineRule="auto"/>
        <w:jc w:val="both"/>
        <w:rPr>
          <w:b/>
          <w:bCs/>
        </w:rPr>
      </w:pPr>
      <w:r w:rsidRPr="0062074F">
        <w:rPr>
          <w:b/>
          <w:bCs/>
        </w:rPr>
        <w:t>Six important foreground colours:</w:t>
      </w:r>
    </w:p>
    <w:p w14:paraId="7DF677EE" w14:textId="2B0B230E" w:rsidR="00883232" w:rsidRPr="0062074F" w:rsidRDefault="00883232" w:rsidP="003669D5">
      <w:pPr>
        <w:spacing w:after="60" w:line="240" w:lineRule="auto"/>
        <w:jc w:val="both"/>
      </w:pPr>
      <w:r w:rsidRPr="0062074F">
        <w:t>DEPSC</w:t>
      </w:r>
      <w:r w:rsidRPr="0062074F">
        <w:tab/>
      </w:r>
      <w:r w:rsidR="00A40BF2" w:rsidRPr="0062074F">
        <w:tab/>
      </w:r>
      <w:r w:rsidRPr="0062074F">
        <w:t>(safety contour grey)</w:t>
      </w:r>
      <w:r w:rsidR="00DE121F" w:rsidRPr="0062074F">
        <w:tab/>
      </w:r>
      <w:r w:rsidR="00A40BF2" w:rsidRPr="0062074F">
        <w:tab/>
      </w:r>
      <w:r w:rsidR="00A40BF2" w:rsidRPr="0062074F">
        <w:tab/>
      </w:r>
      <w:r w:rsidR="00A40BF2" w:rsidRPr="0062074F">
        <w:tab/>
      </w:r>
      <w:r w:rsidR="00DE121F" w:rsidRPr="0062074F">
        <w:t>squares 3, 10, 17.</w:t>
      </w:r>
    </w:p>
    <w:p w14:paraId="7363D2C7" w14:textId="654C9505" w:rsidR="00883232" w:rsidRPr="0062074F" w:rsidRDefault="00883232" w:rsidP="003669D5">
      <w:pPr>
        <w:spacing w:after="60" w:line="240" w:lineRule="auto"/>
        <w:jc w:val="both"/>
      </w:pPr>
      <w:r w:rsidRPr="0062074F">
        <w:t xml:space="preserve">NINFO </w:t>
      </w:r>
      <w:r w:rsidRPr="0062074F">
        <w:tab/>
      </w:r>
      <w:r w:rsidR="00A40BF2" w:rsidRPr="0062074F">
        <w:tab/>
      </w:r>
      <w:r w:rsidRPr="0062074F">
        <w:t>(orange, Mariner's information)</w:t>
      </w:r>
      <w:r w:rsidR="00DE121F" w:rsidRPr="0062074F">
        <w:tab/>
      </w:r>
      <w:r w:rsidR="00A40BF2" w:rsidRPr="0062074F">
        <w:tab/>
      </w:r>
      <w:r w:rsidR="00A40BF2" w:rsidRPr="0062074F">
        <w:tab/>
      </w:r>
      <w:r w:rsidR="00DE121F" w:rsidRPr="0062074F">
        <w:t>squares 5, 8, 14, 16.</w:t>
      </w:r>
    </w:p>
    <w:p w14:paraId="579A1D18" w14:textId="6710D482" w:rsidR="00883232" w:rsidRPr="0062074F" w:rsidRDefault="00883232" w:rsidP="003669D5">
      <w:pPr>
        <w:spacing w:after="60" w:line="240" w:lineRule="auto"/>
        <w:jc w:val="both"/>
      </w:pPr>
      <w:r w:rsidRPr="0062074F">
        <w:t xml:space="preserve">ADINF </w:t>
      </w:r>
      <w:r w:rsidRPr="0062074F">
        <w:tab/>
      </w:r>
      <w:r w:rsidR="00A40BF2" w:rsidRPr="0062074F">
        <w:tab/>
      </w:r>
      <w:r w:rsidRPr="0062074F">
        <w:t>(yellow, manufacturer's information)</w:t>
      </w:r>
      <w:r w:rsidR="00DE121F" w:rsidRPr="0062074F">
        <w:tab/>
      </w:r>
      <w:r w:rsidR="00A40BF2" w:rsidRPr="0062074F">
        <w:tab/>
      </w:r>
      <w:r w:rsidR="00DE121F" w:rsidRPr="0062074F">
        <w:t>squares 12, 15, 19.</w:t>
      </w:r>
    </w:p>
    <w:p w14:paraId="4E5B04D9" w14:textId="336D0E31" w:rsidR="00883232" w:rsidRPr="0062074F" w:rsidRDefault="00883232" w:rsidP="003669D5">
      <w:pPr>
        <w:spacing w:after="60" w:line="240" w:lineRule="auto"/>
        <w:jc w:val="both"/>
      </w:pPr>
      <w:r w:rsidRPr="0062074F">
        <w:t xml:space="preserve">TRFCD </w:t>
      </w:r>
      <w:r w:rsidRPr="0062074F">
        <w:tab/>
        <w:t xml:space="preserve">(magenta, traffic lanes and area </w:t>
      </w:r>
      <w:r w:rsidRPr="0062074F">
        <w:tab/>
        <w:t>boundaries)</w:t>
      </w:r>
      <w:r w:rsidR="00DE121F" w:rsidRPr="0062074F">
        <w:tab/>
        <w:t>squares 1, 9, 11.</w:t>
      </w:r>
    </w:p>
    <w:p w14:paraId="14D5DE96" w14:textId="0AB5447B" w:rsidR="00883232" w:rsidRPr="0062074F" w:rsidRDefault="00883232" w:rsidP="003669D5">
      <w:pPr>
        <w:spacing w:after="60" w:line="240" w:lineRule="auto"/>
        <w:jc w:val="both"/>
      </w:pPr>
      <w:r w:rsidRPr="0062074F">
        <w:t xml:space="preserve">RADLO </w:t>
      </w:r>
      <w:r w:rsidRPr="0062074F">
        <w:tab/>
        <w:t>(the lower luminance radar green)</w:t>
      </w:r>
      <w:r w:rsidR="00A40BF2" w:rsidRPr="0062074F">
        <w:tab/>
      </w:r>
      <w:r w:rsidR="00A40BF2" w:rsidRPr="0062074F">
        <w:tab/>
        <w:t>squares 4, 6, 13, 18.</w:t>
      </w:r>
    </w:p>
    <w:p w14:paraId="0C39F04B" w14:textId="47B5F477" w:rsidR="00883232" w:rsidRPr="0062074F" w:rsidRDefault="00883232" w:rsidP="003669D5">
      <w:pPr>
        <w:spacing w:after="0" w:line="240" w:lineRule="auto"/>
        <w:jc w:val="both"/>
      </w:pPr>
      <w:r w:rsidRPr="0062074F">
        <w:t>RESBL</w:t>
      </w:r>
      <w:r w:rsidR="00A40BF2" w:rsidRPr="0062074F">
        <w:tab/>
      </w:r>
      <w:r w:rsidRPr="0062074F">
        <w:tab/>
        <w:t>(blue, provisionally reserved for traffic info</w:t>
      </w:r>
      <w:r w:rsidRPr="0062074F">
        <w:tab/>
        <w:t>squares 2, 7, 20.</w:t>
      </w:r>
    </w:p>
    <w:p w14:paraId="25C43375" w14:textId="45C0A636" w:rsidR="00883232" w:rsidRPr="0062074F" w:rsidRDefault="00A40BF2" w:rsidP="00C84C10">
      <w:pPr>
        <w:spacing w:after="120" w:line="240" w:lineRule="auto"/>
        <w:jc w:val="both"/>
      </w:pPr>
      <w:r w:rsidRPr="0062074F">
        <w:t xml:space="preserve"> </w:t>
      </w:r>
      <w:r w:rsidRPr="0062074F">
        <w:tab/>
      </w:r>
      <w:r w:rsidRPr="0062074F">
        <w:tab/>
        <w:t>from transponder, VTS etc.)</w:t>
      </w:r>
    </w:p>
    <w:p w14:paraId="519AFDC9" w14:textId="7FFDD7AE" w:rsidR="00E92D97" w:rsidRPr="0062074F" w:rsidRDefault="00F12027" w:rsidP="00E92D97">
      <w:pPr>
        <w:spacing w:after="120" w:line="240" w:lineRule="auto"/>
        <w:jc w:val="both"/>
      </w:pPr>
      <w:r w:rsidRPr="0062074F">
        <w:t>The procedures for carrying out the test are documented in S-164.</w:t>
      </w:r>
    </w:p>
    <w:p w14:paraId="4B6BFB3C" w14:textId="3FFE4BD3" w:rsidR="00E92D97" w:rsidRPr="0062074F" w:rsidRDefault="00E92D97" w:rsidP="002D7DEE">
      <w:pPr>
        <w:pStyle w:val="berschrift3"/>
      </w:pPr>
      <w:bookmarkStart w:id="2197" w:name="_Toc226035118"/>
      <w:r w:rsidRPr="0062074F">
        <w:t>Relationship to S-57 Chart 1</w:t>
      </w:r>
      <w:bookmarkEnd w:id="2197"/>
    </w:p>
    <w:p w14:paraId="08920B0F" w14:textId="127B65AA" w:rsidR="00E92D97" w:rsidRPr="0062074F" w:rsidRDefault="00E92D97" w:rsidP="00E92D97">
      <w:pPr>
        <w:spacing w:after="120" w:line="240" w:lineRule="auto"/>
        <w:jc w:val="both"/>
      </w:pPr>
      <w:r w:rsidRPr="0062074F">
        <w:t>The Chart 1 datasets are located alongside the existing S-57 Chart 1 cells</w:t>
      </w:r>
      <w:r w:rsidR="00C904EF" w:rsidRPr="0062074F">
        <w:t xml:space="preserve"> to allow use of both in Dual Fuel mode.</w:t>
      </w:r>
    </w:p>
    <w:p w14:paraId="7E7E7187" w14:textId="77777777" w:rsidR="00494CD1" w:rsidRPr="0062074F" w:rsidRDefault="00494CD1" w:rsidP="00E92D97">
      <w:pPr>
        <w:spacing w:after="120" w:line="240" w:lineRule="auto"/>
        <w:jc w:val="both"/>
      </w:pPr>
    </w:p>
    <w:p w14:paraId="537FBFB7" w14:textId="2D05409C" w:rsidR="00494CD1" w:rsidRPr="0062074F" w:rsidRDefault="00494CD1" w:rsidP="002D7DEE">
      <w:pPr>
        <w:pStyle w:val="berschrift3"/>
      </w:pPr>
      <w:bookmarkStart w:id="2198" w:name="_Toc226035119"/>
      <w:r w:rsidRPr="0062074F">
        <w:t>The Black-adjust symbol</w:t>
      </w:r>
      <w:bookmarkEnd w:id="2198"/>
    </w:p>
    <w:p w14:paraId="52C3820D" w14:textId="21DA2461" w:rsidR="00494CD1" w:rsidRPr="0062074F" w:rsidRDefault="00883232" w:rsidP="006D480D">
      <w:pPr>
        <w:spacing w:after="120" w:line="240" w:lineRule="auto"/>
        <w:jc w:val="both"/>
      </w:pPr>
      <w:r w:rsidRPr="0062074F">
        <w:t xml:space="preserve">The black-adjust symbol BLKADJ01 is to allow the </w:t>
      </w:r>
      <w:r w:rsidR="006D480D" w:rsidRPr="0062074F">
        <w:t>M</w:t>
      </w:r>
      <w:r w:rsidRPr="0062074F">
        <w:t>ariner to adjust the display for ambient illumination on the bridge of a ship</w:t>
      </w:r>
      <w:r w:rsidR="004505B4" w:rsidRPr="0062074F">
        <w:t>.</w:t>
      </w:r>
      <w:r w:rsidR="008972A2" w:rsidRPr="0062074F">
        <w:t xml:space="preserve"> </w:t>
      </w:r>
      <w:r w:rsidRPr="0062074F">
        <w:t xml:space="preserve">An ECDIS must </w:t>
      </w:r>
      <w:r w:rsidR="00546051">
        <w:t>make</w:t>
      </w:r>
      <w:r w:rsidR="00546051" w:rsidRPr="0062074F">
        <w:t xml:space="preserve"> </w:t>
      </w:r>
      <w:r w:rsidRPr="0062074F">
        <w:t xml:space="preserve">the black-adjust symbol </w:t>
      </w:r>
      <w:r w:rsidR="00546051">
        <w:t>available</w:t>
      </w:r>
      <w:r w:rsidR="00546051" w:rsidRPr="0062074F">
        <w:t xml:space="preserve"> </w:t>
      </w:r>
      <w:r w:rsidRPr="0062074F">
        <w:t>whenever the mariner is adjusting the display (that is, depending on the technology of the display brilli</w:t>
      </w:r>
      <w:r w:rsidR="006D480D" w:rsidRPr="0062074F">
        <w:t>ance, brightness, contrast, etc</w:t>
      </w:r>
      <w:r w:rsidRPr="0062074F">
        <w:t xml:space="preserve">), as required by </w:t>
      </w:r>
      <w:r w:rsidR="007F034A" w:rsidRPr="0062074F">
        <w:t xml:space="preserve">clause </w:t>
      </w:r>
      <w:r w:rsidR="00ED45A2" w:rsidRPr="0062074F">
        <w:fldChar w:fldCharType="begin"/>
      </w:r>
      <w:r w:rsidR="00ED45A2" w:rsidRPr="0062074F">
        <w:instrText xml:space="preserve"> REF _Ref49462011 \r \h </w:instrText>
      </w:r>
      <w:r w:rsidR="007F034A" w:rsidRPr="0062074F">
        <w:instrText xml:space="preserve"> \* MERGEFORMAT </w:instrText>
      </w:r>
      <w:r w:rsidR="00ED45A2" w:rsidRPr="0062074F">
        <w:fldChar w:fldCharType="separate"/>
      </w:r>
      <w:r w:rsidR="00546051">
        <w:t>18.3</w:t>
      </w:r>
      <w:r w:rsidR="00ED45A2" w:rsidRPr="0062074F">
        <w:fldChar w:fldCharType="end"/>
      </w:r>
      <w:r w:rsidRPr="0062074F">
        <w:t>.</w:t>
      </w:r>
      <w:commentRangeEnd w:id="2184"/>
      <w:r w:rsidR="00C0508C">
        <w:rPr>
          <w:rStyle w:val="Kommentarzeichen"/>
        </w:rPr>
        <w:commentReference w:id="2184"/>
      </w:r>
    </w:p>
    <w:p w14:paraId="2BA3702A" w14:textId="77777777" w:rsidR="00574538" w:rsidRPr="0062074F" w:rsidRDefault="00574538" w:rsidP="006D480D">
      <w:pPr>
        <w:spacing w:after="120" w:line="240" w:lineRule="auto"/>
        <w:jc w:val="both"/>
      </w:pPr>
    </w:p>
    <w:p w14:paraId="233AB736" w14:textId="55756B3F" w:rsidR="00050102" w:rsidRPr="0062074F" w:rsidRDefault="00050102" w:rsidP="00BE68E8">
      <w:pPr>
        <w:pStyle w:val="berschrift1"/>
      </w:pPr>
      <w:bookmarkStart w:id="2199" w:name="_Toc226035120"/>
      <w:r w:rsidRPr="0062074F">
        <w:t>Data</w:t>
      </w:r>
      <w:r w:rsidR="00FF6170" w:rsidRPr="0062074F">
        <w:t xml:space="preserve">set </w:t>
      </w:r>
      <w:r w:rsidR="00716214" w:rsidRPr="0062074F">
        <w:t>M</w:t>
      </w:r>
      <w:r w:rsidRPr="0062074F">
        <w:t>anagement</w:t>
      </w:r>
      <w:bookmarkEnd w:id="2199"/>
    </w:p>
    <w:p w14:paraId="4EEBDF28" w14:textId="4DA2D294" w:rsidR="00AD3C36" w:rsidRPr="0062074F" w:rsidRDefault="00050102" w:rsidP="006D480D">
      <w:pPr>
        <w:spacing w:after="120" w:line="240" w:lineRule="auto"/>
        <w:jc w:val="both"/>
      </w:pPr>
      <w:r w:rsidRPr="0062074F">
        <w:t>This clause covers</w:t>
      </w:r>
      <w:r w:rsidR="007B18E6" w:rsidRPr="0062074F">
        <w:t xml:space="preserve"> required functionality for </w:t>
      </w:r>
      <w:r w:rsidR="00F26CEE" w:rsidRPr="0062074F">
        <w:t xml:space="preserve">S-100 </w:t>
      </w:r>
      <w:r w:rsidR="00716214" w:rsidRPr="0062074F">
        <w:t>data</w:t>
      </w:r>
      <w:r w:rsidR="00FF6170" w:rsidRPr="0062074F">
        <w:t xml:space="preserve">set </w:t>
      </w:r>
      <w:r w:rsidR="00716214" w:rsidRPr="0062074F">
        <w:t xml:space="preserve">management on the </w:t>
      </w:r>
      <w:ins w:id="2200" w:author="Birklhuber Bernd" w:date="2026-08-07T11:40:00Z">
        <w:r w:rsidR="00C0508C">
          <w:t xml:space="preserve">Inland </w:t>
        </w:r>
      </w:ins>
      <w:r w:rsidR="00716214" w:rsidRPr="0062074F">
        <w:t>ECDIS</w:t>
      </w:r>
      <w:r w:rsidR="001A2735" w:rsidRPr="0062074F">
        <w:t xml:space="preserve"> </w:t>
      </w:r>
      <w:ins w:id="2201" w:author="Birklhuber Bernd" w:date="2026-08-07T11:40:00Z">
        <w:r w:rsidR="00C0508C">
          <w:t xml:space="preserve">and </w:t>
        </w:r>
      </w:ins>
      <w:ins w:id="2202" w:author="Birklhuber Bernd" w:date="2026-08-21T13:35:00Z">
        <w:r w:rsidR="00D31668">
          <w:t xml:space="preserve">Inland </w:t>
        </w:r>
      </w:ins>
      <w:ins w:id="2203" w:author="Birklhuber Bernd" w:date="2026-08-07T11:40:00Z">
        <w:r w:rsidR="00C0508C">
          <w:t xml:space="preserve">ECS </w:t>
        </w:r>
      </w:ins>
      <w:r w:rsidR="001A2735" w:rsidRPr="0062074F">
        <w:t>to</w:t>
      </w:r>
      <w:r w:rsidRPr="0062074F">
        <w:t xml:space="preserve"> the extent that </w:t>
      </w:r>
      <w:r w:rsidR="00716214" w:rsidRPr="0062074F">
        <w:t>it</w:t>
      </w:r>
      <w:r w:rsidRPr="0062074F">
        <w:t xml:space="preserve"> affect</w:t>
      </w:r>
      <w:r w:rsidR="001A2735" w:rsidRPr="0062074F">
        <w:t>s</w:t>
      </w:r>
      <w:r w:rsidRPr="0062074F">
        <w:t xml:space="preserve"> the user experience and portrayal processing.</w:t>
      </w:r>
    </w:p>
    <w:p w14:paraId="2AADFA36" w14:textId="77777777" w:rsidR="006D480D" w:rsidRPr="0062074F" w:rsidRDefault="006D480D" w:rsidP="006D480D">
      <w:pPr>
        <w:spacing w:after="120" w:line="240" w:lineRule="auto"/>
        <w:jc w:val="both"/>
      </w:pPr>
    </w:p>
    <w:p w14:paraId="47458A1A" w14:textId="6C010DD1" w:rsidR="004D3BE6" w:rsidRPr="0062074F" w:rsidRDefault="00A94BB4" w:rsidP="00DB7CFE">
      <w:pPr>
        <w:pStyle w:val="berschrift2"/>
      </w:pPr>
      <w:bookmarkStart w:id="2204" w:name="_Toc226035121"/>
      <w:r w:rsidRPr="0062074F">
        <w:t>Multiple Feature and Portrayal Catalogues</w:t>
      </w:r>
      <w:bookmarkEnd w:id="2204"/>
    </w:p>
    <w:p w14:paraId="0B836B37" w14:textId="1FA88CAE" w:rsidR="00F26CEE" w:rsidRPr="0062074F" w:rsidRDefault="00716214" w:rsidP="006D480D">
      <w:pPr>
        <w:spacing w:after="120" w:line="240" w:lineRule="auto"/>
        <w:jc w:val="both"/>
      </w:pPr>
      <w:r w:rsidRPr="0062074F">
        <w:t xml:space="preserve">The </w:t>
      </w:r>
      <w:ins w:id="2205" w:author="Birklhuber Bernd" w:date="2026-08-07T11:40:00Z">
        <w:r w:rsidR="00C0508C">
          <w:t xml:space="preserve">Inland </w:t>
        </w:r>
      </w:ins>
      <w:r w:rsidRPr="0062074F">
        <w:t xml:space="preserve">ECDIS </w:t>
      </w:r>
      <w:ins w:id="2206" w:author="Birklhuber Bernd" w:date="2026-08-07T11:40:00Z">
        <w:r w:rsidR="00C0508C">
          <w:t xml:space="preserve">and </w:t>
        </w:r>
      </w:ins>
      <w:ins w:id="2207" w:author="Birklhuber Bernd" w:date="2026-08-21T13:35:00Z">
        <w:r w:rsidR="00D31668">
          <w:t xml:space="preserve">Inland </w:t>
        </w:r>
      </w:ins>
      <w:ins w:id="2208" w:author="Birklhuber Bernd" w:date="2026-08-07T11:40:00Z">
        <w:r w:rsidR="00C0508C">
          <w:t xml:space="preserve">ECS </w:t>
        </w:r>
      </w:ins>
      <w:r w:rsidRPr="0062074F">
        <w:t xml:space="preserve">must be able to </w:t>
      </w:r>
      <w:r w:rsidR="00A0054D" w:rsidRPr="0062074F">
        <w:t>persistently install for use</w:t>
      </w:r>
      <w:r w:rsidR="00A0054D" w:rsidRPr="0062074F">
        <w:rPr>
          <w:rStyle w:val="Kommentarzeichen"/>
          <w:lang w:val="en-GB"/>
        </w:rPr>
        <w:t xml:space="preserve"> </w:t>
      </w:r>
      <w:r w:rsidRPr="0062074F">
        <w:t xml:space="preserve">multiple versions of the </w:t>
      </w:r>
      <w:r w:rsidR="000472A8" w:rsidRPr="0062074F">
        <w:t>F</w:t>
      </w:r>
      <w:r w:rsidRPr="0062074F">
        <w:t xml:space="preserve">eature </w:t>
      </w:r>
      <w:r w:rsidR="00656F5D" w:rsidRPr="0062074F">
        <w:t xml:space="preserve">and Portrayal </w:t>
      </w:r>
      <w:r w:rsidR="000472A8" w:rsidRPr="0062074F">
        <w:t>C</w:t>
      </w:r>
      <w:r w:rsidRPr="0062074F">
        <w:t>atalogue</w:t>
      </w:r>
      <w:r w:rsidR="00656F5D" w:rsidRPr="0062074F">
        <w:t>s</w:t>
      </w:r>
      <w:r w:rsidRPr="0062074F">
        <w:t xml:space="preserve"> for </w:t>
      </w:r>
      <w:r w:rsidR="007B18E6" w:rsidRPr="0062074F">
        <w:t>S-100</w:t>
      </w:r>
      <w:r w:rsidRPr="0062074F">
        <w:t xml:space="preserve"> product</w:t>
      </w:r>
      <w:r w:rsidR="007B18E6" w:rsidRPr="0062074F">
        <w:t>s</w:t>
      </w:r>
      <w:r w:rsidR="00A0054D" w:rsidRPr="0062074F">
        <w:t>.</w:t>
      </w:r>
      <w:r w:rsidR="008972A2" w:rsidRPr="0062074F">
        <w:t xml:space="preserve"> </w:t>
      </w:r>
      <w:r w:rsidRPr="0062074F">
        <w:t>Catalogue management is based on the version number of the Product Specification and Catalogues</w:t>
      </w:r>
      <w:r w:rsidR="008972A2" w:rsidRPr="0062074F">
        <w:t xml:space="preserve"> </w:t>
      </w:r>
    </w:p>
    <w:p w14:paraId="7125B723" w14:textId="08D21E03" w:rsidR="0073642C" w:rsidRDefault="00EE40E0" w:rsidP="006D480D">
      <w:pPr>
        <w:spacing w:after="120" w:line="240" w:lineRule="auto"/>
        <w:jc w:val="both"/>
      </w:pPr>
      <w:r w:rsidRPr="0062074F">
        <w:t>A list of t</w:t>
      </w:r>
      <w:r w:rsidR="0073642C" w:rsidRPr="0062074F">
        <w:t xml:space="preserve">he available versions of </w:t>
      </w:r>
      <w:r w:rsidR="000740C7" w:rsidRPr="0062074F">
        <w:t xml:space="preserve">all </w:t>
      </w:r>
      <w:r w:rsidRPr="0062074F">
        <w:t xml:space="preserve">installed </w:t>
      </w:r>
      <w:r w:rsidR="0073642C" w:rsidRPr="0062074F">
        <w:t xml:space="preserve">feature and portrayal catalogues </w:t>
      </w:r>
      <w:r w:rsidRPr="0062074F">
        <w:t xml:space="preserve">together with their versions </w:t>
      </w:r>
      <w:r w:rsidR="0073642C" w:rsidRPr="0062074F">
        <w:t xml:space="preserve">must be available </w:t>
      </w:r>
      <w:r w:rsidRPr="0062074F">
        <w:t>to the user on demand.</w:t>
      </w:r>
    </w:p>
    <w:p w14:paraId="4FDB6F21" w14:textId="229A1F1B" w:rsidR="00546051" w:rsidRPr="0062074F" w:rsidRDefault="00546051" w:rsidP="006D480D">
      <w:pPr>
        <w:spacing w:after="120" w:line="240" w:lineRule="auto"/>
        <w:jc w:val="both"/>
      </w:pPr>
      <w:r>
        <w:t>T</w:t>
      </w:r>
      <w:r w:rsidRPr="0062074F">
        <w:t xml:space="preserve">he </w:t>
      </w:r>
      <w:ins w:id="2209" w:author="Birklhuber Bernd" w:date="2026-08-07T11:40:00Z">
        <w:r w:rsidR="00C0508C">
          <w:t xml:space="preserve">Inland </w:t>
        </w:r>
      </w:ins>
      <w:r w:rsidRPr="0062074F">
        <w:t xml:space="preserve">ECDIS </w:t>
      </w:r>
      <w:ins w:id="2210" w:author="Birklhuber Bernd" w:date="2026-08-07T11:41:00Z">
        <w:r w:rsidR="00C0508C">
          <w:t xml:space="preserve">and </w:t>
        </w:r>
      </w:ins>
      <w:ins w:id="2211" w:author="Birklhuber Bernd" w:date="2026-08-21T13:35:00Z">
        <w:r w:rsidR="00D31668">
          <w:t xml:space="preserve">Inland </w:t>
        </w:r>
      </w:ins>
      <w:ins w:id="2212" w:author="Birklhuber Bernd" w:date="2026-08-07T11:41:00Z">
        <w:r w:rsidR="00C0508C">
          <w:t xml:space="preserve">ECS </w:t>
        </w:r>
      </w:ins>
      <w:r>
        <w:t>require</w:t>
      </w:r>
      <w:del w:id="2213" w:author="Birklhuber Bernd" w:date="2026-08-07T11:41:00Z">
        <w:r w:rsidDel="00C0508C">
          <w:delText>s</w:delText>
        </w:r>
      </w:del>
      <w:r>
        <w:t xml:space="preserve"> an</w:t>
      </w:r>
      <w:r w:rsidRPr="0062074F">
        <w:t xml:space="preserve"> installed feature catalogue </w:t>
      </w:r>
      <w:r>
        <w:t xml:space="preserve">with a </w:t>
      </w:r>
      <w:r w:rsidRPr="0062074F">
        <w:t>matching edition and revision number</w:t>
      </w:r>
      <w:r>
        <w:t xml:space="preserve"> </w:t>
      </w:r>
      <w:r w:rsidRPr="0062074F">
        <w:t xml:space="preserve">for each </w:t>
      </w:r>
      <w:r>
        <w:t xml:space="preserve">installed </w:t>
      </w:r>
      <w:r w:rsidRPr="0062074F">
        <w:t xml:space="preserve">S-100 dataset. Multiple feature catalogues for each S-100 product </w:t>
      </w:r>
      <w:r w:rsidRPr="00520800">
        <w:t>are</w:t>
      </w:r>
      <w:r w:rsidRPr="0062074F">
        <w:t xml:space="preserve"> therefore </w:t>
      </w:r>
      <w:r>
        <w:t xml:space="preserve">required </w:t>
      </w:r>
      <w:r w:rsidRPr="0062074F">
        <w:t>to maintain different revisions and editions of datasets within the System Database.</w:t>
      </w:r>
    </w:p>
    <w:p w14:paraId="7296113A" w14:textId="0FD0646F" w:rsidR="002759B2" w:rsidRPr="0062074F" w:rsidRDefault="002759B2" w:rsidP="006D480D">
      <w:pPr>
        <w:spacing w:after="120" w:line="240" w:lineRule="auto"/>
        <w:jc w:val="both"/>
      </w:pPr>
      <w:r w:rsidRPr="0062074F">
        <w:t xml:space="preserve">See </w:t>
      </w:r>
      <w:r w:rsidR="000472A8" w:rsidRPr="0062074F">
        <w:t>A</w:t>
      </w:r>
      <w:r w:rsidRPr="0062074F">
        <w:t xml:space="preserve">ppendix </w:t>
      </w:r>
      <w:r w:rsidR="00494CD1" w:rsidRPr="0062074F">
        <w:t>B</w:t>
      </w:r>
      <w:r w:rsidRPr="0062074F">
        <w:t xml:space="preserve"> for loading and ingest processes including SSE Codes relating to </w:t>
      </w:r>
      <w:r w:rsidR="0073642C" w:rsidRPr="0062074F">
        <w:t>catalogues.</w:t>
      </w:r>
    </w:p>
    <w:p w14:paraId="40CDE349" w14:textId="2029199D" w:rsidR="0073642C" w:rsidRPr="0062074F" w:rsidRDefault="00D75AC7" w:rsidP="000472A8">
      <w:pPr>
        <w:spacing w:after="60" w:line="240" w:lineRule="auto"/>
        <w:jc w:val="both"/>
      </w:pPr>
      <w:r w:rsidRPr="0062074F">
        <w:t>The v</w:t>
      </w:r>
      <w:r w:rsidR="001C665F" w:rsidRPr="0062074F">
        <w:t xml:space="preserve">ersioning of </w:t>
      </w:r>
      <w:r w:rsidRPr="0062074F">
        <w:t>Feature and Portrayal catalogues</w:t>
      </w:r>
      <w:r w:rsidR="001C665F" w:rsidRPr="0062074F">
        <w:t xml:space="preserve"> follow</w:t>
      </w:r>
      <w:r w:rsidR="000956D5" w:rsidRPr="0062074F">
        <w:t>s</w:t>
      </w:r>
      <w:r w:rsidR="001C665F" w:rsidRPr="0062074F">
        <w:t xml:space="preserve"> the same rules as </w:t>
      </w:r>
      <w:r w:rsidR="00DB48AD" w:rsidRPr="0062074F">
        <w:t>S-100</w:t>
      </w:r>
      <w:r w:rsidR="001C665F" w:rsidRPr="0062074F">
        <w:t xml:space="preserve">, which </w:t>
      </w:r>
      <w:r w:rsidR="00DB48AD" w:rsidRPr="0062074F">
        <w:t>uses a three-part version number (</w:t>
      </w:r>
      <w:proofErr w:type="spellStart"/>
      <w:proofErr w:type="gramStart"/>
      <w:r w:rsidR="00DB48AD" w:rsidRPr="0062074F">
        <w:rPr>
          <w:i/>
          <w:iCs/>
        </w:rPr>
        <w:t>Edition.Revision.Clarification</w:t>
      </w:r>
      <w:proofErr w:type="spellEnd"/>
      <w:proofErr w:type="gramEnd"/>
      <w:r w:rsidR="00DB48AD" w:rsidRPr="0062074F">
        <w:t>).</w:t>
      </w:r>
      <w:r w:rsidR="001C665F" w:rsidRPr="0062074F">
        <w:t xml:space="preserve"> The significance of each component is summarised below</w:t>
      </w:r>
      <w:r w:rsidR="0073642C" w:rsidRPr="0062074F">
        <w:t>:</w:t>
      </w:r>
    </w:p>
    <w:p w14:paraId="4208DB6C" w14:textId="092E5B03" w:rsidR="00DB48AD" w:rsidRPr="0062074F" w:rsidRDefault="00DB48AD">
      <w:pPr>
        <w:pStyle w:val="Listenabsatz"/>
        <w:numPr>
          <w:ilvl w:val="0"/>
          <w:numId w:val="25"/>
        </w:numPr>
        <w:spacing w:after="60" w:line="240" w:lineRule="auto"/>
        <w:jc w:val="both"/>
      </w:pPr>
      <w:r w:rsidRPr="0062074F">
        <w:t>Edition: New Editions introduce significant changes</w:t>
      </w:r>
      <w:r w:rsidR="00F9545E" w:rsidRPr="0062074F">
        <w:t>,</w:t>
      </w:r>
      <w:r w:rsidRPr="0062074F">
        <w:t xml:space="preserve"> such as the ability to suppor</w:t>
      </w:r>
      <w:r w:rsidR="000472A8" w:rsidRPr="0062074F">
        <w:t>t new functions or applications;</w:t>
      </w:r>
      <w:r w:rsidRPr="0062074F">
        <w:t xml:space="preserve"> or </w:t>
      </w:r>
      <w:r w:rsidR="00F9545E" w:rsidRPr="0062074F">
        <w:t xml:space="preserve">the introduction </w:t>
      </w:r>
      <w:r w:rsidRPr="0062074F">
        <w:t xml:space="preserve">of new constructs or data types. New </w:t>
      </w:r>
      <w:r w:rsidR="000472A8" w:rsidRPr="0062074F">
        <w:t>E</w:t>
      </w:r>
      <w:r w:rsidRPr="0062074F">
        <w:t xml:space="preserve">ditions are indicated by incrementing the </w:t>
      </w:r>
      <w:r w:rsidRPr="0062074F">
        <w:rPr>
          <w:i/>
          <w:iCs/>
        </w:rPr>
        <w:t>Edition</w:t>
      </w:r>
      <w:r w:rsidRPr="0062074F">
        <w:t xml:space="preserve"> component of the version number and resetting the other components to 0.</w:t>
      </w:r>
    </w:p>
    <w:p w14:paraId="47257DBE" w14:textId="006BC5DD" w:rsidR="00F9545E" w:rsidRPr="0062074F" w:rsidRDefault="00DB48AD">
      <w:pPr>
        <w:pStyle w:val="Listenabsatz"/>
        <w:numPr>
          <w:ilvl w:val="0"/>
          <w:numId w:val="25"/>
        </w:numPr>
        <w:spacing w:after="60" w:line="240" w:lineRule="auto"/>
        <w:jc w:val="both"/>
      </w:pPr>
      <w:r w:rsidRPr="0062074F">
        <w:t xml:space="preserve">Revision: </w:t>
      </w:r>
      <w:r w:rsidR="005363F5" w:rsidRPr="0062074F">
        <w:t xml:space="preserve">Revisions </w:t>
      </w:r>
      <w:r w:rsidR="00F9545E" w:rsidRPr="0062074F">
        <w:t>introduce</w:t>
      </w:r>
      <w:r w:rsidR="005363F5" w:rsidRPr="0062074F">
        <w:t xml:space="preserve"> substantive semantic changes. </w:t>
      </w:r>
      <w:r w:rsidR="00F9545E" w:rsidRPr="0062074F">
        <w:t xml:space="preserve">New </w:t>
      </w:r>
      <w:r w:rsidR="000472A8" w:rsidRPr="0062074F">
        <w:t>R</w:t>
      </w:r>
      <w:r w:rsidR="00F9545E" w:rsidRPr="0062074F">
        <w:t xml:space="preserve">evisions are indicated by incrementing the </w:t>
      </w:r>
      <w:r w:rsidR="00F9545E" w:rsidRPr="0062074F">
        <w:rPr>
          <w:i/>
          <w:iCs/>
        </w:rPr>
        <w:t>Revision</w:t>
      </w:r>
      <w:r w:rsidR="00F9545E" w:rsidRPr="0062074F">
        <w:t xml:space="preserve"> component of the version number and resetting the </w:t>
      </w:r>
      <w:r w:rsidR="00F9545E" w:rsidRPr="0062074F">
        <w:rPr>
          <w:i/>
          <w:iCs/>
        </w:rPr>
        <w:t>Clarification</w:t>
      </w:r>
      <w:r w:rsidR="00F9545E" w:rsidRPr="0062074F">
        <w:t xml:space="preserve"> component to 0.</w:t>
      </w:r>
    </w:p>
    <w:p w14:paraId="59BD36DF" w14:textId="3A6E4743" w:rsidR="00337BD5" w:rsidRPr="0062074F" w:rsidRDefault="00F75030">
      <w:pPr>
        <w:pStyle w:val="Listenabsatz"/>
        <w:numPr>
          <w:ilvl w:val="0"/>
          <w:numId w:val="25"/>
        </w:numPr>
        <w:spacing w:after="120" w:line="240" w:lineRule="auto"/>
        <w:jc w:val="both"/>
      </w:pPr>
      <w:r w:rsidRPr="0062074F">
        <w:lastRenderedPageBreak/>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w:t>
      </w:r>
      <w:r w:rsidR="001C665F" w:rsidRPr="0062074F">
        <w:t xml:space="preserve"> </w:t>
      </w:r>
      <w:r w:rsidRPr="0062074F">
        <w:t>Changes in a Clarification are minor and ensure backward compatibility with the previous versions within the same Edition.</w:t>
      </w:r>
      <w:r w:rsidR="001C665F" w:rsidRPr="0062074F">
        <w:t xml:space="preserve"> Clarifications are indicated by incrementing the Clarification component of the version number.</w:t>
      </w:r>
    </w:p>
    <w:p w14:paraId="00C912BC" w14:textId="77777777" w:rsidR="0033662B" w:rsidRPr="0062074F" w:rsidRDefault="0033662B" w:rsidP="00B812CA">
      <w:pPr>
        <w:pStyle w:val="Listenabsatz"/>
        <w:spacing w:after="120" w:line="240" w:lineRule="auto"/>
        <w:jc w:val="both"/>
      </w:pPr>
    </w:p>
    <w:tbl>
      <w:tblPr>
        <w:tblStyle w:val="Tabellenraster"/>
        <w:tblW w:w="0" w:type="auto"/>
        <w:tblLook w:val="04A0" w:firstRow="1" w:lastRow="0" w:firstColumn="1" w:lastColumn="0" w:noHBand="0" w:noVBand="1"/>
      </w:tblPr>
      <w:tblGrid>
        <w:gridCol w:w="2316"/>
        <w:gridCol w:w="1679"/>
        <w:gridCol w:w="1479"/>
        <w:gridCol w:w="1811"/>
        <w:gridCol w:w="1811"/>
      </w:tblGrid>
      <w:tr w:rsidR="0078790C" w:rsidRPr="0062074F" w14:paraId="5EB0F070" w14:textId="77777777" w:rsidTr="00B812CA">
        <w:tc>
          <w:tcPr>
            <w:tcW w:w="2376" w:type="dxa"/>
            <w:shd w:val="clear" w:color="auto" w:fill="F2F2F2" w:themeFill="background1" w:themeFillShade="F2"/>
          </w:tcPr>
          <w:p w14:paraId="39F800CC" w14:textId="4BC8B880" w:rsidR="0078790C" w:rsidRPr="0062074F" w:rsidRDefault="0078790C" w:rsidP="00B812CA">
            <w:pPr>
              <w:spacing w:after="120"/>
              <w:jc w:val="center"/>
            </w:pPr>
            <w:r w:rsidRPr="0062074F">
              <w:t>Type of Change</w:t>
            </w:r>
          </w:p>
        </w:tc>
        <w:tc>
          <w:tcPr>
            <w:tcW w:w="1701" w:type="dxa"/>
            <w:shd w:val="clear" w:color="auto" w:fill="F2F2F2" w:themeFill="background1" w:themeFillShade="F2"/>
          </w:tcPr>
          <w:p w14:paraId="7A436B0C" w14:textId="3944CE9B" w:rsidR="0078790C" w:rsidRPr="0062074F" w:rsidRDefault="0078790C" w:rsidP="00B812CA">
            <w:pPr>
              <w:spacing w:after="120"/>
              <w:jc w:val="center"/>
            </w:pPr>
            <w:r w:rsidRPr="0062074F">
              <w:t>Example</w:t>
            </w:r>
          </w:p>
        </w:tc>
        <w:tc>
          <w:tcPr>
            <w:tcW w:w="1515" w:type="dxa"/>
            <w:shd w:val="clear" w:color="auto" w:fill="F2F2F2" w:themeFill="background1" w:themeFillShade="F2"/>
          </w:tcPr>
          <w:p w14:paraId="076E9C81" w14:textId="2B3D22B2" w:rsidR="0078790C" w:rsidRPr="0062074F" w:rsidRDefault="0078790C" w:rsidP="00B812CA">
            <w:pPr>
              <w:spacing w:after="120"/>
              <w:jc w:val="center"/>
            </w:pPr>
            <w:r w:rsidRPr="0062074F">
              <w:t>PS</w:t>
            </w:r>
          </w:p>
        </w:tc>
        <w:tc>
          <w:tcPr>
            <w:tcW w:w="1865" w:type="dxa"/>
            <w:shd w:val="clear" w:color="auto" w:fill="F2F2F2" w:themeFill="background1" w:themeFillShade="F2"/>
          </w:tcPr>
          <w:p w14:paraId="3976BF21" w14:textId="664D0BAD" w:rsidR="0078790C" w:rsidRPr="0062074F" w:rsidRDefault="0078790C" w:rsidP="00B812CA">
            <w:pPr>
              <w:spacing w:after="120"/>
              <w:jc w:val="center"/>
            </w:pPr>
            <w:r w:rsidRPr="0062074F">
              <w:t>FC</w:t>
            </w:r>
          </w:p>
        </w:tc>
        <w:tc>
          <w:tcPr>
            <w:tcW w:w="1865" w:type="dxa"/>
            <w:shd w:val="clear" w:color="auto" w:fill="F2F2F2" w:themeFill="background1" w:themeFillShade="F2"/>
          </w:tcPr>
          <w:p w14:paraId="1B8F2CA8" w14:textId="051CBB40" w:rsidR="0078790C" w:rsidRPr="0062074F" w:rsidRDefault="0078790C" w:rsidP="00B812CA">
            <w:pPr>
              <w:spacing w:after="120"/>
              <w:jc w:val="center"/>
            </w:pPr>
            <w:r w:rsidRPr="0062074F">
              <w:t>PC</w:t>
            </w:r>
          </w:p>
        </w:tc>
      </w:tr>
      <w:tr w:rsidR="0078790C" w:rsidRPr="0062074F" w14:paraId="295BDA07" w14:textId="77777777" w:rsidTr="00B812CA">
        <w:tc>
          <w:tcPr>
            <w:tcW w:w="2376" w:type="dxa"/>
            <w:vAlign w:val="center"/>
          </w:tcPr>
          <w:p w14:paraId="4504D67F" w14:textId="73BD0814" w:rsidR="0078790C" w:rsidRPr="0062074F" w:rsidRDefault="0078790C" w:rsidP="00B812CA">
            <w:pPr>
              <w:spacing w:after="120"/>
            </w:pPr>
            <w:r w:rsidRPr="0062074F">
              <w:t>Major Change including an S-100 version change</w:t>
            </w:r>
          </w:p>
        </w:tc>
        <w:tc>
          <w:tcPr>
            <w:tcW w:w="1701" w:type="dxa"/>
            <w:vAlign w:val="center"/>
          </w:tcPr>
          <w:p w14:paraId="65A5AFDC" w14:textId="2C4E0739" w:rsidR="0078790C" w:rsidRPr="0062074F" w:rsidRDefault="0078790C" w:rsidP="00B812CA">
            <w:pPr>
              <w:spacing w:after="120"/>
            </w:pPr>
            <w:r w:rsidRPr="0062074F">
              <w:t>New Concept in S-100, used in S-101</w:t>
            </w:r>
          </w:p>
        </w:tc>
        <w:tc>
          <w:tcPr>
            <w:tcW w:w="1515" w:type="dxa"/>
            <w:vAlign w:val="center"/>
          </w:tcPr>
          <w:p w14:paraId="20587014" w14:textId="2803BB06" w:rsidR="0078790C" w:rsidRPr="0062074F" w:rsidRDefault="0078790C" w:rsidP="00B812CA">
            <w:pPr>
              <w:spacing w:after="120"/>
              <w:jc w:val="center"/>
            </w:pPr>
            <w:r w:rsidRPr="0062074F">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7BD06AFB" w14:textId="43046F00" w:rsidR="0078790C" w:rsidRPr="0062074F" w:rsidRDefault="0078790C" w:rsidP="00B812CA">
            <w:pPr>
              <w:spacing w:after="120"/>
              <w:jc w:val="center"/>
            </w:pPr>
            <w:r w:rsidRPr="0062074F">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05A51679" w14:textId="7F48E8E9" w:rsidR="0078790C" w:rsidRPr="0062074F" w:rsidRDefault="0078790C" w:rsidP="00B812CA">
            <w:pPr>
              <w:spacing w:after="120"/>
              <w:jc w:val="center"/>
            </w:pPr>
            <w:r w:rsidRPr="0062074F">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r>
      <w:tr w:rsidR="0078790C" w:rsidRPr="0062074F" w14:paraId="6D64CB8C" w14:textId="77777777" w:rsidTr="00B812CA">
        <w:tc>
          <w:tcPr>
            <w:tcW w:w="2376" w:type="dxa"/>
            <w:vAlign w:val="center"/>
          </w:tcPr>
          <w:p w14:paraId="43C80F9E" w14:textId="18FFABCE" w:rsidR="0078790C" w:rsidRPr="0062074F" w:rsidRDefault="0078790C" w:rsidP="00B812CA">
            <w:pPr>
              <w:spacing w:after="120"/>
            </w:pPr>
            <w:r w:rsidRPr="0062074F">
              <w:t>New content</w:t>
            </w:r>
          </w:p>
        </w:tc>
        <w:tc>
          <w:tcPr>
            <w:tcW w:w="1701" w:type="dxa"/>
            <w:vAlign w:val="center"/>
          </w:tcPr>
          <w:p w14:paraId="6D0BE867" w14:textId="35F3FF29" w:rsidR="0078790C" w:rsidRPr="0062074F" w:rsidRDefault="0078790C" w:rsidP="00B812CA">
            <w:pPr>
              <w:spacing w:after="120"/>
            </w:pPr>
            <w:r w:rsidRPr="0062074F">
              <w:t>Attribute value / Feature added or removed</w:t>
            </w:r>
          </w:p>
        </w:tc>
        <w:tc>
          <w:tcPr>
            <w:tcW w:w="1515" w:type="dxa"/>
            <w:vAlign w:val="center"/>
          </w:tcPr>
          <w:p w14:paraId="7CDFA69C" w14:textId="0138E8C0" w:rsidR="0078790C" w:rsidRPr="0062074F" w:rsidRDefault="0078790C" w:rsidP="00B812CA">
            <w:pPr>
              <w:spacing w:after="120"/>
              <w:jc w:val="center"/>
            </w:pPr>
            <w:r w:rsidRPr="0062074F">
              <w:t>A.</w:t>
            </w:r>
            <w:r w:rsidRPr="0062074F">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2B079DCB" w14:textId="6D729AE5" w:rsidR="0078790C" w:rsidRPr="0062074F" w:rsidRDefault="0078790C" w:rsidP="00B812CA">
            <w:pPr>
              <w:spacing w:after="120"/>
              <w:jc w:val="center"/>
            </w:pPr>
            <w:r w:rsidRPr="0062074F">
              <w:t>A.</w:t>
            </w:r>
            <w:r w:rsidRPr="0062074F">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5E3D369B" w14:textId="69F936A1" w:rsidR="0078790C" w:rsidRPr="0062074F" w:rsidRDefault="0078790C" w:rsidP="00B812CA">
            <w:pPr>
              <w:spacing w:after="120"/>
              <w:jc w:val="center"/>
            </w:pPr>
            <w:r w:rsidRPr="0062074F">
              <w:t>A.</w:t>
            </w:r>
            <w:r w:rsidRPr="0062074F">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r>
      <w:tr w:rsidR="0078790C" w:rsidRPr="0062074F" w14:paraId="512FE840" w14:textId="77777777" w:rsidTr="00B812CA">
        <w:tc>
          <w:tcPr>
            <w:tcW w:w="2376" w:type="dxa"/>
            <w:vAlign w:val="center"/>
          </w:tcPr>
          <w:p w14:paraId="4653D935" w14:textId="509A9F85" w:rsidR="0078790C" w:rsidRPr="0062074F" w:rsidRDefault="0078790C" w:rsidP="00B812CA">
            <w:pPr>
              <w:spacing w:after="120"/>
            </w:pPr>
            <w:r w:rsidRPr="0062074F">
              <w:t>FC correction, no content or portrayal impact</w:t>
            </w:r>
          </w:p>
        </w:tc>
        <w:tc>
          <w:tcPr>
            <w:tcW w:w="1701" w:type="dxa"/>
            <w:vAlign w:val="center"/>
          </w:tcPr>
          <w:p w14:paraId="19C095AF" w14:textId="58D7D5DA" w:rsidR="0078790C" w:rsidRPr="0062074F" w:rsidRDefault="0033662B" w:rsidP="00B812CA">
            <w:pPr>
              <w:spacing w:after="120"/>
            </w:pPr>
            <w:r w:rsidRPr="0062074F">
              <w:t>Clarification of definition</w:t>
            </w:r>
          </w:p>
        </w:tc>
        <w:tc>
          <w:tcPr>
            <w:tcW w:w="1515" w:type="dxa"/>
            <w:vAlign w:val="center"/>
          </w:tcPr>
          <w:p w14:paraId="0C3B1360" w14:textId="254C88D1" w:rsidR="0078790C" w:rsidRPr="0062074F" w:rsidRDefault="0033662B" w:rsidP="0078790C">
            <w:pPr>
              <w:spacing w:after="120"/>
              <w:jc w:val="center"/>
            </w:pPr>
            <w:r w:rsidRPr="0062074F">
              <w:t>A.B.-</w:t>
            </w:r>
          </w:p>
        </w:tc>
        <w:tc>
          <w:tcPr>
            <w:tcW w:w="1865" w:type="dxa"/>
            <w:vAlign w:val="center"/>
          </w:tcPr>
          <w:p w14:paraId="5162F136" w14:textId="3FC62572" w:rsidR="0078790C" w:rsidRPr="0062074F" w:rsidRDefault="0033662B" w:rsidP="0078790C">
            <w:pPr>
              <w:spacing w:after="120"/>
              <w:jc w:val="center"/>
            </w:pPr>
            <w:r w:rsidRPr="0062074F">
              <w:t>A.B.</w:t>
            </w:r>
            <w:r w:rsidR="0078790C" w:rsidRPr="0062074F">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62074F" w:rsidRDefault="0033662B" w:rsidP="0078790C">
            <w:pPr>
              <w:spacing w:after="120"/>
              <w:jc w:val="center"/>
            </w:pPr>
            <w:r w:rsidRPr="0062074F">
              <w:t>A.B.-</w:t>
            </w:r>
          </w:p>
        </w:tc>
      </w:tr>
    </w:tbl>
    <w:p w14:paraId="5F56E684" w14:textId="77777777" w:rsidR="0033662B" w:rsidRPr="0062074F" w:rsidRDefault="0033662B" w:rsidP="00B812CA">
      <w:pPr>
        <w:spacing w:after="120" w:line="240" w:lineRule="auto"/>
        <w:jc w:val="both"/>
      </w:pPr>
    </w:p>
    <w:p w14:paraId="601A79C1" w14:textId="202F40C9" w:rsidR="00742D83" w:rsidRPr="0062074F" w:rsidRDefault="00DB796E" w:rsidP="00DB796E">
      <w:pPr>
        <w:spacing w:after="120" w:line="240" w:lineRule="auto"/>
        <w:jc w:val="both"/>
      </w:pPr>
      <w:r w:rsidRPr="0062074F">
        <w:t>Each dataset has a product specification edition number contained within it.</w:t>
      </w:r>
      <w:r w:rsidR="00311484" w:rsidRPr="0062074F">
        <w:t xml:space="preserve"> These are located as follows:</w:t>
      </w:r>
    </w:p>
    <w:p w14:paraId="2170A648" w14:textId="4259D4F5" w:rsidR="00311484" w:rsidRPr="0062074F" w:rsidRDefault="00311484">
      <w:pPr>
        <w:pStyle w:val="Listenabsatz"/>
        <w:numPr>
          <w:ilvl w:val="0"/>
          <w:numId w:val="67"/>
        </w:numPr>
        <w:spacing w:after="120" w:line="240" w:lineRule="auto"/>
        <w:jc w:val="both"/>
      </w:pPr>
      <w:r w:rsidRPr="0062074F">
        <w:t xml:space="preserve">ISO8211 datasets (S-100 Part 10a). </w:t>
      </w:r>
      <w:r w:rsidR="00967824" w:rsidRPr="0062074F">
        <w:t>The “PRED” field of the DSID record in the dataset.</w:t>
      </w:r>
    </w:p>
    <w:p w14:paraId="45DF42BF" w14:textId="0CC24994" w:rsidR="00311484" w:rsidRPr="0062074F" w:rsidRDefault="00311484">
      <w:pPr>
        <w:pStyle w:val="Listenabsatz"/>
        <w:numPr>
          <w:ilvl w:val="0"/>
          <w:numId w:val="67"/>
        </w:numPr>
        <w:spacing w:after="120" w:line="240" w:lineRule="auto"/>
        <w:jc w:val="both"/>
      </w:pPr>
      <w:r w:rsidRPr="0062074F">
        <w:t xml:space="preserve">GML Datasets (S-100 Part 10b). </w:t>
      </w:r>
      <w:r w:rsidR="00967824" w:rsidRPr="0062074F">
        <w:t>The “</w:t>
      </w:r>
      <w:proofErr w:type="spellStart"/>
      <w:r w:rsidR="00967824" w:rsidRPr="0062074F">
        <w:t>ProductEdition</w:t>
      </w:r>
      <w:proofErr w:type="spellEnd"/>
      <w:r w:rsidR="00967824" w:rsidRPr="0062074F">
        <w:t xml:space="preserve">” element of the </w:t>
      </w:r>
      <w:proofErr w:type="spellStart"/>
      <w:r w:rsidR="00967824" w:rsidRPr="0062074F">
        <w:t>DatasetIdentification</w:t>
      </w:r>
      <w:proofErr w:type="spellEnd"/>
      <w:r w:rsidR="00967824" w:rsidRPr="0062074F">
        <w:t xml:space="preserve"> element in the GML dataset header. </w:t>
      </w:r>
    </w:p>
    <w:p w14:paraId="7EFEC2F0" w14:textId="5B58DF63" w:rsidR="00311484" w:rsidRPr="0062074F" w:rsidRDefault="00311484">
      <w:pPr>
        <w:pStyle w:val="Listenabsatz"/>
        <w:numPr>
          <w:ilvl w:val="0"/>
          <w:numId w:val="67"/>
        </w:numPr>
        <w:spacing w:after="120" w:line="240" w:lineRule="auto"/>
        <w:jc w:val="both"/>
      </w:pPr>
      <w:r w:rsidRPr="0062074F">
        <w:t xml:space="preserve">HDF5 datasets (S-100 Part 10c) – Root Group </w:t>
      </w:r>
      <w:r w:rsidR="00967824" w:rsidRPr="0062074F">
        <w:t>“</w:t>
      </w:r>
      <w:r w:rsidRPr="0062074F">
        <w:t>Product Specification</w:t>
      </w:r>
      <w:r w:rsidR="00967824" w:rsidRPr="0062074F">
        <w:t>”</w:t>
      </w:r>
      <w:r w:rsidRPr="0062074F">
        <w:t xml:space="preserve"> metadata value, S-100 Part 10c </w:t>
      </w:r>
    </w:p>
    <w:p w14:paraId="53B8F52C" w14:textId="63DA3E82" w:rsidR="00311484" w:rsidRPr="0062074F" w:rsidRDefault="00311484" w:rsidP="00DB796E">
      <w:pPr>
        <w:spacing w:after="120" w:line="240" w:lineRule="auto"/>
        <w:jc w:val="both"/>
      </w:pPr>
      <w:r w:rsidRPr="0062074F">
        <w:t>And have the following common format:</w:t>
      </w:r>
    </w:p>
    <w:p w14:paraId="2EE26886" w14:textId="6342EF3F" w:rsidR="00311484" w:rsidRPr="0062074F" w:rsidRDefault="00311484" w:rsidP="00311484">
      <w:pPr>
        <w:spacing w:after="120" w:line="240" w:lineRule="auto"/>
        <w:ind w:left="720" w:firstLine="720"/>
        <w:jc w:val="both"/>
      </w:pPr>
      <w:proofErr w:type="gramStart"/>
      <w:r w:rsidRPr="0062074F">
        <w:rPr>
          <w:b/>
          <w:bCs/>
        </w:rPr>
        <w:t>INT.IHO.</w:t>
      </w:r>
      <w:r w:rsidR="00967824" w:rsidRPr="0062074F">
        <w:rPr>
          <w:b/>
          <w:bCs/>
        </w:rPr>
        <w:t>[</w:t>
      </w:r>
      <w:proofErr w:type="gramEnd"/>
      <w:r w:rsidR="00967824" w:rsidRPr="0062074F">
        <w:rPr>
          <w:b/>
          <w:bCs/>
        </w:rPr>
        <w:t>S-XXX]</w:t>
      </w:r>
      <w:r w:rsidRPr="0062074F">
        <w:rPr>
          <w:b/>
          <w:bCs/>
        </w:rPr>
        <w:t>.</w:t>
      </w:r>
      <w:r w:rsidR="00967824" w:rsidRPr="0062074F">
        <w:rPr>
          <w:b/>
          <w:bCs/>
        </w:rPr>
        <w:t>A</w:t>
      </w:r>
      <w:r w:rsidRPr="0062074F">
        <w:rPr>
          <w:b/>
          <w:bCs/>
        </w:rPr>
        <w:t>.</w:t>
      </w:r>
      <w:r w:rsidR="00967824" w:rsidRPr="0062074F">
        <w:rPr>
          <w:b/>
          <w:bCs/>
        </w:rPr>
        <w:t>B[</w:t>
      </w:r>
      <w:r w:rsidRPr="0062074F">
        <w:rPr>
          <w:b/>
          <w:bCs/>
        </w:rPr>
        <w:t>.</w:t>
      </w:r>
      <w:r w:rsidR="00967824" w:rsidRPr="0062074F">
        <w:rPr>
          <w:b/>
          <w:bCs/>
        </w:rPr>
        <w:t>C]</w:t>
      </w:r>
      <w:r w:rsidR="00967824" w:rsidRPr="0062074F">
        <w:t xml:space="preserve"> where:</w:t>
      </w:r>
    </w:p>
    <w:p w14:paraId="3D3ACD59" w14:textId="47F56856" w:rsidR="00967824" w:rsidRPr="0062074F" w:rsidRDefault="00967824" w:rsidP="00311484">
      <w:pPr>
        <w:spacing w:after="120" w:line="240" w:lineRule="auto"/>
        <w:ind w:left="720" w:firstLine="720"/>
        <w:jc w:val="both"/>
      </w:pPr>
      <w:r w:rsidRPr="0062074F">
        <w:t xml:space="preserve">S-XXX is the IHO product </w:t>
      </w:r>
      <w:proofErr w:type="gramStart"/>
      <w:r w:rsidRPr="0062074F">
        <w:t>specification ,</w:t>
      </w:r>
      <w:proofErr w:type="gramEnd"/>
      <w:r w:rsidRPr="0062074F">
        <w:t xml:space="preserve"> </w:t>
      </w:r>
      <w:proofErr w:type="spellStart"/>
      <w:r w:rsidRPr="0062074F">
        <w:t>e.g</w:t>
      </w:r>
      <w:proofErr w:type="spellEnd"/>
      <w:r w:rsidRPr="0062074F">
        <w:t xml:space="preserve"> S-</w:t>
      </w:r>
      <w:ins w:id="2214" w:author="Birklhuber Bernd" w:date="2026-08-07T11:41:00Z">
        <w:r w:rsidR="00C0508C">
          <w:t>4</w:t>
        </w:r>
      </w:ins>
      <w:del w:id="2215" w:author="Birklhuber Bernd" w:date="2026-08-07T11:41:00Z">
        <w:r w:rsidRPr="0062074F" w:rsidDel="00C0508C">
          <w:delText>1</w:delText>
        </w:r>
      </w:del>
      <w:r w:rsidRPr="0062074F">
        <w:t xml:space="preserve">01, </w:t>
      </w:r>
      <w:commentRangeStart w:id="2216"/>
      <w:r w:rsidRPr="0062074F">
        <w:t xml:space="preserve">S-102 </w:t>
      </w:r>
      <w:commentRangeEnd w:id="2216"/>
      <w:r w:rsidR="00C0508C">
        <w:rPr>
          <w:rStyle w:val="Kommentarzeichen"/>
        </w:rPr>
        <w:commentReference w:id="2216"/>
      </w:r>
      <w:r w:rsidRPr="0062074F">
        <w:t>etc..</w:t>
      </w:r>
    </w:p>
    <w:p w14:paraId="6E7A78A5" w14:textId="4163844C" w:rsidR="0033662B" w:rsidRPr="0062074F" w:rsidRDefault="00967824" w:rsidP="00B812CA">
      <w:pPr>
        <w:spacing w:after="120" w:line="240" w:lineRule="auto"/>
        <w:ind w:left="720" w:firstLine="720"/>
        <w:jc w:val="both"/>
      </w:pPr>
      <w:r w:rsidRPr="0062074F">
        <w:rPr>
          <w:b/>
          <w:bCs/>
        </w:rPr>
        <w:t>A.B</w:t>
      </w:r>
      <w:r w:rsidRPr="0062074F">
        <w:t xml:space="preserve"> and, optionally</w:t>
      </w:r>
      <w:r w:rsidR="00B76E6D" w:rsidRPr="0062074F">
        <w:t xml:space="preserve"> encoded</w:t>
      </w:r>
      <w:r w:rsidRPr="0062074F">
        <w:t xml:space="preserve">, </w:t>
      </w:r>
      <w:r w:rsidRPr="0062074F">
        <w:rPr>
          <w:b/>
          <w:bCs/>
        </w:rPr>
        <w:t>.C</w:t>
      </w:r>
      <w:r w:rsidRPr="0062074F">
        <w:t xml:space="preserve"> are the </w:t>
      </w:r>
      <w:r w:rsidR="0033662B" w:rsidRPr="0062074F">
        <w:t>Edition</w:t>
      </w:r>
      <w:r w:rsidRPr="0062074F">
        <w:t xml:space="preserve">, </w:t>
      </w:r>
      <w:r w:rsidR="0033662B" w:rsidRPr="0062074F">
        <w:t>Revision</w:t>
      </w:r>
      <w:r w:rsidRPr="0062074F">
        <w:t xml:space="preserve"> and clarification numbers </w:t>
      </w:r>
      <w:r w:rsidR="0033662B" w:rsidRPr="0062074F">
        <w:t>as above.</w:t>
      </w:r>
    </w:p>
    <w:p w14:paraId="460BC584" w14:textId="5F098979" w:rsidR="00311484" w:rsidRPr="0062074F" w:rsidRDefault="00311484" w:rsidP="00DB796E">
      <w:pPr>
        <w:spacing w:after="120" w:line="240" w:lineRule="auto"/>
        <w:jc w:val="both"/>
      </w:pPr>
      <w:r w:rsidRPr="0062074F">
        <w:t>e.g. for an S-</w:t>
      </w:r>
      <w:ins w:id="2217" w:author="Birklhuber Bernd" w:date="2026-08-07T11:41:00Z">
        <w:r w:rsidR="00C0508C">
          <w:t>4</w:t>
        </w:r>
      </w:ins>
      <w:del w:id="2218" w:author="Birklhuber Bernd" w:date="2026-08-07T11:41:00Z">
        <w:r w:rsidRPr="0062074F" w:rsidDel="00C0508C">
          <w:delText>1</w:delText>
        </w:r>
      </w:del>
      <w:r w:rsidRPr="0062074F">
        <w:t xml:space="preserve">01 </w:t>
      </w:r>
      <w:ins w:id="2219" w:author="Birklhuber Bernd" w:date="2026-08-07T11:41:00Z">
        <w:r w:rsidR="00C0508C">
          <w:t>I</w:t>
        </w:r>
      </w:ins>
      <w:r w:rsidRPr="0062074F">
        <w:t xml:space="preserve">ENC dataset conforming to feature catalogue 1.4.1 the </w:t>
      </w:r>
      <w:r w:rsidR="00E15AA8" w:rsidRPr="0062074F">
        <w:t xml:space="preserve">DSID </w:t>
      </w:r>
      <w:r w:rsidR="00967824" w:rsidRPr="0062074F">
        <w:t>PRED field contains:</w:t>
      </w:r>
    </w:p>
    <w:p w14:paraId="68417B4C" w14:textId="2C9E184D" w:rsidR="00311484" w:rsidRPr="0062074F" w:rsidRDefault="00967824" w:rsidP="00B812CA">
      <w:pPr>
        <w:spacing w:after="120" w:line="240" w:lineRule="auto"/>
        <w:ind w:left="720" w:firstLine="720"/>
        <w:jc w:val="both"/>
        <w:rPr>
          <w:b/>
          <w:bCs/>
        </w:rPr>
      </w:pPr>
      <w:r w:rsidRPr="0062074F">
        <w:rPr>
          <w:b/>
          <w:bCs/>
        </w:rPr>
        <w:t>INT.</w:t>
      </w:r>
      <w:del w:id="2220" w:author="Birklhuber Bernd" w:date="2026-08-07T11:42:00Z">
        <w:r w:rsidRPr="0062074F" w:rsidDel="00C0508C">
          <w:rPr>
            <w:b/>
            <w:bCs/>
          </w:rPr>
          <w:delText>IHO</w:delText>
        </w:r>
      </w:del>
      <w:ins w:id="2221" w:author="Birklhuber Bernd" w:date="2026-08-07T11:42:00Z">
        <w:r w:rsidR="00C0508C">
          <w:rPr>
            <w:b/>
            <w:bCs/>
          </w:rPr>
          <w:t>IEHG</w:t>
        </w:r>
      </w:ins>
      <w:r w:rsidRPr="0062074F">
        <w:rPr>
          <w:b/>
          <w:bCs/>
        </w:rPr>
        <w:t>.S-</w:t>
      </w:r>
      <w:ins w:id="2222" w:author="Birklhuber Bernd" w:date="2026-08-07T11:42:00Z">
        <w:r w:rsidR="00C0508C">
          <w:rPr>
            <w:b/>
            <w:bCs/>
          </w:rPr>
          <w:t>4</w:t>
        </w:r>
      </w:ins>
      <w:del w:id="2223" w:author="Birklhuber Bernd" w:date="2026-08-07T11:42:00Z">
        <w:r w:rsidRPr="0062074F" w:rsidDel="00C0508C">
          <w:rPr>
            <w:b/>
            <w:bCs/>
          </w:rPr>
          <w:delText>1</w:delText>
        </w:r>
      </w:del>
      <w:r w:rsidRPr="0062074F">
        <w:rPr>
          <w:b/>
          <w:bCs/>
        </w:rPr>
        <w:t>01.1.4</w:t>
      </w:r>
      <w:r w:rsidR="003B6014" w:rsidRPr="0062074F">
        <w:rPr>
          <w:b/>
          <w:bCs/>
        </w:rPr>
        <w:t>.1</w:t>
      </w:r>
      <w:r w:rsidR="00B76E6D" w:rsidRPr="0062074F">
        <w:rPr>
          <w:b/>
          <w:bCs/>
        </w:rPr>
        <w:t xml:space="preserve"> or INT.I</w:t>
      </w:r>
      <w:ins w:id="2224" w:author="Birklhuber Bernd" w:date="2026-08-07T11:42:00Z">
        <w:r w:rsidR="00C0508C">
          <w:rPr>
            <w:b/>
            <w:bCs/>
          </w:rPr>
          <w:t>EHG</w:t>
        </w:r>
      </w:ins>
      <w:del w:id="2225" w:author="Birklhuber Bernd" w:date="2026-08-07T11:42:00Z">
        <w:r w:rsidR="00B76E6D" w:rsidRPr="0062074F" w:rsidDel="00C0508C">
          <w:rPr>
            <w:b/>
            <w:bCs/>
          </w:rPr>
          <w:delText>HO</w:delText>
        </w:r>
      </w:del>
      <w:r w:rsidR="00B76E6D" w:rsidRPr="0062074F">
        <w:rPr>
          <w:b/>
          <w:bCs/>
        </w:rPr>
        <w:t>.S-</w:t>
      </w:r>
      <w:ins w:id="2226" w:author="Birklhuber Bernd" w:date="2026-08-07T11:42:00Z">
        <w:r w:rsidR="00C0508C">
          <w:rPr>
            <w:b/>
            <w:bCs/>
          </w:rPr>
          <w:t>$</w:t>
        </w:r>
      </w:ins>
      <w:del w:id="2227" w:author="Birklhuber Bernd" w:date="2026-08-07T11:42:00Z">
        <w:r w:rsidR="00B76E6D" w:rsidRPr="0062074F" w:rsidDel="00C0508C">
          <w:rPr>
            <w:b/>
            <w:bCs/>
          </w:rPr>
          <w:delText>1</w:delText>
        </w:r>
      </w:del>
      <w:r w:rsidR="00B76E6D" w:rsidRPr="0062074F">
        <w:rPr>
          <w:b/>
          <w:bCs/>
        </w:rPr>
        <w:t>01.1.4</w:t>
      </w:r>
    </w:p>
    <w:p w14:paraId="20AD1E68" w14:textId="74A0E41A" w:rsidR="002C0956" w:rsidRPr="0062074F" w:rsidRDefault="002C0956" w:rsidP="00E52A1A">
      <w:pPr>
        <w:spacing w:after="120" w:line="240" w:lineRule="auto"/>
        <w:jc w:val="both"/>
      </w:pPr>
      <w:r w:rsidRPr="0062074F">
        <w:t xml:space="preserve">Catalogues are identified by the following </w:t>
      </w:r>
      <w:r w:rsidR="008605F7" w:rsidRPr="0062074F">
        <w:t>XML elements</w:t>
      </w:r>
    </w:p>
    <w:p w14:paraId="22461868" w14:textId="48A9C034" w:rsidR="008605F7" w:rsidRPr="0062074F" w:rsidRDefault="00EA11CE">
      <w:pPr>
        <w:pStyle w:val="Listenabsatz"/>
        <w:numPr>
          <w:ilvl w:val="0"/>
          <w:numId w:val="69"/>
        </w:numPr>
        <w:spacing w:after="120" w:line="240" w:lineRule="auto"/>
        <w:jc w:val="both"/>
      </w:pPr>
      <w:r w:rsidRPr="0062074F">
        <w:t>F</w:t>
      </w:r>
      <w:r w:rsidR="008605F7" w:rsidRPr="0062074F">
        <w:t>eature Catalogue</w:t>
      </w:r>
      <w:r w:rsidRPr="0062074F">
        <w:t xml:space="preserve">: </w:t>
      </w:r>
      <w:r w:rsidR="008605F7" w:rsidRPr="0062074F">
        <w:t>S100XC:</w:t>
      </w:r>
      <w:r w:rsidR="008605F7" w:rsidRPr="0062074F">
        <w:rPr>
          <w:b/>
          <w:bCs/>
        </w:rPr>
        <w:t xml:space="preserve"> </w:t>
      </w:r>
      <w:r w:rsidR="00A0054D" w:rsidRPr="0062074F">
        <w:rPr>
          <w:b/>
          <w:bCs/>
        </w:rPr>
        <w:t xml:space="preserve">productid </w:t>
      </w:r>
      <w:r w:rsidR="008605F7" w:rsidRPr="0062074F">
        <w:t>and S100</w:t>
      </w:r>
      <w:proofErr w:type="gramStart"/>
      <w:r w:rsidR="008605F7" w:rsidRPr="0062074F">
        <w:t>XC:</w:t>
      </w:r>
      <w:r w:rsidR="008605F7" w:rsidRPr="0062074F">
        <w:rPr>
          <w:b/>
          <w:bCs/>
        </w:rPr>
        <w:t>versionNumber</w:t>
      </w:r>
      <w:proofErr w:type="gramEnd"/>
    </w:p>
    <w:p w14:paraId="686ED862" w14:textId="168C4168" w:rsidR="008605F7" w:rsidRPr="0062074F" w:rsidRDefault="008605F7">
      <w:pPr>
        <w:pStyle w:val="Listenabsatz"/>
        <w:numPr>
          <w:ilvl w:val="0"/>
          <w:numId w:val="69"/>
        </w:numPr>
        <w:spacing w:after="120" w:line="240" w:lineRule="auto"/>
        <w:jc w:val="both"/>
      </w:pPr>
      <w:r w:rsidRPr="0062074F">
        <w:t xml:space="preserve">Portrayal Catalogue: </w:t>
      </w:r>
      <w:r w:rsidRPr="0062074F">
        <w:rPr>
          <w:b/>
          <w:bCs/>
        </w:rPr>
        <w:t>productid</w:t>
      </w:r>
      <w:r w:rsidRPr="0062074F">
        <w:t xml:space="preserve"> and </w:t>
      </w:r>
      <w:r w:rsidRPr="0062074F">
        <w:rPr>
          <w:b/>
          <w:bCs/>
        </w:rPr>
        <w:t>version</w:t>
      </w:r>
      <w:r w:rsidRPr="0062074F">
        <w:t xml:space="preserve"> attributes of the </w:t>
      </w:r>
      <w:proofErr w:type="spellStart"/>
      <w:r w:rsidRPr="0062074F">
        <w:t>PortrayalCatalogue</w:t>
      </w:r>
      <w:proofErr w:type="spellEnd"/>
      <w:r w:rsidRPr="0062074F">
        <w:t xml:space="preserve"> root element of the portrayal_catalogue.xml</w:t>
      </w:r>
      <w:r w:rsidR="00EE6326" w:rsidRPr="0062074F">
        <w:t xml:space="preserve"> contained in the root level of the compressed portrayal catalogue archive.</w:t>
      </w:r>
    </w:p>
    <w:p w14:paraId="141E40EB" w14:textId="10786B87" w:rsidR="00E52A1A" w:rsidRPr="00487B2A" w:rsidRDefault="00C54A05" w:rsidP="00DB7CFE">
      <w:pPr>
        <w:pStyle w:val="berschrift2"/>
      </w:pPr>
      <w:bookmarkStart w:id="2228" w:name="_Toc226035123"/>
      <w:r w:rsidRPr="00487B2A">
        <w:t xml:space="preserve">Portrayal and </w:t>
      </w:r>
      <w:r w:rsidR="00844F6F" w:rsidRPr="00487B2A">
        <w:t>f</w:t>
      </w:r>
      <w:r w:rsidRPr="00487B2A">
        <w:t>eature c</w:t>
      </w:r>
      <w:r w:rsidR="001415B6" w:rsidRPr="00487B2A">
        <w:t>atalogue compatibility</w:t>
      </w:r>
      <w:bookmarkEnd w:id="2228"/>
    </w:p>
    <w:p w14:paraId="1C6F2845" w14:textId="15D52653" w:rsidR="00F26CEE" w:rsidRPr="00487B2A" w:rsidRDefault="00C54A05" w:rsidP="00DB796E">
      <w:pPr>
        <w:spacing w:after="120" w:line="240" w:lineRule="auto"/>
        <w:jc w:val="both"/>
      </w:pPr>
      <w:r w:rsidRPr="00487B2A">
        <w:t>T</w:t>
      </w:r>
      <w:r w:rsidR="00F26CEE" w:rsidRPr="00487B2A">
        <w:t xml:space="preserve">he </w:t>
      </w:r>
      <w:ins w:id="2229" w:author="Birklhuber Bernd" w:date="2026-08-07T11:42:00Z">
        <w:r w:rsidR="00C0508C">
          <w:t xml:space="preserve">Inland </w:t>
        </w:r>
      </w:ins>
      <w:r w:rsidR="00F26CEE" w:rsidRPr="00487B2A">
        <w:t xml:space="preserve">ECDIS </w:t>
      </w:r>
      <w:ins w:id="2230" w:author="Birklhuber Bernd" w:date="2026-08-07T11:42:00Z">
        <w:r w:rsidR="00C0508C">
          <w:t xml:space="preserve">and </w:t>
        </w:r>
      </w:ins>
      <w:ins w:id="2231" w:author="Birklhuber Bernd" w:date="2026-08-21T13:36:00Z">
        <w:r w:rsidR="00D31668">
          <w:t xml:space="preserve">Inland </w:t>
        </w:r>
      </w:ins>
      <w:ins w:id="2232" w:author="Birklhuber Bernd" w:date="2026-08-07T11:42:00Z">
        <w:r w:rsidR="00C0508C">
          <w:t xml:space="preserve">ECS </w:t>
        </w:r>
      </w:ins>
      <w:r w:rsidR="00F26CEE" w:rsidRPr="00487B2A">
        <w:t xml:space="preserve">must support the ability to install and use multiple Portrayal Catalogues </w:t>
      </w:r>
      <w:r w:rsidR="00E15AA8" w:rsidRPr="00487B2A">
        <w:t xml:space="preserve">(including for individual products) </w:t>
      </w:r>
      <w:r w:rsidR="00F26CEE" w:rsidRPr="00487B2A">
        <w:t xml:space="preserve">for portrayal of the contents of the System Database. </w:t>
      </w:r>
    </w:p>
    <w:p w14:paraId="0C322946" w14:textId="305B9E71" w:rsidR="00E52A1A" w:rsidRPr="00487B2A" w:rsidRDefault="00E15AA8">
      <w:pPr>
        <w:pStyle w:val="Listenabsatz"/>
        <w:numPr>
          <w:ilvl w:val="0"/>
          <w:numId w:val="80"/>
        </w:numPr>
        <w:spacing w:after="120" w:line="240" w:lineRule="auto"/>
        <w:jc w:val="both"/>
      </w:pPr>
      <w:r w:rsidRPr="00487B2A">
        <w:t xml:space="preserve">Compatible datasets have identical </w:t>
      </w:r>
      <w:r w:rsidR="00487B2A" w:rsidRPr="00520800">
        <w:t xml:space="preserve">dataset </w:t>
      </w:r>
      <w:r w:rsidRPr="00487B2A">
        <w:t xml:space="preserve">Edition and Revision numbers. </w:t>
      </w:r>
    </w:p>
    <w:p w14:paraId="026EBEB3" w14:textId="45DC0CC6" w:rsidR="00E52A1A" w:rsidRPr="00487B2A" w:rsidRDefault="00E15AA8">
      <w:pPr>
        <w:pStyle w:val="Listenabsatz"/>
        <w:numPr>
          <w:ilvl w:val="0"/>
          <w:numId w:val="80"/>
        </w:numPr>
        <w:spacing w:after="120" w:line="240" w:lineRule="auto"/>
        <w:jc w:val="both"/>
      </w:pPr>
      <w:r w:rsidRPr="00487B2A">
        <w:t xml:space="preserve">Portrayal Catalogues compatible with Feature catalogues also have identical </w:t>
      </w:r>
      <w:r w:rsidR="00487B2A" w:rsidRPr="00520800">
        <w:t xml:space="preserve">catalogue </w:t>
      </w:r>
      <w:r w:rsidRPr="00487B2A">
        <w:t xml:space="preserve">Edition and Revision Numbers. </w:t>
      </w:r>
    </w:p>
    <w:p w14:paraId="2EDE52EB" w14:textId="09679D9B" w:rsidR="00E52A1A" w:rsidRPr="00487B2A" w:rsidRDefault="00487B2A">
      <w:pPr>
        <w:pStyle w:val="Listenabsatz"/>
        <w:numPr>
          <w:ilvl w:val="0"/>
          <w:numId w:val="80"/>
        </w:numPr>
        <w:spacing w:after="120" w:line="240" w:lineRule="auto"/>
        <w:jc w:val="both"/>
      </w:pPr>
      <w:r w:rsidRPr="00520800">
        <w:t xml:space="preserve">Dataset and catalogue </w:t>
      </w:r>
      <w:r w:rsidR="00E15AA8" w:rsidRPr="00487B2A">
        <w:t xml:space="preserve">Editions with different clarification numbers but identical Edition and Revision numbers are all compatible. </w:t>
      </w:r>
    </w:p>
    <w:p w14:paraId="4C01DCA5" w14:textId="16A7C5E0" w:rsidR="00E15AA8" w:rsidRPr="00487B2A" w:rsidRDefault="00E15AA8">
      <w:pPr>
        <w:pStyle w:val="Listenabsatz"/>
        <w:numPr>
          <w:ilvl w:val="0"/>
          <w:numId w:val="80"/>
        </w:numPr>
        <w:spacing w:after="120" w:line="240" w:lineRule="auto"/>
        <w:jc w:val="both"/>
      </w:pPr>
      <w:r w:rsidRPr="00487B2A">
        <w:lastRenderedPageBreak/>
        <w:t xml:space="preserve">So, it is possible to process datasets conforming to </w:t>
      </w:r>
      <w:r w:rsidR="00487B2A" w:rsidRPr="00520800">
        <w:t>one catalogue</w:t>
      </w:r>
      <w:r w:rsidR="00487B2A" w:rsidRPr="00487B2A">
        <w:t xml:space="preserve"> </w:t>
      </w:r>
      <w:r w:rsidRPr="00487B2A">
        <w:t xml:space="preserve">Clarification </w:t>
      </w:r>
      <w:r w:rsidR="00487B2A" w:rsidRPr="00520800">
        <w:t xml:space="preserve">number </w:t>
      </w:r>
      <w:r w:rsidRPr="00487B2A">
        <w:t xml:space="preserve">with the Feature and Portrayal Catalogues for an earlier Clarification </w:t>
      </w:r>
      <w:r w:rsidR="00487B2A" w:rsidRPr="00520800">
        <w:t xml:space="preserve">but </w:t>
      </w:r>
      <w:r w:rsidRPr="00487B2A">
        <w:t>with the same Edition and Revision</w:t>
      </w:r>
      <w:r w:rsidR="00487B2A" w:rsidRPr="00520800">
        <w:t xml:space="preserve"> number</w:t>
      </w:r>
      <w:r w:rsidRPr="00487B2A">
        <w:t>.</w:t>
      </w:r>
    </w:p>
    <w:p w14:paraId="0EC415DF" w14:textId="77777777" w:rsidR="00F26CEE" w:rsidRPr="0062074F" w:rsidRDefault="00F26CEE" w:rsidP="000472A8">
      <w:pPr>
        <w:pStyle w:val="Listenabsatz"/>
        <w:spacing w:after="120" w:line="240" w:lineRule="auto"/>
        <w:ind w:left="0"/>
        <w:jc w:val="both"/>
      </w:pPr>
    </w:p>
    <w:p w14:paraId="42286278" w14:textId="3C25692F" w:rsidR="00B2410B" w:rsidRPr="0062074F" w:rsidRDefault="00700BDB" w:rsidP="00DB7CFE">
      <w:pPr>
        <w:pStyle w:val="berschrift2"/>
      </w:pPr>
      <w:bookmarkStart w:id="2233" w:name="_Toc226035124"/>
      <w:r w:rsidRPr="0062074F">
        <w:t>Dataset</w:t>
      </w:r>
      <w:r w:rsidR="00B2410B" w:rsidRPr="0062074F">
        <w:t xml:space="preserve"> overlaps and gaps</w:t>
      </w:r>
      <w:bookmarkEnd w:id="2233"/>
    </w:p>
    <w:p w14:paraId="0240F4DD" w14:textId="7C676C23" w:rsidR="00E375C1" w:rsidRPr="0062074F" w:rsidRDefault="00E375C1" w:rsidP="00525920">
      <w:pPr>
        <w:pStyle w:val="berschrift3"/>
      </w:pPr>
      <w:bookmarkStart w:id="2234" w:name="_Ref224033335"/>
      <w:bookmarkStart w:id="2235" w:name="_Toc226035125"/>
      <w:r w:rsidRPr="0062074F">
        <w:t xml:space="preserve">Overlaps in </w:t>
      </w:r>
      <w:ins w:id="2236" w:author="Birklhuber Bernd" w:date="2026-08-07T11:43:00Z">
        <w:r w:rsidR="00C0508C">
          <w:t>I</w:t>
        </w:r>
      </w:ins>
      <w:r w:rsidRPr="0062074F">
        <w:t>ENC coverage</w:t>
      </w:r>
      <w:bookmarkEnd w:id="2234"/>
      <w:bookmarkEnd w:id="2235"/>
    </w:p>
    <w:p w14:paraId="506DDEA4" w14:textId="47720346" w:rsidR="00B2410B" w:rsidRPr="0062074F" w:rsidRDefault="00B2410B" w:rsidP="00AF2C79">
      <w:pPr>
        <w:spacing w:after="120" w:line="240" w:lineRule="auto"/>
        <w:jc w:val="both"/>
      </w:pPr>
      <w:r w:rsidRPr="0062074F">
        <w:t xml:space="preserve">There may be cases where </w:t>
      </w:r>
      <w:ins w:id="2237" w:author="Birklhuber Bernd" w:date="2026-08-07T11:43:00Z">
        <w:r w:rsidR="00C0508C">
          <w:t>I</w:t>
        </w:r>
      </w:ins>
      <w:r w:rsidRPr="0062074F">
        <w:t xml:space="preserve">ENCs in the same scale range overlap. Such may be the case at agreed adjoining producer data limits, where, if it is difficult to achieve a perfect join, </w:t>
      </w:r>
      <w:r w:rsidR="00675209" w:rsidRPr="0062074F">
        <w:t>an overlapping buffer zone of up to 5 metres may be used</w:t>
      </w:r>
      <w:r w:rsidRPr="0062074F">
        <w:t xml:space="preserve">. </w:t>
      </w:r>
    </w:p>
    <w:p w14:paraId="7920C64B" w14:textId="77FC73C7" w:rsidR="00675209" w:rsidRPr="0062074F" w:rsidRDefault="00675209" w:rsidP="00AF2C79">
      <w:pPr>
        <w:spacing w:after="120" w:line="240" w:lineRule="auto"/>
        <w:jc w:val="both"/>
      </w:pPr>
      <w:r w:rsidRPr="0062074F">
        <w:t xml:space="preserve">Where an overlap of more than 5 metres between two or more datasets exists the </w:t>
      </w:r>
      <w:ins w:id="2238" w:author="Birklhuber Bernd" w:date="2026-08-07T11:43:00Z">
        <w:r w:rsidR="00C0508C">
          <w:t xml:space="preserve">Inland </w:t>
        </w:r>
      </w:ins>
      <w:r w:rsidRPr="0062074F">
        <w:t>ECDIS</w:t>
      </w:r>
      <w:ins w:id="2239" w:author="Birklhuber Bernd" w:date="2026-08-07T11:43:00Z">
        <w:r w:rsidR="00C0508C">
          <w:t xml:space="preserve"> and </w:t>
        </w:r>
      </w:ins>
      <w:ins w:id="2240" w:author="Birklhuber Bernd" w:date="2026-08-21T13:36:00Z">
        <w:r w:rsidR="00D31668">
          <w:t xml:space="preserve">Inland </w:t>
        </w:r>
      </w:ins>
      <w:ins w:id="2241" w:author="Birklhuber Bernd" w:date="2026-08-07T11:43:00Z">
        <w:r w:rsidR="00C0508C">
          <w:t>ECS</w:t>
        </w:r>
      </w:ins>
      <w:r w:rsidRPr="0062074F">
        <w:t xml:space="preserve"> </w:t>
      </w:r>
      <w:r w:rsidR="00B15F52" w:rsidRPr="0062074F">
        <w:rPr>
          <w:b/>
          <w:bCs/>
        </w:rPr>
        <w:t>must</w:t>
      </w:r>
      <w:r w:rsidRPr="0062074F">
        <w:t xml:space="preserve"> only display one dataset for the overlap area and provide a permanent indication “overlap”.</w:t>
      </w:r>
    </w:p>
    <w:p w14:paraId="62A78DB2" w14:textId="09989658" w:rsidR="00E375C1" w:rsidRPr="0062074F" w:rsidRDefault="00E375C1" w:rsidP="00525920">
      <w:pPr>
        <w:pStyle w:val="berschrift3"/>
      </w:pPr>
      <w:bookmarkStart w:id="2242" w:name="_Toc226035126"/>
      <w:r w:rsidRPr="0062074F">
        <w:t xml:space="preserve">Overlaps and gaps </w:t>
      </w:r>
      <w:r w:rsidR="001D3531" w:rsidRPr="0062074F">
        <w:t xml:space="preserve">between </w:t>
      </w:r>
      <w:r w:rsidRPr="0062074F">
        <w:t>other data products</w:t>
      </w:r>
      <w:bookmarkEnd w:id="2242"/>
    </w:p>
    <w:p w14:paraId="10CB4EAD" w14:textId="3501D7AC" w:rsidR="00CB17B2" w:rsidRPr="0062074F" w:rsidRDefault="00700BDB" w:rsidP="008C40B9">
      <w:pPr>
        <w:spacing w:after="120" w:line="240" w:lineRule="auto"/>
        <w:jc w:val="both"/>
      </w:pPr>
      <w:r w:rsidRPr="0062074F">
        <w:t xml:space="preserve">Overlaps in datasets of the same scale range in products other than the </w:t>
      </w:r>
      <w:ins w:id="2243" w:author="Birklhuber Bernd" w:date="2026-08-07T11:43:00Z">
        <w:r w:rsidR="00C0508C">
          <w:t>I</w:t>
        </w:r>
      </w:ins>
      <w:r w:rsidRPr="0062074F">
        <w:t xml:space="preserve">ENC </w:t>
      </w:r>
      <w:r w:rsidR="00DA395A" w:rsidRPr="0062074F">
        <w:t>must</w:t>
      </w:r>
      <w:r w:rsidRPr="0062074F">
        <w:t xml:space="preserve"> be indicated by a</w:t>
      </w:r>
      <w:r w:rsidR="00DA395A" w:rsidRPr="0062074F">
        <w:t>n on-demand</w:t>
      </w:r>
      <w:r w:rsidRPr="0062074F">
        <w:t xml:space="preserve"> indicat</w:t>
      </w:r>
      <w:r w:rsidR="00E375C1" w:rsidRPr="0062074F">
        <w:t>ion “Overlap in ??? data” (where ??? is the abbreviation for the data product</w:t>
      </w:r>
      <w:r w:rsidR="00BD3F1D" w:rsidRPr="0062074F">
        <w:t xml:space="preserve"> as defined in the </w:t>
      </w:r>
      <w:del w:id="2244" w:author="Birklhuber Bernd" w:date="2026-08-07T11:44:00Z">
        <w:r w:rsidR="00BD3F1D" w:rsidRPr="0062074F" w:rsidDel="00C0508C">
          <w:delText xml:space="preserve">IHO </w:delText>
        </w:r>
      </w:del>
      <w:ins w:id="2245" w:author="Birklhuber Bernd" w:date="2026-08-07T11:44:00Z">
        <w:r w:rsidR="00C0508C">
          <w:t>S-100</w:t>
        </w:r>
        <w:r w:rsidR="00C0508C" w:rsidRPr="0062074F">
          <w:t xml:space="preserve"> </w:t>
        </w:r>
      </w:ins>
      <w:r w:rsidR="00BD3F1D" w:rsidRPr="0062074F">
        <w:t>registry of product specifications (Product ID)</w:t>
      </w:r>
      <w:r w:rsidR="00E375C1" w:rsidRPr="0062074F">
        <w:t>).</w:t>
      </w:r>
    </w:p>
    <w:p w14:paraId="52E5C5F3" w14:textId="6F484E76" w:rsidR="00700BDB" w:rsidRPr="0062074F" w:rsidRDefault="00980423" w:rsidP="008C40B9">
      <w:pPr>
        <w:spacing w:after="120" w:line="240" w:lineRule="auto"/>
        <w:jc w:val="both"/>
      </w:pPr>
      <w:r w:rsidRPr="0062074F">
        <w:t xml:space="preserve">An exception to this rule is </w:t>
      </w:r>
      <w:commentRangeStart w:id="2246"/>
      <w:r w:rsidRPr="0062074F">
        <w:t xml:space="preserve">S-102 and S-104 </w:t>
      </w:r>
      <w:commentRangeEnd w:id="2246"/>
      <w:r w:rsidR="00C0508C">
        <w:rPr>
          <w:rStyle w:val="Kommentarzeichen"/>
        </w:rPr>
        <w:commentReference w:id="2246"/>
      </w:r>
      <w:r w:rsidRPr="0062074F">
        <w:t xml:space="preserve">data used for Water Level Adjustment. In these </w:t>
      </w:r>
      <w:proofErr w:type="gramStart"/>
      <w:r w:rsidRPr="0062074F">
        <w:t>cases</w:t>
      </w:r>
      <w:proofErr w:type="gramEnd"/>
      <w:r w:rsidRPr="0062074F">
        <w:t xml:space="preserve"> the </w:t>
      </w:r>
      <w:ins w:id="2247" w:author="Birklhuber Bernd" w:date="2026-08-07T11:44:00Z">
        <w:r w:rsidR="00C0508C">
          <w:t xml:space="preserve">Inland </w:t>
        </w:r>
      </w:ins>
      <w:r w:rsidRPr="0062074F">
        <w:t xml:space="preserve">ECDIS </w:t>
      </w:r>
      <w:ins w:id="2248" w:author="Birklhuber Bernd" w:date="2026-08-07T11:44:00Z">
        <w:r w:rsidR="00C0508C">
          <w:t xml:space="preserve">and </w:t>
        </w:r>
      </w:ins>
      <w:ins w:id="2249" w:author="Birklhuber Bernd" w:date="2026-08-21T13:36:00Z">
        <w:r w:rsidR="00D31668">
          <w:t xml:space="preserve">Inland </w:t>
        </w:r>
      </w:ins>
      <w:ins w:id="2250" w:author="Birklhuber Bernd" w:date="2026-08-07T11:44:00Z">
        <w:r w:rsidR="00C0508C">
          <w:t xml:space="preserve">ECS </w:t>
        </w:r>
      </w:ins>
      <w:r w:rsidR="00525920" w:rsidRPr="001C1CAB">
        <w:t>must</w:t>
      </w:r>
      <w:r w:rsidRPr="0062074F">
        <w:t xml:space="preserve"> only select and use a single dataset from the overlapping data available and provide a permanent indication “overlap” as per </w:t>
      </w:r>
      <w:ins w:id="2251" w:author="Birklhuber Bernd" w:date="2026-08-07T11:44:00Z">
        <w:r w:rsidR="00C0508C">
          <w:t>I</w:t>
        </w:r>
      </w:ins>
      <w:r w:rsidRPr="0062074F">
        <w:t>ENCs.</w:t>
      </w:r>
    </w:p>
    <w:p w14:paraId="396B07E5" w14:textId="345C51E2" w:rsidR="00A22887" w:rsidRPr="0062074F" w:rsidRDefault="00E375C1" w:rsidP="008C40B9">
      <w:pPr>
        <w:spacing w:after="120" w:line="240" w:lineRule="auto"/>
        <w:jc w:val="both"/>
      </w:pPr>
      <w:r w:rsidRPr="0062074F">
        <w:t xml:space="preserve">Coverage gaps in products other than the </w:t>
      </w:r>
      <w:ins w:id="2252" w:author="Birklhuber Bernd" w:date="2026-08-07T11:44:00Z">
        <w:r w:rsidR="00C0508C">
          <w:t>I</w:t>
        </w:r>
      </w:ins>
      <w:r w:rsidRPr="0062074F">
        <w:t>ENC can be expected and should not be</w:t>
      </w:r>
      <w:r w:rsidR="004C7B97" w:rsidRPr="0062074F">
        <w:t xml:space="preserve"> indicated.</w:t>
      </w:r>
      <w:r w:rsidR="001D3531" w:rsidRPr="0062074F">
        <w:t xml:space="preserve"> </w:t>
      </w:r>
    </w:p>
    <w:p w14:paraId="22CDBE98" w14:textId="6032CAAC" w:rsidR="008C40B9" w:rsidRPr="0062074F" w:rsidRDefault="001D3531" w:rsidP="008C40B9">
      <w:pPr>
        <w:spacing w:after="120" w:line="240" w:lineRule="auto"/>
        <w:jc w:val="both"/>
      </w:pPr>
      <w:r w:rsidRPr="00AC1C6A">
        <w:t xml:space="preserve">Similarly, overlaps between different data producers’ </w:t>
      </w:r>
      <w:ins w:id="2253" w:author="Birklhuber Bernd" w:date="2026-08-07T11:44:00Z">
        <w:r w:rsidR="00C0508C">
          <w:t>I</w:t>
        </w:r>
      </w:ins>
      <w:r w:rsidRPr="00AC1C6A">
        <w:t xml:space="preserve">ENC and other data products other than </w:t>
      </w:r>
      <w:ins w:id="2254" w:author="Birklhuber Bernd" w:date="2026-08-07T11:44:00Z">
        <w:r w:rsidR="00C0508C">
          <w:t>I</w:t>
        </w:r>
      </w:ins>
      <w:r w:rsidRPr="00AC1C6A">
        <w:t xml:space="preserve">ENC should also be expected. Certain features, such as </w:t>
      </w:r>
      <w:r w:rsidR="00A22887" w:rsidRPr="00AC1C6A">
        <w:t>navigational warnings</w:t>
      </w:r>
      <w:r w:rsidR="008E16A3" w:rsidRPr="00AC1C6A">
        <w:t>,</w:t>
      </w:r>
      <w:r w:rsidRPr="00AC1C6A">
        <w:t xml:space="preserve"> can extend far beyond national boundaries and may therefore overlap other data producers’ </w:t>
      </w:r>
      <w:ins w:id="2255" w:author="Birklhuber Bernd" w:date="2026-08-07T11:44:00Z">
        <w:r w:rsidR="00C0508C">
          <w:t>I</w:t>
        </w:r>
      </w:ins>
      <w:r w:rsidRPr="00AC1C6A">
        <w:t>ENC data.</w:t>
      </w:r>
      <w:r w:rsidR="0039296F" w:rsidRPr="00AC1C6A">
        <w:t xml:space="preserve"> An indication is not needed in these cases.</w:t>
      </w:r>
    </w:p>
    <w:p w14:paraId="6BEBF49A" w14:textId="1EC13929" w:rsidR="006A43DE" w:rsidRPr="0062074F" w:rsidRDefault="00653128" w:rsidP="00DB7CFE">
      <w:pPr>
        <w:pStyle w:val="berschrift2"/>
      </w:pPr>
      <w:bookmarkStart w:id="2256" w:name="_Ref49451692"/>
      <w:bookmarkStart w:id="2257" w:name="_Toc226035127"/>
      <w:r w:rsidRPr="0062074F">
        <w:t>U</w:t>
      </w:r>
      <w:r w:rsidR="006A43DE" w:rsidRPr="0062074F">
        <w:t>pdat</w:t>
      </w:r>
      <w:r w:rsidR="00C47404" w:rsidRPr="0062074F">
        <w:t>ing</w:t>
      </w:r>
      <w:r w:rsidR="00FE57E5" w:rsidRPr="0062074F">
        <w:t xml:space="preserve"> </w:t>
      </w:r>
      <w:r w:rsidR="000740C7" w:rsidRPr="0062074F">
        <w:t>Datasets</w:t>
      </w:r>
      <w:r w:rsidR="00FE57E5" w:rsidRPr="0062074F">
        <w:t xml:space="preserve"> on </w:t>
      </w:r>
      <w:ins w:id="2258" w:author="Birklhuber Bernd" w:date="2026-08-07T11:45:00Z">
        <w:r w:rsidR="00C0508C">
          <w:t xml:space="preserve">Inland </w:t>
        </w:r>
      </w:ins>
      <w:r w:rsidR="00FE57E5" w:rsidRPr="0062074F">
        <w:t>ECDIS</w:t>
      </w:r>
      <w:bookmarkEnd w:id="2256"/>
      <w:bookmarkEnd w:id="2257"/>
      <w:ins w:id="2259" w:author="Birklhuber Bernd" w:date="2026-08-07T11:45:00Z">
        <w:r w:rsidR="00C0508C">
          <w:t xml:space="preserve"> and </w:t>
        </w:r>
      </w:ins>
      <w:ins w:id="2260" w:author="Birklhuber Bernd" w:date="2026-08-21T13:36:00Z">
        <w:r w:rsidR="00D31668">
          <w:t xml:space="preserve">Inland </w:t>
        </w:r>
      </w:ins>
      <w:ins w:id="2261" w:author="Birklhuber Bernd" w:date="2026-08-07T11:45:00Z">
        <w:r w:rsidR="00C0508C">
          <w:t>ECS</w:t>
        </w:r>
      </w:ins>
    </w:p>
    <w:p w14:paraId="47D9A97D" w14:textId="7B7BA002" w:rsidR="007F3619" w:rsidRPr="0062074F" w:rsidRDefault="007F3619" w:rsidP="00525920">
      <w:pPr>
        <w:pStyle w:val="berschrift3"/>
      </w:pPr>
      <w:bookmarkStart w:id="2262" w:name="_Toc226035128"/>
      <w:r w:rsidRPr="0062074F">
        <w:t>Introduction</w:t>
      </w:r>
      <w:bookmarkEnd w:id="2262"/>
    </w:p>
    <w:p w14:paraId="2A9F3ED5" w14:textId="27A8B03D" w:rsidR="006A43DE" w:rsidRPr="0062074F" w:rsidRDefault="00066D67" w:rsidP="008C40B9">
      <w:pPr>
        <w:spacing w:after="120" w:line="240" w:lineRule="auto"/>
        <w:jc w:val="both"/>
      </w:pPr>
      <w:commentRangeStart w:id="2263"/>
      <w:r w:rsidRPr="0062074F">
        <w:t>The c</w:t>
      </w:r>
      <w:r w:rsidR="00B526AD" w:rsidRPr="0062074F">
        <w:t xml:space="preserve">urrent </w:t>
      </w:r>
      <w:r w:rsidR="008C40B9" w:rsidRPr="0062074F">
        <w:t>E</w:t>
      </w:r>
      <w:r w:rsidR="00E178A5" w:rsidRPr="0062074F">
        <w:t xml:space="preserve">ditions of </w:t>
      </w:r>
      <w:r w:rsidR="004505B4" w:rsidRPr="0062074F">
        <w:t>S-65, S-57</w:t>
      </w:r>
      <w:r w:rsidR="00B526AD" w:rsidRPr="0062074F">
        <w:t xml:space="preserve"> and S-6</w:t>
      </w:r>
      <w:r w:rsidR="004505B4" w:rsidRPr="0062074F">
        <w:t>3</w:t>
      </w:r>
      <w:r w:rsidR="00E178A5" w:rsidRPr="0062074F">
        <w:t xml:space="preserve"> continue to apply to the production and data delivery for S-57 ENC updates.</w:t>
      </w:r>
      <w:r w:rsidRPr="0062074F">
        <w:t xml:space="preserve"> S-52 Appendix I continues to apply to the processing of S-57 updates on ECDIS.</w:t>
      </w:r>
      <w:commentRangeEnd w:id="2263"/>
      <w:r w:rsidR="00C0508C">
        <w:rPr>
          <w:rStyle w:val="Kommentarzeichen"/>
        </w:rPr>
        <w:commentReference w:id="2263"/>
      </w:r>
    </w:p>
    <w:p w14:paraId="4ACBE9EB" w14:textId="3E30DDA1" w:rsidR="006A43DE" w:rsidRPr="0062074F" w:rsidRDefault="006A43DE" w:rsidP="00525920">
      <w:pPr>
        <w:pStyle w:val="berschrift3"/>
      </w:pPr>
      <w:bookmarkStart w:id="2264" w:name="_Toc178784556"/>
      <w:bookmarkStart w:id="2265" w:name="_Toc178784557"/>
      <w:bookmarkStart w:id="2266" w:name="_Ref49425494"/>
      <w:bookmarkStart w:id="2267" w:name="_Toc226035129"/>
      <w:bookmarkEnd w:id="2264"/>
      <w:bookmarkEnd w:id="2265"/>
      <w:r w:rsidRPr="0062074F">
        <w:t>General</w:t>
      </w:r>
      <w:r w:rsidR="007F3619" w:rsidRPr="0062074F">
        <w:t xml:space="preserve"> requirements</w:t>
      </w:r>
      <w:bookmarkEnd w:id="2266"/>
      <w:bookmarkEnd w:id="2267"/>
      <w:r w:rsidR="004B5B1E" w:rsidRPr="0062074F">
        <w:t xml:space="preserve"> </w:t>
      </w:r>
    </w:p>
    <w:p w14:paraId="0BD9BDC8" w14:textId="25B0D8AD" w:rsidR="006A43DE" w:rsidRPr="0062074F" w:rsidRDefault="006A43DE">
      <w:pPr>
        <w:pStyle w:val="Listenabsatz"/>
        <w:numPr>
          <w:ilvl w:val="0"/>
          <w:numId w:val="30"/>
        </w:numPr>
        <w:spacing w:after="120" w:line="240" w:lineRule="auto"/>
        <w:jc w:val="both"/>
      </w:pPr>
      <w:r w:rsidRPr="0062074F">
        <w:rPr>
          <w:b/>
          <w:bCs/>
        </w:rPr>
        <w:t>Data Integrity</w:t>
      </w:r>
      <w:r w:rsidRPr="0062074F">
        <w:t xml:space="preserve">. The </w:t>
      </w:r>
      <w:ins w:id="2268" w:author="Birklhuber Bernd" w:date="2026-08-07T11:45:00Z">
        <w:r w:rsidR="00C0508C">
          <w:t xml:space="preserve">Inland </w:t>
        </w:r>
      </w:ins>
      <w:r w:rsidRPr="0062074F">
        <w:t xml:space="preserve">ECDIS </w:t>
      </w:r>
      <w:ins w:id="2269" w:author="Birklhuber Bernd" w:date="2026-08-21T13:36:00Z">
        <w:r w:rsidR="00D31668">
          <w:t>and</w:t>
        </w:r>
      </w:ins>
      <w:ins w:id="2270" w:author="Birklhuber Bernd" w:date="2026-08-07T11:45:00Z">
        <w:r w:rsidR="00C0508C">
          <w:t xml:space="preserve"> </w:t>
        </w:r>
      </w:ins>
      <w:ins w:id="2271" w:author="Birklhuber Bernd" w:date="2026-08-21T13:36:00Z">
        <w:r w:rsidR="00D31668">
          <w:t xml:space="preserve">Inland </w:t>
        </w:r>
      </w:ins>
      <w:ins w:id="2272" w:author="Birklhuber Bernd" w:date="2026-08-07T11:45:00Z">
        <w:r w:rsidR="00C0508C">
          <w:t xml:space="preserve">ECS </w:t>
        </w:r>
      </w:ins>
      <w:r w:rsidR="00F26CEE" w:rsidRPr="0062074F">
        <w:t xml:space="preserve">must </w:t>
      </w:r>
      <w:r w:rsidRPr="0062074F">
        <w:t xml:space="preserve">be able to process </w:t>
      </w:r>
      <w:r w:rsidR="00B8380C" w:rsidRPr="0062074F">
        <w:t>u</w:t>
      </w:r>
      <w:r w:rsidRPr="0062074F">
        <w:t xml:space="preserve">pdates </w:t>
      </w:r>
      <w:r w:rsidR="00B8380C" w:rsidRPr="0062074F">
        <w:t xml:space="preserve">to S-100 data products </w:t>
      </w:r>
      <w:r w:rsidRPr="0062074F">
        <w:t xml:space="preserve">without degradation of the information content of the </w:t>
      </w:r>
      <w:r w:rsidR="00B8380C" w:rsidRPr="0062074F">
        <w:t>dataset</w:t>
      </w:r>
      <w:r w:rsidRPr="0062074F">
        <w:t xml:space="preserve"> or </w:t>
      </w:r>
      <w:r w:rsidR="00B8380C" w:rsidRPr="0062074F">
        <w:t>dataset</w:t>
      </w:r>
      <w:r w:rsidRPr="0062074F">
        <w:t xml:space="preserve"> </w:t>
      </w:r>
      <w:r w:rsidR="00D830F9" w:rsidRPr="0062074F">
        <w:t>u</w:t>
      </w:r>
      <w:r w:rsidRPr="0062074F">
        <w:t>pdate. For example, all information regarding attributes, logical relationships, geometry, and topology must be accounted for.</w:t>
      </w:r>
    </w:p>
    <w:p w14:paraId="3B525A3A" w14:textId="229AA348" w:rsidR="006A43DE" w:rsidRPr="0062074F" w:rsidRDefault="006A43DE">
      <w:pPr>
        <w:pStyle w:val="Listenabsatz"/>
        <w:numPr>
          <w:ilvl w:val="0"/>
          <w:numId w:val="30"/>
        </w:numPr>
        <w:spacing w:after="120" w:line="240" w:lineRule="auto"/>
        <w:jc w:val="both"/>
      </w:pPr>
      <w:r w:rsidRPr="0062074F">
        <w:rPr>
          <w:b/>
          <w:bCs/>
        </w:rPr>
        <w:t>Verification of Application</w:t>
      </w:r>
      <w:r w:rsidRPr="0062074F">
        <w:t xml:space="preserve">. The </w:t>
      </w:r>
      <w:ins w:id="2273" w:author="Birklhuber Bernd" w:date="2026-08-07T11:45:00Z">
        <w:r w:rsidR="00810383">
          <w:t xml:space="preserve">Inland </w:t>
        </w:r>
      </w:ins>
      <w:r w:rsidRPr="0062074F">
        <w:t xml:space="preserve">ECDIS </w:t>
      </w:r>
      <w:ins w:id="2274" w:author="Birklhuber Bernd" w:date="2026-08-21T13:36:00Z">
        <w:r w:rsidR="00D31668">
          <w:t>and Inland</w:t>
        </w:r>
      </w:ins>
      <w:ins w:id="2275" w:author="Birklhuber Bernd" w:date="2026-08-07T11:46:00Z">
        <w:r w:rsidR="00810383">
          <w:t xml:space="preserve"> ECS </w:t>
        </w:r>
      </w:ins>
      <w:r w:rsidR="00997CEC" w:rsidRPr="0062074F">
        <w:t xml:space="preserve">must </w:t>
      </w:r>
      <w:r w:rsidRPr="0062074F">
        <w:t xml:space="preserve">provide a method to ensure that updates have been correctly applied to the </w:t>
      </w:r>
      <w:r w:rsidR="003B11C8" w:rsidRPr="0062074F">
        <w:t xml:space="preserve">System Database </w:t>
      </w:r>
    </w:p>
    <w:p w14:paraId="795F8331" w14:textId="612126BB" w:rsidR="006A43DE" w:rsidRPr="0062074F" w:rsidRDefault="006A43DE">
      <w:pPr>
        <w:pStyle w:val="Listenabsatz"/>
        <w:numPr>
          <w:ilvl w:val="0"/>
          <w:numId w:val="30"/>
        </w:numPr>
        <w:spacing w:after="60" w:line="240" w:lineRule="auto"/>
        <w:jc w:val="both"/>
      </w:pPr>
      <w:r w:rsidRPr="0062074F">
        <w:rPr>
          <w:b/>
          <w:bCs/>
        </w:rPr>
        <w:t>Log File</w:t>
      </w:r>
      <w:r w:rsidRPr="0062074F">
        <w:t xml:space="preserve">. </w:t>
      </w:r>
      <w:ins w:id="2276" w:author="Birklhuber Bernd" w:date="2026-08-07T11:46:00Z">
        <w:r w:rsidR="00810383">
          <w:t xml:space="preserve">Inland </w:t>
        </w:r>
      </w:ins>
      <w:r w:rsidRPr="0062074F">
        <w:t xml:space="preserve">ECDIS </w:t>
      </w:r>
      <w:ins w:id="2277" w:author="Birklhuber Bernd" w:date="2026-08-07T11:46:00Z">
        <w:r w:rsidR="00810383">
          <w:t xml:space="preserve">and </w:t>
        </w:r>
      </w:ins>
      <w:ins w:id="2278" w:author="Birklhuber Bernd" w:date="2026-08-21T13:37:00Z">
        <w:r w:rsidR="00D31668">
          <w:t>I</w:t>
        </w:r>
      </w:ins>
      <w:ins w:id="2279" w:author="Birklhuber Bernd" w:date="2026-08-21T13:36:00Z">
        <w:r w:rsidR="00D31668">
          <w:t xml:space="preserve">nland </w:t>
        </w:r>
      </w:ins>
      <w:ins w:id="2280" w:author="Birklhuber Bernd" w:date="2026-08-07T11:46:00Z">
        <w:r w:rsidR="00810383">
          <w:t xml:space="preserve">ECS </w:t>
        </w:r>
      </w:ins>
      <w:r w:rsidR="00B92C92" w:rsidRPr="0062074F">
        <w:t xml:space="preserve">must </w:t>
      </w:r>
      <w:r w:rsidRPr="0062074F">
        <w:t>keep a record of updates</w:t>
      </w:r>
      <w:r w:rsidR="00653128" w:rsidRPr="0062074F">
        <w:t xml:space="preserve"> to all S-100 data products</w:t>
      </w:r>
      <w:r w:rsidRPr="0062074F">
        <w:t xml:space="preserve"> through a log</w:t>
      </w:r>
      <w:r w:rsidR="00EE16CD" w:rsidRPr="0062074F">
        <w:t xml:space="preserve"> </w:t>
      </w:r>
      <w:r w:rsidRPr="0062074F">
        <w:t>file. The log</w:t>
      </w:r>
      <w:r w:rsidR="00A87C48" w:rsidRPr="0062074F">
        <w:t xml:space="preserve"> </w:t>
      </w:r>
      <w:r w:rsidRPr="0062074F">
        <w:t xml:space="preserve">file </w:t>
      </w:r>
      <w:r w:rsidR="00B92C92" w:rsidRPr="0062074F">
        <w:t xml:space="preserve">must </w:t>
      </w:r>
      <w:r w:rsidRPr="0062074F">
        <w:t xml:space="preserve">contain, for each update applied to or rejected by the </w:t>
      </w:r>
      <w:r w:rsidR="003B11C8" w:rsidRPr="0062074F">
        <w:t>System Database</w:t>
      </w:r>
      <w:r w:rsidRPr="0062074F">
        <w:t>, the following information:</w:t>
      </w:r>
    </w:p>
    <w:p w14:paraId="6038E2F0" w14:textId="3C9D73C1" w:rsidR="006A43DE" w:rsidRPr="0062074F" w:rsidRDefault="006A43DE" w:rsidP="00E96E96">
      <w:pPr>
        <w:pStyle w:val="Listenabsatz"/>
        <w:spacing w:after="60" w:line="240" w:lineRule="auto"/>
        <w:jc w:val="both"/>
      </w:pPr>
      <w:r w:rsidRPr="0062074F">
        <w:rPr>
          <w:b/>
          <w:bCs/>
        </w:rPr>
        <w:t>1</w:t>
      </w:r>
      <w:r w:rsidR="000D1CFB">
        <w:rPr>
          <w:b/>
          <w:bCs/>
        </w:rPr>
        <w:t>.</w:t>
      </w:r>
      <w:r w:rsidRPr="0062074F">
        <w:t xml:space="preserve"> date and time of </w:t>
      </w:r>
      <w:r w:rsidR="00BB222A" w:rsidRPr="0062074F">
        <w:t>application</w:t>
      </w:r>
    </w:p>
    <w:p w14:paraId="01670003" w14:textId="3BF21129" w:rsidR="006A43DE" w:rsidRPr="0062074F" w:rsidRDefault="006A43DE" w:rsidP="00E96E96">
      <w:pPr>
        <w:pStyle w:val="Listenabsatz"/>
        <w:spacing w:after="60" w:line="240" w:lineRule="auto"/>
        <w:jc w:val="both"/>
      </w:pPr>
      <w:r w:rsidRPr="0062074F">
        <w:rPr>
          <w:b/>
          <w:bCs/>
        </w:rPr>
        <w:t>2</w:t>
      </w:r>
      <w:r w:rsidR="000D1CFB">
        <w:rPr>
          <w:b/>
          <w:bCs/>
        </w:rPr>
        <w:t>.</w:t>
      </w:r>
      <w:r w:rsidRPr="0062074F">
        <w:t xml:space="preserve"> complete and unique identification of update</w:t>
      </w:r>
      <w:r w:rsidR="00B92C92" w:rsidRPr="0062074F">
        <w:t>, for example update and edition numbers for S-</w:t>
      </w:r>
      <w:ins w:id="2281" w:author="Birklhuber Bernd" w:date="2026-08-07T11:46:00Z">
        <w:r w:rsidR="00810383">
          <w:t>4</w:t>
        </w:r>
      </w:ins>
      <w:del w:id="2282" w:author="Birklhuber Bernd" w:date="2026-08-07T11:46:00Z">
        <w:r w:rsidR="00B92C92" w:rsidRPr="0062074F" w:rsidDel="00810383">
          <w:delText>1</w:delText>
        </w:r>
      </w:del>
      <w:r w:rsidR="00B92C92" w:rsidRPr="0062074F">
        <w:t xml:space="preserve">01 </w:t>
      </w:r>
      <w:ins w:id="2283" w:author="Birklhuber Bernd" w:date="2026-08-07T11:46:00Z">
        <w:r w:rsidR="00810383">
          <w:t>I</w:t>
        </w:r>
      </w:ins>
      <w:r w:rsidR="00B92C92" w:rsidRPr="0062074F">
        <w:t>ENC</w:t>
      </w:r>
    </w:p>
    <w:p w14:paraId="67781900" w14:textId="4F503C3E" w:rsidR="006A43DE" w:rsidRPr="0062074F" w:rsidRDefault="006A43DE" w:rsidP="00E96E96">
      <w:pPr>
        <w:pStyle w:val="Listenabsatz"/>
        <w:spacing w:after="60" w:line="240" w:lineRule="auto"/>
        <w:jc w:val="both"/>
      </w:pPr>
      <w:r w:rsidRPr="0062074F">
        <w:rPr>
          <w:b/>
          <w:bCs/>
        </w:rPr>
        <w:t>3</w:t>
      </w:r>
      <w:r w:rsidR="000D1CFB">
        <w:rPr>
          <w:b/>
          <w:bCs/>
        </w:rPr>
        <w:t>.</w:t>
      </w:r>
      <w:r w:rsidRPr="0062074F">
        <w:t xml:space="preserve"> any anomalies encountered during application;</w:t>
      </w:r>
    </w:p>
    <w:p w14:paraId="056411C3" w14:textId="5423FADA" w:rsidR="006A43DE" w:rsidRPr="0062074F" w:rsidRDefault="006A43DE" w:rsidP="00E96E96">
      <w:pPr>
        <w:pStyle w:val="Listenabsatz"/>
        <w:spacing w:after="120" w:line="240" w:lineRule="auto"/>
        <w:jc w:val="both"/>
      </w:pPr>
      <w:r w:rsidRPr="0062074F">
        <w:rPr>
          <w:b/>
          <w:bCs/>
        </w:rPr>
        <w:t>4</w:t>
      </w:r>
      <w:r w:rsidR="000D1CFB">
        <w:rPr>
          <w:b/>
          <w:bCs/>
        </w:rPr>
        <w:t>.</w:t>
      </w:r>
      <w:r w:rsidRPr="0062074F">
        <w:t xml:space="preserve"> type of application: manual/automatic.</w:t>
      </w:r>
    </w:p>
    <w:p w14:paraId="77077A50" w14:textId="48BBCF12" w:rsidR="00AB1461" w:rsidRPr="0062074F" w:rsidRDefault="00D2701C" w:rsidP="00E96E96">
      <w:pPr>
        <w:spacing w:after="120" w:line="240" w:lineRule="auto"/>
        <w:jc w:val="both"/>
      </w:pPr>
      <w:r w:rsidRPr="0062074F">
        <w:t xml:space="preserve">NOTE (informative): </w:t>
      </w:r>
      <w:r w:rsidR="00EC4E9A" w:rsidRPr="0062074F">
        <w:t>Where data products support sequential updating, s</w:t>
      </w:r>
      <w:r w:rsidRPr="0062074F">
        <w:t xml:space="preserve">equences are determined by the update and </w:t>
      </w:r>
      <w:r w:rsidR="00EC4E9A" w:rsidRPr="0062074F">
        <w:t>e</w:t>
      </w:r>
      <w:r w:rsidRPr="0062074F">
        <w:t>dition number</w:t>
      </w:r>
      <w:r w:rsidR="00CD7914" w:rsidRPr="0062074F">
        <w:t>s</w:t>
      </w:r>
      <w:r w:rsidRPr="0062074F">
        <w:t xml:space="preserve">, not by issue date and time. Issue date/time are given in dataset discovery metadata in the </w:t>
      </w:r>
      <w:r w:rsidR="00B317C6" w:rsidRPr="0062074F">
        <w:t>E</w:t>
      </w:r>
      <w:r w:rsidRPr="0062074F">
        <w:t xml:space="preserve">xchange </w:t>
      </w:r>
      <w:r w:rsidR="00B317C6" w:rsidRPr="0062074F">
        <w:t>C</w:t>
      </w:r>
      <w:r w:rsidRPr="0062074F">
        <w:t xml:space="preserve">atalogue (see S-100 Part </w:t>
      </w:r>
      <w:r w:rsidR="007E2F37" w:rsidRPr="0062074F">
        <w:t>17</w:t>
      </w:r>
      <w:r w:rsidRPr="0062074F">
        <w:t xml:space="preserve">). Note that time is optional. Note also that it is possible </w:t>
      </w:r>
      <w:r w:rsidR="00CD7914" w:rsidRPr="0062074F">
        <w:t xml:space="preserve">for </w:t>
      </w:r>
      <w:r w:rsidRPr="0062074F">
        <w:t>the date/time for two or more consecutive updates to be the same</w:t>
      </w:r>
      <w:r w:rsidR="0051184E" w:rsidRPr="0062074F">
        <w:t xml:space="preserve"> - in fact for </w:t>
      </w:r>
      <w:r w:rsidR="0051184E" w:rsidRPr="0062074F">
        <w:lastRenderedPageBreak/>
        <w:t xml:space="preserve">data that are frequently updated, such as water levels, the date </w:t>
      </w:r>
      <w:r w:rsidR="00311484" w:rsidRPr="0062074F">
        <w:t xml:space="preserve">may </w:t>
      </w:r>
      <w:r w:rsidR="0051184E" w:rsidRPr="0062074F">
        <w:t>be the same for many consecutive datasets</w:t>
      </w:r>
      <w:r w:rsidRPr="0062074F">
        <w:t>.</w:t>
      </w:r>
    </w:p>
    <w:p w14:paraId="7BED5BF1" w14:textId="3D7A30D4" w:rsidR="006A43DE" w:rsidRPr="0062074F" w:rsidRDefault="006A43DE" w:rsidP="0043278E">
      <w:pPr>
        <w:pStyle w:val="berschrift3"/>
      </w:pPr>
      <w:bookmarkStart w:id="2284" w:name="_Toc226035130"/>
      <w:r w:rsidRPr="0062074F">
        <w:t>Automatic Update</w:t>
      </w:r>
      <w:bookmarkEnd w:id="2284"/>
    </w:p>
    <w:p w14:paraId="45B7B1D7" w14:textId="65FA1423" w:rsidR="00425B5E" w:rsidRPr="0062074F" w:rsidRDefault="006A43DE">
      <w:pPr>
        <w:pStyle w:val="Listenabsatz"/>
        <w:numPr>
          <w:ilvl w:val="0"/>
          <w:numId w:val="31"/>
        </w:numPr>
        <w:spacing w:after="60" w:line="240" w:lineRule="auto"/>
        <w:ind w:hanging="357"/>
        <w:jc w:val="both"/>
      </w:pPr>
      <w:r w:rsidRPr="0062074F">
        <w:rPr>
          <w:b/>
          <w:bCs/>
        </w:rPr>
        <w:t>Reception of Updates</w:t>
      </w:r>
      <w:r w:rsidR="0073642C" w:rsidRPr="0062074F">
        <w:rPr>
          <w:b/>
          <w:bCs/>
        </w:rPr>
        <w:t xml:space="preserve">. </w:t>
      </w:r>
      <w:r w:rsidR="00BB222A" w:rsidRPr="0062074F">
        <w:t xml:space="preserve">The </w:t>
      </w:r>
      <w:ins w:id="2285" w:author="Birklhuber Bernd" w:date="2026-08-07T11:46:00Z">
        <w:r w:rsidR="00810383">
          <w:t xml:space="preserve">Inland </w:t>
        </w:r>
      </w:ins>
      <w:r w:rsidR="00BB222A" w:rsidRPr="0062074F">
        <w:t xml:space="preserve">ECDIS </w:t>
      </w:r>
      <w:ins w:id="2286" w:author="Birklhuber Bernd" w:date="2026-08-07T11:46:00Z">
        <w:r w:rsidR="00810383">
          <w:t xml:space="preserve">and </w:t>
        </w:r>
      </w:ins>
      <w:ins w:id="2287" w:author="Birklhuber Bernd" w:date="2026-08-21T13:37:00Z">
        <w:r w:rsidR="00D31668">
          <w:t xml:space="preserve">Inland </w:t>
        </w:r>
      </w:ins>
      <w:ins w:id="2288" w:author="Birklhuber Bernd" w:date="2026-08-07T11:46:00Z">
        <w:r w:rsidR="00810383">
          <w:t xml:space="preserve">ECS </w:t>
        </w:r>
      </w:ins>
      <w:r w:rsidR="00BB222A" w:rsidRPr="0062074F">
        <w:t>must be capable of receiving official updates, as S-100 Part 17 exchange set.</w:t>
      </w:r>
      <w:r w:rsidR="00425B5E" w:rsidRPr="0062074F">
        <w:rPr>
          <w:color w:val="000000"/>
          <w:sz w:val="27"/>
          <w:szCs w:val="27"/>
        </w:rPr>
        <w:t xml:space="preserve"> </w:t>
      </w:r>
      <w:del w:id="2289" w:author="Birklhuber Bernd" w:date="2026-08-07T11:48:00Z">
        <w:r w:rsidR="00425B5E" w:rsidRPr="0062074F" w:rsidDel="00810383">
          <w:delText>For such updates of S-124 and S-129 datasets, the ECDIS should</w:delText>
        </w:r>
        <w:r w:rsidR="00245663" w:rsidRPr="0062074F" w:rsidDel="00810383">
          <w:delText xml:space="preserve"> </w:delText>
        </w:r>
        <w:r w:rsidR="00425B5E" w:rsidRPr="0062074F" w:rsidDel="00810383">
          <w:delText>be capable of being interfaced to a SECOM (IEC 63173-2) based telecommunication network. This capability should</w:delText>
        </w:r>
        <w:r w:rsidR="00245663" w:rsidRPr="0062074F" w:rsidDel="00810383">
          <w:delText xml:space="preserve"> </w:delText>
        </w:r>
        <w:r w:rsidR="00425B5E" w:rsidRPr="0062074F" w:rsidDel="00810383">
          <w:delText xml:space="preserve">include at least </w:delText>
        </w:r>
        <w:r w:rsidR="00245663" w:rsidRPr="0062074F" w:rsidDel="00810383">
          <w:delText>:</w:delText>
        </w:r>
      </w:del>
    </w:p>
    <w:p w14:paraId="1E2C8BDF" w14:textId="7143392D" w:rsidR="00425B5E" w:rsidRPr="0062074F" w:rsidDel="00810383" w:rsidRDefault="00425B5E">
      <w:pPr>
        <w:pStyle w:val="Listenabsatz"/>
        <w:numPr>
          <w:ilvl w:val="1"/>
          <w:numId w:val="31"/>
        </w:numPr>
        <w:spacing w:after="60" w:line="240" w:lineRule="auto"/>
        <w:jc w:val="both"/>
        <w:rPr>
          <w:del w:id="2290" w:author="Birklhuber Bernd" w:date="2026-08-07T11:48:00Z"/>
        </w:rPr>
      </w:pPr>
      <w:del w:id="2291" w:author="Birklhuber Bernd" w:date="2026-08-07T11:48:00Z">
        <w:r w:rsidRPr="0062074F" w:rsidDel="00810383">
          <w:delText>User selection of data services from a list provided by a SECOM service registry,</w:delText>
        </w:r>
      </w:del>
    </w:p>
    <w:p w14:paraId="45B1E84D" w14:textId="75C07592" w:rsidR="00425B5E" w:rsidRPr="0062074F" w:rsidDel="00810383" w:rsidRDefault="00425B5E">
      <w:pPr>
        <w:pStyle w:val="Listenabsatz"/>
        <w:numPr>
          <w:ilvl w:val="1"/>
          <w:numId w:val="31"/>
        </w:numPr>
        <w:spacing w:after="60" w:line="240" w:lineRule="auto"/>
        <w:jc w:val="both"/>
        <w:rPr>
          <w:del w:id="2292" w:author="Birklhuber Bernd" w:date="2026-08-07T11:48:00Z"/>
        </w:rPr>
      </w:pPr>
      <w:del w:id="2293" w:author="Birklhuber Bernd" w:date="2026-08-07T11:48:00Z">
        <w:r w:rsidRPr="0062074F" w:rsidDel="00810383">
          <w:delText xml:space="preserve">Management of information about the data services selected in item (i), for example SECOM subscription status, and </w:delText>
        </w:r>
      </w:del>
    </w:p>
    <w:p w14:paraId="26AF987C" w14:textId="76DEB623" w:rsidR="00425B5E" w:rsidRPr="0062074F" w:rsidDel="00810383" w:rsidRDefault="00425B5E">
      <w:pPr>
        <w:pStyle w:val="Listenabsatz"/>
        <w:numPr>
          <w:ilvl w:val="1"/>
          <w:numId w:val="31"/>
        </w:numPr>
        <w:spacing w:after="60" w:line="240" w:lineRule="auto"/>
        <w:jc w:val="both"/>
        <w:rPr>
          <w:del w:id="2294" w:author="Birklhuber Bernd" w:date="2026-08-07T11:48:00Z"/>
        </w:rPr>
      </w:pPr>
      <w:del w:id="2295" w:author="Birklhuber Bernd" w:date="2026-08-07T11:48:00Z">
        <w:r w:rsidRPr="0062074F" w:rsidDel="00810383">
          <w:delText xml:space="preserve">Acknowledge receipt of datasets. </w:delText>
        </w:r>
      </w:del>
    </w:p>
    <w:p w14:paraId="1B7DDB77" w14:textId="2EF79C9B" w:rsidR="00BB222A" w:rsidRPr="0062074F" w:rsidRDefault="00425B5E" w:rsidP="002D7DEE">
      <w:pPr>
        <w:pStyle w:val="Listenabsatz"/>
        <w:spacing w:after="60" w:line="240" w:lineRule="auto"/>
        <w:ind w:left="1440"/>
        <w:jc w:val="both"/>
      </w:pPr>
      <w:del w:id="2296" w:author="Birklhuber Bernd" w:date="2026-08-07T11:48:00Z">
        <w:r w:rsidRPr="0062074F" w:rsidDel="00810383">
          <w:rPr>
            <w:b/>
            <w:bCs/>
          </w:rPr>
          <w:delText>NOTE (informative):</w:delText>
        </w:r>
        <w:r w:rsidRPr="0062074F" w:rsidDel="00810383">
          <w:delText xml:space="preserve"> The bi-directional transfer of S-421 based route plans using SECOM is described in IEC 61174, IEC 63173-1 and IEC 63173-2.</w:delText>
        </w:r>
      </w:del>
      <w:r w:rsidRPr="0062074F">
        <w:t xml:space="preserve"> </w:t>
      </w:r>
    </w:p>
    <w:p w14:paraId="3C9AA578" w14:textId="51539CD9" w:rsidR="00B21F04" w:rsidRPr="0062074F" w:rsidRDefault="006A43DE">
      <w:pPr>
        <w:pStyle w:val="Listenabsatz"/>
        <w:numPr>
          <w:ilvl w:val="0"/>
          <w:numId w:val="31"/>
        </w:numPr>
        <w:spacing w:after="60" w:line="240" w:lineRule="auto"/>
        <w:jc w:val="both"/>
        <w:rPr>
          <w:strike/>
        </w:rPr>
      </w:pPr>
      <w:r w:rsidRPr="0062074F">
        <w:rPr>
          <w:b/>
          <w:bCs/>
        </w:rPr>
        <w:t>Sequence Check</w:t>
      </w:r>
      <w:r w:rsidRPr="0062074F">
        <w:t>.</w:t>
      </w:r>
      <w:r w:rsidR="005C5208" w:rsidRPr="0062074F">
        <w:t xml:space="preserve"> </w:t>
      </w:r>
      <w:r w:rsidR="003D3E9C" w:rsidRPr="0062074F">
        <w:t>Where data products support sequential updating t</w:t>
      </w:r>
      <w:r w:rsidR="005C5208" w:rsidRPr="0062074F">
        <w:t xml:space="preserve">he </w:t>
      </w:r>
      <w:ins w:id="2297" w:author="Birklhuber Bernd" w:date="2026-08-07T11:48:00Z">
        <w:r w:rsidR="00810383">
          <w:t xml:space="preserve">Inland </w:t>
        </w:r>
      </w:ins>
      <w:r w:rsidR="005C5208" w:rsidRPr="0062074F">
        <w:t xml:space="preserve">ECDIS </w:t>
      </w:r>
      <w:ins w:id="2298" w:author="Birklhuber Bernd" w:date="2026-08-07T11:48:00Z">
        <w:r w:rsidR="00810383">
          <w:t xml:space="preserve">and </w:t>
        </w:r>
      </w:ins>
      <w:ins w:id="2299" w:author="Birklhuber Bernd" w:date="2026-08-21T13:37:00Z">
        <w:r w:rsidR="00D31668">
          <w:t xml:space="preserve">Inland </w:t>
        </w:r>
      </w:ins>
      <w:ins w:id="2300" w:author="Birklhuber Bernd" w:date="2026-08-07T11:48:00Z">
        <w:r w:rsidR="00810383">
          <w:t xml:space="preserve">ECS </w:t>
        </w:r>
      </w:ins>
      <w:r w:rsidR="005C5208" w:rsidRPr="0062074F">
        <w:t xml:space="preserve">must ensure updates are </w:t>
      </w:r>
      <w:r w:rsidR="003D3E9C" w:rsidRPr="0062074F">
        <w:t xml:space="preserve">always </w:t>
      </w:r>
      <w:r w:rsidR="005C5208" w:rsidRPr="0062074F">
        <w:t>applied in uninterrupted sequence.</w:t>
      </w:r>
      <w:r w:rsidRPr="0062074F">
        <w:t xml:space="preserve"> </w:t>
      </w:r>
    </w:p>
    <w:p w14:paraId="755BDFCE" w14:textId="049EEA57" w:rsidR="00742D83" w:rsidRPr="0062074F" w:rsidDel="00D31668" w:rsidRDefault="004B7B5C" w:rsidP="00D31668">
      <w:pPr>
        <w:pStyle w:val="Listenabsatz"/>
        <w:numPr>
          <w:ilvl w:val="0"/>
          <w:numId w:val="31"/>
        </w:numPr>
        <w:spacing w:after="60" w:line="240" w:lineRule="auto"/>
        <w:jc w:val="both"/>
        <w:rPr>
          <w:del w:id="2301" w:author="Birklhuber Bernd" w:date="2026-08-21T13:37:00Z"/>
        </w:rPr>
      </w:pPr>
      <w:commentRangeStart w:id="2302"/>
      <w:r w:rsidRPr="0062074F">
        <w:rPr>
          <w:b/>
          <w:bCs/>
        </w:rPr>
        <w:t xml:space="preserve">Data </w:t>
      </w:r>
      <w:r w:rsidR="00742D83" w:rsidRPr="0062074F">
        <w:rPr>
          <w:b/>
          <w:bCs/>
        </w:rPr>
        <w:t xml:space="preserve">Integrity </w:t>
      </w:r>
      <w:r w:rsidRPr="0062074F">
        <w:rPr>
          <w:b/>
          <w:bCs/>
        </w:rPr>
        <w:t xml:space="preserve">and Authentication </w:t>
      </w:r>
      <w:r w:rsidR="00742D83" w:rsidRPr="0062074F">
        <w:rPr>
          <w:b/>
          <w:bCs/>
        </w:rPr>
        <w:t>Check</w:t>
      </w:r>
      <w:r w:rsidR="00742D83" w:rsidRPr="0062074F">
        <w:t>. All</w:t>
      </w:r>
      <w:r w:rsidR="001233DF" w:rsidRPr="0062074F">
        <w:t xml:space="preserve"> exchange set contents</w:t>
      </w:r>
      <w:r w:rsidR="00742D83" w:rsidRPr="0062074F">
        <w:t xml:space="preserve"> require the use of digital signatures and the </w:t>
      </w:r>
      <w:ins w:id="2303" w:author="Birklhuber Bernd" w:date="2026-08-07T11:49:00Z">
        <w:r w:rsidR="00810383">
          <w:t xml:space="preserve">Inland </w:t>
        </w:r>
      </w:ins>
      <w:r w:rsidR="00742D83" w:rsidRPr="0062074F">
        <w:t xml:space="preserve">ECDIS </w:t>
      </w:r>
      <w:ins w:id="2304" w:author="Birklhuber Bernd" w:date="2026-08-07T11:49:00Z">
        <w:r w:rsidR="00810383">
          <w:t xml:space="preserve">and </w:t>
        </w:r>
      </w:ins>
      <w:ins w:id="2305" w:author="Birklhuber Bernd" w:date="2026-08-21T13:37:00Z">
        <w:r w:rsidR="00D31668">
          <w:t xml:space="preserve">Inland </w:t>
        </w:r>
      </w:ins>
      <w:del w:id="2306" w:author="Birklhuber Bernd" w:date="2026-08-21T13:37:00Z">
        <w:r w:rsidR="005C5208" w:rsidRPr="0062074F" w:rsidDel="00D31668">
          <w:delText>must</w:delText>
        </w:r>
        <w:r w:rsidR="00742D83" w:rsidRPr="0062074F" w:rsidDel="00D31668">
          <w:delText xml:space="preserve"> authenticate </w:delText>
        </w:r>
        <w:r w:rsidR="00341E51" w:rsidRPr="0062074F" w:rsidDel="00D31668">
          <w:delText xml:space="preserve">all </w:delText>
        </w:r>
        <w:r w:rsidR="00742D83" w:rsidRPr="0062074F" w:rsidDel="00D31668">
          <w:delText>updates using the applicable procedures</w:delText>
        </w:r>
        <w:r w:rsidR="00311484" w:rsidRPr="0062074F" w:rsidDel="00D31668">
          <w:delText xml:space="preserve"> described in S-100 Part 15</w:delText>
        </w:r>
        <w:r w:rsidR="00742D83" w:rsidRPr="0062074F" w:rsidDel="00D31668">
          <w:delText xml:space="preserve">. </w:delText>
        </w:r>
        <w:r w:rsidR="0073642C" w:rsidRPr="0062074F" w:rsidDel="00D31668">
          <w:delText>All</w:delText>
        </w:r>
        <w:r w:rsidR="001233DF" w:rsidRPr="0062074F" w:rsidDel="00D31668">
          <w:delText xml:space="preserve"> u</w:delText>
        </w:r>
        <w:r w:rsidR="00742D83" w:rsidRPr="0062074F" w:rsidDel="00D31668">
          <w:delText>pdates that do not pass the authentication</w:delText>
        </w:r>
        <w:r w:rsidR="005C5208" w:rsidRPr="0062074F" w:rsidDel="00D31668">
          <w:delText xml:space="preserve"> and data integrity</w:delText>
        </w:r>
        <w:r w:rsidR="00742D83" w:rsidRPr="0062074F" w:rsidDel="00D31668">
          <w:delText xml:space="preserve"> check </w:delText>
        </w:r>
        <w:r w:rsidR="00311484" w:rsidRPr="0062074F" w:rsidDel="00D31668">
          <w:delText>must</w:delText>
        </w:r>
        <w:r w:rsidR="00742D83" w:rsidRPr="0062074F" w:rsidDel="00D31668">
          <w:delText xml:space="preserve"> not be applied. The user </w:delText>
        </w:r>
        <w:r w:rsidR="001233DF" w:rsidRPr="0062074F" w:rsidDel="00D31668">
          <w:delText>must</w:delText>
        </w:r>
        <w:r w:rsidR="00742D83" w:rsidRPr="0062074F" w:rsidDel="00D31668">
          <w:delText xml:space="preserve"> be informed of any authentication </w:delText>
        </w:r>
        <w:r w:rsidR="005C5208" w:rsidRPr="0062074F" w:rsidDel="00D31668">
          <w:delText xml:space="preserve">or data integrity </w:delText>
        </w:r>
        <w:r w:rsidR="00742D83" w:rsidRPr="0062074F" w:rsidDel="00D31668">
          <w:delText>anomalies (refer to SSE codes). Update authentication</w:delText>
        </w:r>
        <w:r w:rsidR="00DA0DBE" w:rsidRPr="0062074F" w:rsidDel="00D31668">
          <w:delText xml:space="preserve"> and data integrity </w:delText>
        </w:r>
        <w:r w:rsidR="00742D83" w:rsidRPr="0062074F" w:rsidDel="00D31668">
          <w:delText xml:space="preserve">related messages for the user may be combined to avoid flooding the user, but </w:delText>
        </w:r>
        <w:r w:rsidR="005C5208" w:rsidRPr="0062074F" w:rsidDel="00D31668">
          <w:delText>must</w:delText>
        </w:r>
        <w:r w:rsidR="00742D83" w:rsidRPr="0062074F" w:rsidDel="00D31668">
          <w:delText xml:space="preserve"> all be logged </w:delText>
        </w:r>
        <w:commentRangeEnd w:id="2302"/>
        <w:r w:rsidR="00810383" w:rsidDel="00D31668">
          <w:rPr>
            <w:rStyle w:val="Kommentarzeichen"/>
          </w:rPr>
          <w:commentReference w:id="2302"/>
        </w:r>
      </w:del>
    </w:p>
    <w:p w14:paraId="578CE782" w14:textId="66916617" w:rsidR="006A43DE" w:rsidRPr="0062074F" w:rsidRDefault="006A43DE">
      <w:pPr>
        <w:pStyle w:val="Listenabsatz"/>
        <w:numPr>
          <w:ilvl w:val="0"/>
          <w:numId w:val="31"/>
        </w:numPr>
        <w:spacing w:after="120" w:line="240" w:lineRule="auto"/>
        <w:jc w:val="both"/>
      </w:pPr>
      <w:del w:id="2307" w:author="Birklhuber Bernd" w:date="2026-08-21T13:37:00Z">
        <w:r w:rsidRPr="0062074F" w:rsidDel="00D31668">
          <w:rPr>
            <w:b/>
            <w:bCs/>
          </w:rPr>
          <w:delText>Applicability</w:delText>
        </w:r>
        <w:r w:rsidRPr="0062074F" w:rsidDel="00D31668">
          <w:delText xml:space="preserve">. Updates not relating to a </w:delText>
        </w:r>
        <w:r w:rsidR="008A73DC" w:rsidRPr="0062074F" w:rsidDel="00D31668">
          <w:delText>dataset</w:delText>
        </w:r>
        <w:r w:rsidRPr="0062074F" w:rsidDel="00D31668">
          <w:delText xml:space="preserve"> within the set of </w:delText>
        </w:r>
        <w:r w:rsidR="008A73DC" w:rsidRPr="0062074F" w:rsidDel="00D31668">
          <w:delText>datasets</w:delText>
        </w:r>
        <w:r w:rsidRPr="0062074F" w:rsidDel="00D31668">
          <w:delText xml:space="preserve"> in the </w:delText>
        </w:r>
        <w:r w:rsidR="001233DF" w:rsidRPr="0062074F" w:rsidDel="00D31668">
          <w:delText xml:space="preserve">System Database </w:delText>
        </w:r>
        <w:r w:rsidRPr="0062074F" w:rsidDel="00D31668">
          <w:delText>may be discarded</w:delText>
        </w:r>
      </w:del>
      <w:r w:rsidRPr="0062074F">
        <w:t>.</w:t>
      </w:r>
    </w:p>
    <w:p w14:paraId="539A4AA1" w14:textId="4982CCCF" w:rsidR="006A43DE" w:rsidRPr="0062074F" w:rsidRDefault="006A43DE">
      <w:pPr>
        <w:pStyle w:val="Listenabsatz"/>
        <w:numPr>
          <w:ilvl w:val="0"/>
          <w:numId w:val="31"/>
        </w:numPr>
        <w:spacing w:after="60" w:line="240" w:lineRule="auto"/>
        <w:jc w:val="both"/>
      </w:pPr>
      <w:r w:rsidRPr="0062074F">
        <w:rPr>
          <w:b/>
          <w:bCs/>
        </w:rPr>
        <w:t>Summary Report</w:t>
      </w:r>
      <w:r w:rsidRPr="0062074F">
        <w:t xml:space="preserve">. A summary report for each of the Issuing Authority's </w:t>
      </w:r>
      <w:r w:rsidR="00EE16CD" w:rsidRPr="0062074F">
        <w:t>o</w:t>
      </w:r>
      <w:r w:rsidRPr="0062074F">
        <w:t xml:space="preserve">fficial </w:t>
      </w:r>
      <w:r w:rsidR="00EE16CD" w:rsidRPr="0062074F">
        <w:t>u</w:t>
      </w:r>
      <w:r w:rsidRPr="0062074F">
        <w:t xml:space="preserve">pdate </w:t>
      </w:r>
      <w:r w:rsidR="00EE16CD" w:rsidRPr="0062074F">
        <w:t>f</w:t>
      </w:r>
      <w:r w:rsidRPr="0062074F">
        <w:t xml:space="preserve">iles </w:t>
      </w:r>
      <w:r w:rsidR="00DA0DBE" w:rsidRPr="0062074F">
        <w:t xml:space="preserve">must </w:t>
      </w:r>
      <w:r w:rsidRPr="0062074F">
        <w:t>be given after completion of receipt containing at least:</w:t>
      </w:r>
    </w:p>
    <w:p w14:paraId="612DEB9C" w14:textId="035B5F5B" w:rsidR="006A43DE" w:rsidRPr="0062074F" w:rsidRDefault="006A43DE" w:rsidP="00B317C6">
      <w:pPr>
        <w:pStyle w:val="Listenabsatz"/>
        <w:spacing w:after="60" w:line="240" w:lineRule="auto"/>
        <w:jc w:val="both"/>
      </w:pPr>
      <w:r w:rsidRPr="0062074F">
        <w:rPr>
          <w:b/>
          <w:bCs/>
        </w:rPr>
        <w:t>1</w:t>
      </w:r>
      <w:r w:rsidR="00735A33">
        <w:rPr>
          <w:b/>
          <w:bCs/>
        </w:rPr>
        <w:t>.</w:t>
      </w:r>
      <w:r w:rsidRPr="0062074F">
        <w:t xml:space="preserve"> </w:t>
      </w:r>
      <w:r w:rsidR="00AE683B" w:rsidRPr="0062074F">
        <w:t>I</w:t>
      </w:r>
      <w:r w:rsidRPr="0062074F">
        <w:t>dentification of Issuing Authority;</w:t>
      </w:r>
    </w:p>
    <w:p w14:paraId="39B4B9CE" w14:textId="6365D796" w:rsidR="006A43DE" w:rsidRPr="0062074F" w:rsidRDefault="006A43DE" w:rsidP="00B317C6">
      <w:pPr>
        <w:pStyle w:val="Listenabsatz"/>
        <w:spacing w:after="60" w:line="240" w:lineRule="auto"/>
        <w:jc w:val="both"/>
      </w:pPr>
      <w:r w:rsidRPr="0062074F">
        <w:rPr>
          <w:b/>
          <w:bCs/>
        </w:rPr>
        <w:t>2</w:t>
      </w:r>
      <w:r w:rsidR="00735A33">
        <w:rPr>
          <w:b/>
          <w:bCs/>
        </w:rPr>
        <w:t>.</w:t>
      </w:r>
      <w:r w:rsidRPr="0062074F">
        <w:t xml:space="preserve"> </w:t>
      </w:r>
      <w:r w:rsidR="00EE16CD" w:rsidRPr="0062074F">
        <w:t>U</w:t>
      </w:r>
      <w:r w:rsidRPr="0062074F">
        <w:t xml:space="preserve">pdate numbers of the </w:t>
      </w:r>
      <w:r w:rsidR="00EE16CD" w:rsidRPr="0062074F">
        <w:t>u</w:t>
      </w:r>
      <w:r w:rsidRPr="0062074F">
        <w:t xml:space="preserve">pdate </w:t>
      </w:r>
      <w:r w:rsidR="00EE16CD" w:rsidRPr="0062074F">
        <w:t>f</w:t>
      </w:r>
      <w:r w:rsidRPr="0062074F">
        <w:t>iles;</w:t>
      </w:r>
    </w:p>
    <w:p w14:paraId="6548F085" w14:textId="550C71CE" w:rsidR="006A43DE" w:rsidRPr="0062074F" w:rsidRDefault="006A43DE" w:rsidP="00B317C6">
      <w:pPr>
        <w:pStyle w:val="Listenabsatz"/>
        <w:spacing w:after="60" w:line="240" w:lineRule="auto"/>
        <w:jc w:val="both"/>
      </w:pPr>
      <w:r w:rsidRPr="0062074F">
        <w:rPr>
          <w:b/>
          <w:bCs/>
        </w:rPr>
        <w:t>3</w:t>
      </w:r>
      <w:r w:rsidR="00735A33">
        <w:rPr>
          <w:b/>
          <w:bCs/>
        </w:rPr>
        <w:t>.</w:t>
      </w:r>
      <w:r w:rsidRPr="0062074F">
        <w:t xml:space="preserve"> </w:t>
      </w:r>
      <w:r w:rsidR="00EE16CD" w:rsidRPr="0062074F">
        <w:t>Dataset</w:t>
      </w:r>
      <w:r w:rsidRPr="0062074F">
        <w:t xml:space="preserve"> Identifiers of </w:t>
      </w:r>
      <w:r w:rsidR="00EE16CD" w:rsidRPr="0062074F">
        <w:t>datasets</w:t>
      </w:r>
      <w:r w:rsidRPr="0062074F">
        <w:t xml:space="preserve"> affected;</w:t>
      </w:r>
    </w:p>
    <w:p w14:paraId="3A40129B" w14:textId="5976BD48" w:rsidR="006A43DE" w:rsidRPr="0062074F" w:rsidRDefault="006A43DE" w:rsidP="00B317C6">
      <w:pPr>
        <w:pStyle w:val="Listenabsatz"/>
        <w:spacing w:after="60" w:line="240" w:lineRule="auto"/>
        <w:jc w:val="both"/>
      </w:pPr>
      <w:r w:rsidRPr="0062074F">
        <w:rPr>
          <w:b/>
          <w:bCs/>
        </w:rPr>
        <w:t>4</w:t>
      </w:r>
      <w:r w:rsidR="00735A33">
        <w:rPr>
          <w:b/>
          <w:bCs/>
        </w:rPr>
        <w:t>.</w:t>
      </w:r>
      <w:r w:rsidRPr="0062074F">
        <w:t xml:space="preserve"> Edition </w:t>
      </w:r>
      <w:r w:rsidR="00EE16CD" w:rsidRPr="0062074F">
        <w:t>n</w:t>
      </w:r>
      <w:r w:rsidRPr="0062074F">
        <w:t xml:space="preserve">umber and date of </w:t>
      </w:r>
      <w:r w:rsidR="00EE16CD" w:rsidRPr="0062074F">
        <w:t>dataset</w:t>
      </w:r>
      <w:r w:rsidRPr="0062074F">
        <w:t xml:space="preserve"> involved;</w:t>
      </w:r>
    </w:p>
    <w:p w14:paraId="47169A8D" w14:textId="3B485E01" w:rsidR="006A43DE" w:rsidRPr="0062074F" w:rsidRDefault="006A43DE" w:rsidP="00B317C6">
      <w:pPr>
        <w:pStyle w:val="Listenabsatz"/>
        <w:spacing w:after="120" w:line="240" w:lineRule="auto"/>
        <w:jc w:val="both"/>
      </w:pPr>
      <w:r w:rsidRPr="0062074F">
        <w:rPr>
          <w:b/>
          <w:bCs/>
        </w:rPr>
        <w:t>5</w:t>
      </w:r>
      <w:r w:rsidR="00735A33">
        <w:rPr>
          <w:b/>
          <w:bCs/>
        </w:rPr>
        <w:t>.</w:t>
      </w:r>
      <w:r w:rsidRPr="0062074F">
        <w:t xml:space="preserve"> </w:t>
      </w:r>
      <w:r w:rsidR="00EE16CD" w:rsidRPr="0062074F">
        <w:t>N</w:t>
      </w:r>
      <w:r w:rsidRPr="0062074F">
        <w:t xml:space="preserve">umber of updates in the affected </w:t>
      </w:r>
      <w:r w:rsidR="00EE16CD" w:rsidRPr="0062074F">
        <w:t>dataset</w:t>
      </w:r>
      <w:r w:rsidRPr="0062074F">
        <w:t>.</w:t>
      </w:r>
    </w:p>
    <w:p w14:paraId="4933EFAF" w14:textId="59EC78CB" w:rsidR="006A43DE" w:rsidRPr="0062074F" w:rsidRDefault="006A43DE">
      <w:pPr>
        <w:pStyle w:val="Listenabsatz"/>
        <w:numPr>
          <w:ilvl w:val="0"/>
          <w:numId w:val="31"/>
        </w:numPr>
        <w:spacing w:after="120" w:line="240" w:lineRule="auto"/>
        <w:jc w:val="both"/>
      </w:pPr>
      <w:r w:rsidRPr="0062074F">
        <w:rPr>
          <w:b/>
          <w:bCs/>
        </w:rPr>
        <w:t xml:space="preserve">Review of </w:t>
      </w:r>
      <w:ins w:id="2308" w:author="Birklhuber Bernd" w:date="2026-08-07T11:50:00Z">
        <w:r w:rsidR="00810383">
          <w:rPr>
            <w:b/>
            <w:bCs/>
          </w:rPr>
          <w:t>I</w:t>
        </w:r>
      </w:ins>
      <w:r w:rsidRPr="0062074F">
        <w:rPr>
          <w:b/>
          <w:bCs/>
        </w:rPr>
        <w:t>ENC Updates</w:t>
      </w:r>
      <w:r w:rsidRPr="0062074F">
        <w:t xml:space="preserve">. It </w:t>
      </w:r>
      <w:r w:rsidR="001233DF" w:rsidRPr="0062074F">
        <w:t xml:space="preserve">must </w:t>
      </w:r>
      <w:r w:rsidRPr="0062074F">
        <w:t xml:space="preserve">be possible for the </w:t>
      </w:r>
      <w:del w:id="2309" w:author="Birklhuber Bernd" w:date="2026-08-07T11:50:00Z">
        <w:r w:rsidR="00AE683B" w:rsidRPr="0062074F" w:rsidDel="00810383">
          <w:delText>M</w:delText>
        </w:r>
        <w:r w:rsidRPr="0062074F" w:rsidDel="00810383">
          <w:delText xml:space="preserve">ariner </w:delText>
        </w:r>
      </w:del>
      <w:ins w:id="2310" w:author="Birklhuber Bernd" w:date="2026-08-07T11:50:00Z">
        <w:r w:rsidR="00810383">
          <w:t>boatmaster</w:t>
        </w:r>
        <w:r w:rsidR="00810383" w:rsidRPr="0062074F">
          <w:t xml:space="preserve"> </w:t>
        </w:r>
      </w:ins>
      <w:r w:rsidRPr="0062074F">
        <w:t xml:space="preserve">to review </w:t>
      </w:r>
      <w:ins w:id="2311" w:author="Birklhuber Bernd" w:date="2026-08-07T11:50:00Z">
        <w:r w:rsidR="00810383">
          <w:t>I</w:t>
        </w:r>
      </w:ins>
      <w:r w:rsidR="00DA0DBE" w:rsidRPr="0062074F">
        <w:t xml:space="preserve">ENC </w:t>
      </w:r>
      <w:r w:rsidRPr="0062074F">
        <w:t xml:space="preserve">updates applied through displaying the </w:t>
      </w:r>
      <w:r w:rsidR="003B11C8" w:rsidRPr="0062074F">
        <w:t xml:space="preserve">System Database </w:t>
      </w:r>
      <w:r w:rsidRPr="0062074F">
        <w:t>contents with the updates highlighted.</w:t>
      </w:r>
    </w:p>
    <w:p w14:paraId="16D8EDB4" w14:textId="79A97F0C" w:rsidR="00E77605" w:rsidRPr="0062074F" w:rsidRDefault="00810383">
      <w:pPr>
        <w:pStyle w:val="Listenabsatz"/>
        <w:numPr>
          <w:ilvl w:val="0"/>
          <w:numId w:val="31"/>
        </w:numPr>
        <w:spacing w:after="120" w:line="240" w:lineRule="auto"/>
        <w:jc w:val="both"/>
      </w:pPr>
      <w:ins w:id="2312" w:author="Birklhuber Bernd" w:date="2026-08-07T11:50:00Z">
        <w:r>
          <w:rPr>
            <w:b/>
            <w:bCs/>
          </w:rPr>
          <w:t xml:space="preserve">Inland </w:t>
        </w:r>
      </w:ins>
      <w:r w:rsidR="00E77605" w:rsidRPr="0062074F">
        <w:rPr>
          <w:b/>
          <w:bCs/>
        </w:rPr>
        <w:t xml:space="preserve">ECDIS </w:t>
      </w:r>
      <w:ins w:id="2313" w:author="Birklhuber Bernd" w:date="2026-08-07T11:50:00Z">
        <w:r>
          <w:rPr>
            <w:b/>
            <w:bCs/>
          </w:rPr>
          <w:t xml:space="preserve">and </w:t>
        </w:r>
      </w:ins>
      <w:ins w:id="2314" w:author="Birklhuber Bernd" w:date="2026-08-21T13:37:00Z">
        <w:r w:rsidR="00D31668">
          <w:rPr>
            <w:b/>
            <w:bCs/>
          </w:rPr>
          <w:t xml:space="preserve">Inland </w:t>
        </w:r>
      </w:ins>
      <w:ins w:id="2315" w:author="Birklhuber Bernd" w:date="2026-08-07T11:50:00Z">
        <w:r>
          <w:rPr>
            <w:b/>
            <w:bCs/>
          </w:rPr>
          <w:t xml:space="preserve">ECS </w:t>
        </w:r>
      </w:ins>
      <w:r w:rsidR="00E77605" w:rsidRPr="0062074F">
        <w:rPr>
          <w:b/>
          <w:bCs/>
        </w:rPr>
        <w:t xml:space="preserve">Update Status Report. </w:t>
      </w:r>
      <w:r w:rsidR="00E77605" w:rsidRPr="0062074F">
        <w:t xml:space="preserve">It </w:t>
      </w:r>
      <w:r w:rsidR="001233DF" w:rsidRPr="0062074F">
        <w:t xml:space="preserve">must </w:t>
      </w:r>
      <w:r w:rsidR="00E77605" w:rsidRPr="0062074F">
        <w:t xml:space="preserve">be possible for the user to inspect and demonstrate the </w:t>
      </w:r>
      <w:proofErr w:type="gramStart"/>
      <w:r w:rsidR="00E77605" w:rsidRPr="0062074F">
        <w:t>up to date</w:t>
      </w:r>
      <w:proofErr w:type="gramEnd"/>
      <w:r w:rsidR="00E77605" w:rsidRPr="0062074F">
        <w:t xml:space="preserve"> status of all datasets held within the </w:t>
      </w:r>
      <w:ins w:id="2316" w:author="Birklhuber Bernd" w:date="2026-08-07T11:50:00Z">
        <w:r>
          <w:t xml:space="preserve">Inland </w:t>
        </w:r>
      </w:ins>
      <w:r w:rsidR="00E77605" w:rsidRPr="0062074F">
        <w:t>ECDIS</w:t>
      </w:r>
      <w:ins w:id="2317" w:author="Birklhuber Bernd" w:date="2026-08-07T11:50:00Z">
        <w:r>
          <w:t xml:space="preserve"> or </w:t>
        </w:r>
      </w:ins>
      <w:ins w:id="2318" w:author="Birklhuber Bernd" w:date="2026-08-21T13:37:00Z">
        <w:r w:rsidR="00D31668">
          <w:t xml:space="preserve">Inland </w:t>
        </w:r>
      </w:ins>
      <w:ins w:id="2319" w:author="Birklhuber Bernd" w:date="2026-08-07T11:50:00Z">
        <w:r>
          <w:t>ECS</w:t>
        </w:r>
      </w:ins>
      <w:r w:rsidR="00E77605" w:rsidRPr="0062074F">
        <w:t xml:space="preserve"> against a complete list supplied by a service provider. Details of the required update status reports for both electronic chart and nautical publications datasets are given in Appendix</w:t>
      </w:r>
      <w:ins w:id="2320" w:author="Birklhuber Bernd" w:date="2026-08-21T13:38:00Z">
        <w:r w:rsidR="00D31668">
          <w:t> </w:t>
        </w:r>
      </w:ins>
      <w:del w:id="2321" w:author="Birklhuber Bernd" w:date="2026-08-21T13:38:00Z">
        <w:r w:rsidR="00E77605" w:rsidRPr="0062074F" w:rsidDel="00D31668">
          <w:delText xml:space="preserve"> </w:delText>
        </w:r>
      </w:del>
      <w:r w:rsidR="00624B58" w:rsidRPr="0062074F">
        <w:t>C</w:t>
      </w:r>
    </w:p>
    <w:p w14:paraId="2BF0F69F" w14:textId="6E8D1DF2" w:rsidR="00097BCB" w:rsidRPr="0062074F" w:rsidRDefault="005C140F" w:rsidP="00DB7CFE">
      <w:pPr>
        <w:pStyle w:val="berschrift2"/>
      </w:pPr>
      <w:bookmarkStart w:id="2322" w:name="_Toc187673148"/>
      <w:bookmarkStart w:id="2323" w:name="_Toc187673380"/>
      <w:bookmarkStart w:id="2324" w:name="_Toc188368737"/>
      <w:bookmarkStart w:id="2325" w:name="_Toc188621939"/>
      <w:bookmarkStart w:id="2326" w:name="_Toc188950520"/>
      <w:bookmarkStart w:id="2327" w:name="_Toc188968439"/>
      <w:bookmarkStart w:id="2328" w:name="_Toc188968664"/>
      <w:bookmarkStart w:id="2329" w:name="_Toc187673149"/>
      <w:bookmarkStart w:id="2330" w:name="_Toc187673381"/>
      <w:bookmarkStart w:id="2331" w:name="_Toc188368738"/>
      <w:bookmarkStart w:id="2332" w:name="_Toc188621940"/>
      <w:bookmarkStart w:id="2333" w:name="_Toc188950521"/>
      <w:bookmarkStart w:id="2334" w:name="_Toc188968440"/>
      <w:bookmarkStart w:id="2335" w:name="_Toc188968665"/>
      <w:bookmarkStart w:id="2336" w:name="_Toc187673150"/>
      <w:bookmarkStart w:id="2337" w:name="_Toc187673382"/>
      <w:bookmarkStart w:id="2338" w:name="_Toc188368739"/>
      <w:bookmarkStart w:id="2339" w:name="_Toc188621941"/>
      <w:bookmarkStart w:id="2340" w:name="_Toc188950522"/>
      <w:bookmarkStart w:id="2341" w:name="_Toc188968441"/>
      <w:bookmarkStart w:id="2342" w:name="_Toc188968666"/>
      <w:bookmarkStart w:id="2343" w:name="_Toc187673151"/>
      <w:bookmarkStart w:id="2344" w:name="_Toc187673383"/>
      <w:bookmarkStart w:id="2345" w:name="_Toc188368740"/>
      <w:bookmarkStart w:id="2346" w:name="_Toc188621942"/>
      <w:bookmarkStart w:id="2347" w:name="_Toc188950523"/>
      <w:bookmarkStart w:id="2348" w:name="_Toc188968442"/>
      <w:bookmarkStart w:id="2349" w:name="_Toc188968667"/>
      <w:bookmarkStart w:id="2350" w:name="_Toc187673152"/>
      <w:bookmarkStart w:id="2351" w:name="_Toc187673384"/>
      <w:bookmarkStart w:id="2352" w:name="_Toc188368741"/>
      <w:bookmarkStart w:id="2353" w:name="_Toc188621943"/>
      <w:bookmarkStart w:id="2354" w:name="_Toc188950524"/>
      <w:bookmarkStart w:id="2355" w:name="_Toc188968443"/>
      <w:bookmarkStart w:id="2356" w:name="_Toc188968668"/>
      <w:bookmarkStart w:id="2357" w:name="_Toc187673153"/>
      <w:bookmarkStart w:id="2358" w:name="_Toc187673385"/>
      <w:bookmarkStart w:id="2359" w:name="_Toc188368742"/>
      <w:bookmarkStart w:id="2360" w:name="_Toc188621944"/>
      <w:bookmarkStart w:id="2361" w:name="_Toc188950525"/>
      <w:bookmarkStart w:id="2362" w:name="_Toc188968444"/>
      <w:bookmarkStart w:id="2363" w:name="_Toc188968669"/>
      <w:bookmarkStart w:id="2364" w:name="_Toc187673154"/>
      <w:bookmarkStart w:id="2365" w:name="_Toc187673386"/>
      <w:bookmarkStart w:id="2366" w:name="_Toc188368743"/>
      <w:bookmarkStart w:id="2367" w:name="_Toc188621945"/>
      <w:bookmarkStart w:id="2368" w:name="_Toc188950526"/>
      <w:bookmarkStart w:id="2369" w:name="_Toc188968445"/>
      <w:bookmarkStart w:id="2370" w:name="_Toc188968670"/>
      <w:bookmarkStart w:id="2371" w:name="_Toc175130381"/>
      <w:bookmarkStart w:id="2372" w:name="_Toc178784562"/>
      <w:bookmarkStart w:id="2373" w:name="_Toc22603513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r w:rsidRPr="0062074F">
        <w:t>New editions, re-issues,</w:t>
      </w:r>
      <w:r w:rsidR="00B345CE" w:rsidRPr="0062074F">
        <w:t xml:space="preserve"> cancellations</w:t>
      </w:r>
      <w:r w:rsidRPr="0062074F">
        <w:t xml:space="preserve"> and updates</w:t>
      </w:r>
      <w:r w:rsidR="00DF374C" w:rsidRPr="0062074F">
        <w:t xml:space="preserve"> of datasets</w:t>
      </w:r>
      <w:bookmarkEnd w:id="2373"/>
    </w:p>
    <w:p w14:paraId="7C0AB08C" w14:textId="7344B8BC" w:rsidR="008C1E6A" w:rsidRPr="0062074F" w:rsidRDefault="00142C35" w:rsidP="00DC1E55">
      <w:pPr>
        <w:spacing w:after="120" w:line="240" w:lineRule="auto"/>
        <w:jc w:val="both"/>
      </w:pPr>
      <w:r w:rsidRPr="0062074F">
        <w:t xml:space="preserve">The method for detecting whether a dataset is a </w:t>
      </w:r>
      <w:proofErr w:type="gramStart"/>
      <w:r w:rsidR="00DC1E55" w:rsidRPr="0062074F">
        <w:t>N</w:t>
      </w:r>
      <w:r w:rsidRPr="0062074F">
        <w:t>ew</w:t>
      </w:r>
      <w:proofErr w:type="gramEnd"/>
      <w:r w:rsidRPr="0062074F">
        <w:t xml:space="preserve"> </w:t>
      </w:r>
      <w:r w:rsidR="001E1327" w:rsidRPr="0062074F">
        <w:t>dataset/e</w:t>
      </w:r>
      <w:r w:rsidRPr="0062074F">
        <w:t xml:space="preserve">dition, re-issue, cancellation, or update is </w:t>
      </w:r>
      <w:r w:rsidR="008C1E6A" w:rsidRPr="0062074F">
        <w:t xml:space="preserve">contained in the </w:t>
      </w:r>
      <w:r w:rsidR="00DC1E55" w:rsidRPr="0062074F">
        <w:t>E</w:t>
      </w:r>
      <w:r w:rsidR="008C1E6A" w:rsidRPr="0062074F">
        <w:t xml:space="preserve">xchange </w:t>
      </w:r>
      <w:r w:rsidR="00DC1E55" w:rsidRPr="0062074F">
        <w:t xml:space="preserve">Set metadata </w:t>
      </w:r>
      <w:r w:rsidR="008C1E6A" w:rsidRPr="0062074F">
        <w:t>field S100_Purpose</w:t>
      </w:r>
      <w:r w:rsidR="00DC1E55" w:rsidRPr="0062074F">
        <w:t>.</w:t>
      </w:r>
      <w:r w:rsidRPr="0062074F">
        <w:t xml:space="preserve"> </w:t>
      </w:r>
    </w:p>
    <w:p w14:paraId="5FED045A" w14:textId="2E6FF8A9" w:rsidR="00981782" w:rsidRPr="0062074F" w:rsidRDefault="00142C35" w:rsidP="00DC1E55">
      <w:pPr>
        <w:spacing w:after="60" w:line="240" w:lineRule="auto"/>
        <w:jc w:val="both"/>
      </w:pPr>
      <w:r w:rsidRPr="0062074F">
        <w:t xml:space="preserve">The </w:t>
      </w:r>
      <w:r w:rsidR="0043278E" w:rsidRPr="0062074F">
        <w:t>behaviour</w:t>
      </w:r>
      <w:r w:rsidRPr="0062074F">
        <w:t xml:space="preserve"> of each is described below</w:t>
      </w:r>
      <w:r w:rsidR="005C76B7" w:rsidRPr="0062074F">
        <w:t xml:space="preserve">; </w:t>
      </w:r>
      <w:r w:rsidRPr="0062074F">
        <w:t xml:space="preserve">note that </w:t>
      </w:r>
      <w:r w:rsidR="008C1E6A" w:rsidRPr="0062074F">
        <w:t xml:space="preserve">individual </w:t>
      </w:r>
      <w:r w:rsidR="00DC1E55" w:rsidRPr="0062074F">
        <w:t>P</w:t>
      </w:r>
      <w:r w:rsidRPr="0062074F">
        <w:t xml:space="preserve">roduct </w:t>
      </w:r>
      <w:r w:rsidR="00DC1E55" w:rsidRPr="0062074F">
        <w:t>S</w:t>
      </w:r>
      <w:r w:rsidRPr="0062074F">
        <w:t xml:space="preserve">pecifications may </w:t>
      </w:r>
      <w:r w:rsidR="008C1E6A" w:rsidRPr="0062074F">
        <w:t>not implement all types of dataset state</w:t>
      </w:r>
      <w:r w:rsidRPr="0062074F">
        <w:t>.</w:t>
      </w:r>
      <w:r w:rsidR="00F97154" w:rsidRPr="0062074F">
        <w:t xml:space="preserve"> All datasets include an issue date, and optionally an </w:t>
      </w:r>
      <w:r w:rsidR="001E1327" w:rsidRPr="0062074F">
        <w:t>e</w:t>
      </w:r>
      <w:r w:rsidR="00F97154" w:rsidRPr="0062074F">
        <w:t>dition and update number.</w:t>
      </w:r>
    </w:p>
    <w:p w14:paraId="11F3E609" w14:textId="6A14DC0A" w:rsidR="008C1E6A" w:rsidRPr="0062074F" w:rsidRDefault="008C1E6A">
      <w:pPr>
        <w:pStyle w:val="Listenabsatz"/>
        <w:numPr>
          <w:ilvl w:val="0"/>
          <w:numId w:val="33"/>
        </w:numPr>
        <w:spacing w:after="60" w:line="240" w:lineRule="auto"/>
        <w:jc w:val="both"/>
      </w:pPr>
      <w:r w:rsidRPr="0062074F">
        <w:t>New dataset – install new dataset and any included updates</w:t>
      </w:r>
      <w:r w:rsidR="00F97154" w:rsidRPr="0062074F">
        <w:t xml:space="preserve"> and record for tracking purposes.</w:t>
      </w:r>
    </w:p>
    <w:p w14:paraId="62B27542" w14:textId="7D2F8298" w:rsidR="00DC1E55" w:rsidRPr="0062074F" w:rsidRDefault="00981782">
      <w:pPr>
        <w:pStyle w:val="Listenabsatz"/>
        <w:numPr>
          <w:ilvl w:val="0"/>
          <w:numId w:val="33"/>
        </w:numPr>
        <w:spacing w:after="60" w:line="240" w:lineRule="auto"/>
        <w:jc w:val="both"/>
      </w:pPr>
      <w:r w:rsidRPr="0062074F">
        <w:t xml:space="preserve">New </w:t>
      </w:r>
      <w:r w:rsidR="00DC1E55" w:rsidRPr="0062074F">
        <w:t>E</w:t>
      </w:r>
      <w:r w:rsidRPr="0062074F">
        <w:t xml:space="preserve">dition </w:t>
      </w:r>
      <w:r w:rsidR="00DC1E55" w:rsidRPr="0062074F">
        <w:t>–</w:t>
      </w:r>
      <w:r w:rsidRPr="0062074F">
        <w:t xml:space="preserve"> replace </w:t>
      </w:r>
      <w:r w:rsidR="00F97154" w:rsidRPr="0062074F">
        <w:t xml:space="preserve">numbered </w:t>
      </w:r>
      <w:r w:rsidRPr="0062074F">
        <w:t xml:space="preserve">old </w:t>
      </w:r>
      <w:r w:rsidR="00DC1E55" w:rsidRPr="0062074F">
        <w:t>E</w:t>
      </w:r>
      <w:r w:rsidRPr="0062074F">
        <w:t xml:space="preserve">dition and its updates with the </w:t>
      </w:r>
      <w:r w:rsidR="00DC1E55" w:rsidRPr="0062074F">
        <w:t>N</w:t>
      </w:r>
      <w:r w:rsidRPr="0062074F">
        <w:t xml:space="preserve">ew </w:t>
      </w:r>
      <w:r w:rsidR="00DC1E55" w:rsidRPr="0062074F">
        <w:t>E</w:t>
      </w:r>
      <w:r w:rsidRPr="0062074F">
        <w:t>dition</w:t>
      </w:r>
      <w:r w:rsidR="00C253DE" w:rsidRPr="0062074F">
        <w:t xml:space="preserve"> dataset</w:t>
      </w:r>
      <w:r w:rsidR="003A7A02" w:rsidRPr="001C1CAB">
        <w:rPr>
          <w:strike/>
        </w:rPr>
        <w:t xml:space="preserve"> </w:t>
      </w:r>
    </w:p>
    <w:p w14:paraId="5E550977" w14:textId="47AF0380" w:rsidR="00981782" w:rsidRPr="0062074F" w:rsidRDefault="00981782">
      <w:pPr>
        <w:pStyle w:val="Listenabsatz"/>
        <w:numPr>
          <w:ilvl w:val="0"/>
          <w:numId w:val="33"/>
        </w:numPr>
        <w:spacing w:after="60" w:line="240" w:lineRule="auto"/>
        <w:jc w:val="both"/>
      </w:pPr>
      <w:r w:rsidRPr="0062074F">
        <w:t xml:space="preserve">Update </w:t>
      </w:r>
      <w:r w:rsidR="00DC1E55" w:rsidRPr="0062074F">
        <w:t>–</w:t>
      </w:r>
      <w:r w:rsidRPr="0062074F">
        <w:t xml:space="preserve"> apply</w:t>
      </w:r>
      <w:r w:rsidR="00DC1E55" w:rsidRPr="0062074F">
        <w:t xml:space="preserve"> </w:t>
      </w:r>
      <w:r w:rsidRPr="0062074F">
        <w:t xml:space="preserve">the </w:t>
      </w:r>
      <w:r w:rsidR="00F97154" w:rsidRPr="0062074F">
        <w:t xml:space="preserve">numbered </w:t>
      </w:r>
      <w:r w:rsidRPr="0062074F">
        <w:t>update and retain for tracking purposes</w:t>
      </w:r>
      <w:r w:rsidR="00142C35" w:rsidRPr="0062074F">
        <w:t>.</w:t>
      </w:r>
      <w:r w:rsidR="00DF374C" w:rsidRPr="0062074F">
        <w:t xml:space="preserve"> </w:t>
      </w:r>
      <w:r w:rsidR="00DF374C" w:rsidRPr="00F77D2F">
        <w:t xml:space="preserve">See </w:t>
      </w:r>
      <w:r w:rsidR="00DF374C" w:rsidRPr="00F77D2F">
        <w:fldChar w:fldCharType="begin"/>
      </w:r>
      <w:r w:rsidR="00DF374C" w:rsidRPr="00F77D2F">
        <w:instrText xml:space="preserve"> REF _Ref49451692 \r \h </w:instrText>
      </w:r>
      <w:r w:rsidR="00DC1E55" w:rsidRPr="00F77D2F">
        <w:instrText xml:space="preserve"> \* MERGEFORMAT </w:instrText>
      </w:r>
      <w:r w:rsidR="00DF374C" w:rsidRPr="00F77D2F">
        <w:fldChar w:fldCharType="separate"/>
      </w:r>
      <w:r w:rsidR="00F77D2F">
        <w:t>19.4</w:t>
      </w:r>
      <w:r w:rsidR="00DF374C" w:rsidRPr="00F77D2F">
        <w:fldChar w:fldCharType="end"/>
      </w:r>
      <w:r w:rsidR="00DF374C" w:rsidRPr="0062074F">
        <w:t>.</w:t>
      </w:r>
      <w:r w:rsidR="00F90EF4" w:rsidRPr="0062074F">
        <w:t xml:space="preserve"> Where updates </w:t>
      </w:r>
      <w:r w:rsidR="00DC1E55" w:rsidRPr="0062074F">
        <w:t>cannot</w:t>
      </w:r>
      <w:r w:rsidR="00F90EF4" w:rsidRPr="0062074F">
        <w:t xml:space="preserve"> be applied a permanent indication “Chart information not up to date” </w:t>
      </w:r>
      <w:r w:rsidR="00B15F52" w:rsidRPr="0062074F">
        <w:t xml:space="preserve">must </w:t>
      </w:r>
      <w:r w:rsidR="00F90EF4" w:rsidRPr="0062074F">
        <w:t>be available in the chart display area when such a chart is in use (either displayed on chart area or used as largest scale available for chart related alerts and indications)</w:t>
      </w:r>
      <w:r w:rsidR="002B544A" w:rsidRPr="0062074F">
        <w:t xml:space="preserve">. This is also </w:t>
      </w:r>
      <w:r w:rsidR="00E03B21" w:rsidRPr="0062074F">
        <w:t xml:space="preserve">referenced </w:t>
      </w:r>
      <w:r w:rsidR="002B544A" w:rsidRPr="0062074F">
        <w:t xml:space="preserve">by the </w:t>
      </w:r>
      <w:ins w:id="2374" w:author="Birklhuber Bernd" w:date="2026-08-07T11:51:00Z">
        <w:r w:rsidR="00810383">
          <w:t xml:space="preserve">Inland </w:t>
        </w:r>
      </w:ins>
      <w:r w:rsidR="002B544A" w:rsidRPr="0062074F">
        <w:t xml:space="preserve">ECDIS </w:t>
      </w:r>
      <w:ins w:id="2375" w:author="Birklhuber Bernd" w:date="2026-08-07T11:51:00Z">
        <w:r w:rsidR="00810383">
          <w:t xml:space="preserve">or </w:t>
        </w:r>
      </w:ins>
      <w:ins w:id="2376" w:author="Birklhuber Bernd" w:date="2026-08-21T13:38:00Z">
        <w:r w:rsidR="00D31668">
          <w:t xml:space="preserve">Inland </w:t>
        </w:r>
      </w:ins>
      <w:ins w:id="2377" w:author="Birklhuber Bernd" w:date="2026-08-07T11:51:00Z">
        <w:r w:rsidR="00810383">
          <w:t xml:space="preserve">ECS </w:t>
        </w:r>
      </w:ins>
      <w:r w:rsidR="002B544A" w:rsidRPr="0062074F">
        <w:t xml:space="preserve">Update Status Report, Appendix </w:t>
      </w:r>
      <w:r w:rsidR="00A310A1" w:rsidRPr="0062074F">
        <w:t>C</w:t>
      </w:r>
      <w:r w:rsidR="00F90EF4" w:rsidRPr="0062074F">
        <w:t>.</w:t>
      </w:r>
      <w:r w:rsidR="002B544A" w:rsidRPr="0062074F">
        <w:t xml:space="preserve"> </w:t>
      </w:r>
    </w:p>
    <w:p w14:paraId="5BA5F198" w14:textId="214BA227" w:rsidR="00981782" w:rsidRPr="0062074F" w:rsidRDefault="00981782">
      <w:pPr>
        <w:pStyle w:val="Listenabsatz"/>
        <w:numPr>
          <w:ilvl w:val="0"/>
          <w:numId w:val="33"/>
        </w:numPr>
        <w:spacing w:after="60" w:line="240" w:lineRule="auto"/>
        <w:jc w:val="both"/>
      </w:pPr>
      <w:r w:rsidRPr="0062074F">
        <w:lastRenderedPageBreak/>
        <w:t>Re-issue - replace the original datasets and its updates up to the date of the issue with the reissued dataset</w:t>
      </w:r>
      <w:r w:rsidR="00142C35" w:rsidRPr="0062074F">
        <w:t>.</w:t>
      </w:r>
      <w:r w:rsidR="00326324" w:rsidRPr="0062074F">
        <w:t xml:space="preserve"> Retention of the old issue should be as specified in the </w:t>
      </w:r>
      <w:r w:rsidR="00DC1E55" w:rsidRPr="0062074F">
        <w:t>P</w:t>
      </w:r>
      <w:r w:rsidR="00326324" w:rsidRPr="0062074F">
        <w:t xml:space="preserve">roduct </w:t>
      </w:r>
      <w:r w:rsidR="00DC1E55" w:rsidRPr="0062074F">
        <w:t>S</w:t>
      </w:r>
      <w:r w:rsidR="00326324" w:rsidRPr="0062074F">
        <w:t>pecification.</w:t>
      </w:r>
      <w:r w:rsidR="00F97154" w:rsidRPr="0062074F">
        <w:t xml:space="preserve"> After a re-issue, subsequent updates may be incorporated from this reissue or from the original data kept continuously updated.</w:t>
      </w:r>
    </w:p>
    <w:p w14:paraId="6DB7F566" w14:textId="62F889AE" w:rsidR="00981782" w:rsidRPr="0062074F" w:rsidRDefault="00981782">
      <w:pPr>
        <w:pStyle w:val="Listenabsatz"/>
        <w:numPr>
          <w:ilvl w:val="0"/>
          <w:numId w:val="33"/>
        </w:numPr>
        <w:spacing w:after="60" w:line="240" w:lineRule="auto"/>
        <w:jc w:val="both"/>
      </w:pPr>
      <w:r w:rsidRPr="0062074F">
        <w:t xml:space="preserve">Cancellation </w:t>
      </w:r>
      <w:r w:rsidR="00DC1E55" w:rsidRPr="0062074F">
        <w:t>–</w:t>
      </w:r>
      <w:r w:rsidRPr="0062074F">
        <w:t xml:space="preserve"> </w:t>
      </w:r>
      <w:r w:rsidR="00C50817" w:rsidRPr="0062074F">
        <w:t xml:space="preserve">cancellations are achieved either by the application of a cancellation update, or by the use of a fileless cancellation mechanism. The </w:t>
      </w:r>
      <w:ins w:id="2378" w:author="Birklhuber Bernd" w:date="2026-08-07T11:51:00Z">
        <w:r w:rsidR="00810383">
          <w:t xml:space="preserve">Inland </w:t>
        </w:r>
      </w:ins>
      <w:r w:rsidR="00C50817" w:rsidRPr="0062074F">
        <w:t xml:space="preserve">ECDIS </w:t>
      </w:r>
      <w:ins w:id="2379" w:author="Birklhuber Bernd" w:date="2026-08-07T11:51:00Z">
        <w:r w:rsidR="00810383">
          <w:t xml:space="preserve">and </w:t>
        </w:r>
      </w:ins>
      <w:ins w:id="2380" w:author="Birklhuber Bernd" w:date="2026-08-21T13:46:00Z">
        <w:r w:rsidR="00A925D7">
          <w:t xml:space="preserve">Inland </w:t>
        </w:r>
      </w:ins>
      <w:ins w:id="2381" w:author="Birklhuber Bernd" w:date="2026-08-07T11:51:00Z">
        <w:r w:rsidR="00810383">
          <w:t xml:space="preserve">ECS </w:t>
        </w:r>
      </w:ins>
      <w:r w:rsidR="00C50817" w:rsidRPr="0062074F">
        <w:t xml:space="preserve">must </w:t>
      </w:r>
      <w:r w:rsidRPr="0062074F">
        <w:t>delete</w:t>
      </w:r>
      <w:r w:rsidR="00DC1E55" w:rsidRPr="0062074F">
        <w:t xml:space="preserve"> </w:t>
      </w:r>
      <w:r w:rsidRPr="0062074F">
        <w:t xml:space="preserve">the cancelled dataset and </w:t>
      </w:r>
      <w:r w:rsidR="00C50817" w:rsidRPr="0062074F">
        <w:t xml:space="preserve">any </w:t>
      </w:r>
      <w:r w:rsidRPr="0062074F">
        <w:t>updates</w:t>
      </w:r>
      <w:r w:rsidR="00E03B21" w:rsidRPr="0062074F">
        <w:t xml:space="preserve"> as </w:t>
      </w:r>
      <w:r w:rsidR="00C253DE" w:rsidRPr="0062074F">
        <w:t xml:space="preserve">specified </w:t>
      </w:r>
      <w:r w:rsidR="00C50817" w:rsidRPr="0062074F">
        <w:t xml:space="preserve">in </w:t>
      </w:r>
      <w:r w:rsidR="00E03B21" w:rsidRPr="0062074F">
        <w:t>S-100 17-4.4.1</w:t>
      </w:r>
      <w:r w:rsidR="005819F9" w:rsidRPr="0062074F">
        <w:t xml:space="preserve"> (</w:t>
      </w:r>
      <w:r w:rsidR="00C50817" w:rsidRPr="0062074F">
        <w:t xml:space="preserve">fileless cancellations </w:t>
      </w:r>
      <w:r w:rsidR="005819F9" w:rsidRPr="0062074F">
        <w:t>us</w:t>
      </w:r>
      <w:r w:rsidR="00C50817" w:rsidRPr="0062074F">
        <w:t>e</w:t>
      </w:r>
      <w:r w:rsidR="005819F9" w:rsidRPr="0062074F">
        <w:t xml:space="preserve"> the procedure specified in Appendix </w:t>
      </w:r>
      <w:r w:rsidR="007778D7" w:rsidRPr="0062074F">
        <w:t>B)</w:t>
      </w:r>
      <w:r w:rsidR="00142C35" w:rsidRPr="0062074F">
        <w:t>.</w:t>
      </w:r>
      <w:r w:rsidR="00C253DE" w:rsidRPr="0062074F">
        <w:t xml:space="preserve"> </w:t>
      </w:r>
      <w:r w:rsidR="00B6136D" w:rsidRPr="0062074F">
        <w:t xml:space="preserve">The system </w:t>
      </w:r>
      <w:r w:rsidR="00B15F52" w:rsidRPr="0062074F">
        <w:t xml:space="preserve">must </w:t>
      </w:r>
      <w:r w:rsidR="00C50817" w:rsidRPr="0062074F">
        <w:t xml:space="preserve">also </w:t>
      </w:r>
      <w:r w:rsidR="00B6136D" w:rsidRPr="0062074F">
        <w:t xml:space="preserve">report any </w:t>
      </w:r>
      <w:r w:rsidR="00001E36" w:rsidRPr="0062074F">
        <w:t>dataset</w:t>
      </w:r>
      <w:r w:rsidR="00B6136D" w:rsidRPr="0062074F">
        <w:t xml:space="preserve">(s) that have been </w:t>
      </w:r>
      <w:r w:rsidR="00CA0646" w:rsidRPr="0062074F">
        <w:t>i</w:t>
      </w:r>
      <w:r w:rsidR="00B6136D" w:rsidRPr="0062074F">
        <w:t xml:space="preserve">dentified as cancelled at load time. A message </w:t>
      </w:r>
      <w:r w:rsidR="00B15F52" w:rsidRPr="0062074F">
        <w:t xml:space="preserve">must </w:t>
      </w:r>
      <w:r w:rsidR="00B6136D" w:rsidRPr="0062074F">
        <w:t xml:space="preserve">be displayed informing the user of the </w:t>
      </w:r>
      <w:r w:rsidR="00001E36" w:rsidRPr="0062074F">
        <w:t>dataset</w:t>
      </w:r>
      <w:r w:rsidR="00B6136D" w:rsidRPr="0062074F">
        <w:t xml:space="preserve"> name. Depending on the method adopted by the OEM for managing cancelled </w:t>
      </w:r>
      <w:r w:rsidR="00001E36" w:rsidRPr="0062074F">
        <w:t>dataset</w:t>
      </w:r>
      <w:r w:rsidR="00B6136D" w:rsidRPr="0062074F">
        <w:t xml:space="preserve">s one of the following conditions must be observed: (1). The cancelled </w:t>
      </w:r>
      <w:r w:rsidR="00001E36" w:rsidRPr="0062074F">
        <w:t>dataset</w:t>
      </w:r>
      <w:r w:rsidR="00B6136D" w:rsidRPr="0062074F">
        <w:t xml:space="preserve"> cannot be viewed in the </w:t>
      </w:r>
      <w:ins w:id="2382" w:author="Birklhuber Bernd" w:date="2026-08-07T11:52:00Z">
        <w:r w:rsidR="00810383">
          <w:t xml:space="preserve">Inland </w:t>
        </w:r>
      </w:ins>
      <w:r w:rsidR="00B6136D" w:rsidRPr="0062074F">
        <w:t>ECDIS</w:t>
      </w:r>
      <w:ins w:id="2383" w:author="Birklhuber Bernd" w:date="2026-08-07T11:52:00Z">
        <w:r w:rsidR="00810383">
          <w:t xml:space="preserve"> and </w:t>
        </w:r>
      </w:ins>
      <w:ins w:id="2384" w:author="Birklhuber Bernd" w:date="2026-08-21T13:47:00Z">
        <w:r w:rsidR="00A925D7">
          <w:t xml:space="preserve">Inland </w:t>
        </w:r>
      </w:ins>
      <w:ins w:id="2385" w:author="Birklhuber Bernd" w:date="2026-08-07T11:52:00Z">
        <w:r w:rsidR="00810383">
          <w:t>ECS</w:t>
        </w:r>
      </w:ins>
      <w:r w:rsidR="00A01D79" w:rsidRPr="0062074F">
        <w:t>;</w:t>
      </w:r>
      <w:r w:rsidR="00B6136D" w:rsidRPr="0062074F">
        <w:t xml:space="preserve"> (2). The cancelled </w:t>
      </w:r>
      <w:r w:rsidR="00001E36" w:rsidRPr="0062074F">
        <w:t>dataset</w:t>
      </w:r>
      <w:r w:rsidR="00B6136D" w:rsidRPr="0062074F">
        <w:t xml:space="preserve"> can be viewed in the </w:t>
      </w:r>
      <w:ins w:id="2386" w:author="Birklhuber Bernd" w:date="2026-08-07T11:52:00Z">
        <w:r w:rsidR="00810383">
          <w:t xml:space="preserve">Inland </w:t>
        </w:r>
      </w:ins>
      <w:r w:rsidR="00B6136D" w:rsidRPr="0062074F">
        <w:t xml:space="preserve">ECDIS </w:t>
      </w:r>
      <w:ins w:id="2387" w:author="Birklhuber Bernd" w:date="2026-08-07T11:52:00Z">
        <w:r w:rsidR="00810383">
          <w:t xml:space="preserve">and </w:t>
        </w:r>
      </w:ins>
      <w:ins w:id="2388" w:author="Birklhuber Bernd" w:date="2026-08-21T13:47:00Z">
        <w:r w:rsidR="00A925D7">
          <w:t xml:space="preserve">Inland </w:t>
        </w:r>
      </w:ins>
      <w:ins w:id="2389" w:author="Birklhuber Bernd" w:date="2026-08-07T11:52:00Z">
        <w:r w:rsidR="00810383">
          <w:t xml:space="preserve">ECS </w:t>
        </w:r>
      </w:ins>
      <w:r w:rsidR="00B6136D" w:rsidRPr="0062074F">
        <w:t>with the warning message specified “</w:t>
      </w:r>
      <w:r w:rsidR="00001E36" w:rsidRPr="0062074F">
        <w:t>Dataset</w:t>
      </w:r>
      <w:r w:rsidR="00B6136D" w:rsidRPr="0062074F">
        <w:t xml:space="preserve"> &lt;name&gt; has been cancelled and may not be up to date. Under no circumstances should it be used for primary navigation”.</w:t>
      </w:r>
    </w:p>
    <w:p w14:paraId="7D15F186" w14:textId="77777777" w:rsidR="004C0487" w:rsidRPr="0062074F" w:rsidRDefault="004C0487" w:rsidP="00B812CA">
      <w:pPr>
        <w:spacing w:after="60" w:line="240" w:lineRule="auto"/>
        <w:jc w:val="both"/>
      </w:pPr>
    </w:p>
    <w:p w14:paraId="2E1E9F74" w14:textId="29796C9D" w:rsidR="00B073EA" w:rsidRPr="0062074F" w:rsidRDefault="00732F08" w:rsidP="00BE68E8">
      <w:pPr>
        <w:pStyle w:val="berschrift1"/>
      </w:pPr>
      <w:bookmarkStart w:id="2390" w:name="_Toc194061829"/>
      <w:bookmarkStart w:id="2391" w:name="_Toc194067217"/>
      <w:bookmarkStart w:id="2392" w:name="_Ref167112888"/>
      <w:bookmarkStart w:id="2393" w:name="_Toc226035132"/>
      <w:bookmarkEnd w:id="2390"/>
      <w:bookmarkEnd w:id="2391"/>
      <w:r w:rsidRPr="0062074F">
        <w:t xml:space="preserve">Dataset </w:t>
      </w:r>
      <w:r w:rsidR="00B073EA" w:rsidRPr="0062074F">
        <w:t xml:space="preserve">Support </w:t>
      </w:r>
      <w:r w:rsidR="001309C7" w:rsidRPr="0062074F">
        <w:t>F</w:t>
      </w:r>
      <w:r w:rsidR="00B073EA" w:rsidRPr="0062074F">
        <w:t>ile</w:t>
      </w:r>
      <w:r w:rsidR="00453DD3" w:rsidRPr="0062074F">
        <w:t>s</w:t>
      </w:r>
      <w:bookmarkEnd w:id="2392"/>
      <w:bookmarkEnd w:id="2393"/>
    </w:p>
    <w:p w14:paraId="7EC7C317" w14:textId="6741D2F6" w:rsidR="00453DD3" w:rsidRPr="0062074F" w:rsidRDefault="00453DD3" w:rsidP="00453DD3">
      <w:pPr>
        <w:jc w:val="both"/>
      </w:pPr>
      <w:commentRangeStart w:id="2394"/>
      <w:r w:rsidRPr="0062074F">
        <w:t xml:space="preserve">Exchange sets delivered to </w:t>
      </w:r>
      <w:ins w:id="2395" w:author="Birklhuber Bernd" w:date="2026-08-07T11:52:00Z">
        <w:r w:rsidR="00810383">
          <w:t xml:space="preserve">Inland </w:t>
        </w:r>
      </w:ins>
      <w:r w:rsidRPr="0062074F">
        <w:t xml:space="preserve">ECDIS </w:t>
      </w:r>
      <w:ins w:id="2396" w:author="Birklhuber Bernd" w:date="2026-08-07T11:52:00Z">
        <w:r w:rsidR="00810383">
          <w:t xml:space="preserve">and </w:t>
        </w:r>
      </w:ins>
      <w:ins w:id="2397" w:author="Birklhuber Bernd" w:date="2026-08-21T13:47:00Z">
        <w:r w:rsidR="00A925D7">
          <w:t xml:space="preserve">Inland </w:t>
        </w:r>
      </w:ins>
      <w:ins w:id="2398" w:author="Birklhuber Bernd" w:date="2026-08-07T11:52:00Z">
        <w:r w:rsidR="00810383">
          <w:t xml:space="preserve">ECS </w:t>
        </w:r>
      </w:ins>
      <w:r w:rsidRPr="0062074F">
        <w:t xml:space="preserve">only contain S-100 datasets, any required dataset support files, S-100 catalogues (feature and portrayal catalogues) and language packs, referred to as “system support files”. </w:t>
      </w:r>
    </w:p>
    <w:p w14:paraId="4B0DBCA2" w14:textId="3FFBF7D4" w:rsidR="00453DD3" w:rsidRPr="0062074F" w:rsidRDefault="00453DD3" w:rsidP="002D7DEE">
      <w:pPr>
        <w:jc w:val="both"/>
      </w:pPr>
      <w:r w:rsidRPr="0062074F">
        <w:t xml:space="preserve">The </w:t>
      </w:r>
      <w:ins w:id="2399" w:author="Birklhuber Bernd" w:date="2026-08-07T11:52:00Z">
        <w:r w:rsidR="00810383">
          <w:t xml:space="preserve">Inland </w:t>
        </w:r>
      </w:ins>
      <w:r w:rsidRPr="0062074F">
        <w:t xml:space="preserve">ECDIS </w:t>
      </w:r>
      <w:ins w:id="2400" w:author="Birklhuber Bernd" w:date="2026-08-07T11:53:00Z">
        <w:r w:rsidR="00810383">
          <w:t xml:space="preserve">and </w:t>
        </w:r>
      </w:ins>
      <w:ins w:id="2401" w:author="Birklhuber Bernd" w:date="2026-08-21T13:47:00Z">
        <w:r w:rsidR="00A925D7">
          <w:t xml:space="preserve">Inland </w:t>
        </w:r>
      </w:ins>
      <w:ins w:id="2402" w:author="Birklhuber Bernd" w:date="2026-08-07T11:53:00Z">
        <w:r w:rsidR="00810383">
          <w:t xml:space="preserve">ECS </w:t>
        </w:r>
      </w:ins>
      <w:r w:rsidRPr="0062074F">
        <w:t xml:space="preserve">must support the import of exchange set contents into the System database. There is no requirement to import or update any other </w:t>
      </w:r>
      <w:r w:rsidR="003D3E9C" w:rsidRPr="0062074F">
        <w:t>content</w:t>
      </w:r>
      <w:r w:rsidRPr="0062074F">
        <w:t xml:space="preserve"> from an exchange set. This includes any of </w:t>
      </w:r>
      <w:r w:rsidR="003D3E9C" w:rsidRPr="0062074F">
        <w:t xml:space="preserve">S-100’s </w:t>
      </w:r>
      <w:r w:rsidRPr="0062074F">
        <w:t>component schemas and system support files</w:t>
      </w:r>
      <w:r w:rsidR="003D3E9C" w:rsidRPr="0062074F">
        <w:t xml:space="preserve"> associated with those schemas</w:t>
      </w:r>
      <w:r w:rsidRPr="0062074F">
        <w:t>.</w:t>
      </w:r>
    </w:p>
    <w:p w14:paraId="16DF4EBB" w14:textId="7003CE43" w:rsidR="00453DD3" w:rsidRPr="0062074F" w:rsidRDefault="00453DD3" w:rsidP="002D7DEE">
      <w:pPr>
        <w:jc w:val="both"/>
      </w:pPr>
      <w:r w:rsidRPr="0062074F">
        <w:t xml:space="preserve">As defined in S-100 Part 17, each dataset support file references one or more datasets which contain a reference to it. Language packs (S-100 Part 18) reference the feature catalogue they refer to. </w:t>
      </w:r>
      <w:commentRangeEnd w:id="2394"/>
      <w:r w:rsidR="00810383">
        <w:rPr>
          <w:rStyle w:val="Kommentarzeichen"/>
        </w:rPr>
        <w:commentReference w:id="2394"/>
      </w:r>
    </w:p>
    <w:p w14:paraId="5AE3757F" w14:textId="5FAEF878" w:rsidR="00453DD3" w:rsidRPr="0062074F" w:rsidRDefault="00453DD3" w:rsidP="002D7DEE">
      <w:pPr>
        <w:pStyle w:val="berschrift2"/>
      </w:pPr>
      <w:bookmarkStart w:id="2403" w:name="_Ref188950832"/>
      <w:bookmarkStart w:id="2404" w:name="_Toc226035133"/>
      <w:r w:rsidRPr="0062074F">
        <w:t>Exchange set delivery</w:t>
      </w:r>
      <w:bookmarkEnd w:id="2403"/>
      <w:bookmarkEnd w:id="2404"/>
    </w:p>
    <w:p w14:paraId="300F0C50" w14:textId="57605890" w:rsidR="00453DD3" w:rsidRPr="0062074F" w:rsidRDefault="00453DD3" w:rsidP="002D7DEE">
      <w:pPr>
        <w:spacing w:after="120" w:line="240" w:lineRule="auto"/>
        <w:contextualSpacing/>
        <w:jc w:val="both"/>
      </w:pPr>
      <w:r w:rsidRPr="0062074F">
        <w:t xml:space="preserve">Exchange sets which contain base datasets will also contain all </w:t>
      </w:r>
      <w:r w:rsidR="00106E90" w:rsidRPr="0062074F">
        <w:t xml:space="preserve">relevant </w:t>
      </w:r>
      <w:r w:rsidRPr="0062074F">
        <w:t xml:space="preserve">dataset support. Exchange sets containing updates will deliver any dataset support files which are required by those updates. This may not be necessarily all the dataset support files associated with the </w:t>
      </w:r>
      <w:r w:rsidR="00360B24" w:rsidRPr="0062074F">
        <w:t xml:space="preserve">base </w:t>
      </w:r>
      <w:r w:rsidRPr="0062074F">
        <w:t>dataset.</w:t>
      </w:r>
    </w:p>
    <w:p w14:paraId="49E52DB9" w14:textId="77777777" w:rsidR="00453DD3" w:rsidRPr="0062074F" w:rsidRDefault="00453DD3" w:rsidP="002D7DEE"/>
    <w:p w14:paraId="3AD652DC" w14:textId="77777777" w:rsidR="00453DD3" w:rsidRPr="0062074F" w:rsidRDefault="00453DD3" w:rsidP="002D7DEE">
      <w:pPr>
        <w:pStyle w:val="berschrift2"/>
      </w:pPr>
      <w:bookmarkStart w:id="2405" w:name="_Toc226035134"/>
      <w:r w:rsidRPr="0062074F">
        <w:t>Management of automatic updates to Dataset Support files</w:t>
      </w:r>
      <w:bookmarkEnd w:id="2405"/>
    </w:p>
    <w:p w14:paraId="4B35A43A" w14:textId="263260E9" w:rsidR="00453DD3" w:rsidRDefault="00453DD3" w:rsidP="00D87FDE">
      <w:pPr>
        <w:jc w:val="both"/>
      </w:pPr>
      <w:r w:rsidRPr="0062074F">
        <w:t>Dataset names in S-100 are unique (S-100 Part 1</w:t>
      </w:r>
      <w:r w:rsidR="00D87FDE" w:rsidRPr="0062074F">
        <w:t>7</w:t>
      </w:r>
      <w:r w:rsidR="00653128" w:rsidRPr="0062074F">
        <w:t>).</w:t>
      </w:r>
      <w:r w:rsidRPr="0062074F">
        <w:t xml:space="preserve"> Dataset support files are referenced to one or more datasets in the exchange catalogue metadata. This allows dataset support files to be shared between multiple datasets.</w:t>
      </w:r>
    </w:p>
    <w:p w14:paraId="63EA2AE5" w14:textId="58BF4123" w:rsidR="00453DD3" w:rsidRPr="0062074F" w:rsidRDefault="00500BB0" w:rsidP="00D87FDE">
      <w:pPr>
        <w:jc w:val="both"/>
      </w:pPr>
      <w:r w:rsidRPr="0062074F">
        <w:t xml:space="preserve">The </w:t>
      </w:r>
      <w:ins w:id="2406" w:author="Birklhuber Bernd" w:date="2026-08-07T11:54:00Z">
        <w:r w:rsidR="00810383">
          <w:t xml:space="preserve">Inland </w:t>
        </w:r>
      </w:ins>
      <w:r w:rsidRPr="0062074F">
        <w:t xml:space="preserve">ECDIS </w:t>
      </w:r>
      <w:ins w:id="2407" w:author="Birklhuber Bernd" w:date="2026-08-07T11:54:00Z">
        <w:r w:rsidR="00810383">
          <w:t xml:space="preserve">and </w:t>
        </w:r>
      </w:ins>
      <w:ins w:id="2408" w:author="Birklhuber Bernd" w:date="2026-08-21T13:47:00Z">
        <w:r w:rsidR="00A925D7">
          <w:t xml:space="preserve">Inland </w:t>
        </w:r>
      </w:ins>
      <w:ins w:id="2409" w:author="Birklhuber Bernd" w:date="2026-08-07T11:54:00Z">
        <w:r w:rsidR="00810383">
          <w:t xml:space="preserve">ECS </w:t>
        </w:r>
      </w:ins>
      <w:r w:rsidRPr="0062074F">
        <w:t>must support the</w:t>
      </w:r>
      <w:r>
        <w:t xml:space="preserve"> management of dataset support files. </w:t>
      </w:r>
      <w:r w:rsidR="00453DD3" w:rsidRPr="0062074F">
        <w:t xml:space="preserve">As with datasets, dataset support files are managed </w:t>
      </w:r>
      <w:r>
        <w:t>using</w:t>
      </w:r>
      <w:r w:rsidRPr="0062074F">
        <w:t xml:space="preserve"> </w:t>
      </w:r>
      <w:r w:rsidR="00453DD3" w:rsidRPr="0062074F">
        <w:t xml:space="preserve">the Exchange Set metadata field S100_SupportFileRevisionStatus. </w:t>
      </w:r>
      <w:r w:rsidR="001E1327" w:rsidRPr="0062074F">
        <w:t xml:space="preserve">This field defines whether a dataset support file included in an exchange set is new, a replacement or should be deleted. </w:t>
      </w:r>
      <w:r w:rsidR="00453DD3" w:rsidRPr="0062074F">
        <w:t>The behaviour of each</w:t>
      </w:r>
      <w:r w:rsidR="001E1327" w:rsidRPr="0062074F">
        <w:t xml:space="preserve"> value of </w:t>
      </w:r>
      <w:r w:rsidR="00453DD3" w:rsidRPr="0062074F">
        <w:t xml:space="preserve"> </w:t>
      </w:r>
      <w:r w:rsidR="001E1327" w:rsidRPr="0062074F">
        <w:t xml:space="preserve"> S100_SupportFileRevisionStatus </w:t>
      </w:r>
      <w:r w:rsidR="00453DD3" w:rsidRPr="0062074F">
        <w:t>is described below:</w:t>
      </w:r>
    </w:p>
    <w:p w14:paraId="297C8DA0" w14:textId="75BC80E4" w:rsidR="00453DD3" w:rsidRPr="0062074F" w:rsidRDefault="006E5EB0">
      <w:pPr>
        <w:pStyle w:val="Listenabsatz"/>
        <w:numPr>
          <w:ilvl w:val="0"/>
          <w:numId w:val="68"/>
        </w:numPr>
        <w:spacing w:after="120" w:line="240" w:lineRule="auto"/>
        <w:jc w:val="both"/>
      </w:pPr>
      <w:r w:rsidRPr="0062074F">
        <w:rPr>
          <w:i/>
          <w:iCs/>
        </w:rPr>
        <w:t>n</w:t>
      </w:r>
      <w:r w:rsidR="00453DD3" w:rsidRPr="0062074F">
        <w:rPr>
          <w:i/>
          <w:iCs/>
        </w:rPr>
        <w:t>ew</w:t>
      </w:r>
      <w:r w:rsidRPr="0062074F">
        <w:t xml:space="preserve"> – A new dataset support file to be installed on the system</w:t>
      </w:r>
    </w:p>
    <w:p w14:paraId="2A520553" w14:textId="5BA99826" w:rsidR="00453DD3" w:rsidRPr="0062074F" w:rsidRDefault="006E5EB0">
      <w:pPr>
        <w:pStyle w:val="Listenabsatz"/>
        <w:numPr>
          <w:ilvl w:val="0"/>
          <w:numId w:val="68"/>
        </w:numPr>
        <w:spacing w:after="120" w:line="240" w:lineRule="auto"/>
        <w:jc w:val="both"/>
      </w:pPr>
      <w:r w:rsidRPr="0062074F">
        <w:rPr>
          <w:i/>
          <w:iCs/>
        </w:rPr>
        <w:t>r</w:t>
      </w:r>
      <w:r w:rsidR="00453DD3" w:rsidRPr="0062074F">
        <w:rPr>
          <w:i/>
          <w:iCs/>
        </w:rPr>
        <w:t>eplacement</w:t>
      </w:r>
      <w:r w:rsidRPr="0062074F">
        <w:t xml:space="preserve"> – a replacement for an existing dataset support file with the same name.</w:t>
      </w:r>
    </w:p>
    <w:p w14:paraId="27A2FE98" w14:textId="78222944" w:rsidR="00453DD3" w:rsidRPr="0062074F" w:rsidRDefault="006E5EB0">
      <w:pPr>
        <w:pStyle w:val="Listenabsatz"/>
        <w:numPr>
          <w:ilvl w:val="0"/>
          <w:numId w:val="68"/>
        </w:numPr>
        <w:spacing w:after="120" w:line="240" w:lineRule="auto"/>
        <w:jc w:val="both"/>
      </w:pPr>
      <w:r w:rsidRPr="0062074F">
        <w:rPr>
          <w:i/>
          <w:iCs/>
        </w:rPr>
        <w:t>d</w:t>
      </w:r>
      <w:r w:rsidR="00453DD3" w:rsidRPr="0062074F">
        <w:rPr>
          <w:i/>
          <w:iCs/>
        </w:rPr>
        <w:t>eletion</w:t>
      </w:r>
      <w:r w:rsidRPr="0062074F">
        <w:t xml:space="preserve"> – deletion of the dataset support file with the given name</w:t>
      </w:r>
      <w:r w:rsidR="008A7FAE" w:rsidRPr="0062074F">
        <w:t xml:space="preserve"> (subject to the guidance in this </w:t>
      </w:r>
      <w:r w:rsidR="00E934DF">
        <w:t>clause</w:t>
      </w:r>
      <w:r w:rsidR="008A7FAE" w:rsidRPr="0062074F">
        <w:t>)</w:t>
      </w:r>
    </w:p>
    <w:p w14:paraId="330DE4F6" w14:textId="176688E5" w:rsidR="00453DD3" w:rsidRPr="0062074F" w:rsidRDefault="00453DD3" w:rsidP="00453DD3">
      <w:pPr>
        <w:spacing w:after="120" w:line="240" w:lineRule="auto"/>
        <w:jc w:val="both"/>
      </w:pPr>
      <w:r w:rsidRPr="0062074F">
        <w:t xml:space="preserve">When a feature pointing to a text, picture or application file is deleted or updated so that it no longer references the dataset support file, the </w:t>
      </w:r>
      <w:ins w:id="2410" w:author="Birklhuber Bernd" w:date="2026-08-07T12:47:00Z">
        <w:r w:rsidR="004913D0">
          <w:t xml:space="preserve">Inland </w:t>
        </w:r>
      </w:ins>
      <w:r w:rsidRPr="0062074F">
        <w:t xml:space="preserve">ECDIS </w:t>
      </w:r>
      <w:ins w:id="2411" w:author="Birklhuber Bernd" w:date="2026-08-21T13:48:00Z">
        <w:r w:rsidR="00A925D7">
          <w:t>and</w:t>
        </w:r>
      </w:ins>
      <w:ins w:id="2412" w:author="Birklhuber Bernd" w:date="2026-08-07T12:47:00Z">
        <w:r w:rsidR="004913D0">
          <w:t xml:space="preserve"> </w:t>
        </w:r>
      </w:ins>
      <w:ins w:id="2413" w:author="Birklhuber Bernd" w:date="2026-08-21T13:47:00Z">
        <w:r w:rsidR="00A925D7">
          <w:t xml:space="preserve">Inland </w:t>
        </w:r>
      </w:ins>
      <w:ins w:id="2414" w:author="Birklhuber Bernd" w:date="2026-08-07T12:47:00Z">
        <w:r w:rsidR="004913D0">
          <w:t xml:space="preserve">ECS </w:t>
        </w:r>
      </w:ins>
      <w:r w:rsidR="00264905" w:rsidRPr="0062074F">
        <w:t xml:space="preserve">must </w:t>
      </w:r>
      <w:r w:rsidRPr="0062074F">
        <w:t xml:space="preserve">check to see whether any other feature references the same dataset support file, before that dataset support file is deleted. </w:t>
      </w:r>
    </w:p>
    <w:p w14:paraId="37157FBE" w14:textId="068EA579" w:rsidR="00453DD3" w:rsidRPr="0062074F" w:rsidRDefault="00453DD3" w:rsidP="00453DD3">
      <w:pPr>
        <w:spacing w:after="120" w:line="240" w:lineRule="auto"/>
        <w:jc w:val="both"/>
      </w:pPr>
      <w:r w:rsidRPr="0062074F">
        <w:lastRenderedPageBreak/>
        <w:t xml:space="preserve">Similarly, when a dataset support file is marked for deletion by a CATALOG.XML entry then the </w:t>
      </w:r>
      <w:ins w:id="2415" w:author="Birklhuber Bernd" w:date="2026-08-07T12:47:00Z">
        <w:r w:rsidR="004913D0">
          <w:t xml:space="preserve">Inland </w:t>
        </w:r>
      </w:ins>
      <w:r w:rsidRPr="0062074F">
        <w:t xml:space="preserve">ECDIS </w:t>
      </w:r>
      <w:ins w:id="2416" w:author="Birklhuber Bernd" w:date="2026-08-07T12:47:00Z">
        <w:r w:rsidR="004913D0">
          <w:t xml:space="preserve">and </w:t>
        </w:r>
      </w:ins>
      <w:ins w:id="2417" w:author="Birklhuber Bernd" w:date="2026-08-21T13:48:00Z">
        <w:r w:rsidR="00A925D7">
          <w:t xml:space="preserve">Inland </w:t>
        </w:r>
      </w:ins>
      <w:ins w:id="2418" w:author="Birklhuber Bernd" w:date="2026-08-07T12:47:00Z">
        <w:r w:rsidR="004913D0">
          <w:t xml:space="preserve">ECS </w:t>
        </w:r>
      </w:ins>
      <w:r w:rsidR="00264905" w:rsidRPr="0062074F">
        <w:t xml:space="preserve">must </w:t>
      </w:r>
      <w:r w:rsidRPr="0062074F">
        <w:t>check that the support file is not used by any other datasets prior to deletion</w:t>
      </w:r>
      <w:r w:rsidR="00FF3E5B" w:rsidRPr="0062074F">
        <w:t>.</w:t>
      </w:r>
    </w:p>
    <w:p w14:paraId="204E2C79" w14:textId="77777777" w:rsidR="00453DD3" w:rsidRPr="0062074F" w:rsidRDefault="00453DD3" w:rsidP="002D7DEE">
      <w:pPr>
        <w:spacing w:after="120" w:line="240" w:lineRule="auto"/>
        <w:contextualSpacing/>
        <w:jc w:val="both"/>
      </w:pPr>
    </w:p>
    <w:p w14:paraId="7C871C56" w14:textId="7DCB1ECB" w:rsidR="00453DD3" w:rsidRPr="0062074F" w:rsidRDefault="00453DD3" w:rsidP="002D7DEE">
      <w:pPr>
        <w:pStyle w:val="berschrift2"/>
      </w:pPr>
      <w:bookmarkStart w:id="2419" w:name="_Toc226035135"/>
      <w:r w:rsidRPr="0062074F">
        <w:t>Dataset Support File formats.</w:t>
      </w:r>
      <w:bookmarkEnd w:id="2419"/>
    </w:p>
    <w:p w14:paraId="13D8317E" w14:textId="2DAB5061" w:rsidR="00E52CD2" w:rsidRPr="0062074F" w:rsidRDefault="0087682E" w:rsidP="00E52CD2">
      <w:r w:rsidRPr="0062074F">
        <w:t xml:space="preserve">From all possible support file formats, </w:t>
      </w:r>
      <w:ins w:id="2420" w:author="Birklhuber Bernd" w:date="2026-08-07T12:47:00Z">
        <w:r w:rsidR="004913D0">
          <w:t>In</w:t>
        </w:r>
      </w:ins>
      <w:ins w:id="2421" w:author="Birklhuber Bernd" w:date="2026-08-07T12:48:00Z">
        <w:r w:rsidR="004913D0">
          <w:t xml:space="preserve">land </w:t>
        </w:r>
      </w:ins>
      <w:r w:rsidRPr="0062074F">
        <w:t xml:space="preserve">ECDIS </w:t>
      </w:r>
      <w:ins w:id="2422" w:author="Birklhuber Bernd" w:date="2026-08-07T12:48:00Z">
        <w:r w:rsidR="004913D0">
          <w:t xml:space="preserve">and </w:t>
        </w:r>
      </w:ins>
      <w:ins w:id="2423" w:author="Birklhuber Bernd" w:date="2026-08-21T13:48:00Z">
        <w:r w:rsidR="00A925D7">
          <w:t xml:space="preserve">Inland </w:t>
        </w:r>
      </w:ins>
      <w:ins w:id="2424" w:author="Birklhuber Bernd" w:date="2026-08-07T12:48:00Z">
        <w:r w:rsidR="004913D0">
          <w:t xml:space="preserve">ECS </w:t>
        </w:r>
      </w:ins>
      <w:r w:rsidRPr="0062074F">
        <w:t>must at least be able to display the following (</w:t>
      </w:r>
      <w:r w:rsidR="00453DD3" w:rsidRPr="0062074F">
        <w:t>taken from t</w:t>
      </w:r>
      <w:r w:rsidR="00E52CD2" w:rsidRPr="0062074F">
        <w:t xml:space="preserve">he </w:t>
      </w:r>
      <w:r w:rsidR="00453DD3" w:rsidRPr="0062074F">
        <w:t xml:space="preserve">list of </w:t>
      </w:r>
      <w:r w:rsidR="00E52CD2" w:rsidRPr="0062074F">
        <w:t>support file formats in S-100 Part 17</w:t>
      </w:r>
      <w:r w:rsidR="001309C7" w:rsidRPr="0062074F">
        <w:t xml:space="preserve"> S100_SupportFileFormat enumeration</w:t>
      </w:r>
      <w:r w:rsidRPr="0062074F">
        <w:t>)</w:t>
      </w:r>
    </w:p>
    <w:p w14:paraId="5EFA495C" w14:textId="0B66BC01" w:rsidR="00DF7708" w:rsidRPr="0062074F" w:rsidRDefault="00E52CD2">
      <w:pPr>
        <w:pStyle w:val="Listenabsatz"/>
        <w:numPr>
          <w:ilvl w:val="0"/>
          <w:numId w:val="61"/>
        </w:numPr>
      </w:pPr>
      <w:r w:rsidRPr="0062074F">
        <w:t>Plain tex</w:t>
      </w:r>
      <w:r w:rsidR="00F91C71" w:rsidRPr="0062074F">
        <w:t>t</w:t>
      </w:r>
    </w:p>
    <w:p w14:paraId="06CF075E" w14:textId="1E98DF15" w:rsidR="00DF7708" w:rsidRPr="0062074F" w:rsidRDefault="00DF7708">
      <w:pPr>
        <w:pStyle w:val="Listenabsatz"/>
        <w:numPr>
          <w:ilvl w:val="0"/>
          <w:numId w:val="61"/>
        </w:numPr>
      </w:pPr>
      <w:r w:rsidRPr="0062074F">
        <w:t>JPEG 2000</w:t>
      </w:r>
    </w:p>
    <w:p w14:paraId="5A54DEA5" w14:textId="7F4730B3" w:rsidR="00DF7708" w:rsidRPr="0062074F" w:rsidRDefault="00DF7708">
      <w:pPr>
        <w:pStyle w:val="Listenabsatz"/>
        <w:numPr>
          <w:ilvl w:val="0"/>
          <w:numId w:val="61"/>
        </w:numPr>
      </w:pPr>
      <w:r w:rsidRPr="0062074F">
        <w:t>TIFF</w:t>
      </w:r>
      <w:r w:rsidR="00F91C71" w:rsidRPr="0062074F">
        <w:t xml:space="preserve"> 6.0</w:t>
      </w:r>
    </w:p>
    <w:p w14:paraId="3C299EC9" w14:textId="60DB3593" w:rsidR="001309C7" w:rsidRPr="0062074F" w:rsidRDefault="001309C7" w:rsidP="00E52CD2">
      <w:r w:rsidRPr="0062074F">
        <w:t>All</w:t>
      </w:r>
      <w:r w:rsidR="00453DD3" w:rsidRPr="0062074F">
        <w:t xml:space="preserve"> dataset</w:t>
      </w:r>
      <w:r w:rsidRPr="0062074F">
        <w:t xml:space="preserve"> support files except the graphic formats use UTF-8 encoding.</w:t>
      </w:r>
    </w:p>
    <w:p w14:paraId="01A45E76" w14:textId="2049B589" w:rsidR="00624B58" w:rsidRPr="0062074F" w:rsidRDefault="00453DD3" w:rsidP="00624B58">
      <w:pPr>
        <w:spacing w:after="120" w:line="240" w:lineRule="auto"/>
        <w:jc w:val="both"/>
      </w:pPr>
      <w:r w:rsidRPr="0062074F">
        <w:t>System support files (feature and portrayal catalogues, and language packs) are in XML forma</w:t>
      </w:r>
      <w:r w:rsidR="00624B58" w:rsidRPr="0062074F">
        <w:t>t</w:t>
      </w:r>
      <w:r w:rsidR="00136717" w:rsidRPr="0062074F">
        <w:t>.</w:t>
      </w:r>
    </w:p>
    <w:p w14:paraId="1E1761DB" w14:textId="77777777" w:rsidR="00624B58" w:rsidRPr="0062074F" w:rsidRDefault="00624B58" w:rsidP="00624B58">
      <w:pPr>
        <w:spacing w:after="120" w:line="240" w:lineRule="auto"/>
        <w:jc w:val="both"/>
      </w:pPr>
    </w:p>
    <w:p w14:paraId="1CE01A4D" w14:textId="77777777" w:rsidR="00624B58" w:rsidRPr="0062074F" w:rsidRDefault="00624B58" w:rsidP="00624B58">
      <w:pPr>
        <w:spacing w:after="120" w:line="240" w:lineRule="auto"/>
        <w:jc w:val="both"/>
      </w:pPr>
    </w:p>
    <w:p w14:paraId="249EA555" w14:textId="77777777" w:rsidR="00624B58" w:rsidRPr="0062074F" w:rsidRDefault="00624B58" w:rsidP="00624B58">
      <w:pPr>
        <w:spacing w:after="120" w:line="240" w:lineRule="auto"/>
        <w:jc w:val="both"/>
      </w:pPr>
    </w:p>
    <w:p w14:paraId="07001F9F" w14:textId="42632C81" w:rsidR="00A01D79" w:rsidRPr="0062074F" w:rsidRDefault="00A01D79">
      <w:r w:rsidRPr="0062074F">
        <w:br w:type="page"/>
      </w:r>
    </w:p>
    <w:p w14:paraId="2722590B" w14:textId="77777777" w:rsidR="00A01D79" w:rsidRPr="0062074F" w:rsidRDefault="00A01D79" w:rsidP="00A01D79">
      <w:pPr>
        <w:spacing w:after="120" w:line="240" w:lineRule="auto"/>
        <w:rPr>
          <w:b/>
          <w:sz w:val="28"/>
          <w:lang w:eastAsia="en-GB"/>
        </w:rPr>
      </w:pPr>
    </w:p>
    <w:p w14:paraId="6BBEB643" w14:textId="77777777" w:rsidR="00A01D79" w:rsidRPr="0062074F" w:rsidRDefault="00A01D79" w:rsidP="00A01D79">
      <w:pPr>
        <w:spacing w:after="120" w:line="240" w:lineRule="auto"/>
        <w:rPr>
          <w:b/>
          <w:sz w:val="28"/>
          <w:lang w:eastAsia="en-GB"/>
        </w:rPr>
      </w:pPr>
    </w:p>
    <w:p w14:paraId="0E631C2F" w14:textId="77777777" w:rsidR="00A01D79" w:rsidRPr="0062074F" w:rsidRDefault="00A01D79" w:rsidP="00A01D79">
      <w:pPr>
        <w:spacing w:after="120" w:line="240" w:lineRule="auto"/>
        <w:rPr>
          <w:b/>
          <w:sz w:val="28"/>
          <w:lang w:eastAsia="en-GB"/>
        </w:rPr>
      </w:pPr>
    </w:p>
    <w:p w14:paraId="0B3CE3A9" w14:textId="77777777" w:rsidR="00A01D79" w:rsidRPr="0062074F" w:rsidRDefault="00A01D79" w:rsidP="00A01D79">
      <w:pPr>
        <w:spacing w:after="120" w:line="240" w:lineRule="auto"/>
        <w:jc w:val="center"/>
        <w:rPr>
          <w:b/>
          <w:sz w:val="28"/>
          <w:lang w:eastAsia="en-GB"/>
        </w:rPr>
      </w:pPr>
    </w:p>
    <w:p w14:paraId="39F680CB" w14:textId="77777777" w:rsidR="00A01D79" w:rsidRPr="0062074F" w:rsidRDefault="00A01D79" w:rsidP="00A01D79">
      <w:pPr>
        <w:spacing w:after="120" w:line="240" w:lineRule="auto"/>
        <w:jc w:val="center"/>
        <w:rPr>
          <w:b/>
          <w:sz w:val="28"/>
          <w:lang w:eastAsia="en-GB"/>
        </w:rPr>
      </w:pPr>
    </w:p>
    <w:p w14:paraId="40B7C0A4" w14:textId="77777777" w:rsidR="00A01D79" w:rsidRPr="0062074F" w:rsidRDefault="00A01D79" w:rsidP="00A01D79">
      <w:pPr>
        <w:spacing w:after="120" w:line="240" w:lineRule="auto"/>
        <w:jc w:val="center"/>
        <w:rPr>
          <w:b/>
          <w:sz w:val="28"/>
          <w:lang w:eastAsia="en-GB"/>
        </w:rPr>
      </w:pPr>
    </w:p>
    <w:p w14:paraId="646625B3" w14:textId="77777777" w:rsidR="00A01D79" w:rsidRPr="0062074F" w:rsidRDefault="00A01D79" w:rsidP="00A01D79">
      <w:pPr>
        <w:spacing w:after="120" w:line="240" w:lineRule="auto"/>
        <w:jc w:val="center"/>
        <w:rPr>
          <w:b/>
          <w:sz w:val="28"/>
          <w:lang w:eastAsia="en-GB"/>
        </w:rPr>
      </w:pPr>
    </w:p>
    <w:p w14:paraId="3DC120DD" w14:textId="77777777" w:rsidR="00A01D79" w:rsidRPr="0062074F" w:rsidRDefault="00A01D79" w:rsidP="00A01D79">
      <w:pPr>
        <w:spacing w:after="120" w:line="240" w:lineRule="auto"/>
        <w:jc w:val="center"/>
        <w:rPr>
          <w:b/>
          <w:sz w:val="28"/>
          <w:lang w:eastAsia="en-GB"/>
        </w:rPr>
      </w:pPr>
    </w:p>
    <w:p w14:paraId="35169A26" w14:textId="77777777" w:rsidR="00A01D79" w:rsidRPr="0062074F" w:rsidRDefault="00A01D79" w:rsidP="00A01D79">
      <w:pPr>
        <w:spacing w:after="120" w:line="240" w:lineRule="auto"/>
        <w:jc w:val="center"/>
        <w:rPr>
          <w:b/>
          <w:sz w:val="28"/>
          <w:lang w:eastAsia="en-GB"/>
        </w:rPr>
      </w:pPr>
    </w:p>
    <w:p w14:paraId="3F2471CE" w14:textId="77777777" w:rsidR="00A01D79" w:rsidRPr="0062074F" w:rsidRDefault="00A01D79" w:rsidP="00A01D79">
      <w:pPr>
        <w:spacing w:after="120" w:line="240" w:lineRule="auto"/>
        <w:jc w:val="center"/>
        <w:rPr>
          <w:b/>
          <w:sz w:val="28"/>
          <w:lang w:eastAsia="en-GB"/>
        </w:rPr>
      </w:pPr>
    </w:p>
    <w:p w14:paraId="742EC90B" w14:textId="77777777" w:rsidR="00A01D79" w:rsidRPr="0062074F" w:rsidRDefault="00A01D79" w:rsidP="00A01D79">
      <w:pPr>
        <w:spacing w:after="120" w:line="240" w:lineRule="auto"/>
        <w:jc w:val="center"/>
        <w:rPr>
          <w:b/>
          <w:sz w:val="28"/>
          <w:lang w:eastAsia="en-GB"/>
        </w:rPr>
      </w:pPr>
    </w:p>
    <w:p w14:paraId="41E3A9B3" w14:textId="77777777" w:rsidR="00A01D79" w:rsidRPr="0062074F" w:rsidRDefault="00A01D79" w:rsidP="00A01D79">
      <w:pPr>
        <w:spacing w:after="120" w:line="240" w:lineRule="auto"/>
        <w:jc w:val="center"/>
        <w:rPr>
          <w:b/>
          <w:sz w:val="28"/>
          <w:lang w:eastAsia="en-GB"/>
        </w:rPr>
      </w:pPr>
    </w:p>
    <w:p w14:paraId="55F217DC" w14:textId="77777777" w:rsidR="00A01D79" w:rsidRPr="0062074F"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62074F">
        <w:rPr>
          <w:rFonts w:ascii="Arial Narrow" w:hAnsi="Arial Narrow"/>
          <w:lang w:eastAsia="en-GB"/>
        </w:rPr>
        <w:t>Page intentionally left blank</w:t>
      </w:r>
    </w:p>
    <w:p w14:paraId="71AF2F92" w14:textId="77777777" w:rsidR="00D423D0" w:rsidRPr="0062074F" w:rsidRDefault="00D423D0" w:rsidP="004E61EE">
      <w:pPr>
        <w:spacing w:line="240" w:lineRule="auto"/>
      </w:pPr>
    </w:p>
    <w:p w14:paraId="56A07060" w14:textId="77777777" w:rsidR="009B542A" w:rsidRPr="0062074F" w:rsidRDefault="009B542A" w:rsidP="00A01D79">
      <w:pPr>
        <w:pStyle w:val="Appendix"/>
      </w:pPr>
      <w:bookmarkStart w:id="2425" w:name="_Toc527357301"/>
      <w:bookmarkStart w:id="2426" w:name="_Toc527359177"/>
      <w:r w:rsidRPr="0062074F">
        <w:br w:type="page"/>
      </w:r>
    </w:p>
    <w:p w14:paraId="0387F1F5" w14:textId="494F94C7" w:rsidR="00486E87" w:rsidRPr="0062074F" w:rsidRDefault="001F3B64" w:rsidP="002D7DEE">
      <w:pPr>
        <w:pStyle w:val="berschrift1"/>
        <w:numPr>
          <w:ilvl w:val="0"/>
          <w:numId w:val="0"/>
        </w:numPr>
        <w:ind w:left="432"/>
        <w:jc w:val="center"/>
      </w:pPr>
      <w:bookmarkStart w:id="2427" w:name="_Toc226035136"/>
      <w:bookmarkEnd w:id="2425"/>
      <w:bookmarkEnd w:id="2426"/>
      <w:r w:rsidRPr="0062074F">
        <w:lastRenderedPageBreak/>
        <w:t>Appendix A – Manual Updates</w:t>
      </w:r>
      <w:bookmarkEnd w:id="2427"/>
    </w:p>
    <w:p w14:paraId="7F18C959" w14:textId="5C31C1DF" w:rsidR="00747A03" w:rsidRPr="0062074F" w:rsidRDefault="00846094">
      <w:pPr>
        <w:pStyle w:val="berschrift2"/>
        <w:numPr>
          <w:ilvl w:val="0"/>
          <w:numId w:val="92"/>
        </w:numPr>
      </w:pPr>
      <w:bookmarkStart w:id="2428" w:name="_Toc226035137"/>
      <w:r w:rsidRPr="0062074F">
        <w:t>Introduction</w:t>
      </w:r>
      <w:bookmarkEnd w:id="2428"/>
    </w:p>
    <w:p w14:paraId="2CA76D4C" w14:textId="469B3D1A" w:rsidR="00B912FF" w:rsidRPr="0062074F" w:rsidRDefault="00B912FF" w:rsidP="00D87FDE">
      <w:pPr>
        <w:jc w:val="both"/>
      </w:pPr>
      <w:r w:rsidRPr="0062074F">
        <w:t xml:space="preserve">Manual updates are data entered manually into the </w:t>
      </w:r>
      <w:del w:id="2429" w:author="Birklhuber Bernd" w:date="2026-08-21T13:48:00Z">
        <w:r w:rsidRPr="0062074F" w:rsidDel="00A925D7">
          <w:delText>ENDS/</w:delText>
        </w:r>
      </w:del>
      <w:ins w:id="2430" w:author="Birklhuber Bernd" w:date="2026-08-07T12:49:00Z">
        <w:r w:rsidR="004913D0">
          <w:t>I</w:t>
        </w:r>
      </w:ins>
      <w:r w:rsidRPr="0062074F">
        <w:t>ENC.</w:t>
      </w:r>
      <w:r w:rsidR="00264905" w:rsidRPr="0062074F">
        <w:t xml:space="preserve"> Manual updates are entered by the </w:t>
      </w:r>
      <w:del w:id="2431" w:author="Birklhuber Bernd" w:date="2026-08-07T12:49:00Z">
        <w:r w:rsidR="00264905" w:rsidRPr="0062074F" w:rsidDel="004913D0">
          <w:delText xml:space="preserve">mariner </w:delText>
        </w:r>
      </w:del>
      <w:ins w:id="2432" w:author="Birklhuber Bernd" w:date="2026-08-07T12:49:00Z">
        <w:r w:rsidR="004913D0">
          <w:t>boatmaster</w:t>
        </w:r>
        <w:r w:rsidR="004913D0" w:rsidRPr="0062074F">
          <w:t xml:space="preserve"> </w:t>
        </w:r>
      </w:ins>
      <w:r w:rsidR="00264905" w:rsidRPr="0062074F">
        <w:t xml:space="preserve">to add, delete or modify features in an </w:t>
      </w:r>
      <w:ins w:id="2433" w:author="Birklhuber Bernd" w:date="2026-08-07T12:49:00Z">
        <w:r w:rsidR="004913D0">
          <w:t>I</w:t>
        </w:r>
      </w:ins>
      <w:r w:rsidR="00264905" w:rsidRPr="0062074F">
        <w:t>ENC.</w:t>
      </w:r>
      <w:r w:rsidRPr="0062074F">
        <w:t xml:space="preserve"> </w:t>
      </w:r>
      <w:r w:rsidR="00264905" w:rsidRPr="0062074F">
        <w:t xml:space="preserve">In order to provide a harmonised and consistent approach to manual updates on the </w:t>
      </w:r>
      <w:ins w:id="2434" w:author="Birklhuber Bernd" w:date="2026-08-07T12:49:00Z">
        <w:r w:rsidR="004913D0">
          <w:t xml:space="preserve">Inland </w:t>
        </w:r>
      </w:ins>
      <w:r w:rsidR="00264905" w:rsidRPr="0062074F">
        <w:t>ECDIS</w:t>
      </w:r>
      <w:ins w:id="2435" w:author="Birklhuber Bernd" w:date="2026-08-07T12:49:00Z">
        <w:r w:rsidR="004913D0">
          <w:t xml:space="preserve"> and </w:t>
        </w:r>
      </w:ins>
      <w:ins w:id="2436" w:author="Birklhuber Bernd" w:date="2026-08-21T13:48:00Z">
        <w:r w:rsidR="00A925D7">
          <w:t xml:space="preserve">Inland </w:t>
        </w:r>
      </w:ins>
      <w:ins w:id="2437" w:author="Birklhuber Bernd" w:date="2026-08-07T12:49:00Z">
        <w:r w:rsidR="004913D0">
          <w:t>ECS</w:t>
        </w:r>
      </w:ins>
      <w:r w:rsidR="00264905" w:rsidRPr="0062074F">
        <w:t xml:space="preserve"> </w:t>
      </w:r>
      <w:r w:rsidR="000641D1">
        <w:t>the</w:t>
      </w:r>
      <w:r w:rsidR="00264905" w:rsidRPr="0062074F">
        <w:t xml:space="preserve"> set of portrayal symbols is supplied alongside this publication</w:t>
      </w:r>
      <w:r w:rsidR="000641D1">
        <w:t xml:space="preserve"> must be used</w:t>
      </w:r>
      <w:r w:rsidR="00264905" w:rsidRPr="0062074F">
        <w:t>. As a minimum, the symbols</w:t>
      </w:r>
      <w:r w:rsidR="001C7C14">
        <w:t xml:space="preserve"> contained in the portrayal catalogue and illustrated in </w:t>
      </w:r>
      <w:r w:rsidR="00264905" w:rsidRPr="0062074F">
        <w:t xml:space="preserve">Table </w:t>
      </w:r>
      <w:r w:rsidR="00205768">
        <w:t>7</w:t>
      </w:r>
      <w:r w:rsidR="00264905" w:rsidRPr="0062074F">
        <w:t xml:space="preserve">, Table </w:t>
      </w:r>
      <w:r w:rsidR="00205768">
        <w:t>8</w:t>
      </w:r>
      <w:r w:rsidR="00264905" w:rsidRPr="0062074F">
        <w:t xml:space="preserve"> and Table </w:t>
      </w:r>
      <w:r w:rsidR="00205768">
        <w:t>9</w:t>
      </w:r>
      <w:r w:rsidR="00264905" w:rsidRPr="0062074F">
        <w:t xml:space="preserve"> must be supported.</w:t>
      </w:r>
    </w:p>
    <w:p w14:paraId="11DDE4FB" w14:textId="01BDB17F" w:rsidR="00B912FF" w:rsidRPr="0062074F" w:rsidRDefault="00B912FF" w:rsidP="00D87FDE">
      <w:pPr>
        <w:jc w:val="both"/>
      </w:pPr>
      <w:r w:rsidRPr="0062074F">
        <w:t xml:space="preserve">Indications and alerts </w:t>
      </w:r>
      <w:r w:rsidR="00494CD1" w:rsidRPr="0062074F">
        <w:t xml:space="preserve">must </w:t>
      </w:r>
      <w:r w:rsidRPr="0062074F">
        <w:t xml:space="preserve">be triggered as for all official </w:t>
      </w:r>
      <w:ins w:id="2438" w:author="Birklhuber Bernd" w:date="2026-08-07T12:52:00Z">
        <w:r w:rsidR="004913D0">
          <w:t>I</w:t>
        </w:r>
      </w:ins>
      <w:r w:rsidRPr="0062074F">
        <w:t>ENC data</w:t>
      </w:r>
      <w:r w:rsidR="00AE2D60">
        <w:t xml:space="preserve">, </w:t>
      </w:r>
      <w:commentRangeStart w:id="2439"/>
      <w:r w:rsidR="00AE2D60">
        <w:t xml:space="preserve">using the alert catalogue included in the manual </w:t>
      </w:r>
      <w:proofErr w:type="gramStart"/>
      <w:r w:rsidR="00AE2D60">
        <w:t>updates</w:t>
      </w:r>
      <w:proofErr w:type="gramEnd"/>
      <w:r w:rsidR="00AE2D60">
        <w:t xml:space="preserve"> portrayal catalogue</w:t>
      </w:r>
      <w:commentRangeEnd w:id="2439"/>
      <w:r w:rsidR="004913D0">
        <w:rPr>
          <w:rStyle w:val="Kommentarzeichen"/>
        </w:rPr>
        <w:commentReference w:id="2439"/>
      </w:r>
      <w:r w:rsidR="00AE2D60">
        <w:t>.</w:t>
      </w:r>
    </w:p>
    <w:p w14:paraId="1B4808F6" w14:textId="394A08D1" w:rsidR="00D8238C" w:rsidRPr="0062074F" w:rsidRDefault="00846094" w:rsidP="00D87FDE">
      <w:pPr>
        <w:spacing w:after="120" w:line="240" w:lineRule="auto"/>
        <w:jc w:val="both"/>
      </w:pPr>
      <w:r w:rsidRPr="0062074F">
        <w:t xml:space="preserve">In order to provide a harmonised and consistent approach to manual editing and update on the </w:t>
      </w:r>
      <w:ins w:id="2440" w:author="Birklhuber Bernd" w:date="2026-08-07T12:53:00Z">
        <w:r w:rsidR="004913D0">
          <w:t xml:space="preserve">Inland </w:t>
        </w:r>
      </w:ins>
      <w:r w:rsidRPr="0062074F">
        <w:t xml:space="preserve">ECDIS </w:t>
      </w:r>
      <w:ins w:id="2441" w:author="Birklhuber Bernd" w:date="2026-08-07T12:53:00Z">
        <w:r w:rsidR="004913D0">
          <w:t xml:space="preserve">and </w:t>
        </w:r>
      </w:ins>
      <w:ins w:id="2442" w:author="Birklhuber Bernd" w:date="2026-08-21T13:48:00Z">
        <w:r w:rsidR="00A925D7">
          <w:t xml:space="preserve">Inland </w:t>
        </w:r>
      </w:ins>
      <w:ins w:id="2443" w:author="Birklhuber Bernd" w:date="2026-08-07T12:53:00Z">
        <w:r w:rsidR="004913D0">
          <w:t xml:space="preserve">ECS </w:t>
        </w:r>
      </w:ins>
      <w:r w:rsidRPr="0062074F">
        <w:t xml:space="preserve">a set of portrayal symbols </w:t>
      </w:r>
      <w:r w:rsidR="00D8238C" w:rsidRPr="0062074F">
        <w:t xml:space="preserve">is supplied alongside this publication. These symbols, </w:t>
      </w:r>
      <w:r w:rsidR="00AE6E73" w:rsidRPr="0062074F">
        <w:t xml:space="preserve">alongside an associated </w:t>
      </w:r>
      <w:r w:rsidR="00D8238C" w:rsidRPr="0062074F">
        <w:t xml:space="preserve">feature catalogue </w:t>
      </w:r>
      <w:r w:rsidR="001D2C6B">
        <w:t xml:space="preserve">containing a recommended data structure </w:t>
      </w:r>
      <w:r w:rsidR="00D8238C" w:rsidRPr="0062074F">
        <w:t xml:space="preserve">allow the OEM to implement a manual update and editing feature on the </w:t>
      </w:r>
      <w:ins w:id="2444" w:author="Birklhuber Bernd" w:date="2026-08-07T12:53:00Z">
        <w:r w:rsidR="004913D0">
          <w:t xml:space="preserve">Inland </w:t>
        </w:r>
      </w:ins>
      <w:r w:rsidR="00D8238C" w:rsidRPr="0062074F">
        <w:t>ECDIS</w:t>
      </w:r>
      <w:ins w:id="2445" w:author="Birklhuber Bernd" w:date="2026-08-07T12:53:00Z">
        <w:r w:rsidR="004913D0">
          <w:t xml:space="preserve"> and </w:t>
        </w:r>
      </w:ins>
      <w:ins w:id="2446" w:author="Birklhuber Bernd" w:date="2026-08-21T13:49:00Z">
        <w:r w:rsidR="00A925D7">
          <w:t xml:space="preserve">Inland </w:t>
        </w:r>
      </w:ins>
      <w:ins w:id="2447" w:author="Birklhuber Bernd" w:date="2026-08-07T12:53:00Z">
        <w:r w:rsidR="004913D0">
          <w:t>ECS</w:t>
        </w:r>
      </w:ins>
      <w:r w:rsidR="00D8238C" w:rsidRPr="0062074F">
        <w:t>.</w:t>
      </w:r>
    </w:p>
    <w:p w14:paraId="488C50B5" w14:textId="27BA4E5C" w:rsidR="0045426C" w:rsidRDefault="00D8238C" w:rsidP="00D87FDE">
      <w:pPr>
        <w:jc w:val="both"/>
      </w:pPr>
      <w:r w:rsidRPr="0062074F">
        <w:t xml:space="preserve">A </w:t>
      </w:r>
      <w:r w:rsidR="00096A27" w:rsidRPr="0062074F">
        <w:t xml:space="preserve">visual index </w:t>
      </w:r>
      <w:r w:rsidRPr="0062074F">
        <w:t>of the supplied symbols is provided in this Appendix</w:t>
      </w:r>
      <w:r w:rsidR="00D87FDE" w:rsidRPr="0062074F">
        <w:t xml:space="preserve"> in the following tables</w:t>
      </w:r>
      <w:r w:rsidRPr="0062074F">
        <w:t>.</w:t>
      </w:r>
      <w:r w:rsidR="00096A27" w:rsidRPr="0062074F">
        <w:t xml:space="preserve"> </w:t>
      </w:r>
    </w:p>
    <w:tbl>
      <w:tblPr>
        <w:tblStyle w:val="Tabellenraster"/>
        <w:tblW w:w="0" w:type="auto"/>
        <w:jc w:val="center"/>
        <w:tblLook w:val="04A0" w:firstRow="1" w:lastRow="0" w:firstColumn="1" w:lastColumn="0" w:noHBand="0" w:noVBand="1"/>
      </w:tblPr>
      <w:tblGrid>
        <w:gridCol w:w="2547"/>
        <w:gridCol w:w="3666"/>
      </w:tblGrid>
      <w:tr w:rsidR="00747500" w:rsidRPr="0062074F" w14:paraId="1905EB77" w14:textId="77777777" w:rsidTr="0075719A">
        <w:trPr>
          <w:jc w:val="center"/>
        </w:trPr>
        <w:tc>
          <w:tcPr>
            <w:tcW w:w="2547" w:type="dxa"/>
          </w:tcPr>
          <w:p w14:paraId="2C35829F" w14:textId="77777777" w:rsidR="00747500" w:rsidRPr="0062074F" w:rsidRDefault="00747500" w:rsidP="0075719A">
            <w:pPr>
              <w:rPr>
                <w:b/>
                <w:bCs/>
              </w:rPr>
            </w:pPr>
            <w:r w:rsidRPr="0062074F">
              <w:rPr>
                <w:b/>
                <w:bCs/>
              </w:rPr>
              <w:t>Symbol</w:t>
            </w:r>
            <w:r>
              <w:rPr>
                <w:b/>
                <w:bCs/>
              </w:rPr>
              <w:t xml:space="preserve"> Name</w:t>
            </w:r>
          </w:p>
        </w:tc>
        <w:tc>
          <w:tcPr>
            <w:tcW w:w="3666" w:type="dxa"/>
          </w:tcPr>
          <w:p w14:paraId="1BE0C583" w14:textId="77777777" w:rsidR="00747500" w:rsidRPr="0062074F" w:rsidRDefault="00747500" w:rsidP="0075719A">
            <w:pPr>
              <w:rPr>
                <w:b/>
                <w:bCs/>
                <w:noProof/>
              </w:rPr>
            </w:pPr>
            <w:r>
              <w:rPr>
                <w:b/>
                <w:bCs/>
                <w:noProof/>
              </w:rPr>
              <w:t xml:space="preserve">Portrayal </w:t>
            </w:r>
            <w:r w:rsidRPr="0062074F">
              <w:rPr>
                <w:b/>
                <w:bCs/>
                <w:noProof/>
              </w:rPr>
              <w:t>Example</w:t>
            </w:r>
          </w:p>
        </w:tc>
      </w:tr>
      <w:tr w:rsidR="00747500" w:rsidRPr="0062074F" w14:paraId="48819088" w14:textId="77777777" w:rsidTr="0075719A">
        <w:trPr>
          <w:jc w:val="center"/>
        </w:trPr>
        <w:tc>
          <w:tcPr>
            <w:tcW w:w="2547" w:type="dxa"/>
          </w:tcPr>
          <w:p w14:paraId="1326E28A" w14:textId="77777777" w:rsidR="00747500" w:rsidRPr="0062074F" w:rsidRDefault="00747500" w:rsidP="0075719A">
            <w:r w:rsidRPr="0062074F">
              <w:t>Beacon</w:t>
            </w:r>
          </w:p>
        </w:tc>
        <w:tc>
          <w:tcPr>
            <w:tcW w:w="3666" w:type="dxa"/>
          </w:tcPr>
          <w:p w14:paraId="55CD8559" w14:textId="77777777" w:rsidR="00747500" w:rsidRPr="0093690D" w:rsidRDefault="00747500" w:rsidP="0075719A">
            <w:pPr>
              <w:jc w:val="center"/>
            </w:pPr>
            <w:r w:rsidRPr="0093690D">
              <w:rPr>
                <w:noProof/>
              </w:rPr>
              <w:drawing>
                <wp:inline distT="0" distB="0" distL="0" distR="0" wp14:anchorId="7317A56D" wp14:editId="6D324766">
                  <wp:extent cx="1209844" cy="428685"/>
                  <wp:effectExtent l="0" t="0" r="9525" b="9525"/>
                  <wp:docPr id="3013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1584" name=""/>
                          <pic:cNvPicPr/>
                        </pic:nvPicPr>
                        <pic:blipFill>
                          <a:blip r:embed="rId27"/>
                          <a:stretch>
                            <a:fillRect/>
                          </a:stretch>
                        </pic:blipFill>
                        <pic:spPr>
                          <a:xfrm>
                            <a:off x="0" y="0"/>
                            <a:ext cx="1209844" cy="428685"/>
                          </a:xfrm>
                          <a:prstGeom prst="rect">
                            <a:avLst/>
                          </a:prstGeom>
                        </pic:spPr>
                      </pic:pic>
                    </a:graphicData>
                  </a:graphic>
                </wp:inline>
              </w:drawing>
            </w:r>
          </w:p>
        </w:tc>
      </w:tr>
      <w:tr w:rsidR="00747500" w:rsidRPr="0062074F" w14:paraId="18FF5B08" w14:textId="77777777" w:rsidTr="0075719A">
        <w:trPr>
          <w:jc w:val="center"/>
        </w:trPr>
        <w:tc>
          <w:tcPr>
            <w:tcW w:w="2547" w:type="dxa"/>
          </w:tcPr>
          <w:p w14:paraId="2D928C25" w14:textId="77777777" w:rsidR="00747500" w:rsidRPr="0062074F" w:rsidRDefault="00747500" w:rsidP="0075719A">
            <w:r w:rsidRPr="0062074F">
              <w:t>Buoy</w:t>
            </w:r>
          </w:p>
        </w:tc>
        <w:tc>
          <w:tcPr>
            <w:tcW w:w="3666" w:type="dxa"/>
          </w:tcPr>
          <w:p w14:paraId="6A174001" w14:textId="77777777" w:rsidR="00747500" w:rsidRPr="0093690D" w:rsidRDefault="00747500" w:rsidP="0075719A">
            <w:pPr>
              <w:jc w:val="center"/>
            </w:pPr>
            <w:r w:rsidRPr="0093690D">
              <w:rPr>
                <w:noProof/>
              </w:rPr>
              <w:drawing>
                <wp:inline distT="0" distB="0" distL="0" distR="0" wp14:anchorId="3CE9F72F" wp14:editId="76BCABE6">
                  <wp:extent cx="1066949" cy="419158"/>
                  <wp:effectExtent l="0" t="0" r="0" b="0"/>
                  <wp:docPr id="25637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79936" name=""/>
                          <pic:cNvPicPr/>
                        </pic:nvPicPr>
                        <pic:blipFill>
                          <a:blip r:embed="rId28"/>
                          <a:stretch>
                            <a:fillRect/>
                          </a:stretch>
                        </pic:blipFill>
                        <pic:spPr>
                          <a:xfrm>
                            <a:off x="0" y="0"/>
                            <a:ext cx="1066949" cy="419158"/>
                          </a:xfrm>
                          <a:prstGeom prst="rect">
                            <a:avLst/>
                          </a:prstGeom>
                        </pic:spPr>
                      </pic:pic>
                    </a:graphicData>
                  </a:graphic>
                </wp:inline>
              </w:drawing>
            </w:r>
          </w:p>
        </w:tc>
      </w:tr>
      <w:tr w:rsidR="00747500" w:rsidRPr="0062074F" w14:paraId="34E64535" w14:textId="77777777" w:rsidTr="0075719A">
        <w:trPr>
          <w:jc w:val="center"/>
        </w:trPr>
        <w:tc>
          <w:tcPr>
            <w:tcW w:w="2547" w:type="dxa"/>
          </w:tcPr>
          <w:p w14:paraId="1753EE44" w14:textId="77777777" w:rsidR="00747500" w:rsidRPr="0062074F" w:rsidRDefault="00747500" w:rsidP="0075719A">
            <w:r w:rsidRPr="0062074F">
              <w:t>Caution (Object Missing)</w:t>
            </w:r>
          </w:p>
        </w:tc>
        <w:tc>
          <w:tcPr>
            <w:tcW w:w="3666" w:type="dxa"/>
          </w:tcPr>
          <w:p w14:paraId="09E86E90" w14:textId="77777777" w:rsidR="00747500" w:rsidRPr="0093690D" w:rsidRDefault="00747500" w:rsidP="0075719A">
            <w:pPr>
              <w:jc w:val="center"/>
            </w:pPr>
            <w:r w:rsidRPr="0093690D">
              <w:rPr>
                <w:noProof/>
              </w:rPr>
              <w:drawing>
                <wp:inline distT="0" distB="0" distL="0" distR="0" wp14:anchorId="3F1B90FD" wp14:editId="1F960C42">
                  <wp:extent cx="2181529" cy="695422"/>
                  <wp:effectExtent l="0" t="0" r="9525" b="9525"/>
                  <wp:docPr id="32084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45676" name=""/>
                          <pic:cNvPicPr/>
                        </pic:nvPicPr>
                        <pic:blipFill>
                          <a:blip r:embed="rId29"/>
                          <a:stretch>
                            <a:fillRect/>
                          </a:stretch>
                        </pic:blipFill>
                        <pic:spPr>
                          <a:xfrm>
                            <a:off x="0" y="0"/>
                            <a:ext cx="2181529" cy="695422"/>
                          </a:xfrm>
                          <a:prstGeom prst="rect">
                            <a:avLst/>
                          </a:prstGeom>
                        </pic:spPr>
                      </pic:pic>
                    </a:graphicData>
                  </a:graphic>
                </wp:inline>
              </w:drawing>
            </w:r>
          </w:p>
        </w:tc>
      </w:tr>
      <w:tr w:rsidR="00747500" w:rsidRPr="0062074F" w14:paraId="6AF3449E" w14:textId="77777777" w:rsidTr="0075719A">
        <w:trPr>
          <w:jc w:val="center"/>
        </w:trPr>
        <w:tc>
          <w:tcPr>
            <w:tcW w:w="2547" w:type="dxa"/>
          </w:tcPr>
          <w:p w14:paraId="00F9D341" w14:textId="77777777" w:rsidR="00747500" w:rsidRPr="0062074F" w:rsidRDefault="00747500" w:rsidP="0075719A">
            <w:r w:rsidRPr="0062074F">
              <w:t>Caution (Vicinity)</w:t>
            </w:r>
          </w:p>
        </w:tc>
        <w:tc>
          <w:tcPr>
            <w:tcW w:w="3666" w:type="dxa"/>
          </w:tcPr>
          <w:p w14:paraId="0B2A25A8" w14:textId="77777777" w:rsidR="00747500" w:rsidRPr="0093690D" w:rsidRDefault="00747500" w:rsidP="0075719A">
            <w:pPr>
              <w:jc w:val="center"/>
            </w:pPr>
            <w:r w:rsidRPr="0093690D">
              <w:rPr>
                <w:noProof/>
              </w:rPr>
              <w:drawing>
                <wp:inline distT="0" distB="0" distL="0" distR="0" wp14:anchorId="5A610B5A" wp14:editId="57FD718E">
                  <wp:extent cx="1667108" cy="419158"/>
                  <wp:effectExtent l="0" t="0" r="9525" b="0"/>
                  <wp:docPr id="54782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20873" name=""/>
                          <pic:cNvPicPr/>
                        </pic:nvPicPr>
                        <pic:blipFill>
                          <a:blip r:embed="rId30"/>
                          <a:stretch>
                            <a:fillRect/>
                          </a:stretch>
                        </pic:blipFill>
                        <pic:spPr>
                          <a:xfrm>
                            <a:off x="0" y="0"/>
                            <a:ext cx="1667108" cy="419158"/>
                          </a:xfrm>
                          <a:prstGeom prst="rect">
                            <a:avLst/>
                          </a:prstGeom>
                        </pic:spPr>
                      </pic:pic>
                    </a:graphicData>
                  </a:graphic>
                </wp:inline>
              </w:drawing>
            </w:r>
          </w:p>
        </w:tc>
      </w:tr>
      <w:tr w:rsidR="00747500" w:rsidRPr="0062074F" w14:paraId="32B56E6B" w14:textId="77777777" w:rsidTr="0075719A">
        <w:trPr>
          <w:jc w:val="center"/>
        </w:trPr>
        <w:tc>
          <w:tcPr>
            <w:tcW w:w="2547" w:type="dxa"/>
          </w:tcPr>
          <w:p w14:paraId="119C5BA6" w14:textId="77777777" w:rsidR="00747500" w:rsidRPr="0062074F" w:rsidRDefault="00747500" w:rsidP="0075719A">
            <w:r w:rsidRPr="0062074F">
              <w:t>Depth</w:t>
            </w:r>
          </w:p>
        </w:tc>
        <w:tc>
          <w:tcPr>
            <w:tcW w:w="3666" w:type="dxa"/>
          </w:tcPr>
          <w:p w14:paraId="36749CF0" w14:textId="77777777" w:rsidR="00747500" w:rsidRPr="0062074F" w:rsidRDefault="00747500" w:rsidP="0075719A">
            <w:pPr>
              <w:jc w:val="center"/>
            </w:pPr>
            <w:r w:rsidRPr="0093690D">
              <w:rPr>
                <w:noProof/>
              </w:rPr>
              <w:drawing>
                <wp:inline distT="0" distB="0" distL="0" distR="0" wp14:anchorId="30FA4A13" wp14:editId="0CF88D8D">
                  <wp:extent cx="1743318" cy="523948"/>
                  <wp:effectExtent l="0" t="0" r="9525" b="9525"/>
                  <wp:docPr id="3360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16010" name=""/>
                          <pic:cNvPicPr/>
                        </pic:nvPicPr>
                        <pic:blipFill>
                          <a:blip r:embed="rId31"/>
                          <a:stretch>
                            <a:fillRect/>
                          </a:stretch>
                        </pic:blipFill>
                        <pic:spPr>
                          <a:xfrm>
                            <a:off x="0" y="0"/>
                            <a:ext cx="1743318" cy="523948"/>
                          </a:xfrm>
                          <a:prstGeom prst="rect">
                            <a:avLst/>
                          </a:prstGeom>
                        </pic:spPr>
                      </pic:pic>
                    </a:graphicData>
                  </a:graphic>
                </wp:inline>
              </w:drawing>
            </w:r>
          </w:p>
        </w:tc>
      </w:tr>
      <w:tr w:rsidR="00747500" w:rsidRPr="0062074F" w14:paraId="7B0A0D58" w14:textId="77777777" w:rsidTr="0075719A">
        <w:trPr>
          <w:jc w:val="center"/>
        </w:trPr>
        <w:tc>
          <w:tcPr>
            <w:tcW w:w="2547" w:type="dxa"/>
          </w:tcPr>
          <w:p w14:paraId="7559C06E" w14:textId="77777777" w:rsidR="00747500" w:rsidRPr="0062074F" w:rsidRDefault="00747500" w:rsidP="0075719A">
            <w:r w:rsidRPr="0062074F">
              <w:t>Obstruction</w:t>
            </w:r>
          </w:p>
        </w:tc>
        <w:tc>
          <w:tcPr>
            <w:tcW w:w="3666" w:type="dxa"/>
          </w:tcPr>
          <w:p w14:paraId="0F3839B2" w14:textId="77777777" w:rsidR="00747500" w:rsidRPr="0093690D" w:rsidRDefault="00747500" w:rsidP="0075719A">
            <w:pPr>
              <w:jc w:val="center"/>
            </w:pPr>
            <w:r w:rsidRPr="0093690D">
              <w:rPr>
                <w:noProof/>
              </w:rPr>
              <w:drawing>
                <wp:inline distT="0" distB="0" distL="0" distR="0" wp14:anchorId="365B1B1D" wp14:editId="602BE68C">
                  <wp:extent cx="1495634" cy="476316"/>
                  <wp:effectExtent l="0" t="0" r="9525" b="0"/>
                  <wp:docPr id="170790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07712" name=""/>
                          <pic:cNvPicPr/>
                        </pic:nvPicPr>
                        <pic:blipFill>
                          <a:blip r:embed="rId32"/>
                          <a:stretch>
                            <a:fillRect/>
                          </a:stretch>
                        </pic:blipFill>
                        <pic:spPr>
                          <a:xfrm>
                            <a:off x="0" y="0"/>
                            <a:ext cx="1495634" cy="476316"/>
                          </a:xfrm>
                          <a:prstGeom prst="rect">
                            <a:avLst/>
                          </a:prstGeom>
                        </pic:spPr>
                      </pic:pic>
                    </a:graphicData>
                  </a:graphic>
                </wp:inline>
              </w:drawing>
            </w:r>
          </w:p>
        </w:tc>
      </w:tr>
      <w:tr w:rsidR="00747500" w:rsidRPr="0062074F" w14:paraId="6394EFF4" w14:textId="77777777" w:rsidTr="0075719A">
        <w:trPr>
          <w:jc w:val="center"/>
        </w:trPr>
        <w:tc>
          <w:tcPr>
            <w:tcW w:w="2547" w:type="dxa"/>
          </w:tcPr>
          <w:p w14:paraId="4BAEE533" w14:textId="77777777" w:rsidR="00747500" w:rsidRPr="0062074F" w:rsidRDefault="00747500" w:rsidP="0075719A">
            <w:r>
              <w:t>Other</w:t>
            </w:r>
          </w:p>
        </w:tc>
        <w:tc>
          <w:tcPr>
            <w:tcW w:w="3666" w:type="dxa"/>
          </w:tcPr>
          <w:p w14:paraId="0F9BB5AA" w14:textId="77777777" w:rsidR="00747500" w:rsidRPr="0093690D" w:rsidRDefault="00747500" w:rsidP="0075719A">
            <w:pPr>
              <w:jc w:val="center"/>
            </w:pPr>
            <w:r w:rsidRPr="00767BF0">
              <w:rPr>
                <w:noProof/>
              </w:rPr>
              <w:drawing>
                <wp:inline distT="0" distB="0" distL="0" distR="0" wp14:anchorId="0F387FD9" wp14:editId="058D6C65">
                  <wp:extent cx="1095528" cy="362001"/>
                  <wp:effectExtent l="0" t="0" r="0" b="0"/>
                  <wp:docPr id="108579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91941" name=""/>
                          <pic:cNvPicPr/>
                        </pic:nvPicPr>
                        <pic:blipFill>
                          <a:blip r:embed="rId33"/>
                          <a:stretch>
                            <a:fillRect/>
                          </a:stretch>
                        </pic:blipFill>
                        <pic:spPr>
                          <a:xfrm>
                            <a:off x="0" y="0"/>
                            <a:ext cx="1095528" cy="362001"/>
                          </a:xfrm>
                          <a:prstGeom prst="rect">
                            <a:avLst/>
                          </a:prstGeom>
                        </pic:spPr>
                      </pic:pic>
                    </a:graphicData>
                  </a:graphic>
                </wp:inline>
              </w:drawing>
            </w:r>
          </w:p>
        </w:tc>
      </w:tr>
      <w:tr w:rsidR="00747500" w:rsidRPr="0062074F" w14:paraId="1983F770" w14:textId="77777777" w:rsidTr="0075719A">
        <w:trPr>
          <w:jc w:val="center"/>
        </w:trPr>
        <w:tc>
          <w:tcPr>
            <w:tcW w:w="2547" w:type="dxa"/>
          </w:tcPr>
          <w:p w14:paraId="63C6627E" w14:textId="77777777" w:rsidR="00747500" w:rsidRPr="0062074F" w:rsidRDefault="00747500" w:rsidP="0075719A">
            <w:r w:rsidRPr="0062074F">
              <w:t>Underwater</w:t>
            </w:r>
          </w:p>
        </w:tc>
        <w:tc>
          <w:tcPr>
            <w:tcW w:w="3666" w:type="dxa"/>
          </w:tcPr>
          <w:p w14:paraId="4CBD6978" w14:textId="77777777" w:rsidR="00747500" w:rsidRPr="0062074F" w:rsidRDefault="00747500" w:rsidP="0075719A">
            <w:pPr>
              <w:jc w:val="center"/>
            </w:pPr>
            <w:r w:rsidRPr="0093690D">
              <w:rPr>
                <w:noProof/>
              </w:rPr>
              <w:drawing>
                <wp:inline distT="0" distB="0" distL="0" distR="0" wp14:anchorId="1D8419E3" wp14:editId="6FE1DFF8">
                  <wp:extent cx="1352739" cy="409632"/>
                  <wp:effectExtent l="0" t="0" r="0" b="9525"/>
                  <wp:docPr id="170110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09038" name=""/>
                          <pic:cNvPicPr/>
                        </pic:nvPicPr>
                        <pic:blipFill>
                          <a:blip r:embed="rId34"/>
                          <a:stretch>
                            <a:fillRect/>
                          </a:stretch>
                        </pic:blipFill>
                        <pic:spPr>
                          <a:xfrm>
                            <a:off x="0" y="0"/>
                            <a:ext cx="1352739" cy="409632"/>
                          </a:xfrm>
                          <a:prstGeom prst="rect">
                            <a:avLst/>
                          </a:prstGeom>
                        </pic:spPr>
                      </pic:pic>
                    </a:graphicData>
                  </a:graphic>
                </wp:inline>
              </w:drawing>
            </w:r>
          </w:p>
        </w:tc>
      </w:tr>
      <w:tr w:rsidR="00747500" w:rsidRPr="0062074F" w14:paraId="0AF84FBC" w14:textId="77777777" w:rsidTr="0075719A">
        <w:trPr>
          <w:jc w:val="center"/>
        </w:trPr>
        <w:tc>
          <w:tcPr>
            <w:tcW w:w="2547" w:type="dxa"/>
          </w:tcPr>
          <w:p w14:paraId="76B84B2B" w14:textId="77777777" w:rsidR="00747500" w:rsidRPr="0062074F" w:rsidRDefault="00747500" w:rsidP="0075719A">
            <w:r w:rsidRPr="0062074F">
              <w:t>Wreck</w:t>
            </w:r>
          </w:p>
        </w:tc>
        <w:tc>
          <w:tcPr>
            <w:tcW w:w="3666" w:type="dxa"/>
          </w:tcPr>
          <w:p w14:paraId="17289567" w14:textId="77777777" w:rsidR="00747500" w:rsidRPr="0062074F" w:rsidRDefault="00747500" w:rsidP="0075719A">
            <w:pPr>
              <w:jc w:val="center"/>
            </w:pPr>
            <w:r w:rsidRPr="0093690D">
              <w:rPr>
                <w:noProof/>
              </w:rPr>
              <w:drawing>
                <wp:inline distT="0" distB="0" distL="0" distR="0" wp14:anchorId="475A2A60" wp14:editId="69187353">
                  <wp:extent cx="1076475" cy="323895"/>
                  <wp:effectExtent l="0" t="0" r="9525" b="0"/>
                  <wp:docPr id="105563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5089" name=""/>
                          <pic:cNvPicPr/>
                        </pic:nvPicPr>
                        <pic:blipFill>
                          <a:blip r:embed="rId35"/>
                          <a:stretch>
                            <a:fillRect/>
                          </a:stretch>
                        </pic:blipFill>
                        <pic:spPr>
                          <a:xfrm>
                            <a:off x="0" y="0"/>
                            <a:ext cx="1076475" cy="323895"/>
                          </a:xfrm>
                          <a:prstGeom prst="rect">
                            <a:avLst/>
                          </a:prstGeom>
                        </pic:spPr>
                      </pic:pic>
                    </a:graphicData>
                  </a:graphic>
                </wp:inline>
              </w:drawing>
            </w:r>
          </w:p>
        </w:tc>
      </w:tr>
    </w:tbl>
    <w:p w14:paraId="4D2C76A0" w14:textId="775142D0" w:rsidR="0045426C" w:rsidRPr="0062074F" w:rsidRDefault="0045426C" w:rsidP="0045426C">
      <w:pPr>
        <w:pStyle w:val="Beschriftung"/>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7</w:t>
      </w:r>
      <w:r w:rsidR="00157948">
        <w:fldChar w:fldCharType="end"/>
      </w:r>
      <w:r w:rsidRPr="0062074F">
        <w:t>: Manual Update Point Symbols</w:t>
      </w:r>
    </w:p>
    <w:p w14:paraId="4B217C63" w14:textId="35A40212" w:rsidR="00DB1913" w:rsidRPr="0062074F" w:rsidRDefault="00DB1913">
      <w:r w:rsidRPr="0062074F">
        <w:br w:type="page"/>
      </w:r>
    </w:p>
    <w:tbl>
      <w:tblPr>
        <w:tblStyle w:val="Tabellenraster"/>
        <w:tblW w:w="0" w:type="auto"/>
        <w:jc w:val="center"/>
        <w:tblLook w:val="04A0" w:firstRow="1" w:lastRow="0" w:firstColumn="1" w:lastColumn="0" w:noHBand="0" w:noVBand="1"/>
      </w:tblPr>
      <w:tblGrid>
        <w:gridCol w:w="1969"/>
        <w:gridCol w:w="5496"/>
      </w:tblGrid>
      <w:tr w:rsidR="00747500" w:rsidRPr="0062074F" w14:paraId="62372976" w14:textId="77777777" w:rsidTr="00520800">
        <w:trPr>
          <w:jc w:val="center"/>
        </w:trPr>
        <w:tc>
          <w:tcPr>
            <w:tcW w:w="1969" w:type="dxa"/>
          </w:tcPr>
          <w:p w14:paraId="05943015" w14:textId="77777777" w:rsidR="00747500" w:rsidRPr="0062074F" w:rsidRDefault="00747500" w:rsidP="0075719A">
            <w:r w:rsidRPr="0062074F">
              <w:rPr>
                <w:b/>
                <w:bCs/>
              </w:rPr>
              <w:lastRenderedPageBreak/>
              <w:t>Symbol</w:t>
            </w:r>
            <w:r>
              <w:rPr>
                <w:b/>
                <w:bCs/>
              </w:rPr>
              <w:t xml:space="preserve"> Name</w:t>
            </w:r>
          </w:p>
        </w:tc>
        <w:tc>
          <w:tcPr>
            <w:tcW w:w="5148" w:type="dxa"/>
          </w:tcPr>
          <w:p w14:paraId="21054510" w14:textId="77777777" w:rsidR="00747500" w:rsidRPr="0062074F" w:rsidRDefault="00747500" w:rsidP="0075719A">
            <w:pPr>
              <w:rPr>
                <w:noProof/>
              </w:rPr>
            </w:pPr>
            <w:r>
              <w:rPr>
                <w:b/>
                <w:bCs/>
                <w:noProof/>
              </w:rPr>
              <w:t xml:space="preserve">Portrayal </w:t>
            </w:r>
            <w:r w:rsidRPr="0062074F">
              <w:rPr>
                <w:b/>
                <w:bCs/>
                <w:noProof/>
              </w:rPr>
              <w:t>Example</w:t>
            </w:r>
          </w:p>
        </w:tc>
      </w:tr>
      <w:tr w:rsidR="00747500" w:rsidRPr="0062074F" w14:paraId="09016CF8" w14:textId="77777777" w:rsidTr="00520800">
        <w:trPr>
          <w:jc w:val="center"/>
        </w:trPr>
        <w:tc>
          <w:tcPr>
            <w:tcW w:w="1969" w:type="dxa"/>
          </w:tcPr>
          <w:p w14:paraId="793E8BF9" w14:textId="77777777" w:rsidR="00747500" w:rsidRPr="0062074F" w:rsidRDefault="00747500" w:rsidP="0075719A">
            <w:r w:rsidRPr="0062074F">
              <w:t>Cable</w:t>
            </w:r>
          </w:p>
        </w:tc>
        <w:tc>
          <w:tcPr>
            <w:tcW w:w="5148" w:type="dxa"/>
          </w:tcPr>
          <w:p w14:paraId="6F8CD62D" w14:textId="77777777" w:rsidR="00747500" w:rsidRPr="00032711" w:rsidRDefault="00747500" w:rsidP="0075719A">
            <w:pPr>
              <w:tabs>
                <w:tab w:val="left" w:pos="1240"/>
              </w:tabs>
              <w:jc w:val="center"/>
            </w:pPr>
            <w:r w:rsidRPr="0057305D">
              <w:rPr>
                <w:noProof/>
              </w:rPr>
              <w:drawing>
                <wp:inline distT="0" distB="0" distL="0" distR="0" wp14:anchorId="66572845" wp14:editId="38B0C7D1">
                  <wp:extent cx="3343742" cy="895475"/>
                  <wp:effectExtent l="0" t="0" r="9525" b="0"/>
                  <wp:docPr id="206163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4425" name=""/>
                          <pic:cNvPicPr/>
                        </pic:nvPicPr>
                        <pic:blipFill>
                          <a:blip r:embed="rId36"/>
                          <a:stretch>
                            <a:fillRect/>
                          </a:stretch>
                        </pic:blipFill>
                        <pic:spPr>
                          <a:xfrm>
                            <a:off x="0" y="0"/>
                            <a:ext cx="3343742" cy="895475"/>
                          </a:xfrm>
                          <a:prstGeom prst="rect">
                            <a:avLst/>
                          </a:prstGeom>
                        </pic:spPr>
                      </pic:pic>
                    </a:graphicData>
                  </a:graphic>
                </wp:inline>
              </w:drawing>
            </w:r>
          </w:p>
        </w:tc>
      </w:tr>
      <w:tr w:rsidR="00747500" w:rsidRPr="0062074F" w14:paraId="30FF1212" w14:textId="77777777" w:rsidTr="00520800">
        <w:trPr>
          <w:jc w:val="center"/>
        </w:trPr>
        <w:tc>
          <w:tcPr>
            <w:tcW w:w="1969" w:type="dxa"/>
          </w:tcPr>
          <w:p w14:paraId="16BE19DF" w14:textId="77777777" w:rsidR="00747500" w:rsidRPr="0062074F" w:rsidRDefault="00747500" w:rsidP="0075719A">
            <w:r w:rsidRPr="0062074F">
              <w:t>Danger</w:t>
            </w:r>
          </w:p>
        </w:tc>
        <w:tc>
          <w:tcPr>
            <w:tcW w:w="5148" w:type="dxa"/>
          </w:tcPr>
          <w:p w14:paraId="15F34732" w14:textId="77777777" w:rsidR="00747500" w:rsidRPr="0062074F" w:rsidRDefault="00747500" w:rsidP="0075719A">
            <w:pPr>
              <w:jc w:val="center"/>
            </w:pPr>
            <w:r w:rsidRPr="00032711">
              <w:rPr>
                <w:noProof/>
              </w:rPr>
              <w:drawing>
                <wp:inline distT="0" distB="0" distL="0" distR="0" wp14:anchorId="70EE7437" wp14:editId="06ED5347">
                  <wp:extent cx="2057687" cy="1543265"/>
                  <wp:effectExtent l="0" t="0" r="0" b="0"/>
                  <wp:docPr id="117128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1595" name=""/>
                          <pic:cNvPicPr/>
                        </pic:nvPicPr>
                        <pic:blipFill>
                          <a:blip r:embed="rId37"/>
                          <a:stretch>
                            <a:fillRect/>
                          </a:stretch>
                        </pic:blipFill>
                        <pic:spPr>
                          <a:xfrm>
                            <a:off x="0" y="0"/>
                            <a:ext cx="2057687" cy="1543265"/>
                          </a:xfrm>
                          <a:prstGeom prst="rect">
                            <a:avLst/>
                          </a:prstGeom>
                        </pic:spPr>
                      </pic:pic>
                    </a:graphicData>
                  </a:graphic>
                </wp:inline>
              </w:drawing>
            </w:r>
          </w:p>
        </w:tc>
      </w:tr>
      <w:tr w:rsidR="00747500" w:rsidRPr="0062074F" w14:paraId="1AF5E4CC" w14:textId="77777777" w:rsidTr="00520800">
        <w:trPr>
          <w:jc w:val="center"/>
        </w:trPr>
        <w:tc>
          <w:tcPr>
            <w:tcW w:w="1969" w:type="dxa"/>
          </w:tcPr>
          <w:p w14:paraId="44650C43" w14:textId="77777777" w:rsidR="00747500" w:rsidRPr="0062074F" w:rsidRDefault="00747500" w:rsidP="0075719A">
            <w:r w:rsidRPr="0062074F">
              <w:t>Other</w:t>
            </w:r>
          </w:p>
        </w:tc>
        <w:tc>
          <w:tcPr>
            <w:tcW w:w="5148" w:type="dxa"/>
          </w:tcPr>
          <w:p w14:paraId="73944A5E" w14:textId="77777777" w:rsidR="00747500" w:rsidRPr="0062074F" w:rsidRDefault="00747500" w:rsidP="0075719A">
            <w:pPr>
              <w:jc w:val="center"/>
            </w:pPr>
            <w:r w:rsidRPr="00032711">
              <w:rPr>
                <w:noProof/>
              </w:rPr>
              <w:drawing>
                <wp:inline distT="0" distB="0" distL="0" distR="0" wp14:anchorId="59A0707B" wp14:editId="7B080688">
                  <wp:extent cx="3115110" cy="790685"/>
                  <wp:effectExtent l="0" t="0" r="9525" b="9525"/>
                  <wp:docPr id="62177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5074" name=""/>
                          <pic:cNvPicPr/>
                        </pic:nvPicPr>
                        <pic:blipFill>
                          <a:blip r:embed="rId38"/>
                          <a:stretch>
                            <a:fillRect/>
                          </a:stretch>
                        </pic:blipFill>
                        <pic:spPr>
                          <a:xfrm>
                            <a:off x="0" y="0"/>
                            <a:ext cx="3115110" cy="790685"/>
                          </a:xfrm>
                          <a:prstGeom prst="rect">
                            <a:avLst/>
                          </a:prstGeom>
                        </pic:spPr>
                      </pic:pic>
                    </a:graphicData>
                  </a:graphic>
                </wp:inline>
              </w:drawing>
            </w:r>
          </w:p>
        </w:tc>
      </w:tr>
    </w:tbl>
    <w:p w14:paraId="5FCF743D" w14:textId="037D1BF4" w:rsidR="0045426C" w:rsidRPr="0062074F" w:rsidRDefault="0045426C" w:rsidP="0045426C">
      <w:pPr>
        <w:pStyle w:val="Beschriftung"/>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8</w:t>
      </w:r>
      <w:r w:rsidR="00157948">
        <w:fldChar w:fldCharType="end"/>
      </w:r>
      <w:r w:rsidRPr="0062074F">
        <w:t>: Manual update: Curve symbols</w:t>
      </w:r>
    </w:p>
    <w:p w14:paraId="1DE3E341" w14:textId="61CA362F" w:rsidR="00DB1913" w:rsidRPr="0062074F" w:rsidRDefault="00DB1913">
      <w:r w:rsidRPr="0062074F">
        <w:br w:type="page"/>
      </w:r>
    </w:p>
    <w:tbl>
      <w:tblPr>
        <w:tblStyle w:val="Tabellenraster"/>
        <w:tblW w:w="0" w:type="auto"/>
        <w:jc w:val="center"/>
        <w:tblLook w:val="04A0" w:firstRow="1" w:lastRow="0" w:firstColumn="1" w:lastColumn="0" w:noHBand="0" w:noVBand="1"/>
      </w:tblPr>
      <w:tblGrid>
        <w:gridCol w:w="2209"/>
        <w:gridCol w:w="4596"/>
      </w:tblGrid>
      <w:tr w:rsidR="00747500" w:rsidRPr="0062074F" w14:paraId="23E5383A" w14:textId="77777777" w:rsidTr="00520800">
        <w:trPr>
          <w:jc w:val="center"/>
        </w:trPr>
        <w:tc>
          <w:tcPr>
            <w:tcW w:w="2209" w:type="dxa"/>
          </w:tcPr>
          <w:p w14:paraId="5E5F59F0" w14:textId="77777777" w:rsidR="00747500" w:rsidRPr="0062074F" w:rsidRDefault="00747500" w:rsidP="0075719A">
            <w:r w:rsidRPr="0062074F">
              <w:rPr>
                <w:b/>
                <w:bCs/>
              </w:rPr>
              <w:lastRenderedPageBreak/>
              <w:t>Symbol</w:t>
            </w:r>
            <w:r>
              <w:rPr>
                <w:b/>
                <w:bCs/>
              </w:rPr>
              <w:t xml:space="preserve"> Name</w:t>
            </w:r>
          </w:p>
        </w:tc>
        <w:tc>
          <w:tcPr>
            <w:tcW w:w="4596" w:type="dxa"/>
          </w:tcPr>
          <w:p w14:paraId="0B0A4427" w14:textId="77777777" w:rsidR="00747500" w:rsidRPr="0062074F" w:rsidRDefault="00747500" w:rsidP="0075719A">
            <w:pPr>
              <w:rPr>
                <w:noProof/>
              </w:rPr>
            </w:pPr>
            <w:r>
              <w:rPr>
                <w:b/>
                <w:bCs/>
                <w:noProof/>
              </w:rPr>
              <w:t xml:space="preserve">Portrayal </w:t>
            </w:r>
            <w:r w:rsidRPr="0062074F">
              <w:rPr>
                <w:b/>
                <w:bCs/>
                <w:noProof/>
              </w:rPr>
              <w:t>Example</w:t>
            </w:r>
          </w:p>
        </w:tc>
      </w:tr>
      <w:tr w:rsidR="00747500" w:rsidRPr="0062074F" w14:paraId="0DDC5DC1" w14:textId="77777777" w:rsidTr="00520800">
        <w:trPr>
          <w:jc w:val="center"/>
        </w:trPr>
        <w:tc>
          <w:tcPr>
            <w:tcW w:w="2209" w:type="dxa"/>
          </w:tcPr>
          <w:p w14:paraId="2BAADB6B" w14:textId="77777777" w:rsidR="00747500" w:rsidRPr="0062074F" w:rsidRDefault="00747500" w:rsidP="0075719A">
            <w:r w:rsidRPr="0062074F">
              <w:t>Caution Area</w:t>
            </w:r>
          </w:p>
        </w:tc>
        <w:tc>
          <w:tcPr>
            <w:tcW w:w="4596" w:type="dxa"/>
          </w:tcPr>
          <w:p w14:paraId="54B0633F" w14:textId="47A5DBB0" w:rsidR="00747500" w:rsidRPr="0062074F" w:rsidRDefault="00747500" w:rsidP="0075719A">
            <w:pPr>
              <w:jc w:val="center"/>
            </w:pPr>
            <w:r w:rsidRPr="0062074F">
              <w:rPr>
                <w:noProof/>
              </w:rPr>
              <w:drawing>
                <wp:inline distT="0" distB="0" distL="0" distR="0" wp14:anchorId="40E9C987" wp14:editId="63E50AAB">
                  <wp:extent cx="2564593" cy="1245706"/>
                  <wp:effectExtent l="0" t="0" r="7620" b="0"/>
                  <wp:docPr id="109353242"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39"/>
                          <a:stretch>
                            <a:fillRect/>
                          </a:stretch>
                        </pic:blipFill>
                        <pic:spPr>
                          <a:xfrm>
                            <a:off x="0" y="0"/>
                            <a:ext cx="2564593" cy="1245706"/>
                          </a:xfrm>
                          <a:prstGeom prst="rect">
                            <a:avLst/>
                          </a:prstGeom>
                        </pic:spPr>
                      </pic:pic>
                    </a:graphicData>
                  </a:graphic>
                </wp:inline>
              </w:drawing>
            </w:r>
          </w:p>
        </w:tc>
      </w:tr>
      <w:tr w:rsidR="00747500" w:rsidRPr="0062074F" w14:paraId="649F0011" w14:textId="77777777" w:rsidTr="00520800">
        <w:trPr>
          <w:jc w:val="center"/>
        </w:trPr>
        <w:tc>
          <w:tcPr>
            <w:tcW w:w="2209" w:type="dxa"/>
          </w:tcPr>
          <w:p w14:paraId="5A055DDF" w14:textId="77777777" w:rsidR="00747500" w:rsidRPr="0062074F" w:rsidRDefault="00747500" w:rsidP="0075719A">
            <w:r w:rsidRPr="0062074F">
              <w:t>Other</w:t>
            </w:r>
          </w:p>
        </w:tc>
        <w:tc>
          <w:tcPr>
            <w:tcW w:w="4596" w:type="dxa"/>
          </w:tcPr>
          <w:p w14:paraId="1AEF2D06" w14:textId="77777777" w:rsidR="00747500" w:rsidRPr="0062074F" w:rsidRDefault="00747500" w:rsidP="0075719A">
            <w:pPr>
              <w:keepNext/>
              <w:jc w:val="center"/>
            </w:pPr>
            <w:r w:rsidRPr="00767BF0">
              <w:rPr>
                <w:noProof/>
              </w:rPr>
              <w:drawing>
                <wp:inline distT="0" distB="0" distL="0" distR="0" wp14:anchorId="254B964D" wp14:editId="5FD1D66C">
                  <wp:extent cx="2534004" cy="1590897"/>
                  <wp:effectExtent l="0" t="0" r="0" b="9525"/>
                  <wp:docPr id="6865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54448" name=""/>
                          <pic:cNvPicPr/>
                        </pic:nvPicPr>
                        <pic:blipFill>
                          <a:blip r:embed="rId40"/>
                          <a:stretch>
                            <a:fillRect/>
                          </a:stretch>
                        </pic:blipFill>
                        <pic:spPr>
                          <a:xfrm>
                            <a:off x="0" y="0"/>
                            <a:ext cx="2534004" cy="1590897"/>
                          </a:xfrm>
                          <a:prstGeom prst="rect">
                            <a:avLst/>
                          </a:prstGeom>
                        </pic:spPr>
                      </pic:pic>
                    </a:graphicData>
                  </a:graphic>
                </wp:inline>
              </w:drawing>
            </w:r>
          </w:p>
        </w:tc>
      </w:tr>
      <w:tr w:rsidR="00747500" w:rsidRPr="0062074F" w14:paraId="29AF4D2E" w14:textId="77777777" w:rsidTr="00520800">
        <w:trPr>
          <w:jc w:val="center"/>
        </w:trPr>
        <w:tc>
          <w:tcPr>
            <w:tcW w:w="2209" w:type="dxa"/>
          </w:tcPr>
          <w:p w14:paraId="42D2718E" w14:textId="77777777" w:rsidR="00747500" w:rsidRPr="0062074F" w:rsidRDefault="00747500" w:rsidP="0075719A">
            <w:r w:rsidRPr="0062074F">
              <w:t>Restricted Area</w:t>
            </w:r>
          </w:p>
        </w:tc>
        <w:tc>
          <w:tcPr>
            <w:tcW w:w="4596" w:type="dxa"/>
          </w:tcPr>
          <w:p w14:paraId="1E5B2536" w14:textId="77777777" w:rsidR="00747500" w:rsidRPr="00767BF0" w:rsidRDefault="00747500" w:rsidP="0075719A">
            <w:pPr>
              <w:keepNext/>
              <w:jc w:val="center"/>
            </w:pPr>
            <w:r w:rsidRPr="00032711">
              <w:rPr>
                <w:noProof/>
              </w:rPr>
              <w:drawing>
                <wp:inline distT="0" distB="0" distL="0" distR="0" wp14:anchorId="101BCDE5" wp14:editId="15B689CF">
                  <wp:extent cx="2781688" cy="1095528"/>
                  <wp:effectExtent l="0" t="0" r="0" b="9525"/>
                  <wp:docPr id="9439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35198" name=""/>
                          <pic:cNvPicPr/>
                        </pic:nvPicPr>
                        <pic:blipFill>
                          <a:blip r:embed="rId41"/>
                          <a:stretch>
                            <a:fillRect/>
                          </a:stretch>
                        </pic:blipFill>
                        <pic:spPr>
                          <a:xfrm>
                            <a:off x="0" y="0"/>
                            <a:ext cx="2781688" cy="1095528"/>
                          </a:xfrm>
                          <a:prstGeom prst="rect">
                            <a:avLst/>
                          </a:prstGeom>
                        </pic:spPr>
                      </pic:pic>
                    </a:graphicData>
                  </a:graphic>
                </wp:inline>
              </w:drawing>
            </w:r>
          </w:p>
        </w:tc>
      </w:tr>
    </w:tbl>
    <w:p w14:paraId="5278511F" w14:textId="71A612D0" w:rsidR="0045426C" w:rsidRPr="0062074F" w:rsidRDefault="0045426C" w:rsidP="0045426C">
      <w:pPr>
        <w:pStyle w:val="Beschriftung"/>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9</w:t>
      </w:r>
      <w:r w:rsidR="00157948">
        <w:fldChar w:fldCharType="end"/>
      </w:r>
      <w:r w:rsidRPr="0062074F">
        <w:t>: Manual update: Surface symbols</w:t>
      </w:r>
    </w:p>
    <w:p w14:paraId="0CB2B14F" w14:textId="77777777" w:rsidR="0045426C" w:rsidRPr="0062074F" w:rsidRDefault="0045426C" w:rsidP="00846094"/>
    <w:p w14:paraId="43F406D5" w14:textId="7756D0BD" w:rsidR="00DB1913" w:rsidRPr="0062074F" w:rsidRDefault="00DB1913">
      <w:pPr>
        <w:pStyle w:val="berschrift2"/>
        <w:numPr>
          <w:ilvl w:val="0"/>
          <w:numId w:val="92"/>
        </w:numPr>
      </w:pPr>
      <w:bookmarkStart w:id="2448" w:name="_Toc226035138"/>
      <w:r w:rsidRPr="0062074F">
        <w:t>Attribution of Manual Update Features</w:t>
      </w:r>
      <w:bookmarkEnd w:id="2448"/>
    </w:p>
    <w:p w14:paraId="65CD3348" w14:textId="12DFF0A3" w:rsidR="00F42DFA" w:rsidRPr="0062074F" w:rsidRDefault="00DB1913" w:rsidP="004E61EE">
      <w:pPr>
        <w:spacing w:line="240" w:lineRule="auto"/>
      </w:pPr>
      <w:r w:rsidRPr="0062074F">
        <w:t xml:space="preserve">Features added by manual updates must support </w:t>
      </w:r>
      <w:r w:rsidR="005036AC">
        <w:t xml:space="preserve">the </w:t>
      </w:r>
      <w:r w:rsidRPr="0062074F">
        <w:t>attribution defined in the Manual Updates feature catalogue</w:t>
      </w:r>
      <w:r w:rsidR="005036AC">
        <w:t xml:space="preserve"> accompanying this publication</w:t>
      </w:r>
      <w:r w:rsidR="00D87FDE" w:rsidRPr="0062074F">
        <w:t>. The supplied feature catalogue contains a restricted set of features and attributes compatible with those used for S-</w:t>
      </w:r>
      <w:ins w:id="2449" w:author="Birklhuber Bernd" w:date="2026-08-07T12:54:00Z">
        <w:r w:rsidR="004913D0">
          <w:t>4</w:t>
        </w:r>
      </w:ins>
      <w:del w:id="2450" w:author="Birklhuber Bernd" w:date="2026-08-07T12:54:00Z">
        <w:r w:rsidR="00D87FDE" w:rsidRPr="0062074F" w:rsidDel="004913D0">
          <w:delText>1</w:delText>
        </w:r>
      </w:del>
      <w:r w:rsidR="00D87FDE" w:rsidRPr="0062074F">
        <w:t>01 electronic charts which enable portrayal and required alert and indication processing to be carried out on manually entered updates.</w:t>
      </w:r>
    </w:p>
    <w:p w14:paraId="31E522E7" w14:textId="11F41B2F" w:rsidR="00647AF8" w:rsidRPr="0062074F" w:rsidRDefault="00647AF8" w:rsidP="004E61EE">
      <w:pPr>
        <w:spacing w:line="240" w:lineRule="auto"/>
      </w:pPr>
      <w:r w:rsidRPr="0062074F">
        <w:br w:type="page"/>
      </w:r>
    </w:p>
    <w:p w14:paraId="5614145E" w14:textId="118A55C9" w:rsidR="000600E5" w:rsidRPr="0062074F" w:rsidRDefault="000600E5" w:rsidP="002D7DEE">
      <w:pPr>
        <w:pStyle w:val="berschrift1"/>
        <w:numPr>
          <w:ilvl w:val="0"/>
          <w:numId w:val="0"/>
        </w:numPr>
        <w:jc w:val="center"/>
      </w:pPr>
      <w:bookmarkStart w:id="2451" w:name="_Toc226035139"/>
      <w:r w:rsidRPr="0062074F">
        <w:lastRenderedPageBreak/>
        <w:t>Appendix</w:t>
      </w:r>
      <w:r w:rsidR="000849E6" w:rsidRPr="0062074F">
        <w:t xml:space="preserve"> B:</w:t>
      </w:r>
      <w:r w:rsidR="00802BDD" w:rsidRPr="0062074F">
        <w:t xml:space="preserve"> </w:t>
      </w:r>
      <w:bookmarkStart w:id="2452" w:name="_Toc100303044"/>
      <w:r w:rsidRPr="0062074F">
        <w:t>S-100 Data Import Error Codes and Explanations</w:t>
      </w:r>
      <w:bookmarkEnd w:id="2451"/>
      <w:bookmarkEnd w:id="2452"/>
    </w:p>
    <w:p w14:paraId="7BFA1FC9" w14:textId="0FD0EBC9" w:rsidR="00DF5B84" w:rsidRPr="0062074F" w:rsidRDefault="00CC4796">
      <w:pPr>
        <w:pStyle w:val="berschrift2"/>
        <w:numPr>
          <w:ilvl w:val="0"/>
          <w:numId w:val="88"/>
        </w:numPr>
        <w:ind w:left="357" w:hanging="357"/>
      </w:pPr>
      <w:bookmarkStart w:id="2453" w:name="_Toc226035140"/>
      <w:r w:rsidRPr="0062074F">
        <w:t>Introduction.</w:t>
      </w:r>
      <w:bookmarkEnd w:id="2453"/>
    </w:p>
    <w:p w14:paraId="7A8C03D1" w14:textId="77777777" w:rsidR="00647AF8" w:rsidRPr="0062074F" w:rsidRDefault="00647AF8" w:rsidP="00637E6A">
      <w:pPr>
        <w:spacing w:after="120" w:line="240" w:lineRule="auto"/>
        <w:jc w:val="both"/>
        <w:rPr>
          <w:rFonts w:eastAsia="Times New Roman" w:cs="Arial"/>
        </w:rPr>
      </w:pPr>
      <w:r w:rsidRPr="0062074F">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Pr="0062074F" w:rsidRDefault="00647AF8" w:rsidP="00637E6A">
      <w:pPr>
        <w:spacing w:after="120" w:line="240" w:lineRule="auto"/>
        <w:jc w:val="both"/>
        <w:rPr>
          <w:rFonts w:eastAsia="Times New Roman" w:cs="Arial"/>
        </w:rPr>
      </w:pPr>
      <w:r w:rsidRPr="0062074F">
        <w:rPr>
          <w:rFonts w:eastAsia="Times New Roman" w:cs="Arial"/>
        </w:rPr>
        <w:t>When an error occurs, this can in some instances, prevent further processing of data.</w:t>
      </w:r>
    </w:p>
    <w:p w14:paraId="2EBA8422" w14:textId="11B38801" w:rsidR="00CC4796" w:rsidRPr="0062074F" w:rsidRDefault="00CC4796" w:rsidP="00637E6A">
      <w:pPr>
        <w:spacing w:after="120" w:line="240" w:lineRule="auto"/>
        <w:jc w:val="both"/>
        <w:rPr>
          <w:rFonts w:eastAsia="Times New Roman" w:cs="Arial"/>
        </w:rPr>
      </w:pPr>
      <w:r w:rsidRPr="0062074F">
        <w:rPr>
          <w:rFonts w:eastAsia="Times New Roman" w:cs="Arial"/>
        </w:rPr>
        <w:t xml:space="preserve">Standardised error codes must be used to communicate problems with import of datasets, data support files and catalogues into the </w:t>
      </w:r>
      <w:ins w:id="2454" w:author="Birklhuber Bernd" w:date="2026-08-07T12:55:00Z">
        <w:r w:rsidR="004913D0">
          <w:rPr>
            <w:rFonts w:eastAsia="Times New Roman" w:cs="Arial"/>
          </w:rPr>
          <w:t xml:space="preserve">Inland </w:t>
        </w:r>
      </w:ins>
      <w:r w:rsidRPr="0062074F">
        <w:rPr>
          <w:rFonts w:eastAsia="Times New Roman" w:cs="Arial"/>
        </w:rPr>
        <w:t>ECDIS</w:t>
      </w:r>
      <w:ins w:id="2455" w:author="Birklhuber Bernd" w:date="2026-08-07T12:55:00Z">
        <w:r w:rsidR="004913D0">
          <w:rPr>
            <w:rFonts w:eastAsia="Times New Roman" w:cs="Arial"/>
          </w:rPr>
          <w:t xml:space="preserve"> and </w:t>
        </w:r>
      </w:ins>
      <w:ins w:id="2456" w:author="Birklhuber Bernd" w:date="2026-08-21T13:49:00Z">
        <w:r w:rsidR="00A925D7">
          <w:rPr>
            <w:rFonts w:eastAsia="Times New Roman" w:cs="Arial"/>
          </w:rPr>
          <w:t xml:space="preserve">Inland </w:t>
        </w:r>
      </w:ins>
      <w:ins w:id="2457" w:author="Birklhuber Bernd" w:date="2026-08-07T12:55:00Z">
        <w:r w:rsidR="004913D0">
          <w:rPr>
            <w:rFonts w:eastAsia="Times New Roman" w:cs="Arial"/>
          </w:rPr>
          <w:t>ECS</w:t>
        </w:r>
      </w:ins>
      <w:r w:rsidRPr="0062074F">
        <w:rPr>
          <w:rFonts w:eastAsia="Times New Roman" w:cs="Arial"/>
        </w:rPr>
        <w:t>. These are defined in the following table.</w:t>
      </w:r>
    </w:p>
    <w:p w14:paraId="7BB39521" w14:textId="195671D9" w:rsidR="00680774" w:rsidRPr="0062074F"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
      <w:tr w:rsidR="00647AF8" w:rsidRPr="0062074F"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62074F" w:rsidRDefault="00647AF8" w:rsidP="00637E6A">
            <w:pPr>
              <w:spacing w:before="60" w:after="60" w:line="240" w:lineRule="auto"/>
              <w:rPr>
                <w:rFonts w:eastAsia="Times New Roman" w:cs="Arial"/>
                <w:b/>
                <w:sz w:val="18"/>
                <w:szCs w:val="18"/>
              </w:rPr>
            </w:pPr>
            <w:proofErr w:type="gramStart"/>
            <w:r w:rsidRPr="0062074F">
              <w:rPr>
                <w:rFonts w:eastAsia="Times New Roman" w:cs="Arial"/>
                <w:b/>
                <w:sz w:val="18"/>
                <w:szCs w:val="18"/>
              </w:rPr>
              <w:t>Error  Message</w:t>
            </w:r>
            <w:proofErr w:type="gramEnd"/>
          </w:p>
        </w:tc>
      </w:tr>
      <w:tr w:rsidR="00647AF8" w:rsidRPr="0062074F" w14:paraId="1391715B" w14:textId="77777777" w:rsidTr="002D7DEE">
        <w:tc>
          <w:tcPr>
            <w:tcW w:w="1200" w:type="dxa"/>
            <w:vAlign w:val="center"/>
          </w:tcPr>
          <w:p w14:paraId="095969E2" w14:textId="77777777" w:rsidR="00647AF8" w:rsidRPr="0062074F" w:rsidRDefault="00647AF8" w:rsidP="00637E6A">
            <w:pPr>
              <w:spacing w:before="60" w:after="60" w:line="240" w:lineRule="auto"/>
              <w:rPr>
                <w:rFonts w:eastAsia="Times New Roman" w:cs="Arial"/>
                <w:b/>
                <w:bCs/>
                <w:sz w:val="18"/>
                <w:szCs w:val="18"/>
              </w:rPr>
            </w:pPr>
            <w:r w:rsidRPr="0062074F">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Self Signed Key is invalid</w:t>
            </w:r>
          </w:p>
        </w:tc>
      </w:tr>
      <w:tr w:rsidR="00647AF8" w:rsidRPr="0062074F" w14:paraId="1C8C5AB4" w14:textId="77777777" w:rsidTr="002D7DEE">
        <w:tc>
          <w:tcPr>
            <w:tcW w:w="1200" w:type="dxa"/>
            <w:vAlign w:val="center"/>
          </w:tcPr>
          <w:p w14:paraId="4DB677E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Self Signed Key file is incorrect</w:t>
            </w:r>
          </w:p>
        </w:tc>
      </w:tr>
      <w:tr w:rsidR="00647AF8" w:rsidRPr="0062074F" w14:paraId="0B5A3748" w14:textId="77777777" w:rsidTr="002D7DEE">
        <w:tc>
          <w:tcPr>
            <w:tcW w:w="1200" w:type="dxa"/>
            <w:vAlign w:val="center"/>
          </w:tcPr>
          <w:p w14:paraId="4F806C8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Signed Data Server Certificate is invalid</w:t>
            </w:r>
          </w:p>
        </w:tc>
      </w:tr>
      <w:tr w:rsidR="00647AF8" w:rsidRPr="0062074F" w14:paraId="0E766181" w14:textId="77777777" w:rsidTr="002D7DEE">
        <w:tc>
          <w:tcPr>
            <w:tcW w:w="1200" w:type="dxa"/>
            <w:vAlign w:val="center"/>
          </w:tcPr>
          <w:p w14:paraId="1F078AD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SA Signed DS Certificate is incorrect</w:t>
            </w:r>
          </w:p>
        </w:tc>
      </w:tr>
      <w:tr w:rsidR="00647AF8" w:rsidRPr="0062074F" w14:paraId="6D0B1D65" w14:textId="77777777" w:rsidTr="002D7DEE">
        <w:tc>
          <w:tcPr>
            <w:tcW w:w="1200" w:type="dxa"/>
            <w:vAlign w:val="center"/>
          </w:tcPr>
          <w:p w14:paraId="6E87480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105</w:t>
            </w:r>
          </w:p>
        </w:tc>
        <w:tc>
          <w:tcPr>
            <w:tcW w:w="7759" w:type="dxa"/>
            <w:vAlign w:val="center"/>
          </w:tcPr>
          <w:p w14:paraId="56E3679F" w14:textId="734CA9F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SA Digital Certificate (X</w:t>
            </w:r>
            <w:r w:rsidR="00415C7D">
              <w:rPr>
                <w:rFonts w:eastAsia="Times New Roman" w:cs="Arial"/>
                <w:iCs/>
                <w:sz w:val="18"/>
                <w:szCs w:val="18"/>
              </w:rPr>
              <w:t>.</w:t>
            </w:r>
            <w:r w:rsidRPr="0062074F">
              <w:rPr>
                <w:rFonts w:eastAsia="Times New Roman" w:cs="Arial"/>
                <w:iCs/>
                <w:sz w:val="18"/>
                <w:szCs w:val="18"/>
              </w:rPr>
              <w:t>509) file is not available. A valid certificate can be obtained from the IHO website or your data supplier</w:t>
            </w:r>
          </w:p>
        </w:tc>
      </w:tr>
      <w:tr w:rsidR="00647AF8" w:rsidRPr="0062074F" w14:paraId="74A4D353" w14:textId="77777777" w:rsidTr="002D7DEE">
        <w:tc>
          <w:tcPr>
            <w:tcW w:w="1200" w:type="dxa"/>
            <w:vAlign w:val="center"/>
          </w:tcPr>
          <w:p w14:paraId="5E7395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106</w:t>
            </w:r>
          </w:p>
        </w:tc>
        <w:tc>
          <w:tcPr>
            <w:tcW w:w="7759" w:type="dxa"/>
            <w:vAlign w:val="center"/>
          </w:tcPr>
          <w:p w14:paraId="133508F1"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62074F" w14:paraId="285C27DB" w14:textId="77777777" w:rsidTr="002D7DEE">
        <w:tc>
          <w:tcPr>
            <w:tcW w:w="1200" w:type="dxa"/>
            <w:vAlign w:val="center"/>
          </w:tcPr>
          <w:p w14:paraId="724C05D2"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107</w:t>
            </w:r>
          </w:p>
        </w:tc>
        <w:tc>
          <w:tcPr>
            <w:tcW w:w="7759" w:type="dxa"/>
            <w:vAlign w:val="center"/>
          </w:tcPr>
          <w:p w14:paraId="69882E11" w14:textId="33833A7F"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SA signed D</w:t>
            </w:r>
            <w:r w:rsidR="00F20F26" w:rsidRPr="0062074F">
              <w:rPr>
                <w:rFonts w:eastAsia="Times New Roman" w:cs="Arial"/>
                <w:i/>
                <w:sz w:val="18"/>
                <w:szCs w:val="18"/>
              </w:rPr>
              <w:t xml:space="preserve">ata </w:t>
            </w:r>
            <w:r w:rsidRPr="0062074F">
              <w:rPr>
                <w:rFonts w:eastAsia="Times New Roman" w:cs="Arial"/>
                <w:i/>
                <w:sz w:val="18"/>
                <w:szCs w:val="18"/>
              </w:rPr>
              <w:t>S</w:t>
            </w:r>
            <w:r w:rsidR="00F20F26" w:rsidRPr="0062074F">
              <w:rPr>
                <w:rFonts w:eastAsia="Times New Roman" w:cs="Arial"/>
                <w:i/>
                <w:sz w:val="18"/>
                <w:szCs w:val="18"/>
              </w:rPr>
              <w:t>erver</w:t>
            </w:r>
            <w:r w:rsidRPr="0062074F">
              <w:rPr>
                <w:rFonts w:eastAsia="Times New Roman" w:cs="Arial"/>
                <w:i/>
                <w:sz w:val="18"/>
                <w:szCs w:val="18"/>
              </w:rPr>
              <w:t xml:space="preserve"> Certificate file is missing. A valid certificate can be obtained from your data supplier”</w:t>
            </w:r>
          </w:p>
        </w:tc>
      </w:tr>
      <w:tr w:rsidR="00647AF8" w:rsidRPr="0062074F" w14:paraId="664267CA" w14:textId="77777777" w:rsidTr="002D7DEE">
        <w:tc>
          <w:tcPr>
            <w:tcW w:w="1200" w:type="dxa"/>
            <w:vAlign w:val="center"/>
          </w:tcPr>
          <w:p w14:paraId="7271C2B0" w14:textId="77777777" w:rsidR="00647AF8" w:rsidRPr="0062074F" w:rsidRDefault="00647AF8" w:rsidP="00637E6A">
            <w:pPr>
              <w:spacing w:before="60" w:after="60" w:line="240" w:lineRule="auto"/>
              <w:rPr>
                <w:rFonts w:eastAsia="Times New Roman" w:cs="Arial"/>
                <w:b/>
                <w:color w:val="000000"/>
                <w:sz w:val="18"/>
                <w:szCs w:val="18"/>
              </w:rPr>
            </w:pPr>
            <w:r w:rsidRPr="0062074F">
              <w:rPr>
                <w:rFonts w:eastAsia="Times New Roman" w:cs="Arial"/>
                <w:b/>
                <w:color w:val="000000"/>
                <w:sz w:val="18"/>
                <w:szCs w:val="18"/>
              </w:rPr>
              <w:t>SSE 108</w:t>
            </w:r>
          </w:p>
        </w:tc>
        <w:tc>
          <w:tcPr>
            <w:tcW w:w="7759" w:type="dxa"/>
            <w:vAlign w:val="center"/>
          </w:tcPr>
          <w:p w14:paraId="1146DABE" w14:textId="302DB29A" w:rsidR="00647AF8" w:rsidRPr="0062074F" w:rsidRDefault="00647AF8" w:rsidP="00637E6A">
            <w:pPr>
              <w:spacing w:before="60" w:after="60" w:line="240" w:lineRule="auto"/>
              <w:rPr>
                <w:rFonts w:eastAsia="Times New Roman" w:cs="Arial"/>
                <w:iCs/>
                <w:color w:val="000000"/>
                <w:sz w:val="18"/>
                <w:szCs w:val="18"/>
              </w:rPr>
            </w:pPr>
            <w:r w:rsidRPr="0062074F">
              <w:rPr>
                <w:rFonts w:eastAsia="Times New Roman" w:cs="Arial"/>
                <w:iCs/>
                <w:color w:val="000000"/>
                <w:sz w:val="18"/>
                <w:szCs w:val="18"/>
              </w:rPr>
              <w:t>SA Digital Certificate (X</w:t>
            </w:r>
            <w:r w:rsidR="00415C7D">
              <w:rPr>
                <w:rFonts w:eastAsia="Times New Roman" w:cs="Arial"/>
                <w:iCs/>
                <w:color w:val="000000"/>
                <w:sz w:val="18"/>
                <w:szCs w:val="18"/>
              </w:rPr>
              <w:t>.</w:t>
            </w:r>
            <w:r w:rsidRPr="0062074F">
              <w:rPr>
                <w:rFonts w:eastAsia="Times New Roman" w:cs="Arial"/>
                <w:iCs/>
                <w:color w:val="000000"/>
                <w:sz w:val="18"/>
                <w:szCs w:val="18"/>
              </w:rPr>
              <w:t>509) file incorrect format. A valid certificate can be obtained from the IHO website or your data supplier</w:t>
            </w:r>
          </w:p>
        </w:tc>
      </w:tr>
      <w:tr w:rsidR="00647AF8" w:rsidRPr="0062074F" w14:paraId="2BC3ED3F" w14:textId="77777777" w:rsidTr="002D7DEE">
        <w:tc>
          <w:tcPr>
            <w:tcW w:w="1200" w:type="dxa"/>
            <w:vAlign w:val="center"/>
          </w:tcPr>
          <w:p w14:paraId="1C94962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109</w:t>
            </w:r>
          </w:p>
        </w:tc>
        <w:tc>
          <w:tcPr>
            <w:tcW w:w="7759" w:type="dxa"/>
            <w:vAlign w:val="center"/>
          </w:tcPr>
          <w:p w14:paraId="0B5089D2" w14:textId="77777777" w:rsidR="00647AF8" w:rsidRPr="0062074F" w:rsidRDefault="00647AF8" w:rsidP="00637E6A">
            <w:pPr>
              <w:spacing w:before="60" w:after="60" w:line="240" w:lineRule="auto"/>
              <w:rPr>
                <w:rFonts w:eastAsia="Times New Roman" w:cs="Arial"/>
                <w:iCs/>
                <w:sz w:val="18"/>
                <w:szCs w:val="18"/>
              </w:rPr>
            </w:pPr>
            <w:proofErr w:type="gramStart"/>
            <w:r w:rsidRPr="0062074F">
              <w:rPr>
                <w:rFonts w:eastAsia="Times New Roman" w:cs="Arial"/>
                <w:iCs/>
                <w:sz w:val="18"/>
                <w:szCs w:val="18"/>
              </w:rPr>
              <w:t>Dataset  Resource</w:t>
            </w:r>
            <w:proofErr w:type="gramEnd"/>
            <w:r w:rsidRPr="0062074F">
              <w:rPr>
                <w:rFonts w:eastAsia="Times New Roman" w:cs="Arial"/>
                <w:iCs/>
                <w:sz w:val="18"/>
                <w:szCs w:val="18"/>
              </w:rPr>
              <w:t xml:space="preserve"> Digital Signature is invalid</w:t>
            </w:r>
          </w:p>
        </w:tc>
      </w:tr>
      <w:tr w:rsidR="00647AF8" w:rsidRPr="0062074F" w14:paraId="4BA355E6" w14:textId="77777777" w:rsidTr="002D7DEE">
        <w:tc>
          <w:tcPr>
            <w:tcW w:w="1200" w:type="dxa"/>
            <w:vAlign w:val="center"/>
          </w:tcPr>
          <w:p w14:paraId="167146F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110</w:t>
            </w:r>
          </w:p>
        </w:tc>
        <w:tc>
          <w:tcPr>
            <w:tcW w:w="7759" w:type="dxa"/>
            <w:vAlign w:val="center"/>
          </w:tcPr>
          <w:p w14:paraId="12BBD9E8"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Permits not available for this Data Server. Contact your data supplier to obtain the correct permits.</w:t>
            </w:r>
          </w:p>
        </w:tc>
      </w:tr>
      <w:tr w:rsidR="00647AF8" w:rsidRPr="0062074F" w14:paraId="52998420" w14:textId="77777777" w:rsidTr="002D7DEE">
        <w:tc>
          <w:tcPr>
            <w:tcW w:w="1200" w:type="dxa"/>
            <w:vAlign w:val="center"/>
          </w:tcPr>
          <w:p w14:paraId="5423305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111</w:t>
            </w:r>
          </w:p>
        </w:tc>
        <w:tc>
          <w:tcPr>
            <w:tcW w:w="7759" w:type="dxa"/>
            <w:vAlign w:val="center"/>
          </w:tcPr>
          <w:p w14:paraId="650381DA" w14:textId="351B1EC0"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w:t>
            </w:r>
            <w:r w:rsidR="00637E6A" w:rsidRPr="0062074F">
              <w:rPr>
                <w:rFonts w:eastAsia="Times New Roman" w:cs="Arial"/>
                <w:iCs/>
                <w:sz w:val="18"/>
                <w:szCs w:val="18"/>
              </w:rPr>
              <w:t xml:space="preserve"> </w:t>
            </w:r>
            <w:r w:rsidRPr="0062074F">
              <w:rPr>
                <w:rFonts w:eastAsia="Times New Roman" w:cs="Arial"/>
                <w:iCs/>
                <w:sz w:val="18"/>
                <w:szCs w:val="18"/>
              </w:rPr>
              <w:t>not found. Load the permit file provided by the data supplier.</w:t>
            </w:r>
          </w:p>
        </w:tc>
      </w:tr>
      <w:tr w:rsidR="00647AF8" w:rsidRPr="0062074F" w14:paraId="39037167" w14:textId="77777777" w:rsidTr="002D7DEE">
        <w:tc>
          <w:tcPr>
            <w:tcW w:w="1200" w:type="dxa"/>
            <w:vAlign w:val="center"/>
          </w:tcPr>
          <w:p w14:paraId="2B7DBFF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113</w:t>
            </w:r>
          </w:p>
        </w:tc>
        <w:tc>
          <w:tcPr>
            <w:tcW w:w="7759" w:type="dxa"/>
            <w:vAlign w:val="center"/>
          </w:tcPr>
          <w:p w14:paraId="12393DC5" w14:textId="48B48A43" w:rsidR="00647AF8" w:rsidRPr="0062074F" w:rsidRDefault="00647AF8" w:rsidP="00637E6A">
            <w:pPr>
              <w:spacing w:before="60" w:after="60" w:line="240" w:lineRule="auto"/>
              <w:rPr>
                <w:rFonts w:eastAsia="Times New Roman" w:cs="Arial"/>
                <w:iCs/>
                <w:sz w:val="18"/>
                <w:szCs w:val="18"/>
              </w:rPr>
            </w:pPr>
            <w:commentRangeStart w:id="2458"/>
            <w:r w:rsidRPr="0062074F">
              <w:rPr>
                <w:rFonts w:eastAsia="Times New Roman" w:cs="Arial"/>
                <w:iCs/>
                <w:sz w:val="18"/>
                <w:szCs w:val="18"/>
              </w:rPr>
              <w:t xml:space="preserve">Dataset </w:t>
            </w:r>
            <w:r w:rsidRPr="0062074F">
              <w:rPr>
                <w:rFonts w:eastAsia="Times New Roman" w:cs="Arial"/>
                <w:iCs/>
              </w:rPr>
              <w:t xml:space="preserve">Permit is invalid (checksum is incorrect) or the </w:t>
            </w:r>
            <w:r w:rsidRPr="0062074F">
              <w:rPr>
                <w:rFonts w:eastAsia="Times New Roman" w:cs="Arial"/>
                <w:iCs/>
                <w:sz w:val="18"/>
                <w:szCs w:val="18"/>
              </w:rPr>
              <w:t xml:space="preserve">Dataset </w:t>
            </w:r>
            <w:r w:rsidRPr="0062074F">
              <w:rPr>
                <w:rFonts w:eastAsia="Times New Roman" w:cs="Arial"/>
                <w:iCs/>
              </w:rPr>
              <w:t>Permit is for a different system”</w:t>
            </w:r>
            <w:r w:rsidR="008972A2" w:rsidRPr="0062074F">
              <w:rPr>
                <w:rFonts w:eastAsia="Times New Roman" w:cs="Arial"/>
                <w:iCs/>
              </w:rPr>
              <w:t xml:space="preserve"> </w:t>
            </w:r>
            <w:r w:rsidRPr="0062074F">
              <w:rPr>
                <w:rFonts w:eastAsia="Times New Roman" w:cs="Arial"/>
                <w:iCs/>
                <w:sz w:val="18"/>
                <w:szCs w:val="18"/>
              </w:rPr>
              <w:t>Contact your data supplier and obtain a new or valid permit file.</w:t>
            </w:r>
            <w:commentRangeEnd w:id="2458"/>
            <w:r w:rsidR="004913D0">
              <w:rPr>
                <w:rStyle w:val="Kommentarzeichen"/>
              </w:rPr>
              <w:commentReference w:id="2458"/>
            </w:r>
          </w:p>
        </w:tc>
      </w:tr>
      <w:tr w:rsidR="00647AF8" w:rsidRPr="0062074F" w14:paraId="0F03F763" w14:textId="77777777" w:rsidTr="002D7DEE">
        <w:tc>
          <w:tcPr>
            <w:tcW w:w="1200" w:type="dxa"/>
            <w:vAlign w:val="center"/>
          </w:tcPr>
          <w:p w14:paraId="5422572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114</w:t>
            </w:r>
          </w:p>
        </w:tc>
        <w:tc>
          <w:tcPr>
            <w:tcW w:w="7759" w:type="dxa"/>
            <w:vAlign w:val="center"/>
          </w:tcPr>
          <w:p w14:paraId="44767219"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Incorrect system date, check that the computer clock (if accessible) is set correctly or contact your system supplier.</w:t>
            </w:r>
          </w:p>
        </w:tc>
      </w:tr>
      <w:tr w:rsidR="00647AF8" w:rsidRPr="0062074F" w14:paraId="40256AFC" w14:textId="77777777" w:rsidTr="002D7DEE">
        <w:tc>
          <w:tcPr>
            <w:tcW w:w="1200" w:type="dxa"/>
            <w:vAlign w:val="center"/>
          </w:tcPr>
          <w:p w14:paraId="26363D5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115</w:t>
            </w:r>
          </w:p>
        </w:tc>
        <w:tc>
          <w:tcPr>
            <w:tcW w:w="7759" w:type="dxa"/>
            <w:vAlign w:val="center"/>
          </w:tcPr>
          <w:p w14:paraId="09DB6103"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has expired. Please contact your data supplier to renew the subscription licence</w:t>
            </w:r>
          </w:p>
        </w:tc>
      </w:tr>
      <w:tr w:rsidR="00647AF8" w:rsidRPr="0062074F" w14:paraId="2FC0A084" w14:textId="77777777" w:rsidTr="002D7DEE">
        <w:tc>
          <w:tcPr>
            <w:tcW w:w="1200" w:type="dxa"/>
            <w:vAlign w:val="center"/>
          </w:tcPr>
          <w:p w14:paraId="6CBD389B"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117</w:t>
            </w:r>
          </w:p>
        </w:tc>
        <w:tc>
          <w:tcPr>
            <w:tcW w:w="7759" w:type="dxa"/>
            <w:vAlign w:val="center"/>
          </w:tcPr>
          <w:p w14:paraId="32317E2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62074F" w14:paraId="5F071C7B" w14:textId="77777777" w:rsidTr="002D7DEE">
        <w:tc>
          <w:tcPr>
            <w:tcW w:w="1200" w:type="dxa"/>
            <w:vAlign w:val="center"/>
          </w:tcPr>
          <w:p w14:paraId="0BDAAA5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118</w:t>
            </w:r>
          </w:p>
        </w:tc>
        <w:tc>
          <w:tcPr>
            <w:tcW w:w="7759" w:type="dxa"/>
            <w:vAlign w:val="center"/>
          </w:tcPr>
          <w:p w14:paraId="5EC5A2E5"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HW_ID has incorrect format</w:t>
            </w:r>
          </w:p>
        </w:tc>
      </w:tr>
      <w:tr w:rsidR="00647AF8" w:rsidRPr="0062074F" w14:paraId="211FF660" w14:textId="77777777" w:rsidTr="002D7DEE">
        <w:tc>
          <w:tcPr>
            <w:tcW w:w="1200" w:type="dxa"/>
            <w:vAlign w:val="center"/>
          </w:tcPr>
          <w:p w14:paraId="07BCF4B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120</w:t>
            </w:r>
          </w:p>
        </w:tc>
        <w:tc>
          <w:tcPr>
            <w:tcW w:w="7759" w:type="dxa"/>
            <w:vAlign w:val="center"/>
          </w:tcPr>
          <w:p w14:paraId="77054B20"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will expire in less than 30 days. Please contact your data supplier to renew the subscription licence</w:t>
            </w:r>
          </w:p>
        </w:tc>
      </w:tr>
      <w:tr w:rsidR="00647AF8" w:rsidRPr="0062074F" w14:paraId="392A5E2B" w14:textId="77777777" w:rsidTr="002D7DEE">
        <w:tc>
          <w:tcPr>
            <w:tcW w:w="1200" w:type="dxa"/>
            <w:vAlign w:val="center"/>
          </w:tcPr>
          <w:p w14:paraId="623B7C2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121</w:t>
            </w:r>
          </w:p>
        </w:tc>
        <w:tc>
          <w:tcPr>
            <w:tcW w:w="7759" w:type="dxa"/>
            <w:vAlign w:val="center"/>
          </w:tcPr>
          <w:p w14:paraId="1F1664EB"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62074F" w14:paraId="508FF298" w14:textId="77777777" w:rsidTr="002D7DEE">
        <w:tc>
          <w:tcPr>
            <w:tcW w:w="1200" w:type="dxa"/>
            <w:vAlign w:val="center"/>
          </w:tcPr>
          <w:p w14:paraId="296B667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122</w:t>
            </w:r>
          </w:p>
        </w:tc>
        <w:tc>
          <w:tcPr>
            <w:tcW w:w="7759" w:type="dxa"/>
            <w:vAlign w:val="center"/>
          </w:tcPr>
          <w:p w14:paraId="1846008D" w14:textId="062B41A8"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One or more of the SA Digital Certificate or Domain Controller certificates (X</w:t>
            </w:r>
            <w:r w:rsidR="00415C7D">
              <w:rPr>
                <w:rFonts w:eastAsia="Times New Roman" w:cs="Arial"/>
                <w:iCs/>
                <w:sz w:val="18"/>
                <w:szCs w:val="18"/>
              </w:rPr>
              <w:t>.</w:t>
            </w:r>
            <w:r w:rsidRPr="0062074F">
              <w:rPr>
                <w:rFonts w:eastAsia="Times New Roman" w:cs="Arial"/>
                <w:iCs/>
                <w:sz w:val="18"/>
                <w:szCs w:val="18"/>
              </w:rPr>
              <w:t xml:space="preserve">509) have expired. A new SA public key can be obtained </w:t>
            </w:r>
            <w:commentRangeStart w:id="2459"/>
            <w:r w:rsidRPr="0062074F">
              <w:rPr>
                <w:rFonts w:eastAsia="Times New Roman" w:cs="Arial"/>
                <w:iCs/>
                <w:sz w:val="18"/>
                <w:szCs w:val="18"/>
              </w:rPr>
              <w:t>from the IHO web</w:t>
            </w:r>
            <w:r w:rsidR="00637E6A" w:rsidRPr="0062074F">
              <w:rPr>
                <w:rFonts w:eastAsia="Times New Roman" w:cs="Arial"/>
                <w:iCs/>
                <w:sz w:val="18"/>
                <w:szCs w:val="18"/>
              </w:rPr>
              <w:t xml:space="preserve">site </w:t>
            </w:r>
            <w:commentRangeEnd w:id="2459"/>
            <w:r w:rsidR="004A51AE">
              <w:rPr>
                <w:rStyle w:val="Kommentarzeichen"/>
              </w:rPr>
              <w:commentReference w:id="2459"/>
            </w:r>
            <w:r w:rsidR="00637E6A" w:rsidRPr="0062074F">
              <w:rPr>
                <w:rFonts w:eastAsia="Times New Roman" w:cs="Arial"/>
                <w:iCs/>
                <w:sz w:val="18"/>
                <w:szCs w:val="18"/>
              </w:rPr>
              <w:t>or from your data supplier</w:t>
            </w:r>
          </w:p>
        </w:tc>
      </w:tr>
      <w:tr w:rsidR="00647AF8" w:rsidRPr="0062074F" w14:paraId="1EA23C01" w14:textId="77777777" w:rsidTr="002D7DEE">
        <w:tc>
          <w:tcPr>
            <w:tcW w:w="1200" w:type="dxa"/>
            <w:vAlign w:val="center"/>
          </w:tcPr>
          <w:p w14:paraId="3D5A951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123</w:t>
            </w:r>
          </w:p>
        </w:tc>
        <w:tc>
          <w:tcPr>
            <w:tcW w:w="7759" w:type="dxa"/>
            <w:vAlign w:val="center"/>
          </w:tcPr>
          <w:p w14:paraId="5716BECA" w14:textId="41ED6C1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Non sequential update, previous update(s) missing try reloading from the base media. If the problem pers</w:t>
            </w:r>
            <w:r w:rsidR="00637E6A" w:rsidRPr="0062074F">
              <w:rPr>
                <w:rFonts w:eastAsia="Times New Roman" w:cs="Arial"/>
                <w:iCs/>
                <w:sz w:val="18"/>
                <w:szCs w:val="18"/>
              </w:rPr>
              <w:t>ists contact your data supplier</w:t>
            </w:r>
          </w:p>
        </w:tc>
      </w:tr>
      <w:tr w:rsidR="00647AF8" w:rsidRPr="0062074F" w14:paraId="532829C4" w14:textId="77777777" w:rsidTr="002D7DEE">
        <w:tc>
          <w:tcPr>
            <w:tcW w:w="1200" w:type="dxa"/>
            <w:vAlign w:val="center"/>
          </w:tcPr>
          <w:p w14:paraId="5A4E616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125</w:t>
            </w:r>
          </w:p>
        </w:tc>
        <w:tc>
          <w:tcPr>
            <w:tcW w:w="7759" w:type="dxa"/>
            <w:vAlign w:val="center"/>
          </w:tcPr>
          <w:p w14:paraId="0BFBBA56" w14:textId="27FBB6AC" w:rsidR="00647AF8" w:rsidRPr="0062074F" w:rsidRDefault="00647AF8" w:rsidP="00637E6A">
            <w:pPr>
              <w:spacing w:before="60" w:after="60" w:line="240" w:lineRule="auto"/>
              <w:rPr>
                <w:rFonts w:eastAsia="Times New Roman" w:cs="Arial"/>
                <w:iCs/>
                <w:sz w:val="18"/>
                <w:szCs w:val="18"/>
              </w:rPr>
            </w:pPr>
            <w:r w:rsidRPr="0062074F">
              <w:rPr>
                <w:iCs/>
                <w:sz w:val="18"/>
                <w:szCs w:val="18"/>
              </w:rPr>
              <w:t xml:space="preserve">The permit for </w:t>
            </w:r>
            <w:r w:rsidR="00833824" w:rsidRPr="0062074F">
              <w:rPr>
                <w:iCs/>
                <w:sz w:val="18"/>
                <w:szCs w:val="18"/>
              </w:rPr>
              <w:t xml:space="preserve">dataset </w:t>
            </w:r>
            <w:r w:rsidRPr="0062074F">
              <w:rPr>
                <w:iCs/>
                <w:sz w:val="18"/>
                <w:szCs w:val="18"/>
              </w:rPr>
              <w:t xml:space="preserve">&lt; name&gt; has expired. This </w:t>
            </w:r>
            <w:r w:rsidR="00833824" w:rsidRPr="0062074F">
              <w:rPr>
                <w:iCs/>
                <w:sz w:val="18"/>
                <w:szCs w:val="18"/>
              </w:rPr>
              <w:t>dataset</w:t>
            </w:r>
            <w:r w:rsidRPr="0062074F">
              <w:rPr>
                <w:iCs/>
                <w:sz w:val="18"/>
                <w:szCs w:val="18"/>
              </w:rPr>
              <w:t xml:space="preserve"> may be out of date and MUST NOT </w:t>
            </w:r>
            <w:r w:rsidR="00637E6A" w:rsidRPr="0062074F">
              <w:rPr>
                <w:iCs/>
                <w:sz w:val="18"/>
                <w:szCs w:val="18"/>
              </w:rPr>
              <w:t>be used for Primary NAVIGATION</w:t>
            </w:r>
          </w:p>
        </w:tc>
      </w:tr>
      <w:tr w:rsidR="00647AF8" w:rsidRPr="0062074F" w14:paraId="339A2A09" w14:textId="77777777" w:rsidTr="002D7DEE">
        <w:tc>
          <w:tcPr>
            <w:tcW w:w="1200" w:type="dxa"/>
            <w:vAlign w:val="center"/>
          </w:tcPr>
          <w:p w14:paraId="46D72AB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126</w:t>
            </w:r>
          </w:p>
        </w:tc>
        <w:tc>
          <w:tcPr>
            <w:tcW w:w="7759" w:type="dxa"/>
            <w:vAlign w:val="center"/>
          </w:tcPr>
          <w:p w14:paraId="478E27D0" w14:textId="77777777" w:rsidR="00647AF8" w:rsidRPr="0062074F" w:rsidRDefault="00647AF8" w:rsidP="00637E6A">
            <w:pPr>
              <w:spacing w:before="60" w:after="60" w:line="240" w:lineRule="auto"/>
              <w:rPr>
                <w:iCs/>
                <w:sz w:val="18"/>
                <w:szCs w:val="18"/>
              </w:rPr>
            </w:pPr>
            <w:commentRangeStart w:id="2460"/>
            <w:r w:rsidRPr="0062074F">
              <w:rPr>
                <w:iCs/>
                <w:sz w:val="18"/>
                <w:szCs w:val="18"/>
              </w:rPr>
              <w:t>This Dataset is not authenticated by the IHO acting as the Scheme Administrator</w:t>
            </w:r>
            <w:commentRangeEnd w:id="2460"/>
            <w:r w:rsidR="004A51AE">
              <w:rPr>
                <w:rStyle w:val="Kommentarzeichen"/>
              </w:rPr>
              <w:commentReference w:id="2460"/>
            </w:r>
          </w:p>
        </w:tc>
      </w:tr>
      <w:tr w:rsidR="00647AF8" w:rsidRPr="0062074F" w14:paraId="165A966F" w14:textId="77777777" w:rsidTr="002D7DEE">
        <w:tc>
          <w:tcPr>
            <w:tcW w:w="1200" w:type="dxa"/>
            <w:vAlign w:val="center"/>
          </w:tcPr>
          <w:p w14:paraId="545BB9BE"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lastRenderedPageBreak/>
              <w:t>SSE128</w:t>
            </w:r>
          </w:p>
        </w:tc>
        <w:tc>
          <w:tcPr>
            <w:tcW w:w="7759" w:type="dxa"/>
            <w:vAlign w:val="center"/>
          </w:tcPr>
          <w:p w14:paraId="5DF18A7C" w14:textId="648DEE6A" w:rsidR="00647AF8" w:rsidRPr="0062074F" w:rsidRDefault="00647AF8" w:rsidP="00637E6A">
            <w:pPr>
              <w:spacing w:before="60" w:after="60" w:line="240" w:lineRule="auto"/>
              <w:rPr>
                <w:iCs/>
                <w:sz w:val="18"/>
                <w:szCs w:val="18"/>
              </w:rPr>
            </w:pPr>
            <w:r w:rsidRPr="0062074F">
              <w:rPr>
                <w:iCs/>
                <w:sz w:val="18"/>
                <w:szCs w:val="18"/>
              </w:rPr>
              <w:t xml:space="preserve">Error </w:t>
            </w:r>
            <w:r w:rsidR="00F20F26" w:rsidRPr="0062074F">
              <w:rPr>
                <w:iCs/>
                <w:sz w:val="18"/>
                <w:szCs w:val="18"/>
              </w:rPr>
              <w:t xml:space="preserve">processing </w:t>
            </w:r>
            <w:r w:rsidRPr="0062074F">
              <w:rPr>
                <w:iCs/>
                <w:sz w:val="18"/>
                <w:szCs w:val="18"/>
              </w:rPr>
              <w:t xml:space="preserve">&lt;file name&gt;. The format or content could not be </w:t>
            </w:r>
            <w:r w:rsidR="00F20F26" w:rsidRPr="0062074F">
              <w:rPr>
                <w:iCs/>
                <w:sz w:val="18"/>
                <w:szCs w:val="18"/>
              </w:rPr>
              <w:t xml:space="preserve">parsed </w:t>
            </w:r>
            <w:r w:rsidR="002B7019" w:rsidRPr="0062074F">
              <w:rPr>
                <w:iCs/>
                <w:sz w:val="18"/>
                <w:szCs w:val="18"/>
              </w:rPr>
              <w:t>and it could not be installed</w:t>
            </w:r>
          </w:p>
        </w:tc>
      </w:tr>
      <w:tr w:rsidR="00647AF8" w:rsidRPr="0062074F" w14:paraId="0A4B970B" w14:textId="77777777" w:rsidTr="002D7DEE">
        <w:tc>
          <w:tcPr>
            <w:tcW w:w="1200" w:type="dxa"/>
            <w:vAlign w:val="center"/>
          </w:tcPr>
          <w:p w14:paraId="2C49DC9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SSE129</w:t>
            </w:r>
          </w:p>
        </w:tc>
        <w:tc>
          <w:tcPr>
            <w:tcW w:w="7759" w:type="dxa"/>
            <w:vAlign w:val="center"/>
          </w:tcPr>
          <w:p w14:paraId="289F8204" w14:textId="77777777" w:rsidR="00647AF8" w:rsidRPr="0062074F" w:rsidRDefault="00647AF8" w:rsidP="00637E6A">
            <w:pPr>
              <w:spacing w:before="60" w:after="60" w:line="240" w:lineRule="auto"/>
              <w:rPr>
                <w:iCs/>
                <w:sz w:val="18"/>
                <w:szCs w:val="18"/>
              </w:rPr>
            </w:pPr>
            <w:commentRangeStart w:id="2461"/>
            <w:r w:rsidRPr="0062074F">
              <w:rPr>
                <w:iCs/>
                <w:sz w:val="18"/>
                <w:szCs w:val="18"/>
              </w:rPr>
              <w:t>This Catalogue is not authenticated by the IHO acting as the Scheme Administrator</w:t>
            </w:r>
            <w:commentRangeEnd w:id="2461"/>
            <w:r w:rsidR="004A51AE">
              <w:rPr>
                <w:rStyle w:val="Kommentarzeichen"/>
              </w:rPr>
              <w:commentReference w:id="2461"/>
            </w:r>
          </w:p>
        </w:tc>
      </w:tr>
      <w:tr w:rsidR="00647AF8" w:rsidRPr="0062074F" w14:paraId="2AE7F6B3" w14:textId="77777777" w:rsidTr="002D7DEE">
        <w:tc>
          <w:tcPr>
            <w:tcW w:w="1200" w:type="dxa"/>
            <w:vAlign w:val="center"/>
          </w:tcPr>
          <w:p w14:paraId="211C19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SSE131</w:t>
            </w:r>
          </w:p>
        </w:tc>
        <w:tc>
          <w:tcPr>
            <w:tcW w:w="7759" w:type="dxa"/>
            <w:vAlign w:val="center"/>
          </w:tcPr>
          <w:p w14:paraId="4E04D83A" w14:textId="340051D1" w:rsidR="00647AF8" w:rsidRPr="0062074F" w:rsidRDefault="00D9437A" w:rsidP="00637E6A">
            <w:pPr>
              <w:spacing w:before="60" w:after="60" w:line="240" w:lineRule="auto"/>
              <w:rPr>
                <w:iCs/>
                <w:sz w:val="18"/>
                <w:szCs w:val="18"/>
              </w:rPr>
            </w:pPr>
            <w:r w:rsidRPr="0062074F">
              <w:rPr>
                <w:iCs/>
                <w:sz w:val="18"/>
                <w:szCs w:val="18"/>
              </w:rPr>
              <w:t>Error: No Feature Cat</w:t>
            </w:r>
            <w:r w:rsidR="00BE49F8" w:rsidRPr="0062074F">
              <w:rPr>
                <w:iCs/>
                <w:sz w:val="18"/>
                <w:szCs w:val="18"/>
              </w:rPr>
              <w:t>a</w:t>
            </w:r>
            <w:r w:rsidRPr="0062074F">
              <w:rPr>
                <w:iCs/>
                <w:sz w:val="18"/>
                <w:szCs w:val="18"/>
              </w:rPr>
              <w:t xml:space="preserve">logue or Portrayal Catalogue could be found </w:t>
            </w:r>
            <w:r w:rsidR="00953D68" w:rsidRPr="0062074F">
              <w:rPr>
                <w:iCs/>
                <w:sz w:val="18"/>
                <w:szCs w:val="18"/>
              </w:rPr>
              <w:t xml:space="preserve">compatible with </w:t>
            </w:r>
            <w:r w:rsidRPr="0062074F">
              <w:rPr>
                <w:iCs/>
                <w:sz w:val="18"/>
                <w:szCs w:val="18"/>
              </w:rPr>
              <w:t>dataset &lt;dataset name&gt;</w:t>
            </w:r>
          </w:p>
        </w:tc>
      </w:tr>
      <w:tr w:rsidR="00647AF8" w:rsidRPr="0062074F" w14:paraId="2FAF47E6" w14:textId="77777777" w:rsidTr="002D7DEE">
        <w:tc>
          <w:tcPr>
            <w:tcW w:w="1200" w:type="dxa"/>
            <w:vAlign w:val="center"/>
          </w:tcPr>
          <w:p w14:paraId="72214CC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SSE132</w:t>
            </w:r>
          </w:p>
        </w:tc>
        <w:tc>
          <w:tcPr>
            <w:tcW w:w="7759" w:type="dxa"/>
            <w:vAlign w:val="center"/>
          </w:tcPr>
          <w:p w14:paraId="028B28F7" w14:textId="77777777" w:rsidR="00647AF8" w:rsidRPr="0062074F" w:rsidRDefault="00647AF8" w:rsidP="00637E6A">
            <w:pPr>
              <w:spacing w:before="60" w:after="60" w:line="240" w:lineRule="auto"/>
              <w:rPr>
                <w:iCs/>
                <w:sz w:val="18"/>
                <w:szCs w:val="18"/>
              </w:rPr>
            </w:pPr>
            <w:r w:rsidRPr="0062074F">
              <w:rPr>
                <w:iCs/>
                <w:sz w:val="18"/>
                <w:szCs w:val="18"/>
              </w:rPr>
              <w:t>Signature Path can not be validated. One or more of the Domain Controller or SA digital certificates is missing or invalid</w:t>
            </w:r>
          </w:p>
        </w:tc>
      </w:tr>
      <w:tr w:rsidR="00647AF8" w:rsidRPr="0062074F" w14:paraId="44B0AF74" w14:textId="77777777" w:rsidTr="002D7DEE">
        <w:tc>
          <w:tcPr>
            <w:tcW w:w="1200" w:type="dxa"/>
            <w:vAlign w:val="center"/>
          </w:tcPr>
          <w:p w14:paraId="726616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SSE133</w:t>
            </w:r>
          </w:p>
        </w:tc>
        <w:tc>
          <w:tcPr>
            <w:tcW w:w="7759" w:type="dxa"/>
            <w:vAlign w:val="center"/>
          </w:tcPr>
          <w:p w14:paraId="518A60CE" w14:textId="77777777" w:rsidR="00647AF8" w:rsidRPr="0062074F" w:rsidRDefault="00647AF8" w:rsidP="00637E6A">
            <w:pPr>
              <w:spacing w:before="60" w:after="60" w:line="240" w:lineRule="auto"/>
              <w:rPr>
                <w:iCs/>
                <w:sz w:val="18"/>
                <w:szCs w:val="18"/>
              </w:rPr>
            </w:pPr>
            <w:r w:rsidRPr="0062074F">
              <w:rPr>
                <w:iCs/>
                <w:sz w:val="18"/>
                <w:szCs w:val="18"/>
              </w:rPr>
              <w:t>Version mismatch between &lt;dataset&gt; and &lt;catalogue&gt;. Only &lt;catalogue version&gt; is supported for data of this type (&lt;product&gt;)</w:t>
            </w:r>
          </w:p>
        </w:tc>
      </w:tr>
      <w:tr w:rsidR="00647AF8" w:rsidRPr="0062074F" w14:paraId="021D9CA0" w14:textId="77777777" w:rsidTr="002D7DEE">
        <w:tc>
          <w:tcPr>
            <w:tcW w:w="1200" w:type="dxa"/>
            <w:vAlign w:val="center"/>
          </w:tcPr>
          <w:p w14:paraId="4947CF3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SSE134</w:t>
            </w:r>
          </w:p>
        </w:tc>
        <w:tc>
          <w:tcPr>
            <w:tcW w:w="7759" w:type="dxa"/>
            <w:vAlign w:val="center"/>
          </w:tcPr>
          <w:p w14:paraId="62E4E477" w14:textId="77777777" w:rsidR="00647AF8" w:rsidRPr="0062074F" w:rsidRDefault="00647AF8" w:rsidP="00637E6A">
            <w:pPr>
              <w:spacing w:before="60" w:after="60" w:line="240" w:lineRule="auto"/>
              <w:rPr>
                <w:iCs/>
                <w:sz w:val="18"/>
                <w:szCs w:val="18"/>
              </w:rPr>
            </w:pPr>
            <w:commentRangeStart w:id="2462"/>
            <w:r w:rsidRPr="0062074F">
              <w:rPr>
                <w:iCs/>
                <w:sz w:val="18"/>
                <w:szCs w:val="18"/>
              </w:rPr>
              <w:t>This Exchange Set is not authenticated by the IHO acting as the Scheme Administrator</w:t>
            </w:r>
            <w:commentRangeEnd w:id="2462"/>
            <w:r w:rsidR="004A51AE">
              <w:rPr>
                <w:rStyle w:val="Kommentarzeichen"/>
              </w:rPr>
              <w:commentReference w:id="2462"/>
            </w:r>
          </w:p>
        </w:tc>
      </w:tr>
      <w:tr w:rsidR="00647AF8" w:rsidRPr="0062074F" w14:paraId="33A3C719" w14:textId="77777777" w:rsidTr="00520800">
        <w:trPr>
          <w:trHeight w:val="71"/>
        </w:trPr>
        <w:tc>
          <w:tcPr>
            <w:tcW w:w="1200" w:type="dxa"/>
            <w:vAlign w:val="center"/>
          </w:tcPr>
          <w:p w14:paraId="450E4F1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SSE135</w:t>
            </w:r>
          </w:p>
        </w:tc>
        <w:tc>
          <w:tcPr>
            <w:tcW w:w="7759" w:type="dxa"/>
            <w:vAlign w:val="center"/>
          </w:tcPr>
          <w:p w14:paraId="50FDCCB9" w14:textId="77777777" w:rsidR="00647AF8" w:rsidRPr="0062074F" w:rsidRDefault="00647AF8" w:rsidP="00637E6A">
            <w:pPr>
              <w:spacing w:before="60" w:after="60" w:line="240" w:lineRule="auto"/>
              <w:rPr>
                <w:iCs/>
                <w:sz w:val="18"/>
                <w:szCs w:val="18"/>
              </w:rPr>
            </w:pPr>
            <w:commentRangeStart w:id="2463"/>
            <w:r w:rsidRPr="0062074F">
              <w:rPr>
                <w:iCs/>
                <w:sz w:val="18"/>
                <w:szCs w:val="18"/>
              </w:rPr>
              <w:t>This Permit file is not authenticated by the IHO acting as the Scheme Administrator</w:t>
            </w:r>
            <w:commentRangeEnd w:id="2463"/>
            <w:r w:rsidR="004A51AE">
              <w:rPr>
                <w:rStyle w:val="Kommentarzeichen"/>
              </w:rPr>
              <w:commentReference w:id="2463"/>
            </w:r>
          </w:p>
        </w:tc>
      </w:tr>
      <w:tr w:rsidR="009310AC" w:rsidRPr="0062074F" w14:paraId="1F09EBB5" w14:textId="77777777" w:rsidTr="009310AC">
        <w:trPr>
          <w:trHeight w:val="71"/>
        </w:trPr>
        <w:tc>
          <w:tcPr>
            <w:tcW w:w="1200" w:type="dxa"/>
            <w:vAlign w:val="center"/>
          </w:tcPr>
          <w:p w14:paraId="2CB784BB" w14:textId="0ADE883F" w:rsidR="009310AC" w:rsidRPr="0062074F" w:rsidRDefault="009310AC" w:rsidP="00637E6A">
            <w:pPr>
              <w:spacing w:before="60" w:after="60" w:line="240" w:lineRule="auto"/>
              <w:rPr>
                <w:rFonts w:eastAsia="Times New Roman" w:cs="Arial"/>
                <w:b/>
                <w:sz w:val="18"/>
                <w:szCs w:val="18"/>
              </w:rPr>
            </w:pPr>
            <w:r>
              <w:rPr>
                <w:rFonts w:eastAsia="Times New Roman" w:cs="Arial"/>
                <w:b/>
                <w:sz w:val="18"/>
                <w:szCs w:val="18"/>
              </w:rPr>
              <w:t>SSE136</w:t>
            </w:r>
          </w:p>
        </w:tc>
        <w:tc>
          <w:tcPr>
            <w:tcW w:w="7759" w:type="dxa"/>
            <w:vAlign w:val="center"/>
          </w:tcPr>
          <w:p w14:paraId="176BD653" w14:textId="2A268164" w:rsidR="009310AC" w:rsidRPr="0062074F" w:rsidRDefault="009310AC" w:rsidP="00637E6A">
            <w:pPr>
              <w:spacing w:before="60" w:after="60" w:line="240" w:lineRule="auto"/>
              <w:rPr>
                <w:iCs/>
                <w:sz w:val="18"/>
                <w:szCs w:val="18"/>
              </w:rPr>
            </w:pPr>
            <w:r>
              <w:rPr>
                <w:iCs/>
                <w:sz w:val="18"/>
                <w:szCs w:val="18"/>
              </w:rPr>
              <w:t>Fileless cancellation metadata is incorrect for &lt;filename&gt;.</w:t>
            </w:r>
          </w:p>
        </w:tc>
      </w:tr>
      <w:tr w:rsidR="009310AC" w:rsidRPr="0062074F" w14:paraId="11F99A7C" w14:textId="77777777" w:rsidTr="009310AC">
        <w:trPr>
          <w:trHeight w:val="71"/>
        </w:trPr>
        <w:tc>
          <w:tcPr>
            <w:tcW w:w="1200" w:type="dxa"/>
            <w:vAlign w:val="center"/>
          </w:tcPr>
          <w:p w14:paraId="76765D40" w14:textId="13A55002" w:rsidR="009310AC" w:rsidRDefault="009310AC" w:rsidP="00637E6A">
            <w:pPr>
              <w:spacing w:before="60" w:after="60" w:line="240" w:lineRule="auto"/>
              <w:rPr>
                <w:rFonts w:eastAsia="Times New Roman" w:cs="Arial"/>
                <w:b/>
                <w:sz w:val="18"/>
                <w:szCs w:val="18"/>
              </w:rPr>
            </w:pPr>
            <w:r>
              <w:rPr>
                <w:rFonts w:eastAsia="Times New Roman" w:cs="Arial"/>
                <w:b/>
                <w:sz w:val="18"/>
                <w:szCs w:val="18"/>
              </w:rPr>
              <w:t>SSE137</w:t>
            </w:r>
          </w:p>
        </w:tc>
        <w:tc>
          <w:tcPr>
            <w:tcW w:w="7759" w:type="dxa"/>
            <w:vAlign w:val="center"/>
          </w:tcPr>
          <w:p w14:paraId="35E44A0D" w14:textId="5A83E4D0" w:rsidR="009310AC" w:rsidRPr="0062074F" w:rsidRDefault="009310AC" w:rsidP="00637E6A">
            <w:pPr>
              <w:spacing w:before="60" w:after="60" w:line="240" w:lineRule="auto"/>
              <w:rPr>
                <w:iCs/>
                <w:sz w:val="18"/>
                <w:szCs w:val="18"/>
              </w:rPr>
            </w:pPr>
            <w:r>
              <w:rPr>
                <w:iCs/>
                <w:sz w:val="18"/>
                <w:szCs w:val="18"/>
              </w:rPr>
              <w:t>No Data Producer digital signature is present for dataset &lt;filename&gt;</w:t>
            </w:r>
          </w:p>
        </w:tc>
      </w:tr>
    </w:tbl>
    <w:p w14:paraId="7B9218F0" w14:textId="0B4F9BB1" w:rsidR="00647AF8" w:rsidRPr="0062074F" w:rsidRDefault="00331A1D" w:rsidP="002B7019">
      <w:pPr>
        <w:pStyle w:val="Beschriftung"/>
        <w:spacing w:after="120" w:line="240" w:lineRule="auto"/>
        <w:jc w:val="center"/>
      </w:pPr>
      <w:r w:rsidRPr="0062074F">
        <w:t xml:space="preserve">Table </w:t>
      </w:r>
      <w:r w:rsidR="000849E6" w:rsidRPr="0062074F">
        <w:t>B-</w:t>
      </w:r>
      <w:r w:rsidRPr="0062074F">
        <w:t>1 - Error codes and messages</w:t>
      </w:r>
    </w:p>
    <w:p w14:paraId="5B04976A" w14:textId="4DF4A29C" w:rsidR="00CC4796" w:rsidRPr="0062074F" w:rsidRDefault="00CC4796">
      <w:pPr>
        <w:pStyle w:val="berschrift2"/>
        <w:numPr>
          <w:ilvl w:val="0"/>
          <w:numId w:val="88"/>
        </w:numPr>
        <w:ind w:left="357" w:hanging="357"/>
      </w:pPr>
      <w:bookmarkStart w:id="2464" w:name="_Toc226035141"/>
      <w:r w:rsidRPr="0062074F">
        <w:t>Error code descriptions.</w:t>
      </w:r>
      <w:bookmarkEnd w:id="2464"/>
    </w:p>
    <w:p w14:paraId="2ED3B815"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101</w:t>
      </w:r>
      <w:r w:rsidRPr="0062074F">
        <w:rPr>
          <w:rFonts w:eastAsia="Times New Roman" w:cs="Arial"/>
        </w:rPr>
        <w:t xml:space="preserve"> must be returned when a self signed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102 </w:t>
      </w:r>
      <w:r w:rsidR="00264905" w:rsidRPr="0062074F">
        <w:rPr>
          <w:rFonts w:eastAsia="Times New Roman" w:cs="Arial"/>
        </w:rPr>
        <w:t>is</w:t>
      </w:r>
      <w:r w:rsidRPr="0062074F">
        <w:rPr>
          <w:rFonts w:eastAsia="Times New Roman" w:cs="Arial"/>
        </w:rPr>
        <w:t xml:space="preserve"> returned if the SSK is wrongly formatted or if mandatory elements are missing. SA and data servers must complete this check.</w:t>
      </w:r>
    </w:p>
    <w:p w14:paraId="0965A259" w14:textId="010BBA63" w:rsidR="00647AF8" w:rsidRPr="0062074F" w:rsidRDefault="00647AF8" w:rsidP="002B7019">
      <w:pPr>
        <w:spacing w:after="120" w:line="240" w:lineRule="auto"/>
        <w:jc w:val="both"/>
        <w:rPr>
          <w:rFonts w:eastAsia="Times New Roman" w:cs="Arial"/>
          <w:lang w:eastAsia="en-GB"/>
        </w:rPr>
      </w:pPr>
      <w:r w:rsidRPr="0062074F">
        <w:rPr>
          <w:rFonts w:eastAsia="Times New Roman" w:cs="Arial"/>
          <w:b/>
          <w:iCs/>
          <w:lang w:eastAsia="en-GB"/>
        </w:rPr>
        <w:t>SSE 103</w:t>
      </w:r>
      <w:r w:rsidRPr="0062074F">
        <w:rPr>
          <w:rFonts w:eastAsia="Times New Roman" w:cs="Arial"/>
          <w:iCs/>
          <w:lang w:eastAsia="en-GB"/>
        </w:rPr>
        <w:t xml:space="preserve"> </w:t>
      </w:r>
      <w:r w:rsidR="00264905" w:rsidRPr="0062074F">
        <w:rPr>
          <w:rFonts w:eastAsia="Times New Roman" w:cs="Arial"/>
          <w:iCs/>
          <w:lang w:eastAsia="en-GB"/>
        </w:rPr>
        <w:t>is</w:t>
      </w:r>
      <w:r w:rsidRPr="0062074F">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104</w:t>
      </w:r>
      <w:r w:rsidRPr="0062074F">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105</w:t>
      </w:r>
      <w:r w:rsidRPr="0062074F">
        <w:rPr>
          <w:rFonts w:eastAsia="Times New Roman" w:cs="Arial"/>
        </w:rPr>
        <w:t xml:space="preserve"> must be returned if there is no SA certificate installed on the data client.</w:t>
      </w:r>
    </w:p>
    <w:p w14:paraId="0772480B" w14:textId="77777777" w:rsidR="00647AF8" w:rsidRPr="0062074F" w:rsidRDefault="00647AF8" w:rsidP="002B7019">
      <w:pPr>
        <w:spacing w:after="60" w:line="240" w:lineRule="auto"/>
        <w:jc w:val="both"/>
        <w:rPr>
          <w:rFonts w:eastAsia="Times New Roman" w:cs="Arial"/>
        </w:rPr>
      </w:pPr>
      <w:r w:rsidRPr="0062074F">
        <w:rPr>
          <w:rFonts w:eastAsia="Times New Roman" w:cs="Arial"/>
          <w:b/>
        </w:rPr>
        <w:t>SSE 106</w:t>
      </w:r>
      <w:r w:rsidRPr="0062074F">
        <w:rPr>
          <w:rFonts w:eastAsia="Times New Roman" w:cs="Arial"/>
        </w:rPr>
        <w:t xml:space="preserve"> must be returned if the SA digital certificate (public key) does not validate against the following: </w:t>
      </w:r>
    </w:p>
    <w:p w14:paraId="01D24099" w14:textId="77777777" w:rsidR="00647AF8" w:rsidRPr="0062074F" w:rsidRDefault="00647AF8">
      <w:pPr>
        <w:pStyle w:val="Listenabsatz"/>
        <w:numPr>
          <w:ilvl w:val="0"/>
          <w:numId w:val="38"/>
        </w:numPr>
        <w:spacing w:after="60" w:line="240" w:lineRule="auto"/>
        <w:ind w:hanging="294"/>
        <w:jc w:val="both"/>
        <w:rPr>
          <w:rFonts w:eastAsia="Times New Roman" w:cs="Arial"/>
        </w:rPr>
      </w:pPr>
      <w:r w:rsidRPr="0062074F">
        <w:rPr>
          <w:rFonts w:eastAsia="Times New Roman" w:cs="Arial"/>
        </w:rPr>
        <w:t>SA digital certificate will not validate against the SA public key.</w:t>
      </w:r>
    </w:p>
    <w:p w14:paraId="7A04D451" w14:textId="77777777" w:rsidR="00647AF8" w:rsidRPr="0062074F" w:rsidRDefault="00647AF8">
      <w:pPr>
        <w:pStyle w:val="Listenabsatz"/>
        <w:numPr>
          <w:ilvl w:val="0"/>
          <w:numId w:val="38"/>
        </w:numPr>
        <w:spacing w:after="120" w:line="240" w:lineRule="auto"/>
        <w:ind w:hanging="294"/>
        <w:jc w:val="both"/>
        <w:rPr>
          <w:rFonts w:eastAsia="Times New Roman" w:cs="Arial"/>
        </w:rPr>
      </w:pPr>
      <w:r w:rsidRPr="0062074F">
        <w:rPr>
          <w:rFonts w:eastAsia="Times New Roman" w:cs="Arial"/>
        </w:rPr>
        <w:t>One or more of the Domain Controller certificates do not validate against the SA certificate.</w:t>
      </w:r>
    </w:p>
    <w:p w14:paraId="38401A51" w14:textId="2355665C" w:rsidR="00647AF8" w:rsidRPr="0062074F" w:rsidRDefault="00647AF8" w:rsidP="002B7019">
      <w:pPr>
        <w:spacing w:after="120" w:line="240" w:lineRule="auto"/>
        <w:jc w:val="both"/>
        <w:rPr>
          <w:rFonts w:eastAsia="Times New Roman" w:cs="Arial"/>
        </w:rPr>
      </w:pPr>
      <w:r w:rsidRPr="0062074F">
        <w:rPr>
          <w:rFonts w:eastAsia="Times New Roman" w:cs="Arial"/>
          <w:b/>
        </w:rPr>
        <w:t>SSE 107</w:t>
      </w:r>
      <w:r w:rsidRPr="0062074F">
        <w:rPr>
          <w:rFonts w:eastAsia="Times New Roman" w:cs="Arial"/>
        </w:rPr>
        <w:t xml:space="preserve"> must be returned if the SA signed data server certificate is not available to the data server for checking or is not present in the </w:t>
      </w:r>
      <w:r w:rsidR="002B7019" w:rsidRPr="0062074F">
        <w:rPr>
          <w:rFonts w:eastAsia="Times New Roman" w:cs="Arial"/>
        </w:rPr>
        <w:t>E</w:t>
      </w:r>
      <w:r w:rsidRPr="0062074F">
        <w:rPr>
          <w:rFonts w:eastAsia="Times New Roman" w:cs="Arial"/>
        </w:rPr>
        <w:t xml:space="preserve">xchange </w:t>
      </w:r>
      <w:r w:rsidR="002B7019" w:rsidRPr="0062074F">
        <w:rPr>
          <w:rFonts w:eastAsia="Times New Roman" w:cs="Arial"/>
        </w:rPr>
        <w:t>S</w:t>
      </w:r>
      <w:r w:rsidRPr="0062074F">
        <w:rPr>
          <w:rFonts w:eastAsia="Times New Roman" w:cs="Arial"/>
        </w:rPr>
        <w:t xml:space="preserve">et </w:t>
      </w:r>
      <w:r w:rsidR="002B7019" w:rsidRPr="0062074F">
        <w:rPr>
          <w:rFonts w:eastAsia="Times New Roman" w:cs="Arial"/>
        </w:rPr>
        <w:t>C</w:t>
      </w:r>
      <w:r w:rsidRPr="0062074F">
        <w:rPr>
          <w:rFonts w:eastAsia="Times New Roman" w:cs="Arial"/>
        </w:rPr>
        <w:t>atalogue file when the data client attempts to authenticate it.</w:t>
      </w:r>
    </w:p>
    <w:p w14:paraId="0C25768B"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108</w:t>
      </w:r>
      <w:r w:rsidRPr="0062074F">
        <w:rPr>
          <w:rFonts w:eastAsia="Times New Roman" w:cs="Arial"/>
        </w:rPr>
        <w:t xml:space="preserve"> must be returned if the SA public key held in the SA digital certificate is wrongly formatted or the certificate file is unreadable.</w:t>
      </w:r>
    </w:p>
    <w:p w14:paraId="2BAFB61B" w14:textId="1B568FC7" w:rsidR="00647AF8" w:rsidRPr="0062074F" w:rsidRDefault="00647AF8" w:rsidP="002B7019">
      <w:pPr>
        <w:spacing w:after="120" w:line="240" w:lineRule="auto"/>
        <w:jc w:val="both"/>
        <w:rPr>
          <w:rFonts w:eastAsia="Times New Roman" w:cs="Arial"/>
        </w:rPr>
      </w:pPr>
      <w:r w:rsidRPr="0062074F">
        <w:rPr>
          <w:rFonts w:eastAsia="Times New Roman" w:cs="Arial"/>
          <w:b/>
        </w:rPr>
        <w:t>SSE 109</w:t>
      </w:r>
      <w:r w:rsidRPr="0062074F">
        <w:rPr>
          <w:rFonts w:eastAsia="Times New Roman" w:cs="Arial"/>
        </w:rPr>
        <w:t xml:space="preserve"> must be returned if any resources (dataset or supplementary file) in the Exchange Set Catalogue do not authenticate against the SA authe</w:t>
      </w:r>
      <w:r w:rsidR="00A120EC" w:rsidRPr="0062074F">
        <w:rPr>
          <w:rFonts w:eastAsia="Times New Roman" w:cs="Arial"/>
        </w:rPr>
        <w:t>nticated data server public key</w:t>
      </w:r>
      <w:r w:rsidRPr="0062074F">
        <w:rPr>
          <w:rFonts w:eastAsia="Times New Roman" w:cs="Arial"/>
        </w:rPr>
        <w:t xml:space="preserve"> or Domain Controller authenticated public key contained in the Exchange Set Catalogue metadata.</w:t>
      </w:r>
    </w:p>
    <w:p w14:paraId="3F7E8CCD" w14:textId="679DCC67" w:rsidR="00647AF8" w:rsidRPr="0062074F" w:rsidRDefault="00647AF8" w:rsidP="002B7019">
      <w:pPr>
        <w:spacing w:after="120" w:line="240" w:lineRule="auto"/>
        <w:jc w:val="both"/>
        <w:rPr>
          <w:rFonts w:eastAsia="Times New Roman" w:cs="Arial"/>
        </w:rPr>
      </w:pPr>
      <w:r w:rsidRPr="0062074F">
        <w:rPr>
          <w:rFonts w:eastAsia="Times New Roman" w:cs="Arial"/>
          <w:b/>
        </w:rPr>
        <w:t>SSE 110</w:t>
      </w:r>
      <w:r w:rsidRPr="0062074F">
        <w:rPr>
          <w:rFonts w:eastAsia="Times New Roman" w:cs="Arial"/>
        </w:rPr>
        <w:t xml:space="preserve"> must be returned if there are no dataset permits available for a particular data server corresponding to encrypted data within the </w:t>
      </w:r>
      <w:r w:rsidR="00A120EC" w:rsidRPr="0062074F">
        <w:rPr>
          <w:rFonts w:eastAsia="Times New Roman" w:cs="Arial"/>
        </w:rPr>
        <w:t>E</w:t>
      </w:r>
      <w:r w:rsidRPr="0062074F">
        <w:rPr>
          <w:rFonts w:eastAsia="Times New Roman" w:cs="Arial"/>
        </w:rPr>
        <w:t xml:space="preserve">xchange </w:t>
      </w:r>
      <w:r w:rsidR="00A120EC" w:rsidRPr="0062074F">
        <w:rPr>
          <w:rFonts w:eastAsia="Times New Roman" w:cs="Arial"/>
        </w:rPr>
        <w:t>S</w:t>
      </w:r>
      <w:r w:rsidRPr="0062074F">
        <w:rPr>
          <w:rFonts w:eastAsia="Times New Roman" w:cs="Arial"/>
        </w:rPr>
        <w:t>et being loaded.</w:t>
      </w:r>
    </w:p>
    <w:p w14:paraId="2BD835AD" w14:textId="6904D5CE" w:rsidR="00647AF8" w:rsidRPr="0062074F" w:rsidRDefault="00647AF8" w:rsidP="002B7019">
      <w:pPr>
        <w:spacing w:after="120" w:line="240" w:lineRule="auto"/>
        <w:jc w:val="both"/>
        <w:rPr>
          <w:rFonts w:eastAsia="Times New Roman" w:cs="Arial"/>
        </w:rPr>
      </w:pPr>
      <w:r w:rsidRPr="0062074F">
        <w:rPr>
          <w:rFonts w:eastAsia="Times New Roman" w:cs="Arial"/>
          <w:b/>
        </w:rPr>
        <w:t>SSE 111</w:t>
      </w:r>
      <w:r w:rsidRPr="0062074F">
        <w:rPr>
          <w:rFonts w:eastAsia="Times New Roman" w:cs="Arial"/>
        </w:rPr>
        <w:t xml:space="preserve"> must be returned if there are no permits installed on the system for a requ</w:t>
      </w:r>
      <w:r w:rsidR="00606130" w:rsidRPr="0062074F">
        <w:rPr>
          <w:rFonts w:eastAsia="Times New Roman" w:cs="Arial"/>
        </w:rPr>
        <w:t>ested</w:t>
      </w:r>
      <w:r w:rsidRPr="0062074F">
        <w:rPr>
          <w:rFonts w:eastAsia="Times New Roman" w:cs="Arial"/>
        </w:rPr>
        <w:t xml:space="preserve"> dataset.</w:t>
      </w:r>
      <w:r w:rsidR="00606130" w:rsidRPr="0062074F">
        <w:rPr>
          <w:rFonts w:eastAsia="Times New Roman" w:cs="Arial"/>
        </w:rPr>
        <w:t xml:space="preserve"> </w:t>
      </w:r>
    </w:p>
    <w:p w14:paraId="7E98E88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113</w:t>
      </w:r>
      <w:r w:rsidRPr="0062074F">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62074F" w:rsidRDefault="00647AF8" w:rsidP="002B7019">
      <w:pPr>
        <w:spacing w:after="120" w:line="240" w:lineRule="auto"/>
        <w:jc w:val="both"/>
        <w:rPr>
          <w:rFonts w:eastAsia="Times New Roman" w:cs="Arial"/>
        </w:rPr>
      </w:pPr>
      <w:r w:rsidRPr="0062074F">
        <w:rPr>
          <w:rFonts w:eastAsia="Times New Roman" w:cs="Arial"/>
          <w:b/>
        </w:rPr>
        <w:t>SSE 114</w:t>
      </w:r>
      <w:r w:rsidRPr="0062074F">
        <w:rPr>
          <w:rFonts w:eastAsia="Times New Roman" w:cs="Arial"/>
        </w:rPr>
        <w:t xml:space="preserve"> must be returned if the system date does not agree with the date obtained from any alternative, reliable date source</w:t>
      </w:r>
      <w:r w:rsidR="00A120EC" w:rsidRPr="0062074F">
        <w:rPr>
          <w:rFonts w:eastAsia="Times New Roman" w:cs="Arial"/>
        </w:rPr>
        <w:t>; for example,</w:t>
      </w:r>
      <w:r w:rsidRPr="0062074F">
        <w:rPr>
          <w:rFonts w:eastAsia="Times New Roman" w:cs="Arial"/>
        </w:rPr>
        <w:t xml:space="preserve"> GPS. [Data Clients]</w:t>
      </w:r>
    </w:p>
    <w:p w14:paraId="505C264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lastRenderedPageBreak/>
        <w:t>SSE 115</w:t>
      </w:r>
      <w:r w:rsidRPr="0062074F">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62074F" w:rsidRDefault="00647AF8" w:rsidP="002B7019">
      <w:pPr>
        <w:spacing w:after="120" w:line="240" w:lineRule="auto"/>
        <w:jc w:val="both"/>
        <w:rPr>
          <w:rFonts w:eastAsia="Times New Roman" w:cs="Arial"/>
        </w:rPr>
      </w:pPr>
      <w:r w:rsidRPr="0062074F">
        <w:rPr>
          <w:rFonts w:eastAsia="Times New Roman" w:cs="Arial"/>
          <w:b/>
        </w:rPr>
        <w:t>SSE 117</w:t>
      </w:r>
      <w:r w:rsidRPr="0062074F">
        <w:rPr>
          <w:rFonts w:eastAsia="Times New Roman" w:cs="Arial"/>
        </w:rPr>
        <w:t xml:space="preserve"> must be returned if the CRC contained in the </w:t>
      </w:r>
      <w:r w:rsidR="00A120EC" w:rsidRPr="0062074F">
        <w:rPr>
          <w:rFonts w:eastAsia="Times New Roman" w:cs="Arial"/>
        </w:rPr>
        <w:t>U</w:t>
      </w:r>
      <w:r w:rsidRPr="0062074F">
        <w:rPr>
          <w:rFonts w:eastAsia="Times New Roman" w:cs="Arial"/>
        </w:rPr>
        <w:t>ser</w:t>
      </w:r>
      <w:r w:rsidR="00A120EC" w:rsidRPr="0062074F">
        <w:rPr>
          <w:rFonts w:eastAsia="Times New Roman" w:cs="Arial"/>
        </w:rPr>
        <w:t xml:space="preserve"> P</w:t>
      </w:r>
      <w:r w:rsidRPr="0062074F">
        <w:rPr>
          <w:rFonts w:eastAsia="Times New Roman" w:cs="Arial"/>
        </w:rPr>
        <w:t>ermit does not validate against the calculated CRC of the extracted HW_ID. [Data Servers]</w:t>
      </w:r>
    </w:p>
    <w:p w14:paraId="785DEFC0"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118</w:t>
      </w:r>
      <w:r w:rsidRPr="0062074F">
        <w:rPr>
          <w:rFonts w:eastAsia="Times New Roman" w:cs="Arial"/>
        </w:rPr>
        <w:t xml:space="preserve"> must be returned if the if the decrypted HW_ID extracted from the User Permit is incorrectly formatted. [Data servers]</w:t>
      </w:r>
    </w:p>
    <w:p w14:paraId="5DBE3073"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120</w:t>
      </w:r>
      <w:r w:rsidRPr="0062074F">
        <w:rPr>
          <w:rFonts w:eastAsia="Times New Roman" w:cs="Arial"/>
        </w:rPr>
        <w:t xml:space="preserve"> must be returned if the subscription licence is due to expire within 30 days or less.</w:t>
      </w:r>
    </w:p>
    <w:p w14:paraId="4132E1B7"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121 </w:t>
      </w:r>
      <w:r w:rsidRPr="0062074F">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62074F" w:rsidRDefault="00647AF8" w:rsidP="002B7019">
      <w:pPr>
        <w:spacing w:after="120" w:line="240" w:lineRule="auto"/>
        <w:jc w:val="both"/>
        <w:rPr>
          <w:rFonts w:eastAsia="Times New Roman" w:cs="Arial"/>
        </w:rPr>
      </w:pPr>
      <w:r w:rsidRPr="0062074F">
        <w:rPr>
          <w:rFonts w:eastAsia="Times New Roman" w:cs="Arial"/>
          <w:b/>
        </w:rPr>
        <w:t>SSE 122</w:t>
      </w:r>
      <w:r w:rsidRPr="0062074F">
        <w:rPr>
          <w:rFonts w:eastAsia="Times New Roman" w:cs="Arial"/>
        </w:rPr>
        <w:t xml:space="preserve"> must be returned if the SA Digital Certificate or any of the intermediate Domain Controller Certificates have expired</w:t>
      </w:r>
      <w:r w:rsidR="001A6CA4" w:rsidRPr="0062074F">
        <w:rPr>
          <w:rFonts w:eastAsia="Times New Roman" w:cs="Arial"/>
        </w:rPr>
        <w:t>.</w:t>
      </w:r>
      <w:r w:rsidR="008972A2" w:rsidRPr="0062074F">
        <w:rPr>
          <w:rFonts w:eastAsia="Times New Roman" w:cs="Arial"/>
        </w:rPr>
        <w:t xml:space="preserve"> </w:t>
      </w:r>
      <w:r w:rsidR="001A6CA4" w:rsidRPr="0062074F">
        <w:rPr>
          <w:rFonts w:eastAsia="Times New Roman" w:cs="Arial"/>
        </w:rPr>
        <w:t>“</w:t>
      </w:r>
      <w:r w:rsidRPr="0062074F">
        <w:rPr>
          <w:rFonts w:eastAsia="Times New Roman" w:cs="Arial"/>
        </w:rPr>
        <w:t>Expired</w:t>
      </w:r>
      <w:r w:rsidR="001A6CA4" w:rsidRPr="0062074F">
        <w:rPr>
          <w:rFonts w:eastAsia="Times New Roman" w:cs="Arial"/>
        </w:rPr>
        <w:t>”</w:t>
      </w:r>
      <w:r w:rsidRPr="0062074F">
        <w:rPr>
          <w:rFonts w:eastAsia="Times New Roman" w:cs="Arial"/>
        </w:rPr>
        <w:t xml:space="preserve"> is when the X.509 </w:t>
      </w:r>
      <w:r w:rsidRPr="0062074F">
        <w:rPr>
          <w:rFonts w:eastAsia="Times New Roman" w:cs="Arial"/>
          <w:b/>
          <w:i/>
        </w:rPr>
        <w:t>“Valid to”</w:t>
      </w:r>
      <w:r w:rsidRPr="0062074F">
        <w:rPr>
          <w:rFonts w:eastAsia="Times New Roman" w:cs="Arial"/>
        </w:rPr>
        <w:t xml:space="preserve"> date in the certificate is older than the validated system date.</w:t>
      </w:r>
    </w:p>
    <w:p w14:paraId="6263B2E4" w14:textId="36ABEC88" w:rsidR="00647AF8" w:rsidRPr="0062074F" w:rsidRDefault="00647AF8" w:rsidP="002B7019">
      <w:pPr>
        <w:spacing w:after="120" w:line="240" w:lineRule="auto"/>
        <w:jc w:val="both"/>
        <w:rPr>
          <w:rFonts w:eastAsia="Times New Roman" w:cs="Arial"/>
        </w:rPr>
      </w:pPr>
      <w:r w:rsidRPr="0062074F">
        <w:rPr>
          <w:rFonts w:eastAsia="Times New Roman" w:cs="Arial"/>
          <w:b/>
        </w:rPr>
        <w:t>SSE 123</w:t>
      </w:r>
      <w:r w:rsidRPr="0062074F">
        <w:rPr>
          <w:rFonts w:eastAsia="Times New Roman" w:cs="Arial"/>
        </w:rPr>
        <w:t xml:space="preserve"> must be returned if a dataset update being imported is not sequential with the latest update already contained in the </w:t>
      </w:r>
      <w:r w:rsidR="003B11C8" w:rsidRPr="0062074F">
        <w:rPr>
          <w:rFonts w:eastAsia="Times New Roman" w:cs="Arial"/>
        </w:rPr>
        <w:t xml:space="preserve">ENDS/System Database </w:t>
      </w:r>
      <w:r w:rsidRPr="0062074F">
        <w:rPr>
          <w:rFonts w:eastAsia="Times New Roman" w:cs="Arial"/>
        </w:rPr>
        <w:t xml:space="preserve">for any given dataset. Under these conditions the update process (for the dataset) must be terminated and the </w:t>
      </w:r>
      <w:ins w:id="2465" w:author="Birklhuber Bernd" w:date="2026-08-07T12:58:00Z">
        <w:r w:rsidR="004A51AE">
          <w:rPr>
            <w:rFonts w:eastAsia="Times New Roman" w:cs="Arial"/>
          </w:rPr>
          <w:t xml:space="preserve">Inland </w:t>
        </w:r>
      </w:ins>
      <w:r w:rsidRPr="0062074F">
        <w:rPr>
          <w:rFonts w:eastAsia="Times New Roman" w:cs="Arial"/>
        </w:rPr>
        <w:t xml:space="preserve">ECDIS </w:t>
      </w:r>
      <w:ins w:id="2466" w:author="Birklhuber Bernd" w:date="2026-08-07T12:59:00Z">
        <w:r w:rsidR="004A51AE">
          <w:rPr>
            <w:rFonts w:eastAsia="Times New Roman" w:cs="Arial"/>
          </w:rPr>
          <w:t xml:space="preserve">or </w:t>
        </w:r>
      </w:ins>
      <w:ins w:id="2467" w:author="Birklhuber Bernd" w:date="2026-08-21T13:49:00Z">
        <w:r w:rsidR="00A925D7">
          <w:rPr>
            <w:rFonts w:eastAsia="Times New Roman" w:cs="Arial"/>
          </w:rPr>
          <w:t xml:space="preserve">Inland </w:t>
        </w:r>
      </w:ins>
      <w:ins w:id="2468" w:author="Birklhuber Bernd" w:date="2026-08-07T12:59:00Z">
        <w:r w:rsidR="004A51AE">
          <w:rPr>
            <w:rFonts w:eastAsia="Times New Roman" w:cs="Arial"/>
          </w:rPr>
          <w:t xml:space="preserve">ECS </w:t>
        </w:r>
      </w:ins>
      <w:r w:rsidRPr="0062074F">
        <w:rPr>
          <w:rFonts w:eastAsia="Times New Roman" w:cs="Arial"/>
        </w:rPr>
        <w:t>is to display a warning when the dataset is displayed stating that it is not up to date and should not be used for navigation.</w:t>
      </w:r>
    </w:p>
    <w:p w14:paraId="21CE0B99" w14:textId="0B8BCBC2" w:rsidR="00647AF8" w:rsidRPr="0062074F" w:rsidRDefault="00647AF8" w:rsidP="002B7019">
      <w:pPr>
        <w:spacing w:after="120" w:line="240" w:lineRule="auto"/>
        <w:jc w:val="both"/>
        <w:rPr>
          <w:rFonts w:eastAsia="Times New Roman" w:cs="Arial"/>
          <w:color w:val="000000"/>
        </w:rPr>
      </w:pPr>
      <w:r w:rsidRPr="0062074F">
        <w:rPr>
          <w:rFonts w:eastAsia="Times New Roman" w:cs="Arial"/>
          <w:b/>
          <w:color w:val="000000"/>
        </w:rPr>
        <w:t xml:space="preserve">SSE 125 </w:t>
      </w:r>
      <w:r w:rsidRPr="0062074F">
        <w:rPr>
          <w:rFonts w:eastAsia="Times New Roman" w:cs="Arial"/>
          <w:color w:val="000000"/>
        </w:rPr>
        <w:t xml:space="preserve">must be returned if the stored permit for any given </w:t>
      </w:r>
      <w:r w:rsidR="002D65F8" w:rsidRPr="0062074F">
        <w:rPr>
          <w:rFonts w:eastAsia="Times New Roman" w:cs="Arial"/>
          <w:color w:val="000000"/>
        </w:rPr>
        <w:t>dataset</w:t>
      </w:r>
      <w:r w:rsidRPr="0062074F">
        <w:rPr>
          <w:rFonts w:eastAsia="Times New Roman" w:cs="Arial"/>
          <w:color w:val="000000"/>
        </w:rPr>
        <w:t xml:space="preserve"> has expired. It should be possible to view the </w:t>
      </w:r>
      <w:r w:rsidR="002D65F8" w:rsidRPr="0062074F">
        <w:rPr>
          <w:rFonts w:eastAsia="Times New Roman" w:cs="Arial"/>
          <w:color w:val="000000"/>
        </w:rPr>
        <w:t xml:space="preserve">dataset </w:t>
      </w:r>
      <w:r w:rsidRPr="0062074F">
        <w:rPr>
          <w:rFonts w:eastAsia="Times New Roman" w:cs="Arial"/>
          <w:color w:val="000000"/>
        </w:rPr>
        <w:t>but a permanent warning message must be displayed informing the user</w:t>
      </w:r>
      <w:r w:rsidR="00A120EC" w:rsidRPr="0062074F">
        <w:rPr>
          <w:rFonts w:eastAsia="Times New Roman" w:cs="Arial"/>
          <w:color w:val="000000"/>
        </w:rPr>
        <w:t>; for example,</w:t>
      </w:r>
      <w:r w:rsidRPr="0062074F">
        <w:rPr>
          <w:rFonts w:eastAsia="Times New Roman" w:cs="Arial"/>
          <w:color w:val="000000"/>
        </w:rPr>
        <w:t xml:space="preserve"> </w:t>
      </w:r>
      <w:r w:rsidRPr="0062074F">
        <w:rPr>
          <w:rFonts w:cs="Arial"/>
          <w:i/>
        </w:rPr>
        <w:t xml:space="preserve">“The permit for </w:t>
      </w:r>
      <w:r w:rsidR="002D65F8" w:rsidRPr="0062074F">
        <w:rPr>
          <w:rFonts w:cs="Arial"/>
          <w:i/>
        </w:rPr>
        <w:t>dataset &lt;</w:t>
      </w:r>
      <w:r w:rsidRPr="0062074F">
        <w:rPr>
          <w:rFonts w:cs="Arial"/>
          <w:i/>
        </w:rPr>
        <w:t xml:space="preserve">name&gt; has expired. This </w:t>
      </w:r>
      <w:proofErr w:type="gramStart"/>
      <w:r w:rsidR="002D65F8" w:rsidRPr="0062074F">
        <w:rPr>
          <w:rFonts w:cs="Arial"/>
          <w:i/>
        </w:rPr>
        <w:t xml:space="preserve">dataset </w:t>
      </w:r>
      <w:r w:rsidRPr="0062074F">
        <w:rPr>
          <w:rFonts w:cs="Arial"/>
          <w:i/>
        </w:rPr>
        <w:t xml:space="preserve"> may</w:t>
      </w:r>
      <w:proofErr w:type="gramEnd"/>
      <w:r w:rsidRPr="0062074F">
        <w:rPr>
          <w:rFonts w:cs="Arial"/>
          <w:i/>
        </w:rPr>
        <w:t xml:space="preserve"> be out of date and </w:t>
      </w:r>
      <w:r w:rsidRPr="0062074F">
        <w:rPr>
          <w:rFonts w:cs="Arial"/>
          <w:bCs/>
          <w:i/>
        </w:rPr>
        <w:t>MUST NOT</w:t>
      </w:r>
      <w:r w:rsidRPr="0062074F">
        <w:rPr>
          <w:rFonts w:cs="Arial"/>
          <w:i/>
        </w:rPr>
        <w:t xml:space="preserve"> be used for Primary </w:t>
      </w:r>
      <w:r w:rsidRPr="0062074F">
        <w:rPr>
          <w:rFonts w:cs="Arial"/>
          <w:bCs/>
          <w:i/>
        </w:rPr>
        <w:t>NAVIGATION”.</w:t>
      </w:r>
    </w:p>
    <w:p w14:paraId="2055FF68" w14:textId="7D6C0ECB" w:rsidR="00647AF8" w:rsidRPr="0062074F" w:rsidRDefault="00647AF8" w:rsidP="002B7019">
      <w:pPr>
        <w:spacing w:after="120" w:line="240" w:lineRule="auto"/>
        <w:jc w:val="both"/>
        <w:rPr>
          <w:rFonts w:eastAsia="Times New Roman" w:cs="Arial"/>
        </w:rPr>
      </w:pPr>
      <w:r w:rsidRPr="0062074F">
        <w:rPr>
          <w:rFonts w:eastAsia="Times New Roman" w:cs="Arial"/>
          <w:b/>
        </w:rPr>
        <w:t>SSE 126</w:t>
      </w:r>
      <w:r w:rsidRPr="0062074F">
        <w:rPr>
          <w:rFonts w:eastAsia="Times New Roman" w:cs="Arial"/>
        </w:rPr>
        <w:t xml:space="preserve"> must be returned if a signed resource (dataset, catalogue or permit) in an </w:t>
      </w:r>
      <w:r w:rsidR="00A65DDD" w:rsidRPr="0062074F">
        <w:rPr>
          <w:rFonts w:eastAsia="Times New Roman" w:cs="Arial"/>
        </w:rPr>
        <w:t>E</w:t>
      </w:r>
      <w:r w:rsidRPr="0062074F">
        <w:rPr>
          <w:rFonts w:eastAsia="Times New Roman" w:cs="Arial"/>
        </w:rPr>
        <w:t xml:space="preserve">xchange </w:t>
      </w:r>
      <w:r w:rsidR="00A65DDD" w:rsidRPr="0062074F">
        <w:rPr>
          <w:rFonts w:eastAsia="Times New Roman" w:cs="Arial"/>
        </w:rPr>
        <w:t>S</w:t>
      </w:r>
      <w:r w:rsidRPr="0062074F">
        <w:rPr>
          <w:rFonts w:eastAsia="Times New Roman" w:cs="Arial"/>
        </w:rPr>
        <w:t>et is authenticate</w:t>
      </w:r>
      <w:r w:rsidR="00A65DDD" w:rsidRPr="0062074F">
        <w:rPr>
          <w:rFonts w:eastAsia="Times New Roman" w:cs="Arial"/>
        </w:rPr>
        <w:t>d</w:t>
      </w:r>
      <w:r w:rsidRPr="0062074F">
        <w:rPr>
          <w:rFonts w:eastAsia="Times New Roman" w:cs="Arial"/>
        </w:rPr>
        <w:t xml:space="preserve"> against a certificate or public key file stored on the Data Client other than the one provided by the SA. In a chain of digital </w:t>
      </w:r>
      <w:proofErr w:type="gramStart"/>
      <w:r w:rsidRPr="0062074F">
        <w:rPr>
          <w:rFonts w:eastAsia="Times New Roman" w:cs="Arial"/>
        </w:rPr>
        <w:t>signatures</w:t>
      </w:r>
      <w:proofErr w:type="gramEnd"/>
      <w:r w:rsidRPr="0062074F">
        <w:rPr>
          <w:rFonts w:eastAsia="Times New Roman" w:cs="Arial"/>
        </w:rPr>
        <w:t xml:space="preserve"> the root certificate must be the SA certificate.</w:t>
      </w:r>
    </w:p>
    <w:p w14:paraId="1DE64547" w14:textId="027B5A9C" w:rsidR="00647AF8" w:rsidRPr="0062074F" w:rsidRDefault="00647AF8" w:rsidP="002B7019">
      <w:pPr>
        <w:spacing w:after="120" w:line="240" w:lineRule="auto"/>
        <w:jc w:val="both"/>
        <w:rPr>
          <w:rFonts w:cs="Arial"/>
          <w:iCs/>
        </w:rPr>
      </w:pPr>
      <w:r w:rsidRPr="0062074F">
        <w:rPr>
          <w:rFonts w:cs="Arial"/>
          <w:b/>
          <w:bCs/>
          <w:iCs/>
        </w:rPr>
        <w:t xml:space="preserve">SSE 128 </w:t>
      </w:r>
      <w:r w:rsidRPr="0062074F">
        <w:rPr>
          <w:rFonts w:cs="Arial"/>
          <w:iCs/>
        </w:rPr>
        <w:t xml:space="preserve">must be returned if one or more dataset resources (datasets, catalogues or permits) could not be loaded because the contents could not be validated according to the versions of the (XML) </w:t>
      </w:r>
      <w:r w:rsidR="00A65DDD" w:rsidRPr="0062074F">
        <w:rPr>
          <w:rFonts w:cs="Arial"/>
          <w:iCs/>
        </w:rPr>
        <w:t>S</w:t>
      </w:r>
      <w:r w:rsidRPr="0062074F">
        <w:rPr>
          <w:rFonts w:cs="Arial"/>
          <w:iCs/>
        </w:rPr>
        <w:t>chemas installed on the system. Only conformant content may be loaded onto any S-100 system.</w:t>
      </w:r>
    </w:p>
    <w:p w14:paraId="63B6BD02" w14:textId="69E98A1D" w:rsidR="00647AF8" w:rsidRPr="0062074F" w:rsidRDefault="00647AF8" w:rsidP="002B7019">
      <w:pPr>
        <w:spacing w:after="120" w:line="240" w:lineRule="auto"/>
        <w:jc w:val="both"/>
        <w:rPr>
          <w:rFonts w:cs="Arial"/>
          <w:iCs/>
        </w:rPr>
      </w:pPr>
      <w:r w:rsidRPr="0062074F">
        <w:rPr>
          <w:rFonts w:cs="Arial"/>
          <w:b/>
          <w:bCs/>
          <w:iCs/>
        </w:rPr>
        <w:t xml:space="preserve">SSE 129 </w:t>
      </w:r>
      <w:r w:rsidRPr="0062074F">
        <w:rPr>
          <w:rFonts w:cs="Arial"/>
          <w:iCs/>
        </w:rPr>
        <w:t xml:space="preserve">must be returned if the </w:t>
      </w:r>
      <w:r w:rsidR="00A65DDD" w:rsidRPr="0062074F">
        <w:rPr>
          <w:rFonts w:cs="Arial"/>
          <w:iCs/>
        </w:rPr>
        <w:t>C</w:t>
      </w:r>
      <w:r w:rsidRPr="0062074F">
        <w:rPr>
          <w:rFonts w:cs="Arial"/>
          <w:iCs/>
        </w:rPr>
        <w:t>atalogue to be installed (</w:t>
      </w:r>
      <w:r w:rsidR="00A65DDD" w:rsidRPr="0062074F">
        <w:rPr>
          <w:rFonts w:cs="Arial"/>
          <w:iCs/>
        </w:rPr>
        <w:t>F</w:t>
      </w:r>
      <w:r w:rsidRPr="0062074F">
        <w:rPr>
          <w:rFonts w:cs="Arial"/>
          <w:iCs/>
        </w:rPr>
        <w:t>eature</w:t>
      </w:r>
      <w:r w:rsidR="00EC03D1" w:rsidRPr="0062074F">
        <w:rPr>
          <w:rFonts w:cs="Arial"/>
          <w:iCs/>
        </w:rPr>
        <w:t xml:space="preserve"> or</w:t>
      </w:r>
      <w:r w:rsidRPr="0062074F">
        <w:rPr>
          <w:rFonts w:cs="Arial"/>
          <w:iCs/>
        </w:rPr>
        <w:t xml:space="preserve"> </w:t>
      </w:r>
      <w:r w:rsidR="00A65DDD" w:rsidRPr="0062074F">
        <w:rPr>
          <w:rFonts w:cs="Arial"/>
          <w:iCs/>
        </w:rPr>
        <w:t>P</w:t>
      </w:r>
      <w:r w:rsidRPr="0062074F">
        <w:rPr>
          <w:rFonts w:cs="Arial"/>
          <w:iCs/>
        </w:rPr>
        <w:t xml:space="preserve">ortrayal) has not been directly authenticated by the Scheme </w:t>
      </w:r>
      <w:r w:rsidR="00EC4E9A" w:rsidRPr="0062074F">
        <w:rPr>
          <w:rFonts w:cs="Arial"/>
          <w:iCs/>
        </w:rPr>
        <w:t>Administrator</w:t>
      </w:r>
      <w:r w:rsidR="00953D68" w:rsidRPr="0062074F">
        <w:rPr>
          <w:rFonts w:cs="Arial"/>
          <w:iCs/>
        </w:rPr>
        <w:t xml:space="preserve"> (as identified according to </w:t>
      </w:r>
      <w:r w:rsidR="00E934DF">
        <w:rPr>
          <w:rFonts w:cs="Arial"/>
          <w:iCs/>
        </w:rPr>
        <w:t>clause</w:t>
      </w:r>
      <w:r w:rsidR="00E934DF" w:rsidRPr="0062074F">
        <w:rPr>
          <w:rFonts w:cs="Arial"/>
          <w:iCs/>
        </w:rPr>
        <w:t xml:space="preserve"> </w:t>
      </w:r>
      <w:r w:rsidR="00415C7D">
        <w:rPr>
          <w:rFonts w:cs="Arial"/>
          <w:iCs/>
        </w:rPr>
        <w:fldChar w:fldCharType="begin"/>
      </w:r>
      <w:r w:rsidR="00415C7D">
        <w:rPr>
          <w:rFonts w:cs="Arial"/>
          <w:iCs/>
        </w:rPr>
        <w:instrText xml:space="preserve"> REF _Ref49482794 \r \h </w:instrText>
      </w:r>
      <w:r w:rsidR="00415C7D">
        <w:rPr>
          <w:rFonts w:cs="Arial"/>
          <w:iCs/>
        </w:rPr>
      </w:r>
      <w:r w:rsidR="00415C7D">
        <w:rPr>
          <w:rFonts w:cs="Arial"/>
          <w:iCs/>
        </w:rPr>
        <w:fldChar w:fldCharType="separate"/>
      </w:r>
      <w:r w:rsidR="00415C7D">
        <w:rPr>
          <w:rFonts w:cs="Arial"/>
          <w:iCs/>
        </w:rPr>
        <w:t>8.1.1</w:t>
      </w:r>
      <w:r w:rsidR="00415C7D">
        <w:rPr>
          <w:rFonts w:cs="Arial"/>
          <w:iCs/>
        </w:rPr>
        <w:fldChar w:fldCharType="end"/>
      </w:r>
      <w:r w:rsidR="00953D68" w:rsidRPr="0062074F">
        <w:rPr>
          <w:rFonts w:cs="Arial"/>
          <w:iCs/>
        </w:rPr>
        <w:t>)</w:t>
      </w:r>
      <w:r w:rsidRPr="0062074F">
        <w:rPr>
          <w:rFonts w:cs="Arial"/>
          <w:iCs/>
        </w:rPr>
        <w:t>.</w:t>
      </w:r>
    </w:p>
    <w:p w14:paraId="6849B375" w14:textId="27CFD713" w:rsidR="00647AF8" w:rsidRPr="0062074F" w:rsidRDefault="00647AF8" w:rsidP="002B7019">
      <w:pPr>
        <w:spacing w:after="120" w:line="240" w:lineRule="auto"/>
        <w:jc w:val="both"/>
        <w:rPr>
          <w:rFonts w:cs="Arial"/>
          <w:iCs/>
        </w:rPr>
      </w:pPr>
      <w:r w:rsidRPr="0062074F">
        <w:rPr>
          <w:rFonts w:cs="Arial"/>
          <w:b/>
          <w:bCs/>
          <w:iCs/>
        </w:rPr>
        <w:t xml:space="preserve">SSE 131 </w:t>
      </w:r>
      <w:r w:rsidRPr="0062074F">
        <w:rPr>
          <w:rFonts w:cs="Arial"/>
          <w:iCs/>
        </w:rPr>
        <w:t xml:space="preserve">must be returned if </w:t>
      </w:r>
      <w:r w:rsidR="00795A25" w:rsidRPr="0062074F">
        <w:rPr>
          <w:rFonts w:cs="Arial"/>
          <w:iCs/>
        </w:rPr>
        <w:t xml:space="preserve">a dataset has no </w:t>
      </w:r>
      <w:r w:rsidR="00A65DDD" w:rsidRPr="0062074F">
        <w:rPr>
          <w:rFonts w:cs="Arial"/>
          <w:iCs/>
        </w:rPr>
        <w:t>F</w:t>
      </w:r>
      <w:r w:rsidR="00795A25" w:rsidRPr="0062074F">
        <w:rPr>
          <w:rFonts w:cs="Arial"/>
          <w:iCs/>
        </w:rPr>
        <w:t xml:space="preserve">eature </w:t>
      </w:r>
      <w:r w:rsidR="00A65DDD" w:rsidRPr="0062074F">
        <w:rPr>
          <w:rFonts w:cs="Arial"/>
          <w:iCs/>
        </w:rPr>
        <w:t>C</w:t>
      </w:r>
      <w:r w:rsidR="00795A25" w:rsidRPr="0062074F">
        <w:rPr>
          <w:rFonts w:cs="Arial"/>
          <w:iCs/>
        </w:rPr>
        <w:t xml:space="preserve">atalogue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 installed.</w:t>
      </w:r>
    </w:p>
    <w:p w14:paraId="53D0374E" w14:textId="00B4E646" w:rsidR="00647AF8" w:rsidRPr="0062074F" w:rsidRDefault="00647AF8" w:rsidP="002B7019">
      <w:pPr>
        <w:spacing w:after="120" w:line="240" w:lineRule="auto"/>
        <w:jc w:val="both"/>
        <w:rPr>
          <w:rFonts w:cs="Arial"/>
          <w:iCs/>
        </w:rPr>
      </w:pPr>
      <w:r w:rsidRPr="0062074F">
        <w:rPr>
          <w:rFonts w:cs="Arial"/>
          <w:b/>
          <w:bCs/>
          <w:iCs/>
        </w:rPr>
        <w:t xml:space="preserve">SSE 132 </w:t>
      </w:r>
      <w:r w:rsidRPr="0062074F">
        <w:rPr>
          <w:rFonts w:cs="Arial"/>
          <w:iCs/>
        </w:rPr>
        <w:t>must be returned if a</w:t>
      </w:r>
      <w:r w:rsidR="00D20D49" w:rsidRPr="0062074F">
        <w:rPr>
          <w:rFonts w:cs="Arial"/>
          <w:iCs/>
        </w:rPr>
        <w:t>ny</w:t>
      </w:r>
      <w:r w:rsidRPr="0062074F">
        <w:rPr>
          <w:rFonts w:cs="Arial"/>
          <w:iCs/>
        </w:rPr>
        <w:t xml:space="preserve"> </w:t>
      </w:r>
      <w:proofErr w:type="spellStart"/>
      <w:r w:rsidRPr="0062074F">
        <w:rPr>
          <w:rFonts w:cs="Arial"/>
          <w:iCs/>
        </w:rPr>
        <w:t>digitalSignatureValue</w:t>
      </w:r>
      <w:proofErr w:type="spellEnd"/>
      <w:r w:rsidRPr="0062074F">
        <w:rPr>
          <w:rFonts w:cs="Arial"/>
          <w:iCs/>
        </w:rPr>
        <w:t xml:space="preserve"> for a resource (whether dataset, supplementary file or permit)</w:t>
      </w:r>
      <w:r w:rsidR="00D20D49" w:rsidRPr="0062074F">
        <w:rPr>
          <w:rFonts w:cs="Arial"/>
          <w:iCs/>
        </w:rPr>
        <w:t xml:space="preserve"> is missing or</w:t>
      </w:r>
      <w:r w:rsidRPr="0062074F">
        <w:rPr>
          <w:rFonts w:cs="Arial"/>
          <w:iCs/>
        </w:rPr>
        <w:t xml:space="preserve"> fails validation.</w:t>
      </w:r>
    </w:p>
    <w:p w14:paraId="2B6CB488" w14:textId="1795D2D9" w:rsidR="00647AF8" w:rsidRPr="0062074F" w:rsidRDefault="00647AF8" w:rsidP="002B7019">
      <w:pPr>
        <w:spacing w:after="120" w:line="240" w:lineRule="auto"/>
        <w:jc w:val="both"/>
        <w:rPr>
          <w:rFonts w:cs="Arial"/>
          <w:iCs/>
        </w:rPr>
      </w:pPr>
      <w:r w:rsidRPr="0062074F">
        <w:rPr>
          <w:rFonts w:cs="Arial"/>
          <w:b/>
          <w:bCs/>
          <w:iCs/>
        </w:rPr>
        <w:t xml:space="preserve">SSE 133 </w:t>
      </w:r>
      <w:r w:rsidRPr="0062074F">
        <w:rPr>
          <w:rFonts w:cs="Arial"/>
          <w:iCs/>
        </w:rPr>
        <w:t xml:space="preserve">must be returned if the dataset being installed is of a version which is not </w:t>
      </w:r>
      <w:r w:rsidR="001A44CA" w:rsidRPr="0062074F">
        <w:rPr>
          <w:rFonts w:cs="Arial"/>
          <w:iCs/>
        </w:rPr>
        <w:t>compatible with</w:t>
      </w:r>
      <w:r w:rsidR="00795A25" w:rsidRPr="0062074F">
        <w:rPr>
          <w:rFonts w:cs="Arial"/>
          <w:iCs/>
        </w:rPr>
        <w:t xml:space="preserve"> a</w:t>
      </w:r>
      <w:r w:rsidRPr="0062074F">
        <w:rPr>
          <w:rFonts w:cs="Arial"/>
          <w:iCs/>
        </w:rPr>
        <w:t xml:space="preserve"> </w:t>
      </w:r>
      <w:r w:rsidR="00A65DDD" w:rsidRPr="0062074F">
        <w:rPr>
          <w:rFonts w:cs="Arial"/>
          <w:iCs/>
        </w:rPr>
        <w:t>F</w:t>
      </w:r>
      <w:r w:rsidRPr="0062074F">
        <w:rPr>
          <w:rFonts w:cs="Arial"/>
          <w:iCs/>
        </w:rPr>
        <w:t xml:space="preserve">eature </w:t>
      </w:r>
      <w:r w:rsidR="00A65DDD" w:rsidRPr="0062074F">
        <w:rPr>
          <w:rFonts w:cs="Arial"/>
          <w:iCs/>
        </w:rPr>
        <w:t>C</w:t>
      </w:r>
      <w:r w:rsidRPr="0062074F">
        <w:rPr>
          <w:rFonts w:cs="Arial"/>
          <w:iCs/>
        </w:rPr>
        <w:t>atalogue</w:t>
      </w:r>
      <w:r w:rsidR="00795A25" w:rsidRPr="0062074F">
        <w:rPr>
          <w:rFonts w:cs="Arial"/>
          <w:iCs/>
        </w:rPr>
        <w:t xml:space="preserv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w:t>
      </w:r>
      <w:r w:rsidRPr="0062074F">
        <w:rPr>
          <w:rFonts w:cs="Arial"/>
          <w:iCs/>
        </w:rPr>
        <w:t xml:space="preserve"> installed on the system.</w:t>
      </w:r>
    </w:p>
    <w:p w14:paraId="0A6182FA" w14:textId="1A7645F2" w:rsidR="00647AF8" w:rsidRPr="0062074F" w:rsidRDefault="00647AF8" w:rsidP="002B7019">
      <w:pPr>
        <w:spacing w:after="120" w:line="240" w:lineRule="auto"/>
        <w:jc w:val="both"/>
        <w:rPr>
          <w:rFonts w:cs="Arial"/>
          <w:iCs/>
        </w:rPr>
      </w:pPr>
      <w:r w:rsidRPr="0062074F">
        <w:rPr>
          <w:rFonts w:cs="Arial"/>
          <w:b/>
          <w:bCs/>
          <w:iCs/>
        </w:rPr>
        <w:t xml:space="preserve">SSE 134 </w:t>
      </w:r>
      <w:r w:rsidRPr="0062074F">
        <w:rPr>
          <w:rFonts w:cs="Arial"/>
          <w:iCs/>
        </w:rPr>
        <w:t>must be returned if the CATALOG.XML digi</w:t>
      </w:r>
      <w:r w:rsidR="00A65DDD" w:rsidRPr="0062074F">
        <w:rPr>
          <w:rFonts w:cs="Arial"/>
          <w:iCs/>
        </w:rPr>
        <w:t>tal signature (CATALOG.SIG</w:t>
      </w:r>
      <w:r w:rsidR="001A44CA" w:rsidRPr="0062074F">
        <w:rPr>
          <w:rFonts w:cs="Arial"/>
          <w:iCs/>
        </w:rPr>
        <w:t>N</w:t>
      </w:r>
      <w:r w:rsidR="00A65DDD" w:rsidRPr="0062074F">
        <w:rPr>
          <w:rFonts w:cs="Arial"/>
          <w:iCs/>
        </w:rPr>
        <w:t>) can</w:t>
      </w:r>
      <w:r w:rsidRPr="0062074F">
        <w:rPr>
          <w:rFonts w:cs="Arial"/>
          <w:iCs/>
        </w:rPr>
        <w:t>not be authenticated against the Scheme Admin</w:t>
      </w:r>
      <w:r w:rsidR="001A6CA4" w:rsidRPr="0062074F">
        <w:rPr>
          <w:rFonts w:cs="Arial"/>
          <w:iCs/>
        </w:rPr>
        <w:t>i</w:t>
      </w:r>
      <w:r w:rsidRPr="0062074F">
        <w:rPr>
          <w:rFonts w:cs="Arial"/>
          <w:iCs/>
        </w:rPr>
        <w:t>strator’s certificate, either through the data server’s signed public key or any specified intermediate Domain Controllers.</w:t>
      </w:r>
      <w:r w:rsidR="00E42CE9" w:rsidRPr="0062074F">
        <w:rPr>
          <w:rFonts w:cs="Arial"/>
          <w:iCs/>
        </w:rPr>
        <w:t xml:space="preserve"> The contents of the </w:t>
      </w:r>
      <w:r w:rsidR="00A65DDD" w:rsidRPr="0062074F">
        <w:rPr>
          <w:rFonts w:cs="Arial"/>
          <w:iCs/>
        </w:rPr>
        <w:t>C</w:t>
      </w:r>
      <w:r w:rsidR="00E42CE9" w:rsidRPr="0062074F">
        <w:rPr>
          <w:rFonts w:cs="Arial"/>
          <w:iCs/>
        </w:rPr>
        <w:t xml:space="preserve">atalogue </w:t>
      </w:r>
      <w:r w:rsidR="00B15F52" w:rsidRPr="0062074F">
        <w:rPr>
          <w:rFonts w:cs="Arial"/>
          <w:iCs/>
        </w:rPr>
        <w:t xml:space="preserve">must </w:t>
      </w:r>
      <w:r w:rsidR="00E42CE9" w:rsidRPr="0062074F">
        <w:rPr>
          <w:rFonts w:cs="Arial"/>
          <w:iCs/>
        </w:rPr>
        <w:t>not be installed if the signature is invalid.</w:t>
      </w:r>
    </w:p>
    <w:p w14:paraId="0F2AD3E4" w14:textId="16917C17" w:rsidR="00647AF8" w:rsidRPr="0062074F" w:rsidRDefault="00647AF8" w:rsidP="002B7019">
      <w:pPr>
        <w:spacing w:after="120" w:line="240" w:lineRule="auto"/>
        <w:jc w:val="both"/>
        <w:rPr>
          <w:rFonts w:cs="Arial"/>
          <w:iCs/>
        </w:rPr>
      </w:pPr>
      <w:r w:rsidRPr="0062074F">
        <w:rPr>
          <w:rFonts w:cs="Arial"/>
          <w:b/>
          <w:bCs/>
          <w:iCs/>
        </w:rPr>
        <w:t>SSE 135</w:t>
      </w:r>
      <w:r w:rsidRPr="0062074F">
        <w:rPr>
          <w:rFonts w:cs="Arial"/>
          <w:iCs/>
        </w:rPr>
        <w:t xml:space="preserve"> must be returned if the PERMIT.XML dig</w:t>
      </w:r>
      <w:r w:rsidR="00BB1C35" w:rsidRPr="0062074F">
        <w:rPr>
          <w:rFonts w:cs="Arial"/>
          <w:iCs/>
        </w:rPr>
        <w:t>ital signature (PERMIT.SIG</w:t>
      </w:r>
      <w:r w:rsidR="001A44CA" w:rsidRPr="0062074F">
        <w:rPr>
          <w:rFonts w:cs="Arial"/>
          <w:iCs/>
        </w:rPr>
        <w:t>N</w:t>
      </w:r>
      <w:r w:rsidR="00BB1C35" w:rsidRPr="0062074F">
        <w:rPr>
          <w:rFonts w:cs="Arial"/>
          <w:iCs/>
        </w:rPr>
        <w:t>) can</w:t>
      </w:r>
      <w:r w:rsidRPr="0062074F">
        <w:rPr>
          <w:rFonts w:cs="Arial"/>
          <w:iCs/>
        </w:rPr>
        <w:t xml:space="preserve">not be authenticated against the Scheme </w:t>
      </w:r>
      <w:r w:rsidR="00EC4E9A" w:rsidRPr="0062074F">
        <w:rPr>
          <w:rFonts w:cs="Arial"/>
          <w:iCs/>
        </w:rPr>
        <w:t>Administrator’s</w:t>
      </w:r>
      <w:r w:rsidRPr="0062074F">
        <w:rPr>
          <w:rFonts w:cs="Arial"/>
          <w:iCs/>
        </w:rPr>
        <w:t xml:space="preserve"> certificate, either through the data server’s signed public key or any intermediate Domain Controllers.</w:t>
      </w:r>
    </w:p>
    <w:p w14:paraId="053E13A3" w14:textId="51A460BF" w:rsidR="007778D7" w:rsidRDefault="007778D7" w:rsidP="002B7019">
      <w:pPr>
        <w:spacing w:after="120" w:line="240" w:lineRule="auto"/>
        <w:jc w:val="both"/>
        <w:rPr>
          <w:rFonts w:cs="Arial"/>
          <w:iCs/>
          <w:lang w:val="en-US"/>
        </w:rPr>
      </w:pPr>
      <w:r w:rsidRPr="0062074F">
        <w:rPr>
          <w:rFonts w:cs="Arial"/>
          <w:b/>
          <w:bCs/>
          <w:iCs/>
          <w:lang w:val="en-US"/>
        </w:rPr>
        <w:t xml:space="preserve">SSE 136 </w:t>
      </w:r>
      <w:r w:rsidRPr="0062074F">
        <w:rPr>
          <w:rFonts w:cs="Arial"/>
          <w:iCs/>
          <w:lang w:val="en-US"/>
        </w:rPr>
        <w:t xml:space="preserve">must be returned if a received </w:t>
      </w:r>
      <w:r w:rsidR="008E4290" w:rsidRPr="0062074F">
        <w:rPr>
          <w:rFonts w:cs="Arial"/>
          <w:iCs/>
          <w:lang w:val="en-US"/>
        </w:rPr>
        <w:t xml:space="preserve">fileless </w:t>
      </w:r>
      <w:r w:rsidRPr="0062074F">
        <w:rPr>
          <w:rFonts w:cs="Arial"/>
          <w:iCs/>
          <w:lang w:val="en-US"/>
        </w:rPr>
        <w:t>cancellation contains digital signatures which do not match those received with the dataset being cancelled.</w:t>
      </w:r>
    </w:p>
    <w:p w14:paraId="6EC75FE8" w14:textId="0DD1A6EC" w:rsidR="0056664F" w:rsidRDefault="0056664F" w:rsidP="002B7019">
      <w:pPr>
        <w:spacing w:after="120" w:line="240" w:lineRule="auto"/>
        <w:jc w:val="both"/>
        <w:rPr>
          <w:rFonts w:cs="Arial"/>
          <w:iCs/>
          <w:lang w:val="en-US"/>
        </w:rPr>
      </w:pPr>
      <w:r w:rsidRPr="001C1CAB">
        <w:rPr>
          <w:rFonts w:cs="Arial"/>
          <w:b/>
          <w:bCs/>
          <w:iCs/>
          <w:lang w:val="en-US"/>
        </w:rPr>
        <w:t xml:space="preserve">SSE 137 </w:t>
      </w:r>
      <w:r>
        <w:rPr>
          <w:rFonts w:cs="Arial"/>
          <w:iCs/>
          <w:lang w:val="en-US"/>
        </w:rPr>
        <w:t xml:space="preserve">must be returned if a received fileless cancellation has no </w:t>
      </w:r>
      <w:proofErr w:type="spellStart"/>
      <w:r>
        <w:rPr>
          <w:rFonts w:cs="Arial"/>
          <w:iCs/>
          <w:lang w:val="en-US"/>
        </w:rPr>
        <w:t>DataProducer</w:t>
      </w:r>
      <w:proofErr w:type="spellEnd"/>
      <w:r>
        <w:rPr>
          <w:rFonts w:cs="Arial"/>
          <w:iCs/>
          <w:lang w:val="en-US"/>
        </w:rPr>
        <w:t xml:space="preserve"> signature stored with its original installation. This message may also be shown if a dataset is received with no Data Producer signature.</w:t>
      </w:r>
    </w:p>
    <w:p w14:paraId="2A6D13B4" w14:textId="3F64727F" w:rsidR="00404DE8" w:rsidRPr="001C1CAB" w:rsidRDefault="00404DE8" w:rsidP="00404DE8">
      <w:pPr>
        <w:spacing w:after="120" w:line="240" w:lineRule="auto"/>
        <w:jc w:val="both"/>
        <w:rPr>
          <w:rFonts w:cs="Arial"/>
          <w:iCs/>
          <w:lang w:val="en-US"/>
        </w:rPr>
      </w:pPr>
      <w:r w:rsidRPr="002867B5">
        <w:rPr>
          <w:rFonts w:cs="Arial"/>
          <w:b/>
          <w:bCs/>
          <w:iCs/>
          <w:lang w:val="en-US"/>
        </w:rPr>
        <w:t xml:space="preserve">SSE 138 </w:t>
      </w:r>
      <w:r w:rsidRPr="002867B5">
        <w:rPr>
          <w:rFonts w:cs="Arial"/>
          <w:iCs/>
          <w:lang w:val="en-US"/>
        </w:rPr>
        <w:t xml:space="preserve">must be returned if a received fileless cancellation has no cancellation signature contained in the dataset discovery metadata. A cancellation signature is a digital signature of the </w:t>
      </w:r>
      <w:proofErr w:type="gramStart"/>
      <w:r w:rsidRPr="002867B5">
        <w:rPr>
          <w:rFonts w:cs="Arial"/>
          <w:iCs/>
          <w:lang w:val="en-US"/>
        </w:rPr>
        <w:t xml:space="preserve">original  </w:t>
      </w:r>
      <w:proofErr w:type="spellStart"/>
      <w:r w:rsidRPr="002867B5">
        <w:rPr>
          <w:rFonts w:cs="Arial"/>
          <w:iCs/>
          <w:lang w:val="en-US"/>
        </w:rPr>
        <w:t>DataProducer</w:t>
      </w:r>
      <w:proofErr w:type="spellEnd"/>
      <w:proofErr w:type="gramEnd"/>
      <w:r w:rsidRPr="002867B5">
        <w:rPr>
          <w:rFonts w:cs="Arial"/>
          <w:iCs/>
          <w:lang w:val="en-US"/>
        </w:rPr>
        <w:t xml:space="preserve"> signature (a</w:t>
      </w:r>
      <w:r w:rsidR="002867B5">
        <w:rPr>
          <w:rFonts w:cs="Arial"/>
          <w:iCs/>
          <w:lang w:val="en-US"/>
        </w:rPr>
        <w:t xml:space="preserve">s required under clause </w:t>
      </w:r>
      <w:r w:rsidR="002867B5">
        <w:rPr>
          <w:rFonts w:cs="Arial"/>
          <w:iCs/>
          <w:lang w:val="en-US"/>
        </w:rPr>
        <w:fldChar w:fldCharType="begin"/>
      </w:r>
      <w:r w:rsidR="002867B5">
        <w:rPr>
          <w:rFonts w:cs="Arial"/>
          <w:iCs/>
          <w:lang w:val="en-US"/>
        </w:rPr>
        <w:instrText xml:space="preserve"> REF _Ref49482794 \r \h </w:instrText>
      </w:r>
      <w:r w:rsidR="002867B5">
        <w:rPr>
          <w:rFonts w:cs="Arial"/>
          <w:iCs/>
          <w:lang w:val="en-US"/>
        </w:rPr>
      </w:r>
      <w:r w:rsidR="002867B5">
        <w:rPr>
          <w:rFonts w:cs="Arial"/>
          <w:iCs/>
          <w:lang w:val="en-US"/>
        </w:rPr>
        <w:fldChar w:fldCharType="separate"/>
      </w:r>
      <w:r w:rsidR="002867B5">
        <w:rPr>
          <w:rFonts w:cs="Arial"/>
          <w:iCs/>
          <w:lang w:val="en-US"/>
        </w:rPr>
        <w:t>8.1.1</w:t>
      </w:r>
      <w:r w:rsidR="002867B5">
        <w:rPr>
          <w:rFonts w:cs="Arial"/>
          <w:iCs/>
          <w:lang w:val="en-US"/>
        </w:rPr>
        <w:fldChar w:fldCharType="end"/>
      </w:r>
      <w:r w:rsidR="002867B5">
        <w:rPr>
          <w:rFonts w:cs="Arial"/>
          <w:iCs/>
          <w:lang w:val="en-US"/>
        </w:rPr>
        <w:t>)</w:t>
      </w:r>
      <w:r w:rsidRPr="002867B5">
        <w:rPr>
          <w:rFonts w:cs="Arial"/>
          <w:iCs/>
          <w:lang w:val="en-US"/>
        </w:rPr>
        <w:t>. This message may also be shown if a dataset is received with no Data Producer signature.</w:t>
      </w:r>
    </w:p>
    <w:p w14:paraId="5B4072E5" w14:textId="77777777" w:rsidR="00404DE8" w:rsidRPr="001C1CAB" w:rsidRDefault="00404DE8" w:rsidP="002B7019">
      <w:pPr>
        <w:spacing w:after="120" w:line="240" w:lineRule="auto"/>
        <w:jc w:val="both"/>
        <w:rPr>
          <w:rFonts w:cs="Arial"/>
          <w:iCs/>
          <w:lang w:val="en-US"/>
        </w:rPr>
      </w:pPr>
    </w:p>
    <w:p w14:paraId="47FB73C8" w14:textId="6119B6FF" w:rsidR="00795A25" w:rsidRPr="0062074F" w:rsidRDefault="00795A25" w:rsidP="002B7019">
      <w:pPr>
        <w:spacing w:after="120" w:line="240" w:lineRule="auto"/>
        <w:jc w:val="both"/>
        <w:rPr>
          <w:rFonts w:cs="Arial"/>
          <w:iCs/>
        </w:rPr>
      </w:pPr>
      <w:r w:rsidRPr="0062074F">
        <w:rPr>
          <w:rFonts w:cs="Arial"/>
          <w:iCs/>
        </w:rPr>
        <w:t xml:space="preserve">The flow diagrams </w:t>
      </w:r>
      <w:r w:rsidR="00BD515B" w:rsidRPr="0062074F">
        <w:rPr>
          <w:rFonts w:cs="Arial"/>
          <w:iCs/>
        </w:rPr>
        <w:t xml:space="preserve">in this </w:t>
      </w:r>
      <w:r w:rsidR="00807CA6" w:rsidRPr="0062074F">
        <w:rPr>
          <w:rFonts w:cs="Arial"/>
          <w:iCs/>
        </w:rPr>
        <w:t>Appendix</w:t>
      </w:r>
      <w:r w:rsidR="00BD515B" w:rsidRPr="0062074F">
        <w:rPr>
          <w:rFonts w:cs="Arial"/>
          <w:iCs/>
        </w:rPr>
        <w:t xml:space="preserve"> show</w:t>
      </w:r>
      <w:r w:rsidRPr="0062074F">
        <w:rPr>
          <w:rFonts w:cs="Arial"/>
          <w:iCs/>
        </w:rPr>
        <w:t xml:space="preserve"> the conditions under which the SSE codes are displayed</w:t>
      </w:r>
      <w:r w:rsidR="00BD515B" w:rsidRPr="0062074F">
        <w:rPr>
          <w:rFonts w:cs="Arial"/>
          <w:iCs/>
        </w:rPr>
        <w:t xml:space="preserve">. These diagrams only relate to processes carried out on the </w:t>
      </w:r>
      <w:ins w:id="2469" w:author="Birklhuber Bernd" w:date="2026-08-07T12:59:00Z">
        <w:r w:rsidR="004A51AE">
          <w:rPr>
            <w:rFonts w:cs="Arial"/>
            <w:iCs/>
          </w:rPr>
          <w:t xml:space="preserve">Inland </w:t>
        </w:r>
      </w:ins>
      <w:r w:rsidR="00BD515B" w:rsidRPr="0062074F">
        <w:rPr>
          <w:rFonts w:cs="Arial"/>
          <w:iCs/>
        </w:rPr>
        <w:t xml:space="preserve">ECDIS </w:t>
      </w:r>
      <w:ins w:id="2470" w:author="Birklhuber Bernd" w:date="2026-08-07T12:59:00Z">
        <w:r w:rsidR="004A51AE">
          <w:rPr>
            <w:rFonts w:cs="Arial"/>
            <w:iCs/>
          </w:rPr>
          <w:t xml:space="preserve">and </w:t>
        </w:r>
      </w:ins>
      <w:ins w:id="2471" w:author="Birklhuber Bernd" w:date="2026-08-21T13:49:00Z">
        <w:r w:rsidR="00A925D7">
          <w:rPr>
            <w:rFonts w:cs="Arial"/>
            <w:iCs/>
          </w:rPr>
          <w:t xml:space="preserve">Inland </w:t>
        </w:r>
      </w:ins>
      <w:ins w:id="2472" w:author="Birklhuber Bernd" w:date="2026-08-07T12:59:00Z">
        <w:r w:rsidR="004A51AE">
          <w:rPr>
            <w:rFonts w:cs="Arial"/>
            <w:iCs/>
          </w:rPr>
          <w:t xml:space="preserve">ECS </w:t>
        </w:r>
      </w:ins>
      <w:r w:rsidR="00BD515B" w:rsidRPr="0062074F">
        <w:rPr>
          <w:rFonts w:cs="Arial"/>
          <w:iCs/>
        </w:rPr>
        <w:t>for import of exchange set contents. Data Server and Scheme Administrator processes are not defined here</w:t>
      </w:r>
      <w:r w:rsidR="00A22ED7" w:rsidRPr="0062074F">
        <w:rPr>
          <w:rFonts w:cs="Arial"/>
          <w:iCs/>
        </w:rPr>
        <w:t>.</w:t>
      </w:r>
    </w:p>
    <w:p w14:paraId="0F7B9202" w14:textId="33049843" w:rsidR="00795A25" w:rsidRPr="0062074F" w:rsidRDefault="00A27D19">
      <w:pPr>
        <w:pStyle w:val="berschrift2"/>
        <w:numPr>
          <w:ilvl w:val="0"/>
          <w:numId w:val="88"/>
        </w:numPr>
        <w:ind w:left="357" w:hanging="357"/>
      </w:pPr>
      <w:bookmarkStart w:id="2473" w:name="_Toc219458389"/>
      <w:bookmarkStart w:id="2474" w:name="_Toc226035142"/>
      <w:bookmarkEnd w:id="2473"/>
      <w:r w:rsidRPr="0062074F">
        <w:t xml:space="preserve">Exchange Set Installation on </w:t>
      </w:r>
      <w:ins w:id="2475" w:author="Birklhuber Bernd" w:date="2026-08-21T13:50:00Z">
        <w:r w:rsidR="00A925D7">
          <w:t xml:space="preserve">Inland </w:t>
        </w:r>
      </w:ins>
      <w:r w:rsidRPr="0062074F">
        <w:t>ECDIS</w:t>
      </w:r>
      <w:bookmarkEnd w:id="2474"/>
      <w:ins w:id="2476" w:author="Birklhuber Bernd" w:date="2026-08-21T13:50:00Z">
        <w:r w:rsidR="00A925D7">
          <w:t xml:space="preserve"> and Inland ECS</w:t>
        </w:r>
      </w:ins>
    </w:p>
    <w:p w14:paraId="23E76A47" w14:textId="1AD2297E" w:rsidR="00CC4796" w:rsidRPr="0062074F" w:rsidRDefault="00CC4796" w:rsidP="00CC4796">
      <w:pPr>
        <w:spacing w:after="120" w:line="240" w:lineRule="auto"/>
        <w:jc w:val="both"/>
        <w:rPr>
          <w:iCs/>
        </w:rPr>
      </w:pPr>
      <w:r w:rsidRPr="0062074F">
        <w:rPr>
          <w:iCs/>
        </w:rPr>
        <w:t xml:space="preserve">This section describes the sequence of actions to import Exchange Set contents. This content is always digitally signed and may optionally be encrypted. </w:t>
      </w:r>
    </w:p>
    <w:p w14:paraId="7DB9670D" w14:textId="42ABD42F" w:rsidR="00F20F26" w:rsidRPr="0062074F" w:rsidRDefault="00F20F26" w:rsidP="00BB1C35">
      <w:pPr>
        <w:spacing w:after="120" w:line="240" w:lineRule="auto"/>
        <w:jc w:val="both"/>
        <w:rPr>
          <w:iCs/>
        </w:rPr>
      </w:pPr>
      <w:r w:rsidRPr="0062074F">
        <w:rPr>
          <w:iCs/>
        </w:rPr>
        <w:t xml:space="preserve">Before exchange sets are imported to </w:t>
      </w:r>
      <w:ins w:id="2477" w:author="Birklhuber Bernd" w:date="2026-08-07T12:59:00Z">
        <w:r w:rsidR="004A51AE">
          <w:rPr>
            <w:iCs/>
          </w:rPr>
          <w:t xml:space="preserve">Inland </w:t>
        </w:r>
      </w:ins>
      <w:r w:rsidRPr="0062074F">
        <w:rPr>
          <w:iCs/>
        </w:rPr>
        <w:t xml:space="preserve">ECDIS </w:t>
      </w:r>
      <w:ins w:id="2478" w:author="Birklhuber Bernd" w:date="2026-08-07T13:00:00Z">
        <w:r w:rsidR="004A51AE">
          <w:rPr>
            <w:iCs/>
          </w:rPr>
          <w:t xml:space="preserve">and </w:t>
        </w:r>
      </w:ins>
      <w:ins w:id="2479" w:author="Birklhuber Bernd" w:date="2026-08-21T13:49:00Z">
        <w:r w:rsidR="00A925D7">
          <w:rPr>
            <w:iCs/>
          </w:rPr>
          <w:t xml:space="preserve">Inland </w:t>
        </w:r>
      </w:ins>
      <w:ins w:id="2480" w:author="Birklhuber Bernd" w:date="2026-08-07T13:00:00Z">
        <w:r w:rsidR="004A51AE">
          <w:rPr>
            <w:iCs/>
          </w:rPr>
          <w:t xml:space="preserve">ECS </w:t>
        </w:r>
      </w:ins>
      <w:r w:rsidRPr="0062074F">
        <w:rPr>
          <w:iCs/>
        </w:rPr>
        <w:t>the CATALOG.XML must initially be authenticated against the digital signature contained in the CATALOG.SIGN file.</w:t>
      </w:r>
      <w:r w:rsidR="00CC4796" w:rsidRPr="0062074F">
        <w:rPr>
          <w:iCs/>
        </w:rPr>
        <w:t xml:space="preserve"> This is described in the following flow diagram.</w:t>
      </w:r>
    </w:p>
    <w:p w14:paraId="4E5D2335" w14:textId="72FAB6F6" w:rsidR="00CC4796" w:rsidRPr="0062074F" w:rsidRDefault="00626983" w:rsidP="002D7DEE">
      <w:pPr>
        <w:keepNext/>
        <w:spacing w:after="120" w:line="240" w:lineRule="auto"/>
        <w:jc w:val="center"/>
      </w:pPr>
      <w:r w:rsidRPr="0062074F">
        <w:rPr>
          <w:noProof/>
        </w:rPr>
        <w:drawing>
          <wp:inline distT="0" distB="0" distL="0" distR="0" wp14:anchorId="76CE50AF" wp14:editId="64361AF1">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2B7E1BA3" w:rsidR="00CC4796" w:rsidRPr="0062074F" w:rsidRDefault="00CC4796" w:rsidP="002D7DEE">
      <w:pPr>
        <w:pStyle w:val="Beschriftung"/>
        <w:jc w:val="center"/>
        <w:rPr>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5</w:t>
      </w:r>
      <w:r w:rsidRPr="0062074F">
        <w:fldChar w:fldCharType="end"/>
      </w:r>
      <w:r w:rsidRPr="0062074F">
        <w:t>: Verification of CATALOG.SIGN</w:t>
      </w:r>
    </w:p>
    <w:p w14:paraId="47F5F93F" w14:textId="209D4F0C" w:rsidR="00F20F26" w:rsidRPr="0062074F" w:rsidRDefault="00CC4796" w:rsidP="00BB1C35">
      <w:pPr>
        <w:spacing w:after="120" w:line="240" w:lineRule="auto"/>
        <w:jc w:val="both"/>
        <w:rPr>
          <w:iCs/>
        </w:rPr>
      </w:pPr>
      <w:r w:rsidRPr="0062074F">
        <w:rPr>
          <w:iCs/>
        </w:rPr>
        <w:t xml:space="preserve">If encrypted data is to be imported into the </w:t>
      </w:r>
      <w:ins w:id="2481" w:author="Birklhuber Bernd" w:date="2026-08-07T13:00:00Z">
        <w:r w:rsidR="004A51AE">
          <w:rPr>
            <w:iCs/>
          </w:rPr>
          <w:t xml:space="preserve">Inland </w:t>
        </w:r>
      </w:ins>
      <w:r w:rsidRPr="0062074F">
        <w:rPr>
          <w:iCs/>
        </w:rPr>
        <w:t>ECDIS</w:t>
      </w:r>
      <w:ins w:id="2482" w:author="Birklhuber Bernd" w:date="2026-08-07T13:00:00Z">
        <w:r w:rsidR="004A51AE">
          <w:rPr>
            <w:iCs/>
          </w:rPr>
          <w:t xml:space="preserve"> and </w:t>
        </w:r>
      </w:ins>
      <w:ins w:id="2483" w:author="Birklhuber Bernd" w:date="2026-08-21T13:50:00Z">
        <w:r w:rsidR="00A925D7">
          <w:rPr>
            <w:iCs/>
          </w:rPr>
          <w:t xml:space="preserve">Inland </w:t>
        </w:r>
      </w:ins>
      <w:ins w:id="2484" w:author="Birklhuber Bernd" w:date="2026-08-07T13:00:00Z">
        <w:r w:rsidR="004A51AE">
          <w:rPr>
            <w:iCs/>
          </w:rPr>
          <w:t>ECS</w:t>
        </w:r>
      </w:ins>
      <w:r w:rsidRPr="0062074F">
        <w:rPr>
          <w:iCs/>
        </w:rPr>
        <w:t>, b</w:t>
      </w:r>
      <w:r w:rsidR="00F20F26" w:rsidRPr="0062074F">
        <w:rPr>
          <w:iCs/>
        </w:rPr>
        <w:t xml:space="preserve">efore any permits are imported to </w:t>
      </w:r>
      <w:ins w:id="2485" w:author="Birklhuber Bernd" w:date="2026-08-07T13:00:00Z">
        <w:r w:rsidR="004A51AE">
          <w:rPr>
            <w:iCs/>
          </w:rPr>
          <w:t xml:space="preserve">Inland </w:t>
        </w:r>
      </w:ins>
      <w:r w:rsidR="00F20F26" w:rsidRPr="0062074F">
        <w:rPr>
          <w:iCs/>
        </w:rPr>
        <w:t xml:space="preserve">ECDIS </w:t>
      </w:r>
      <w:ins w:id="2486" w:author="Birklhuber Bernd" w:date="2026-08-07T13:00:00Z">
        <w:r w:rsidR="004A51AE">
          <w:rPr>
            <w:iCs/>
          </w:rPr>
          <w:t xml:space="preserve">and </w:t>
        </w:r>
      </w:ins>
      <w:ins w:id="2487" w:author="Birklhuber Bernd" w:date="2026-08-21T13:50:00Z">
        <w:r w:rsidR="00A925D7">
          <w:rPr>
            <w:iCs/>
          </w:rPr>
          <w:t xml:space="preserve">Inland </w:t>
        </w:r>
      </w:ins>
      <w:ins w:id="2488" w:author="Birklhuber Bernd" w:date="2026-08-07T13:00:00Z">
        <w:r w:rsidR="004A51AE">
          <w:rPr>
            <w:iCs/>
          </w:rPr>
          <w:t xml:space="preserve">ECS </w:t>
        </w:r>
      </w:ins>
      <w:r w:rsidR="00F20F26" w:rsidRPr="0062074F">
        <w:rPr>
          <w:iCs/>
        </w:rPr>
        <w:t>the PERMIT.XML must initially be authenticated against the digital signature contained in the PERMIT.SIGN file.</w:t>
      </w:r>
    </w:p>
    <w:p w14:paraId="1B8E1E73" w14:textId="77777777" w:rsidR="00CC4796" w:rsidRPr="0062074F" w:rsidRDefault="00CC4796" w:rsidP="00BB1C35">
      <w:pPr>
        <w:spacing w:after="120" w:line="240" w:lineRule="auto"/>
        <w:jc w:val="both"/>
        <w:rPr>
          <w:iCs/>
        </w:rPr>
      </w:pPr>
    </w:p>
    <w:p w14:paraId="246BD0B9" w14:textId="77777777" w:rsidR="00B7137E" w:rsidRPr="0062074F" w:rsidRDefault="00626983" w:rsidP="002D7DEE">
      <w:pPr>
        <w:keepNext/>
        <w:spacing w:after="120" w:line="240" w:lineRule="auto"/>
        <w:jc w:val="center"/>
      </w:pPr>
      <w:r w:rsidRPr="0062074F">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1325C726" w:rsidR="00626983" w:rsidRPr="0062074F" w:rsidRDefault="00B7137E" w:rsidP="002D7DEE">
      <w:pPr>
        <w:pStyle w:val="Beschriftung"/>
        <w:jc w:val="center"/>
        <w:rPr>
          <w:bCs/>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6</w:t>
      </w:r>
      <w:r w:rsidRPr="0062074F">
        <w:fldChar w:fldCharType="end"/>
      </w:r>
      <w:r w:rsidRPr="0062074F">
        <w:t>: Verification of PERMIT.SIGN</w:t>
      </w:r>
    </w:p>
    <w:p w14:paraId="716075C5" w14:textId="191DD2CE" w:rsidR="00CC4796" w:rsidRPr="0062074F" w:rsidRDefault="00CC4796" w:rsidP="00BB1C35">
      <w:pPr>
        <w:spacing w:after="120" w:line="240" w:lineRule="auto"/>
        <w:jc w:val="both"/>
        <w:rPr>
          <w:iCs/>
        </w:rPr>
      </w:pPr>
    </w:p>
    <w:p w14:paraId="2078E6FA" w14:textId="3E5D393F" w:rsidR="00F20F26" w:rsidRPr="0062074F" w:rsidRDefault="00F20F26" w:rsidP="00BB1C35">
      <w:pPr>
        <w:spacing w:after="120" w:line="240" w:lineRule="auto"/>
        <w:jc w:val="both"/>
        <w:rPr>
          <w:iCs/>
        </w:rPr>
      </w:pPr>
      <w:r w:rsidRPr="0062074F">
        <w:rPr>
          <w:iCs/>
        </w:rPr>
        <w:lastRenderedPageBreak/>
        <w:t xml:space="preserve">Once the CATALOG.XML is authenticated and, where encrypted data is to be imported, the PERMIT.XML is </w:t>
      </w:r>
      <w:r w:rsidR="008C3639" w:rsidRPr="0062074F">
        <w:rPr>
          <w:iCs/>
        </w:rPr>
        <w:t xml:space="preserve">first </w:t>
      </w:r>
      <w:r w:rsidRPr="0062074F">
        <w:rPr>
          <w:iCs/>
        </w:rPr>
        <w:t>authenticated, the</w:t>
      </w:r>
      <w:r w:rsidR="008C3639" w:rsidRPr="0062074F">
        <w:rPr>
          <w:iCs/>
        </w:rPr>
        <w:t>n the</w:t>
      </w:r>
      <w:r w:rsidRPr="0062074F">
        <w:rPr>
          <w:iCs/>
        </w:rPr>
        <w:t xml:space="preserve"> contents of the exchange set may be imported.</w:t>
      </w:r>
    </w:p>
    <w:p w14:paraId="6130C8B5" w14:textId="07303150" w:rsidR="00BD515B" w:rsidRPr="0062074F" w:rsidRDefault="008C3639" w:rsidP="00BB1C35">
      <w:pPr>
        <w:spacing w:after="120" w:line="240" w:lineRule="auto"/>
        <w:jc w:val="both"/>
      </w:pPr>
      <w:r w:rsidRPr="0062074F">
        <w:t>Encrypted</w:t>
      </w:r>
      <w:r w:rsidR="00606130" w:rsidRPr="0062074F">
        <w:t xml:space="preserve"> data is imported into the System Database. </w:t>
      </w:r>
      <w:r w:rsidR="00BD515B" w:rsidRPr="0062074F">
        <w:t xml:space="preserve">For encrypted data the following process is used to establish the validity of the </w:t>
      </w:r>
      <w:r w:rsidR="00606130" w:rsidRPr="0062074F">
        <w:t>PERMIT.XML</w:t>
      </w:r>
      <w:r w:rsidR="00BD515B" w:rsidRPr="0062074F">
        <w:t xml:space="preserve"> </w:t>
      </w:r>
      <w:r w:rsidR="00B7137E" w:rsidRPr="0062074F">
        <w:t xml:space="preserve">contents </w:t>
      </w:r>
      <w:r w:rsidRPr="0062074F">
        <w:t xml:space="preserve">(after the PERMIT.XML is successfully authenticated against the digital signature in the PERMIT.SIGN) </w:t>
      </w:r>
      <w:r w:rsidR="00BD515B" w:rsidRPr="0062074F">
        <w:t>and its contents in respect of the end user’s subscription details. This is only for use with datasets which are encrypted and should be carried out prior to dataset file decryption according to S-100 Part 15.</w:t>
      </w:r>
      <w:r w:rsidRPr="0062074F">
        <w:t xml:space="preserve"> </w:t>
      </w:r>
    </w:p>
    <w:p w14:paraId="21C900FD" w14:textId="77777777" w:rsidR="00606130" w:rsidRPr="0062074F" w:rsidRDefault="00606130" w:rsidP="00BB1C35">
      <w:pPr>
        <w:spacing w:after="120" w:line="240" w:lineRule="auto"/>
        <w:jc w:val="both"/>
      </w:pPr>
    </w:p>
    <w:p w14:paraId="02ED3305" w14:textId="77777777" w:rsidR="00A27D19" w:rsidRPr="0062074F" w:rsidRDefault="00BD515B" w:rsidP="004E61EE">
      <w:pPr>
        <w:keepNext/>
        <w:spacing w:line="240" w:lineRule="auto"/>
        <w:jc w:val="center"/>
      </w:pPr>
      <w:r w:rsidRPr="0062074F">
        <w:rPr>
          <w:noProof/>
          <w:lang w:eastAsia="fr-FR"/>
        </w:rPr>
        <w:drawing>
          <wp:inline distT="0" distB="0" distL="0" distR="0" wp14:anchorId="7264835F" wp14:editId="4F93627C">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5D07B5ED" w:rsidR="00BD515B" w:rsidRPr="0062074F" w:rsidRDefault="00A27D19" w:rsidP="00BB1C35">
      <w:pPr>
        <w:pStyle w:val="Beschriftung"/>
        <w:spacing w:after="120" w:line="240" w:lineRule="auto"/>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7</w:t>
      </w:r>
      <w:r w:rsidRPr="0062074F">
        <w:fldChar w:fldCharType="end"/>
      </w:r>
      <w:r w:rsidR="00BB1C35" w:rsidRPr="0062074F">
        <w:t xml:space="preserve"> -</w:t>
      </w:r>
      <w:r w:rsidRPr="0062074F">
        <w:t xml:space="preserve"> Check for permit validity prior to </w:t>
      </w:r>
      <w:r w:rsidR="00F20F26" w:rsidRPr="0062074F">
        <w:t xml:space="preserve">dataset </w:t>
      </w:r>
      <w:r w:rsidRPr="0062074F">
        <w:t>decryption</w:t>
      </w:r>
    </w:p>
    <w:p w14:paraId="4C0673A4" w14:textId="714F1FD8" w:rsidR="00312EE5" w:rsidRPr="0062074F" w:rsidRDefault="00BD515B" w:rsidP="00BB1C35">
      <w:pPr>
        <w:spacing w:after="120" w:line="240" w:lineRule="auto"/>
        <w:jc w:val="both"/>
        <w:rPr>
          <w:iCs/>
        </w:rPr>
      </w:pPr>
      <w:r w:rsidRPr="0062074F">
        <w:rPr>
          <w:iCs/>
        </w:rPr>
        <w:t xml:space="preserve">Once encryption and compression has been processed the digital signatures for all </w:t>
      </w:r>
      <w:r w:rsidR="00BB1C35" w:rsidRPr="0062074F">
        <w:rPr>
          <w:iCs/>
        </w:rPr>
        <w:t>E</w:t>
      </w:r>
      <w:r w:rsidRPr="0062074F">
        <w:rPr>
          <w:iCs/>
        </w:rPr>
        <w:t xml:space="preserve">xchange </w:t>
      </w:r>
      <w:r w:rsidR="00BB1C35" w:rsidRPr="0062074F">
        <w:rPr>
          <w:iCs/>
        </w:rPr>
        <w:t>S</w:t>
      </w:r>
      <w:r w:rsidRPr="0062074F">
        <w:rPr>
          <w:iCs/>
        </w:rPr>
        <w:t xml:space="preserve">et contents to be imported can be processed. These signatures can form a chain of authentication and the following flow </w:t>
      </w:r>
      <w:r w:rsidR="00606130" w:rsidRPr="0062074F">
        <w:rPr>
          <w:iCs/>
        </w:rPr>
        <w:t xml:space="preserve">diagram </w:t>
      </w:r>
      <w:r w:rsidRPr="0062074F">
        <w:rPr>
          <w:iCs/>
        </w:rPr>
        <w:t xml:space="preserve">illustrates how signatures </w:t>
      </w:r>
      <w:r w:rsidR="00606130" w:rsidRPr="0062074F">
        <w:rPr>
          <w:iCs/>
        </w:rPr>
        <w:t>must</w:t>
      </w:r>
      <w:r w:rsidRPr="0062074F">
        <w:rPr>
          <w:iCs/>
        </w:rPr>
        <w:t xml:space="preserve"> be processed.</w:t>
      </w:r>
      <w:r w:rsidR="007778D7" w:rsidRPr="0062074F">
        <w:rPr>
          <w:iCs/>
        </w:rPr>
        <w:t xml:space="preserve"> </w:t>
      </w:r>
    </w:p>
    <w:p w14:paraId="3C490FC8" w14:textId="77777777" w:rsidR="00CC4796" w:rsidRPr="0062074F" w:rsidRDefault="00CC4796" w:rsidP="00BB1C35">
      <w:pPr>
        <w:spacing w:after="120" w:line="240" w:lineRule="auto"/>
        <w:jc w:val="both"/>
        <w:rPr>
          <w:iCs/>
        </w:rPr>
      </w:pPr>
    </w:p>
    <w:p w14:paraId="741E9498" w14:textId="13D572D7" w:rsidR="00795A25" w:rsidRPr="0062074F" w:rsidRDefault="00795A25" w:rsidP="00BB1C35">
      <w:pPr>
        <w:spacing w:after="120" w:line="240" w:lineRule="auto"/>
        <w:jc w:val="both"/>
        <w:rPr>
          <w:iCs/>
        </w:rPr>
      </w:pPr>
    </w:p>
    <w:p w14:paraId="536B3F1E" w14:textId="07B446F6" w:rsidR="00A27D19" w:rsidRPr="0062074F" w:rsidRDefault="00626983" w:rsidP="004E61EE">
      <w:pPr>
        <w:keepNext/>
        <w:spacing w:after="0" w:line="240" w:lineRule="auto"/>
        <w:jc w:val="center"/>
      </w:pPr>
      <w:r w:rsidRPr="0062074F">
        <w:rPr>
          <w:noProof/>
        </w:rPr>
        <w:lastRenderedPageBreak/>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62074F" w:rsidRDefault="00A27D19" w:rsidP="00BB1C35">
      <w:pPr>
        <w:pStyle w:val="Beschriftung"/>
        <w:spacing w:after="120" w:line="240" w:lineRule="auto"/>
        <w:jc w:val="center"/>
        <w:rPr>
          <w:iCs/>
        </w:rPr>
      </w:pPr>
      <w:r w:rsidRPr="0062074F">
        <w:t xml:space="preserve">Figure </w:t>
      </w:r>
      <w:r w:rsidR="00663161" w:rsidRPr="0062074F">
        <w:t>8</w:t>
      </w:r>
      <w:r w:rsidR="00BB1C35" w:rsidRPr="0062074F">
        <w:t xml:space="preserve"> -</w:t>
      </w:r>
      <w:r w:rsidRPr="0062074F">
        <w:t xml:space="preserve"> Authentication of </w:t>
      </w:r>
      <w:r w:rsidR="00BB1C35" w:rsidRPr="0062074F">
        <w:t>E</w:t>
      </w:r>
      <w:r w:rsidRPr="0062074F">
        <w:t xml:space="preserve">xchange </w:t>
      </w:r>
      <w:r w:rsidR="00BB1C35" w:rsidRPr="0062074F">
        <w:t>S</w:t>
      </w:r>
      <w:r w:rsidRPr="0062074F">
        <w:t>et dataset components</w:t>
      </w:r>
    </w:p>
    <w:p w14:paraId="3634C918" w14:textId="78F89223" w:rsidR="00D34897" w:rsidRPr="0062074F" w:rsidRDefault="00D34897" w:rsidP="00807CA6">
      <w:pPr>
        <w:spacing w:after="120" w:line="240" w:lineRule="auto"/>
        <w:jc w:val="both"/>
      </w:pPr>
      <w:r w:rsidRPr="0062074F">
        <w:t xml:space="preserve">Under S-100 Part 15 datasets and other </w:t>
      </w:r>
      <w:r w:rsidR="00807CA6" w:rsidRPr="0062074F">
        <w:t>E</w:t>
      </w:r>
      <w:r w:rsidRPr="0062074F">
        <w:t xml:space="preserve">xchange </w:t>
      </w:r>
      <w:r w:rsidR="00807CA6" w:rsidRPr="0062074F">
        <w:t>S</w:t>
      </w:r>
      <w:r w:rsidRPr="0062074F">
        <w:t xml:space="preserve">et components </w:t>
      </w:r>
      <w:r w:rsidR="00097A78" w:rsidRPr="0062074F">
        <w:t xml:space="preserve">may </w:t>
      </w:r>
      <w:r w:rsidRPr="0062074F">
        <w:t xml:space="preserve">have multiple digital signatures, with each signature referenced to a signed public key certificate. </w:t>
      </w:r>
      <w:r w:rsidR="00F20F26" w:rsidRPr="0062074F">
        <w:t xml:space="preserve">Each </w:t>
      </w:r>
      <w:r w:rsidR="00807CA6" w:rsidRPr="0062074F">
        <w:t>E</w:t>
      </w:r>
      <w:r w:rsidRPr="0062074F">
        <w:t xml:space="preserve">xchange </w:t>
      </w:r>
      <w:r w:rsidR="00807CA6" w:rsidRPr="0062074F">
        <w:t>S</w:t>
      </w:r>
      <w:r w:rsidRPr="0062074F">
        <w:t>et</w:t>
      </w:r>
      <w:r w:rsidR="00F20F26" w:rsidRPr="0062074F">
        <w:t xml:space="preserve"> </w:t>
      </w:r>
      <w:r w:rsidRPr="0062074F">
        <w:t xml:space="preserve">contains all relevant certificates with the exception of the SA digital certificate which is installed separately by the end user. </w:t>
      </w:r>
    </w:p>
    <w:p w14:paraId="412985D1" w14:textId="27BF7F16" w:rsidR="001358ED" w:rsidRPr="0062074F" w:rsidRDefault="001358ED" w:rsidP="002D7DEE">
      <w:pPr>
        <w:spacing w:after="120" w:line="240" w:lineRule="auto"/>
        <w:ind w:left="720"/>
        <w:jc w:val="both"/>
      </w:pPr>
      <w:r w:rsidRPr="0062074F">
        <w:t xml:space="preserve">Using </w:t>
      </w:r>
      <w:r w:rsidR="005B4B99" w:rsidRPr="0062074F">
        <w:t xml:space="preserve">the flow shown in Figure </w:t>
      </w:r>
      <w:r w:rsidR="00663161" w:rsidRPr="0062074F">
        <w:t>8</w:t>
      </w:r>
      <w:r w:rsidRPr="0062074F">
        <w:t xml:space="preserve"> the chain of certificates for dataset components, permits and the </w:t>
      </w:r>
      <w:r w:rsidR="00606130" w:rsidRPr="0062074F">
        <w:t>CATALOG.XML</w:t>
      </w:r>
      <w:r w:rsidRPr="0062074F">
        <w:t xml:space="preserve"> itself can be authenticated.</w:t>
      </w:r>
    </w:p>
    <w:p w14:paraId="0D37C2B6" w14:textId="5CDD837F" w:rsidR="00CC4796" w:rsidRPr="0062074F" w:rsidRDefault="00CC4796" w:rsidP="00807CA6">
      <w:pPr>
        <w:spacing w:after="120" w:line="240" w:lineRule="auto"/>
        <w:jc w:val="both"/>
      </w:pPr>
      <w:r w:rsidRPr="0062074F">
        <w:t xml:space="preserve">If more than one signature exists for a dataset or dataset support file then all signatures must be verified before successful import. </w:t>
      </w:r>
    </w:p>
    <w:p w14:paraId="757A5400" w14:textId="61C13F02" w:rsidR="001358ED" w:rsidRPr="0062074F" w:rsidRDefault="001358ED" w:rsidP="00807CA6">
      <w:pPr>
        <w:spacing w:after="120" w:line="240" w:lineRule="auto"/>
        <w:jc w:val="both"/>
      </w:pPr>
      <w:r w:rsidRPr="0062074F">
        <w:t>Full documentation of authentication processes and technical details are contained in S-100 Part 15.</w:t>
      </w:r>
    </w:p>
    <w:p w14:paraId="13413CE7" w14:textId="7CB0E088" w:rsidR="00606130" w:rsidRPr="0062074F" w:rsidRDefault="00BB2EDA" w:rsidP="00807CA6">
      <w:pPr>
        <w:spacing w:after="120" w:line="240" w:lineRule="auto"/>
        <w:jc w:val="both"/>
      </w:pPr>
      <w:r w:rsidRPr="0062074F">
        <w:t xml:space="preserve">Certain </w:t>
      </w:r>
      <w:r w:rsidR="005B4B99" w:rsidRPr="0062074F">
        <w:t>E</w:t>
      </w:r>
      <w:r w:rsidRPr="0062074F">
        <w:t xml:space="preserve">xchange </w:t>
      </w:r>
      <w:r w:rsidR="005B4B99" w:rsidRPr="0062074F">
        <w:t>S</w:t>
      </w:r>
      <w:r w:rsidRPr="0062074F">
        <w:t xml:space="preserve">et contents control the behaviour of the </w:t>
      </w:r>
      <w:ins w:id="2489" w:author="Birklhuber Bernd" w:date="2026-08-07T13:01:00Z">
        <w:r w:rsidR="004A51AE">
          <w:t xml:space="preserve">Inland </w:t>
        </w:r>
      </w:ins>
      <w:r w:rsidRPr="0062074F">
        <w:t xml:space="preserve">ECDIS </w:t>
      </w:r>
      <w:ins w:id="2490" w:author="Birklhuber Bernd" w:date="2026-08-07T13:01:00Z">
        <w:r w:rsidR="004A51AE">
          <w:t xml:space="preserve">and </w:t>
        </w:r>
      </w:ins>
      <w:ins w:id="2491" w:author="Birklhuber Bernd" w:date="2026-08-21T13:50:00Z">
        <w:r w:rsidR="00A925D7">
          <w:t xml:space="preserve">Inland </w:t>
        </w:r>
      </w:ins>
      <w:ins w:id="2492" w:author="Birklhuber Bernd" w:date="2026-08-07T13:01:00Z">
        <w:r w:rsidR="004A51AE">
          <w:t xml:space="preserve">ECS </w:t>
        </w:r>
      </w:ins>
      <w:r w:rsidRPr="0062074F">
        <w:t>and may only be digitally signed by the Scheme Administrator. These categories of content</w:t>
      </w:r>
      <w:r w:rsidR="00606130" w:rsidRPr="0062074F">
        <w:t xml:space="preserve"> comprise the</w:t>
      </w:r>
      <w:r w:rsidRPr="0062074F">
        <w:t xml:space="preserve"> </w:t>
      </w:r>
      <w:r w:rsidR="005B4B99" w:rsidRPr="0062074F">
        <w:t>F</w:t>
      </w:r>
      <w:r w:rsidRPr="0062074F">
        <w:t xml:space="preserve">eature </w:t>
      </w:r>
      <w:r w:rsidR="005B4B99" w:rsidRPr="0062074F">
        <w:t>C</w:t>
      </w:r>
      <w:r w:rsidRPr="0062074F">
        <w:t>atalogues</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 xml:space="preserve">atalogues should be authenticated using the following </w:t>
      </w:r>
      <w:r w:rsidR="001358ED" w:rsidRPr="0062074F">
        <w:t xml:space="preserve">process. </w:t>
      </w:r>
    </w:p>
    <w:p w14:paraId="01899C3D" w14:textId="7D699317" w:rsidR="00BB2EDA" w:rsidRDefault="001358ED" w:rsidP="00807CA6">
      <w:pPr>
        <w:spacing w:after="120" w:line="240" w:lineRule="auto"/>
        <w:jc w:val="both"/>
      </w:pPr>
      <w:r w:rsidRPr="0062074F">
        <w:t xml:space="preserve">IHO standards determine the content and revision of such </w:t>
      </w:r>
      <w:r w:rsidR="005B4B99" w:rsidRPr="0062074F">
        <w:t>C</w:t>
      </w:r>
      <w:r w:rsidRPr="0062074F">
        <w:t>atalogues.</w:t>
      </w:r>
      <w:r w:rsidR="00CC4796" w:rsidRPr="0062074F">
        <w:t xml:space="preserve"> The following flow diagram describes the authentication of catalogues prior to their import into the </w:t>
      </w:r>
      <w:ins w:id="2493" w:author="Birklhuber Bernd" w:date="2026-08-07T13:01:00Z">
        <w:r w:rsidR="004A51AE">
          <w:t xml:space="preserve">Inland </w:t>
        </w:r>
      </w:ins>
      <w:r w:rsidR="00CC4796" w:rsidRPr="0062074F">
        <w:t>ECDIS</w:t>
      </w:r>
      <w:ins w:id="2494" w:author="Birklhuber Bernd" w:date="2026-08-07T13:01:00Z">
        <w:r w:rsidR="004A51AE">
          <w:t xml:space="preserve"> and </w:t>
        </w:r>
      </w:ins>
      <w:ins w:id="2495" w:author="Birklhuber Bernd" w:date="2026-08-21T13:50:00Z">
        <w:r w:rsidR="00A925D7">
          <w:t xml:space="preserve">Inland </w:t>
        </w:r>
      </w:ins>
      <w:ins w:id="2496" w:author="Birklhuber Bernd" w:date="2026-08-07T13:01:00Z">
        <w:r w:rsidR="004A51AE">
          <w:t>ECS</w:t>
        </w:r>
      </w:ins>
      <w:r w:rsidR="00CC4796" w:rsidRPr="0062074F">
        <w:t>.</w:t>
      </w:r>
    </w:p>
    <w:p w14:paraId="311213A4" w14:textId="77777777" w:rsidR="008A5FCE" w:rsidRPr="0062074F" w:rsidRDefault="008A5FCE" w:rsidP="008A5FCE">
      <w:pPr>
        <w:spacing w:after="120" w:line="240" w:lineRule="auto"/>
        <w:jc w:val="both"/>
      </w:pPr>
    </w:p>
    <w:p w14:paraId="1D884210" w14:textId="77777777" w:rsidR="008A5FCE" w:rsidRPr="0062074F" w:rsidRDefault="008A5FCE" w:rsidP="008A5FCE">
      <w:pPr>
        <w:keepNext/>
        <w:spacing w:line="240" w:lineRule="auto"/>
        <w:jc w:val="center"/>
      </w:pPr>
      <w:r w:rsidRPr="0062074F">
        <w:rPr>
          <w:noProof/>
          <w:lang w:eastAsia="fr-FR"/>
        </w:rPr>
        <w:lastRenderedPageBreak/>
        <w:drawing>
          <wp:inline distT="0" distB="0" distL="0" distR="0" wp14:anchorId="5AABA106" wp14:editId="054D3741">
            <wp:extent cx="4547399" cy="3208149"/>
            <wp:effectExtent l="0" t="0" r="5715" b="0"/>
            <wp:docPr id="1658736109" name="Picture 165873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0F5B1E3B" w14:textId="77777777" w:rsidR="008A5FCE" w:rsidRPr="0062074F" w:rsidRDefault="008A5FCE" w:rsidP="008A5FCE">
      <w:pPr>
        <w:pStyle w:val="Beschriftung"/>
        <w:spacing w:line="240" w:lineRule="auto"/>
        <w:jc w:val="center"/>
      </w:pPr>
      <w:r w:rsidRPr="0062074F">
        <w:t>Figure 9 - Authentication of Feature and Portrayal Catalogues</w:t>
      </w:r>
    </w:p>
    <w:p w14:paraId="35A37CAD" w14:textId="77777777" w:rsidR="008A5FCE" w:rsidRPr="0062074F" w:rsidRDefault="008A5FCE" w:rsidP="008A5FCE">
      <w:pPr>
        <w:spacing w:line="240" w:lineRule="auto"/>
        <w:jc w:val="center"/>
      </w:pPr>
    </w:p>
    <w:p w14:paraId="5BF2B803" w14:textId="77777777" w:rsidR="008A5FCE" w:rsidRPr="0062074F" w:rsidRDefault="008A5FCE" w:rsidP="008A5FCE">
      <w:pPr>
        <w:spacing w:line="240" w:lineRule="auto"/>
        <w:jc w:val="center"/>
      </w:pPr>
    </w:p>
    <w:p w14:paraId="324C86F6" w14:textId="6DCE42D1" w:rsidR="008A5FCE" w:rsidRDefault="008A5FCE" w:rsidP="00520800">
      <w:pPr>
        <w:jc w:val="both"/>
      </w:pPr>
      <w:r>
        <w:t xml:space="preserve">Fileless Cancellation of datasets is achieved by the receipt of a dataset discovery metadata entry with no accompanying datafile but with a digital signature matching the original Data Producer signature, and the S100Purpose set to “cancellation”. </w:t>
      </w:r>
      <w:proofErr w:type="gramStart"/>
      <w:r>
        <w:t>Additionally</w:t>
      </w:r>
      <w:proofErr w:type="gramEnd"/>
      <w:r>
        <w:t xml:space="preserve"> a cancellation signature, a signature of the original Data producer signature must be present and valid.</w:t>
      </w:r>
    </w:p>
    <w:p w14:paraId="098A29A7" w14:textId="1BBB57FA" w:rsidR="008A5FCE" w:rsidRPr="0062074F" w:rsidRDefault="008A5FCE" w:rsidP="00520800">
      <w:pPr>
        <w:jc w:val="both"/>
      </w:pPr>
      <w:r>
        <w:t xml:space="preserve">Prior to cancellation this signature must be checked by the S-100 </w:t>
      </w:r>
      <w:ins w:id="2497" w:author="Birklhuber Bernd" w:date="2026-08-07T13:01:00Z">
        <w:r w:rsidR="004A51AE">
          <w:t xml:space="preserve">Inland </w:t>
        </w:r>
      </w:ins>
      <w:r>
        <w:t xml:space="preserve">ECDIS </w:t>
      </w:r>
      <w:ins w:id="2498" w:author="Birklhuber Bernd" w:date="2026-08-07T13:01:00Z">
        <w:r w:rsidR="004A51AE">
          <w:t xml:space="preserve">and </w:t>
        </w:r>
      </w:ins>
      <w:ins w:id="2499" w:author="Birklhuber Bernd" w:date="2026-08-21T13:51:00Z">
        <w:r w:rsidR="00A925D7">
          <w:t xml:space="preserve">Inland </w:t>
        </w:r>
      </w:ins>
      <w:ins w:id="2500" w:author="Birklhuber Bernd" w:date="2026-08-07T13:01:00Z">
        <w:r w:rsidR="004A51AE">
          <w:t xml:space="preserve">ECS </w:t>
        </w:r>
      </w:ins>
      <w:r>
        <w:t>to ensure it matches, according to the following flow diagram.</w:t>
      </w:r>
    </w:p>
    <w:p w14:paraId="146CA7FD" w14:textId="5FF273F3" w:rsidR="008A5FCE" w:rsidRDefault="008A5FCE" w:rsidP="00520800">
      <w:pPr>
        <w:keepNext/>
        <w:spacing w:line="240" w:lineRule="auto"/>
        <w:jc w:val="center"/>
      </w:pPr>
      <w:r w:rsidRPr="00B618E8">
        <w:rPr>
          <w:noProof/>
        </w:rPr>
        <w:drawing>
          <wp:inline distT="0" distB="0" distL="0" distR="0" wp14:anchorId="7E4D6471" wp14:editId="7A134D37">
            <wp:extent cx="5782310" cy="2849880"/>
            <wp:effectExtent l="0" t="0" r="0" b="0"/>
            <wp:docPr id="1263200665"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47464" name="Picture 1" descr="A diagram of a process flow&#10;&#10;Description automatically generated"/>
                    <pic:cNvPicPr/>
                  </pic:nvPicPr>
                  <pic:blipFill>
                    <a:blip r:embed="rId47"/>
                    <a:stretch>
                      <a:fillRect/>
                    </a:stretch>
                  </pic:blipFill>
                  <pic:spPr>
                    <a:xfrm>
                      <a:off x="0" y="0"/>
                      <a:ext cx="5782310" cy="2849880"/>
                    </a:xfrm>
                    <a:prstGeom prst="rect">
                      <a:avLst/>
                    </a:prstGeom>
                  </pic:spPr>
                </pic:pic>
              </a:graphicData>
            </a:graphic>
          </wp:inline>
        </w:drawing>
      </w:r>
    </w:p>
    <w:p w14:paraId="277550DB" w14:textId="77777777" w:rsidR="008A5FCE" w:rsidRPr="0062074F" w:rsidRDefault="008A5FCE" w:rsidP="008A5FCE">
      <w:pPr>
        <w:pStyle w:val="Beschriftung"/>
        <w:jc w:val="center"/>
      </w:pPr>
      <w:r>
        <w:t>Figure 10: Fileless Cancellation of datasets.</w:t>
      </w:r>
    </w:p>
    <w:p w14:paraId="602EA6F7" w14:textId="77777777" w:rsidR="008A5FCE" w:rsidRDefault="008A5FCE" w:rsidP="00807CA6">
      <w:pPr>
        <w:spacing w:after="120" w:line="240" w:lineRule="auto"/>
        <w:jc w:val="both"/>
      </w:pPr>
    </w:p>
    <w:p w14:paraId="3A8F37E2" w14:textId="2157F1A9" w:rsidR="00BB2EDA" w:rsidRPr="0062074F" w:rsidRDefault="00BB2EDA" w:rsidP="004E61EE">
      <w:pPr>
        <w:spacing w:line="240" w:lineRule="auto"/>
        <w:rPr>
          <w:b/>
          <w:sz w:val="22"/>
          <w:lang w:eastAsia="ar-SA"/>
        </w:rPr>
      </w:pPr>
    </w:p>
    <w:p w14:paraId="2DD56AFF" w14:textId="1DF0D45D" w:rsidR="000A0D43" w:rsidRPr="0062074F" w:rsidRDefault="005B4B99" w:rsidP="002D7DEE">
      <w:pPr>
        <w:pStyle w:val="berschrift1"/>
        <w:numPr>
          <w:ilvl w:val="0"/>
          <w:numId w:val="0"/>
        </w:numPr>
        <w:ind w:left="432"/>
        <w:jc w:val="center"/>
      </w:pPr>
      <w:bookmarkStart w:id="2501" w:name="_Ref158105624"/>
      <w:bookmarkStart w:id="2502" w:name="_Toc226035143"/>
      <w:commentRangeStart w:id="2503"/>
      <w:r w:rsidRPr="0062074F">
        <w:lastRenderedPageBreak/>
        <w:t>Appendix</w:t>
      </w:r>
      <w:r w:rsidR="000849E6" w:rsidRPr="0062074F">
        <w:t xml:space="preserve"> </w:t>
      </w:r>
      <w:proofErr w:type="gramStart"/>
      <w:r w:rsidR="000849E6" w:rsidRPr="0062074F">
        <w:t xml:space="preserve">C </w:t>
      </w:r>
      <w:bookmarkStart w:id="2504" w:name="_Toc100303047"/>
      <w:r w:rsidR="00802BDD" w:rsidRPr="0062074F">
        <w:t xml:space="preserve"> -</w:t>
      </w:r>
      <w:proofErr w:type="gramEnd"/>
      <w:r w:rsidR="00802BDD" w:rsidRPr="0062074F">
        <w:t xml:space="preserve"> </w:t>
      </w:r>
      <w:r w:rsidR="000806E0" w:rsidRPr="0062074F">
        <w:t xml:space="preserve"> </w:t>
      </w:r>
      <w:ins w:id="2505" w:author="Birklhuber Bernd" w:date="2026-08-07T13:01:00Z">
        <w:r w:rsidR="004A51AE">
          <w:t>Inla</w:t>
        </w:r>
      </w:ins>
      <w:ins w:id="2506" w:author="Birklhuber Bernd" w:date="2026-08-07T13:02:00Z">
        <w:r w:rsidR="004A51AE">
          <w:t xml:space="preserve">nd </w:t>
        </w:r>
      </w:ins>
      <w:r w:rsidRPr="0062074F">
        <w:t xml:space="preserve">ECDIS </w:t>
      </w:r>
      <w:ins w:id="2507" w:author="Birklhuber Bernd" w:date="2026-08-07T13:02:00Z">
        <w:r w:rsidR="004A51AE">
          <w:t xml:space="preserve">and </w:t>
        </w:r>
      </w:ins>
      <w:ins w:id="2508" w:author="Birklhuber Bernd" w:date="2026-08-21T13:51:00Z">
        <w:r w:rsidR="00A925D7">
          <w:t xml:space="preserve">Inland </w:t>
        </w:r>
      </w:ins>
      <w:ins w:id="2509" w:author="Birklhuber Bernd" w:date="2026-08-07T13:02:00Z">
        <w:r w:rsidR="004A51AE">
          <w:t xml:space="preserve">ECS </w:t>
        </w:r>
      </w:ins>
      <w:r w:rsidRPr="0062074F">
        <w:t>Update Status Reports</w:t>
      </w:r>
      <w:bookmarkEnd w:id="2501"/>
      <w:bookmarkEnd w:id="2502"/>
      <w:bookmarkEnd w:id="2504"/>
      <w:commentRangeEnd w:id="2503"/>
      <w:r w:rsidR="003D2A23">
        <w:rPr>
          <w:rStyle w:val="Kommentarzeichen"/>
          <w:rFonts w:eastAsia="MS Mincho"/>
          <w:b w:val="0"/>
          <w:bCs w:val="0"/>
        </w:rPr>
        <w:commentReference w:id="2503"/>
      </w:r>
    </w:p>
    <w:p w14:paraId="42AEC368" w14:textId="77777777" w:rsidR="000A0D43" w:rsidRPr="0062074F" w:rsidRDefault="000A0D43">
      <w:pPr>
        <w:pStyle w:val="berschrift1"/>
        <w:numPr>
          <w:ilvl w:val="0"/>
          <w:numId w:val="89"/>
        </w:numPr>
      </w:pPr>
      <w:bookmarkStart w:id="2510" w:name="_Toc226035144"/>
      <w:r w:rsidRPr="0062074F">
        <w:t>Purpose</w:t>
      </w:r>
      <w:bookmarkEnd w:id="2510"/>
    </w:p>
    <w:p w14:paraId="1CA0F67C" w14:textId="2CBB1060" w:rsidR="000A0D43" w:rsidRPr="0062074F" w:rsidRDefault="000A0D43" w:rsidP="00E15709">
      <w:pPr>
        <w:spacing w:after="120" w:line="240" w:lineRule="auto"/>
        <w:jc w:val="both"/>
      </w:pPr>
      <w:r w:rsidRPr="0062074F">
        <w:t xml:space="preserve">This </w:t>
      </w:r>
      <w:r w:rsidR="00E15709" w:rsidRPr="0062074F">
        <w:t>Appendix</w:t>
      </w:r>
      <w:r w:rsidRPr="0062074F">
        <w:t xml:space="preserve"> elaborates the definition of an “up to date” dataset. </w:t>
      </w:r>
      <w:del w:id="2511" w:author="Birklhuber Bernd" w:date="2026-08-07T13:02:00Z">
        <w:r w:rsidRPr="0062074F" w:rsidDel="004A51AE">
          <w:delText>This is required by the IMO Performance Standard</w:delText>
        </w:r>
        <w:r w:rsidR="00E15709" w:rsidRPr="0062074F" w:rsidDel="004A51AE">
          <w:delText>s</w:delText>
        </w:r>
        <w:r w:rsidRPr="0062074F" w:rsidDel="004A51AE">
          <w:delText xml:space="preserve"> and a</w:delText>
        </w:r>
      </w:del>
      <w:ins w:id="2512" w:author="Birklhuber Bernd" w:date="2026-08-07T13:02:00Z">
        <w:r w:rsidR="004A51AE">
          <w:t>A</w:t>
        </w:r>
      </w:ins>
      <w:r w:rsidRPr="0062074F">
        <w:t xml:space="preserve">ll </w:t>
      </w:r>
      <w:ins w:id="2513" w:author="Birklhuber Bernd" w:date="2026-08-21T13:52:00Z">
        <w:r w:rsidR="00D977D2">
          <w:t xml:space="preserve">Inland </w:t>
        </w:r>
      </w:ins>
      <w:r w:rsidRPr="0062074F">
        <w:t xml:space="preserve">ECDIS </w:t>
      </w:r>
      <w:ins w:id="2514" w:author="Birklhuber Bernd" w:date="2026-08-21T13:51:00Z">
        <w:r w:rsidR="00D977D2">
          <w:t>and Inla</w:t>
        </w:r>
      </w:ins>
      <w:ins w:id="2515" w:author="Birklhuber Bernd" w:date="2026-08-21T13:52:00Z">
        <w:r w:rsidR="00D977D2">
          <w:t xml:space="preserve">nd ECS </w:t>
        </w:r>
      </w:ins>
      <w:r w:rsidRPr="0062074F">
        <w:t xml:space="preserve">users are required to be able to demonstrate to a vetting inspector that their </w:t>
      </w:r>
      <w:ins w:id="2516" w:author="Birklhuber Bernd" w:date="2026-08-07T13:02:00Z">
        <w:r w:rsidR="004A51AE">
          <w:t xml:space="preserve">Inland </w:t>
        </w:r>
      </w:ins>
      <w:r w:rsidRPr="0062074F">
        <w:t xml:space="preserve">ECDIS </w:t>
      </w:r>
      <w:ins w:id="2517" w:author="Birklhuber Bernd" w:date="2026-08-07T13:02:00Z">
        <w:r w:rsidR="004A51AE">
          <w:t xml:space="preserve">or </w:t>
        </w:r>
      </w:ins>
      <w:ins w:id="2518" w:author="Birklhuber Bernd" w:date="2026-08-21T13:51:00Z">
        <w:r w:rsidR="00D977D2">
          <w:t xml:space="preserve">Inland </w:t>
        </w:r>
      </w:ins>
      <w:ins w:id="2519" w:author="Birklhuber Bernd" w:date="2026-08-07T13:02:00Z">
        <w:r w:rsidR="004A51AE">
          <w:t xml:space="preserve">ECS </w:t>
        </w:r>
      </w:ins>
      <w:r w:rsidRPr="0062074F">
        <w:t>and its installed datasets are “up to date”.</w:t>
      </w:r>
      <w:r w:rsidR="00F20F26" w:rsidRPr="0062074F">
        <w:t xml:space="preserve"> </w:t>
      </w:r>
    </w:p>
    <w:p w14:paraId="661CB043" w14:textId="5D4DB6DD" w:rsidR="000A0D43" w:rsidRPr="0062074F" w:rsidRDefault="000A0D43" w:rsidP="00E15709">
      <w:pPr>
        <w:spacing w:after="60" w:line="240" w:lineRule="auto"/>
        <w:jc w:val="both"/>
      </w:pPr>
      <w:r w:rsidRPr="0062074F">
        <w:t xml:space="preserve">This </w:t>
      </w:r>
      <w:r w:rsidR="00E15709" w:rsidRPr="0062074F">
        <w:t>Appendix</w:t>
      </w:r>
      <w:r w:rsidRPr="0062074F">
        <w:t xml:space="preserve"> specifies the format and content of an “Update </w:t>
      </w:r>
      <w:r w:rsidR="00E15709" w:rsidRPr="0062074F">
        <w:t>S</w:t>
      </w:r>
      <w:r w:rsidRPr="0062074F">
        <w:t xml:space="preserve">tatus </w:t>
      </w:r>
      <w:r w:rsidR="00E15709" w:rsidRPr="0062074F">
        <w:t>R</w:t>
      </w:r>
      <w:r w:rsidRPr="0062074F">
        <w:t xml:space="preserve">eport” which will demonstrate the revision status of datasets within the </w:t>
      </w:r>
      <w:del w:id="2520" w:author="Birklhuber Bernd" w:date="2026-08-21T13:52:00Z">
        <w:r w:rsidR="003B11C8" w:rsidRPr="0062074F" w:rsidDel="00D977D2">
          <w:delText>ENDS/</w:delText>
        </w:r>
      </w:del>
      <w:r w:rsidR="003B11C8" w:rsidRPr="0062074F">
        <w:t xml:space="preserve">System Database </w:t>
      </w:r>
      <w:r w:rsidRPr="0062074F">
        <w:t xml:space="preserve">of the </w:t>
      </w:r>
      <w:ins w:id="2521" w:author="Birklhuber Bernd" w:date="2026-08-07T13:02:00Z">
        <w:r w:rsidR="004A51AE">
          <w:t xml:space="preserve">Inland </w:t>
        </w:r>
      </w:ins>
      <w:r w:rsidRPr="0062074F">
        <w:t>ECDIS</w:t>
      </w:r>
      <w:ins w:id="2522" w:author="Birklhuber Bernd" w:date="2026-08-07T13:02:00Z">
        <w:r w:rsidR="004A51AE">
          <w:t xml:space="preserve"> and </w:t>
        </w:r>
      </w:ins>
      <w:ins w:id="2523" w:author="Birklhuber Bernd" w:date="2026-08-21T13:52:00Z">
        <w:r w:rsidR="00D977D2">
          <w:t xml:space="preserve">Inland </w:t>
        </w:r>
      </w:ins>
      <w:ins w:id="2524" w:author="Birklhuber Bernd" w:date="2026-08-07T13:02:00Z">
        <w:r w:rsidR="004A51AE">
          <w:t>ECS</w:t>
        </w:r>
      </w:ins>
      <w:r w:rsidRPr="0062074F">
        <w:t xml:space="preserve">. </w:t>
      </w:r>
      <w:r w:rsidR="00264905" w:rsidRPr="0062074F">
        <w:t xml:space="preserve">The </w:t>
      </w:r>
      <w:ins w:id="2525" w:author="Birklhuber Bernd" w:date="2026-08-07T13:02:00Z">
        <w:r w:rsidR="004A51AE">
          <w:t xml:space="preserve">Inland </w:t>
        </w:r>
      </w:ins>
      <w:r w:rsidR="00264905" w:rsidRPr="0062074F">
        <w:t xml:space="preserve">ECDIS </w:t>
      </w:r>
      <w:ins w:id="2526" w:author="Birklhuber Bernd" w:date="2026-08-07T13:02:00Z">
        <w:r w:rsidR="004A51AE">
          <w:t xml:space="preserve">and </w:t>
        </w:r>
      </w:ins>
      <w:ins w:id="2527" w:author="Birklhuber Bernd" w:date="2026-08-21T13:52:00Z">
        <w:r w:rsidR="00D977D2">
          <w:t xml:space="preserve">Inland </w:t>
        </w:r>
      </w:ins>
      <w:ins w:id="2528" w:author="Birklhuber Bernd" w:date="2026-08-07T13:03:00Z">
        <w:r w:rsidR="004A51AE">
          <w:t xml:space="preserve">ECS </w:t>
        </w:r>
      </w:ins>
      <w:r w:rsidR="00264905" w:rsidRPr="0062074F">
        <w:t xml:space="preserve">must, therefore, implement </w:t>
      </w:r>
      <w:del w:id="2529" w:author="Birklhuber Bernd" w:date="2026-08-21T13:52:00Z">
        <w:r w:rsidRPr="0062074F" w:rsidDel="00D977D2">
          <w:delText xml:space="preserve">two </w:delText>
        </w:r>
      </w:del>
      <w:ins w:id="2530" w:author="Birklhuber Bernd" w:date="2026-08-21T13:52:00Z">
        <w:r w:rsidR="00D977D2">
          <w:t>an</w:t>
        </w:r>
        <w:r w:rsidR="00D977D2" w:rsidRPr="0062074F">
          <w:t xml:space="preserve"> </w:t>
        </w:r>
      </w:ins>
      <w:r w:rsidR="00E15709" w:rsidRPr="0062074F">
        <w:t>U</w:t>
      </w:r>
      <w:r w:rsidRPr="0062074F">
        <w:t xml:space="preserve">pdate </w:t>
      </w:r>
      <w:r w:rsidR="00E15709" w:rsidRPr="0062074F">
        <w:t>S</w:t>
      </w:r>
      <w:r w:rsidRPr="0062074F">
        <w:t xml:space="preserve">tatus </w:t>
      </w:r>
      <w:r w:rsidR="00E15709" w:rsidRPr="0062074F">
        <w:t>R</w:t>
      </w:r>
      <w:r w:rsidRPr="0062074F">
        <w:t>eport</w:t>
      </w:r>
      <w:del w:id="2531" w:author="Birklhuber Bernd" w:date="2026-08-21T13:52:00Z">
        <w:r w:rsidRPr="0062074F" w:rsidDel="00D977D2">
          <w:delText>s</w:delText>
        </w:r>
      </w:del>
      <w:r w:rsidRPr="0062074F">
        <w:t>:</w:t>
      </w:r>
    </w:p>
    <w:p w14:paraId="75A2E389" w14:textId="5D903E43" w:rsidR="000A0D43" w:rsidRPr="0062074F" w:rsidRDefault="000A0D43">
      <w:pPr>
        <w:pStyle w:val="Listenabsatz"/>
        <w:numPr>
          <w:ilvl w:val="0"/>
          <w:numId w:val="49"/>
        </w:numPr>
        <w:spacing w:after="60" w:line="240" w:lineRule="auto"/>
        <w:jc w:val="both"/>
      </w:pPr>
      <w:r w:rsidRPr="0062074F">
        <w:t xml:space="preserve">An </w:t>
      </w:r>
      <w:ins w:id="2532" w:author="Birklhuber Bernd" w:date="2026-08-07T13:03:00Z">
        <w:r w:rsidR="004A51AE">
          <w:t>I</w:t>
        </w:r>
      </w:ins>
      <w:r w:rsidRPr="0062074F">
        <w:t>ENC Update Status Report, which reports the contents of electronic charts and directly related informati</w:t>
      </w:r>
      <w:r w:rsidR="003C1749">
        <w:t>on,</w:t>
      </w:r>
      <w:r w:rsidR="00591054" w:rsidRPr="0062074F">
        <w:t xml:space="preserve"> </w:t>
      </w:r>
      <w:commentRangeStart w:id="2533"/>
      <w:r w:rsidR="00591054" w:rsidRPr="0062074F">
        <w:t>S-102 and S-104</w:t>
      </w:r>
      <w:commentRangeEnd w:id="2533"/>
      <w:r w:rsidR="004A51AE">
        <w:rPr>
          <w:rStyle w:val="Kommentarzeichen"/>
        </w:rPr>
        <w:commentReference w:id="2533"/>
      </w:r>
      <w:r w:rsidR="003C1749">
        <w:t>;</w:t>
      </w:r>
    </w:p>
    <w:p w14:paraId="6C07E6A6" w14:textId="7D4B50F9" w:rsidR="000A0D43" w:rsidRPr="0062074F" w:rsidDel="004A51AE" w:rsidRDefault="000A0D43">
      <w:pPr>
        <w:pStyle w:val="Listenabsatz"/>
        <w:numPr>
          <w:ilvl w:val="0"/>
          <w:numId w:val="49"/>
        </w:numPr>
        <w:spacing w:after="120" w:line="240" w:lineRule="auto"/>
        <w:jc w:val="both"/>
        <w:rPr>
          <w:del w:id="2534" w:author="Birklhuber Bernd" w:date="2026-08-07T13:03:00Z"/>
        </w:rPr>
      </w:pPr>
      <w:del w:id="2535" w:author="Birklhuber Bernd" w:date="2026-08-07T13:03:00Z">
        <w:r w:rsidRPr="0062074F" w:rsidDel="004A51AE">
          <w:delText>An ENP (</w:delText>
        </w:r>
        <w:r w:rsidR="00E15709" w:rsidRPr="0062074F" w:rsidDel="004A51AE">
          <w:delText>E</w:delText>
        </w:r>
        <w:r w:rsidRPr="0062074F" w:rsidDel="004A51AE">
          <w:delText xml:space="preserve">lectronic </w:delText>
        </w:r>
        <w:r w:rsidR="00E15709" w:rsidRPr="0062074F" w:rsidDel="004A51AE">
          <w:delText>N</w:delText>
        </w:r>
        <w:r w:rsidRPr="0062074F" w:rsidDel="004A51AE">
          <w:delText xml:space="preserve">autical </w:delText>
        </w:r>
        <w:r w:rsidR="00E15709" w:rsidRPr="0062074F" w:rsidDel="004A51AE">
          <w:delText>P</w:delText>
        </w:r>
        <w:r w:rsidRPr="0062074F" w:rsidDel="004A51AE">
          <w:delText>ublication) Update Status Report which reports the status of ENPs</w:delText>
        </w:r>
        <w:r w:rsidR="003C1749" w:rsidDel="004A51AE">
          <w:delText>.</w:delText>
        </w:r>
      </w:del>
    </w:p>
    <w:p w14:paraId="062869F1" w14:textId="77777777" w:rsidR="000A0D43" w:rsidRPr="0062074F" w:rsidRDefault="000A0D43" w:rsidP="004E61EE">
      <w:pPr>
        <w:spacing w:line="240" w:lineRule="auto"/>
        <w:rPr>
          <w:b/>
          <w:bCs/>
          <w:u w:val="single"/>
        </w:rPr>
      </w:pPr>
      <w:r w:rsidRPr="0062074F">
        <w:rPr>
          <w:b/>
          <w:bCs/>
          <w:u w:val="single"/>
        </w:rPr>
        <w:t>Use and Responsibility</w:t>
      </w:r>
    </w:p>
    <w:p w14:paraId="3B65CF5B" w14:textId="58639161" w:rsidR="000A0D43" w:rsidRPr="0062074F" w:rsidRDefault="000A0D43" w:rsidP="00E15709">
      <w:pPr>
        <w:spacing w:after="120" w:line="240" w:lineRule="auto"/>
        <w:jc w:val="both"/>
      </w:pPr>
      <w:r w:rsidRPr="0062074F">
        <w:t xml:space="preserve">An Update </w:t>
      </w:r>
      <w:r w:rsidR="00E15709" w:rsidRPr="0062074F">
        <w:t>S</w:t>
      </w:r>
      <w:r w:rsidRPr="0062074F">
        <w:t xml:space="preserve">tatus </w:t>
      </w:r>
      <w:r w:rsidR="00E15709" w:rsidRPr="0062074F">
        <w:t>R</w:t>
      </w:r>
      <w:r w:rsidRPr="0062074F">
        <w:t>eport is designed as a concise and standardised format to assist end users in satisfying themselves that their data is “up to date” and help satisfy inspection requirements in that respect.</w:t>
      </w:r>
    </w:p>
    <w:p w14:paraId="1F5223BB" w14:textId="4570AD0B" w:rsidR="000A0D43" w:rsidRPr="0062074F" w:rsidRDefault="000A0D43" w:rsidP="00E15709">
      <w:pPr>
        <w:spacing w:after="60" w:line="240" w:lineRule="auto"/>
        <w:jc w:val="both"/>
      </w:pPr>
      <w:r w:rsidRPr="0062074F">
        <w:t>The report is designed for two individual use cases:</w:t>
      </w:r>
    </w:p>
    <w:p w14:paraId="2D3178CE" w14:textId="244DE7BB" w:rsidR="000A0D43" w:rsidRPr="0062074F" w:rsidRDefault="000A0D43">
      <w:pPr>
        <w:pStyle w:val="Listenabsatz"/>
        <w:numPr>
          <w:ilvl w:val="0"/>
          <w:numId w:val="48"/>
        </w:numPr>
        <w:spacing w:after="60" w:line="240" w:lineRule="auto"/>
        <w:jc w:val="both"/>
      </w:pPr>
      <w:r w:rsidRPr="0062074F">
        <w:t xml:space="preserve">To ensure that all navigational data loaded into the </w:t>
      </w:r>
      <w:r w:rsidR="003B11C8" w:rsidRPr="0062074F">
        <w:t xml:space="preserve">System Database </w:t>
      </w:r>
      <w:r w:rsidRPr="0062074F">
        <w:t>is up to date for a section of a particular route</w:t>
      </w:r>
      <w:r w:rsidR="00D457B3">
        <w:t>;</w:t>
      </w:r>
    </w:p>
    <w:p w14:paraId="5DF42F55" w14:textId="4D6BB429" w:rsidR="000A0D43" w:rsidRPr="0062074F" w:rsidRDefault="000A0D43">
      <w:pPr>
        <w:pStyle w:val="Listenabsatz"/>
        <w:numPr>
          <w:ilvl w:val="0"/>
          <w:numId w:val="48"/>
        </w:numPr>
        <w:spacing w:after="120" w:line="240" w:lineRule="auto"/>
        <w:jc w:val="both"/>
      </w:pPr>
      <w:r w:rsidRPr="0062074F">
        <w:t xml:space="preserve">To ensure that all navigational data loaded into the </w:t>
      </w:r>
      <w:r w:rsidR="003B11C8" w:rsidRPr="0062074F">
        <w:t xml:space="preserve">System Database </w:t>
      </w:r>
      <w:r w:rsidRPr="0062074F">
        <w:t>is up to date.</w:t>
      </w:r>
    </w:p>
    <w:p w14:paraId="69E98CBF" w14:textId="7BEC134C" w:rsidR="000A0D43" w:rsidRPr="0062074F" w:rsidRDefault="000A0D43" w:rsidP="00E15709">
      <w:pPr>
        <w:spacing w:after="120" w:line="240" w:lineRule="auto"/>
        <w:jc w:val="both"/>
      </w:pPr>
      <w:r w:rsidRPr="0062074F">
        <w:t xml:space="preserve">All S-100 datasets use </w:t>
      </w:r>
      <w:r w:rsidR="003D0E84" w:rsidRPr="0062074F">
        <w:t>E</w:t>
      </w:r>
      <w:r w:rsidRPr="0062074F">
        <w:t xml:space="preserve">dition and, sometimes, update numbers to denote their individual revision (see S-100 </w:t>
      </w:r>
      <w:r w:rsidR="001D68D0" w:rsidRPr="0062074F">
        <w:t>Part 17</w:t>
      </w:r>
      <w:r w:rsidRPr="0062074F">
        <w:t xml:space="preserve"> for details). These numbers uniquely identify how up to date a dataset is. The difficulty with using </w:t>
      </w:r>
      <w:r w:rsidR="003D0E84" w:rsidRPr="0062074F">
        <w:t>E</w:t>
      </w:r>
      <w:r w:rsidRPr="0062074F">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6D00FF7" w:rsidR="000A0D43" w:rsidRPr="0062074F" w:rsidDel="004A51AE" w:rsidRDefault="000A0D43" w:rsidP="00E15709">
      <w:pPr>
        <w:spacing w:after="120" w:line="240" w:lineRule="auto"/>
        <w:jc w:val="both"/>
        <w:rPr>
          <w:del w:id="2536" w:author="Birklhuber Bernd" w:date="2026-08-07T13:04:00Z"/>
        </w:rPr>
      </w:pPr>
      <w:del w:id="2537" w:author="Birklhuber Bernd" w:date="2026-08-07T13:04:00Z">
        <w:r w:rsidRPr="0062074F" w:rsidDel="004A51AE">
          <w:delText xml:space="preserve">S-100 supports the creation and distribution of IHO S-128 data which provides an issue date within its metadata for an entire data service as well as a snapshot of the </w:delText>
        </w:r>
        <w:r w:rsidR="003D0E84" w:rsidRPr="0062074F" w:rsidDel="004A51AE">
          <w:delText>E</w:delText>
        </w:r>
        <w:r w:rsidRPr="0062074F" w:rsidDel="004A51AE">
          <w:delText xml:space="preserve">dition and update information for all component datasets within a data service. The issue date of the last delivered S-128 dataset is used in each update status reports to provide a reference date for every dataset either on a section of the vessel’s route or for the </w:delText>
        </w:r>
        <w:bookmarkStart w:id="2538" w:name="_Hlk144392203"/>
        <w:r w:rsidR="003B11C8" w:rsidRPr="0062074F" w:rsidDel="004A51AE">
          <w:delText xml:space="preserve">System Database </w:delText>
        </w:r>
        <w:bookmarkEnd w:id="2538"/>
        <w:r w:rsidRPr="0062074F" w:rsidDel="004A51AE">
          <w:delText>as a whole.</w:delText>
        </w:r>
      </w:del>
    </w:p>
    <w:p w14:paraId="052097D2" w14:textId="217CDE42" w:rsidR="000A0D43" w:rsidRPr="0062074F" w:rsidRDefault="000A0D43" w:rsidP="00E15709">
      <w:pPr>
        <w:spacing w:after="120" w:line="240" w:lineRule="auto"/>
        <w:jc w:val="both"/>
      </w:pPr>
      <w:r w:rsidRPr="0062074F">
        <w:t xml:space="preserve">The driving use case for the Update status report is that an inspector (for example flag </w:t>
      </w:r>
      <w:r w:rsidR="003D0E84" w:rsidRPr="0062074F">
        <w:t>S</w:t>
      </w:r>
      <w:r w:rsidRPr="0062074F">
        <w:t xml:space="preserve">tate, port </w:t>
      </w:r>
      <w:r w:rsidR="003D0E84" w:rsidRPr="0062074F">
        <w:t>State or vetting</w:t>
      </w:r>
      <w:r w:rsidRPr="0062074F">
        <w:t xml:space="preserve">) or end user can check that an </w:t>
      </w:r>
      <w:ins w:id="2539" w:author="Birklhuber Bernd" w:date="2026-08-07T13:04:00Z">
        <w:r w:rsidR="004A51AE">
          <w:t xml:space="preserve">Inland </w:t>
        </w:r>
      </w:ins>
      <w:r w:rsidRPr="0062074F">
        <w:t xml:space="preserve">ECDIS </w:t>
      </w:r>
      <w:ins w:id="2540" w:author="Birklhuber Bernd" w:date="2026-08-07T13:04:00Z">
        <w:r w:rsidR="004A51AE">
          <w:t xml:space="preserve">or </w:t>
        </w:r>
      </w:ins>
      <w:ins w:id="2541" w:author="Birklhuber Bernd" w:date="2026-08-21T13:53:00Z">
        <w:r w:rsidR="00D977D2">
          <w:t xml:space="preserve">Inland </w:t>
        </w:r>
      </w:ins>
      <w:ins w:id="2542" w:author="Birklhuber Bernd" w:date="2026-08-07T13:04:00Z">
        <w:r w:rsidR="004A51AE">
          <w:t xml:space="preserve">ECS </w:t>
        </w:r>
      </w:ins>
      <w:r w:rsidRPr="0062074F">
        <w:t xml:space="preserve">is up to date with respect to the last dataset installed from each data server’s data within the </w:t>
      </w:r>
      <w:r w:rsidR="003B11C8" w:rsidRPr="0062074F">
        <w:t>System Database</w:t>
      </w:r>
      <w:r w:rsidRPr="0062074F">
        <w:t xml:space="preserve">. </w:t>
      </w:r>
    </w:p>
    <w:p w14:paraId="476D0197" w14:textId="7B10F3EF" w:rsidR="000A0D43" w:rsidRPr="0062074F" w:rsidRDefault="000A0D43" w:rsidP="00E15709">
      <w:pPr>
        <w:spacing w:after="120" w:line="240" w:lineRule="auto"/>
        <w:jc w:val="both"/>
      </w:pPr>
      <w:commentRangeStart w:id="2543"/>
      <w:r w:rsidRPr="0062074F">
        <w:t>Note that this report specification is not a concrete definition of what an “up</w:t>
      </w:r>
      <w:r w:rsidR="003D0E84" w:rsidRPr="0062074F">
        <w:t xml:space="preserve"> to date” dataset (or </w:t>
      </w:r>
      <w:ins w:id="2544" w:author="Birklhuber Bernd" w:date="2026-08-07T13:04:00Z">
        <w:r w:rsidR="004A51AE">
          <w:t xml:space="preserve">Inland </w:t>
        </w:r>
      </w:ins>
      <w:r w:rsidR="003D0E84" w:rsidRPr="0062074F">
        <w:t>ECDIS</w:t>
      </w:r>
      <w:ins w:id="2545" w:author="Birklhuber Bernd" w:date="2026-08-07T13:04:00Z">
        <w:r w:rsidR="004A51AE">
          <w:t xml:space="preserve"> or </w:t>
        </w:r>
      </w:ins>
      <w:ins w:id="2546" w:author="Birklhuber Bernd" w:date="2026-08-21T13:53:00Z">
        <w:r w:rsidR="00D977D2">
          <w:t xml:space="preserve">Inland </w:t>
        </w:r>
      </w:ins>
      <w:ins w:id="2547" w:author="Birklhuber Bernd" w:date="2026-08-07T13:04:00Z">
        <w:r w:rsidR="004A51AE">
          <w:t>ECS</w:t>
        </w:r>
      </w:ins>
      <w:r w:rsidR="003D0E84" w:rsidRPr="0062074F">
        <w:t>) is;</w:t>
      </w:r>
      <w:r w:rsidRPr="0062074F">
        <w:t xml:space="preserve"> it only shows a status of each dataset with respect to the last data installed on the system. If a period of time has passed since the last </w:t>
      </w:r>
      <w:proofErr w:type="gramStart"/>
      <w:r w:rsidRPr="0062074F">
        <w:t>update</w:t>
      </w:r>
      <w:proofErr w:type="gramEnd"/>
      <w:r w:rsidRPr="0062074F">
        <w:t xml:space="preserve"> then some data may well be “out of date” relative to the time the report is run – the report only records the up to date status relative to the last data installed (the date being defined by the issue date of the latest S-128 dataset). </w:t>
      </w:r>
      <w:commentRangeEnd w:id="2543"/>
      <w:r w:rsidR="004A51AE">
        <w:rPr>
          <w:rStyle w:val="Kommentarzeichen"/>
        </w:rPr>
        <w:commentReference w:id="2543"/>
      </w:r>
      <w:r w:rsidRPr="0062074F">
        <w:t>The equipment manual should explain terms “up to date” and “out of date”</w:t>
      </w:r>
      <w:r w:rsidR="003D0E84" w:rsidRPr="0062074F">
        <w:t>.</w:t>
      </w:r>
    </w:p>
    <w:p w14:paraId="3BE2E110" w14:textId="5ED4CBDC" w:rsidR="000A0D43" w:rsidRPr="0062074F" w:rsidRDefault="000A0D43" w:rsidP="00E15709">
      <w:pPr>
        <w:spacing w:after="120" w:line="240" w:lineRule="auto"/>
        <w:jc w:val="both"/>
      </w:pPr>
      <w:r w:rsidRPr="0062074F">
        <w:t xml:space="preserve">This report only reports the status of datasets delivered as part of a data service using S-100 Part </w:t>
      </w:r>
      <w:r w:rsidR="001D68D0" w:rsidRPr="0062074F">
        <w:t xml:space="preserve">17 </w:t>
      </w:r>
      <w:r w:rsidRPr="0062074F">
        <w:t xml:space="preserve">Exchange Set </w:t>
      </w:r>
      <w:r w:rsidR="003D0E84" w:rsidRPr="0062074F">
        <w:t>metadata and (as part of dual-</w:t>
      </w:r>
      <w:r w:rsidRPr="0062074F">
        <w:t xml:space="preserve">fuel mode) </w:t>
      </w:r>
      <w:del w:id="2548" w:author="Birklhuber Bernd" w:date="2026-08-07T13:05:00Z">
        <w:r w:rsidRPr="0062074F" w:rsidDel="004A51AE">
          <w:delText xml:space="preserve">IHO </w:delText>
        </w:r>
      </w:del>
      <w:r w:rsidRPr="0062074F">
        <w:t xml:space="preserve">S-57 </w:t>
      </w:r>
      <w:ins w:id="2549" w:author="Birklhuber Bernd" w:date="2026-08-07T13:05:00Z">
        <w:r w:rsidR="004A51AE">
          <w:t xml:space="preserve">based </w:t>
        </w:r>
      </w:ins>
      <w:r w:rsidRPr="0062074F">
        <w:t xml:space="preserve">datasets (as illustrated in the hybrid </w:t>
      </w:r>
      <w:r w:rsidR="003D0E84" w:rsidRPr="0062074F">
        <w:t>E</w:t>
      </w:r>
      <w:r w:rsidRPr="0062074F">
        <w:t xml:space="preserve">xchange </w:t>
      </w:r>
      <w:r w:rsidR="003D0E84" w:rsidRPr="0062074F">
        <w:t>S</w:t>
      </w:r>
      <w:r w:rsidRPr="0062074F">
        <w:t xml:space="preserve">et in S-100 Part </w:t>
      </w:r>
      <w:r w:rsidR="001D68D0" w:rsidRPr="0062074F">
        <w:t>17</w:t>
      </w:r>
      <w:r w:rsidR="003D0E84" w:rsidRPr="0062074F">
        <w:t>,</w:t>
      </w:r>
      <w:r w:rsidR="001D68D0" w:rsidRPr="0062074F">
        <w:t xml:space="preserve"> </w:t>
      </w:r>
      <w:r w:rsidR="006A69C3" w:rsidRPr="0062074F">
        <w:t>clause 17-4.2</w:t>
      </w:r>
      <w:r w:rsidRPr="0062074F">
        <w:t>). Where other S-100 datasets are installed on the system from other sources (</w:t>
      </w:r>
      <w:r w:rsidR="003D0E84" w:rsidRPr="0062074F">
        <w:t>for example,</w:t>
      </w:r>
      <w:r w:rsidRPr="0062074F">
        <w:t xml:space="preserve"> Unencrypted </w:t>
      </w:r>
      <w:ins w:id="2550" w:author="Birklhuber Bernd" w:date="2026-08-07T13:06:00Z">
        <w:r w:rsidR="004A51AE">
          <w:t>I</w:t>
        </w:r>
      </w:ins>
      <w:r w:rsidRPr="0062074F">
        <w:t>ENCs) then they should be displayed with a status of “unknown”. The Equipment manual should explain terms “unknown”.</w:t>
      </w:r>
    </w:p>
    <w:p w14:paraId="0D1AF39A" w14:textId="4B58D479" w:rsidR="006E3C4C" w:rsidRPr="0062074F" w:rsidRDefault="000A0D43" w:rsidP="00E15709">
      <w:pPr>
        <w:spacing w:after="120" w:line="240" w:lineRule="auto"/>
        <w:jc w:val="both"/>
      </w:pPr>
      <w:r w:rsidRPr="0062074F">
        <w:t xml:space="preserve">This </w:t>
      </w:r>
      <w:r w:rsidR="003D0E84" w:rsidRPr="0062074F">
        <w:t>Appendix</w:t>
      </w:r>
      <w:r w:rsidRPr="0062074F">
        <w:t xml:space="preserve"> provides a specification for a report which can be run on a compliant </w:t>
      </w:r>
      <w:ins w:id="2551" w:author="Birklhuber Bernd" w:date="2026-08-07T13:06:00Z">
        <w:r w:rsidR="004A51AE">
          <w:t xml:space="preserve">Inland </w:t>
        </w:r>
      </w:ins>
      <w:r w:rsidRPr="0062074F">
        <w:t xml:space="preserve">ECDIS </w:t>
      </w:r>
      <w:ins w:id="2552" w:author="Birklhuber Bernd" w:date="2026-08-07T13:06:00Z">
        <w:r w:rsidR="004A51AE">
          <w:t xml:space="preserve">and </w:t>
        </w:r>
      </w:ins>
      <w:ins w:id="2553" w:author="Birklhuber Bernd" w:date="2026-08-21T13:53:00Z">
        <w:r w:rsidR="00D977D2">
          <w:t xml:space="preserve">Inland </w:t>
        </w:r>
      </w:ins>
      <w:ins w:id="2554" w:author="Birklhuber Bernd" w:date="2026-08-07T13:06:00Z">
        <w:r w:rsidR="004A51AE">
          <w:t xml:space="preserve">ECS </w:t>
        </w:r>
      </w:ins>
      <w:r w:rsidRPr="0062074F">
        <w:t xml:space="preserve">to determine the status of S-100 datasets held within the </w:t>
      </w:r>
      <w:r w:rsidR="003B11C8" w:rsidRPr="0062074F">
        <w:t>System Database</w:t>
      </w:r>
      <w:r w:rsidRPr="0062074F">
        <w:t>.</w:t>
      </w:r>
    </w:p>
    <w:p w14:paraId="7156D5EA" w14:textId="36FFC450" w:rsidR="006E3C4C" w:rsidRPr="0062074F" w:rsidRDefault="006E3C4C" w:rsidP="00E15709">
      <w:pPr>
        <w:spacing w:after="120" w:line="240" w:lineRule="auto"/>
        <w:jc w:val="both"/>
        <w:rPr>
          <w:b/>
          <w:bCs/>
          <w:u w:val="single"/>
        </w:rPr>
      </w:pPr>
      <w:r w:rsidRPr="0062074F">
        <w:rPr>
          <w:b/>
          <w:bCs/>
          <w:u w:val="single"/>
        </w:rPr>
        <w:t>Completeness and Up-to-datedness</w:t>
      </w:r>
    </w:p>
    <w:p w14:paraId="26495206" w14:textId="302FCD45" w:rsidR="006A2C2C" w:rsidRPr="0062074F" w:rsidDel="004A51AE" w:rsidRDefault="006A2C2C" w:rsidP="00DF6704">
      <w:pPr>
        <w:spacing w:after="120" w:line="240" w:lineRule="auto"/>
        <w:jc w:val="both"/>
        <w:rPr>
          <w:del w:id="2555" w:author="Birklhuber Bernd" w:date="2026-08-07T13:06:00Z"/>
        </w:rPr>
      </w:pPr>
      <w:del w:id="2556" w:author="Birklhuber Bernd" w:date="2026-08-07T13:06:00Z">
        <w:r w:rsidRPr="0062074F" w:rsidDel="004A51AE">
          <w:delText xml:space="preserve">Update status reports report whether the data which is installed in the system database are all up to date with reference to </w:delText>
        </w:r>
        <w:r w:rsidR="001A0951" w:rsidRPr="0062074F" w:rsidDel="004A51AE">
          <w:delText xml:space="preserve">the </w:delText>
        </w:r>
        <w:r w:rsidRPr="0062074F" w:rsidDel="004A51AE">
          <w:delText xml:space="preserve">one or more S-128 datasets, which together represent </w:delText>
        </w:r>
        <w:r w:rsidR="00382554" w:rsidRPr="0062074F" w:rsidDel="004A51AE">
          <w:delText xml:space="preserve">the </w:delText>
        </w:r>
        <w:r w:rsidRPr="0062074F" w:rsidDel="004A51AE">
          <w:delText>status of a service provider’s entire service.</w:delText>
        </w:r>
      </w:del>
    </w:p>
    <w:p w14:paraId="202E885B" w14:textId="2ECDAAEA" w:rsidR="006A2C2C" w:rsidRPr="0062074F" w:rsidDel="004A51AE" w:rsidRDefault="006A2C2C" w:rsidP="00DF6704">
      <w:pPr>
        <w:spacing w:after="120" w:line="240" w:lineRule="auto"/>
        <w:jc w:val="both"/>
        <w:rPr>
          <w:del w:id="2557" w:author="Birklhuber Bernd" w:date="2026-08-07T13:06:00Z"/>
        </w:rPr>
      </w:pPr>
      <w:del w:id="2558" w:author="Birklhuber Bernd" w:date="2026-08-07T13:06:00Z">
        <w:r w:rsidRPr="0062074F" w:rsidDel="004A51AE">
          <w:lastRenderedPageBreak/>
          <w:delText xml:space="preserve">Update status reports may also show whether there are any items </w:delText>
        </w:r>
        <w:r w:rsidR="00B21F04" w:rsidRPr="0062074F" w:rsidDel="004A51AE">
          <w:delText xml:space="preserve">contained </w:delText>
        </w:r>
        <w:r w:rsidRPr="0062074F" w:rsidDel="004A51AE">
          <w:delText>in the combined S-128 service which are not installed in the system database. This represents a “Comple</w:delText>
        </w:r>
        <w:r w:rsidR="00DB1913" w:rsidRPr="0062074F" w:rsidDel="004A51AE">
          <w:delText>te</w:delText>
        </w:r>
        <w:r w:rsidR="001A0951" w:rsidRPr="0062074F" w:rsidDel="004A51AE">
          <w:delText>ness</w:delText>
        </w:r>
        <w:r w:rsidRPr="0062074F" w:rsidDel="004A51AE">
          <w:delText>” status on a product by product basis.</w:delText>
        </w:r>
      </w:del>
    </w:p>
    <w:p w14:paraId="10F03B86" w14:textId="43532BEC" w:rsidR="006A2C2C" w:rsidRPr="0062074F" w:rsidDel="004A51AE" w:rsidRDefault="006A2C2C" w:rsidP="00DF6704">
      <w:pPr>
        <w:spacing w:after="120" w:line="240" w:lineRule="auto"/>
        <w:jc w:val="both"/>
        <w:rPr>
          <w:del w:id="2559" w:author="Birklhuber Bernd" w:date="2026-08-07T13:07:00Z"/>
        </w:rPr>
      </w:pPr>
      <w:del w:id="2560" w:author="Birklhuber Bernd" w:date="2026-08-07T13:07:00Z">
        <w:r w:rsidRPr="0062074F" w:rsidDel="004A51AE">
          <w:delText xml:space="preserve">The primary use case for the completeness feature is to assess </w:delText>
        </w:r>
        <w:r w:rsidR="001A0951" w:rsidRPr="0062074F" w:rsidDel="004A51AE">
          <w:delText xml:space="preserve">the installation of </w:delText>
        </w:r>
        <w:r w:rsidRPr="0062074F" w:rsidDel="004A51AE">
          <w:delText xml:space="preserve">S-124 Navigational </w:delText>
        </w:r>
        <w:r w:rsidR="00353B98" w:rsidDel="004A51AE">
          <w:delText>W</w:delText>
        </w:r>
        <w:r w:rsidRPr="0062074F" w:rsidDel="004A51AE">
          <w:delText>arning</w:delText>
        </w:r>
        <w:r w:rsidR="00353B98" w:rsidDel="004A51AE">
          <w:delText xml:space="preserve"> datasets</w:delText>
        </w:r>
        <w:r w:rsidRPr="0062074F" w:rsidDel="004A51AE">
          <w:delText xml:space="preserve"> against </w:delText>
        </w:r>
        <w:r w:rsidR="001A0951" w:rsidRPr="0062074F" w:rsidDel="004A51AE">
          <w:delText xml:space="preserve">the </w:delText>
        </w:r>
        <w:r w:rsidRPr="0062074F" w:rsidDel="004A51AE">
          <w:delText xml:space="preserve">in force bulletins produced by navigational warning providers. </w:delText>
        </w:r>
      </w:del>
    </w:p>
    <w:p w14:paraId="302C6BFD" w14:textId="3AFD2A5F" w:rsidR="006E3C4C" w:rsidRPr="0062074F" w:rsidDel="004A51AE" w:rsidRDefault="006A2C2C" w:rsidP="00E15709">
      <w:pPr>
        <w:spacing w:after="120" w:line="240" w:lineRule="auto"/>
        <w:jc w:val="both"/>
        <w:rPr>
          <w:del w:id="2561" w:author="Birklhuber Bernd" w:date="2026-08-07T13:07:00Z"/>
        </w:rPr>
      </w:pPr>
      <w:del w:id="2562" w:author="Birklhuber Bernd" w:date="2026-08-07T13:07:00Z">
        <w:r w:rsidRPr="0062074F" w:rsidDel="004A51AE">
          <w:delText>Completeness reports must be able to be restricted to individual products. They may be referenced to either S-128 datasets, or individual S-124 Navigational Warning datasets representing in-force bulletins.</w:delText>
        </w:r>
      </w:del>
    </w:p>
    <w:p w14:paraId="4142CAD6" w14:textId="558D43DC" w:rsidR="006E3C4C" w:rsidRPr="0062074F" w:rsidDel="003D2A23" w:rsidRDefault="006E3C4C" w:rsidP="00E15709">
      <w:pPr>
        <w:spacing w:after="120" w:line="240" w:lineRule="auto"/>
        <w:jc w:val="both"/>
        <w:rPr>
          <w:del w:id="2563" w:author="Birklhuber Bernd" w:date="2026-08-07T13:07:00Z"/>
          <w:b/>
          <w:bCs/>
          <w:u w:val="single"/>
        </w:rPr>
      </w:pPr>
      <w:del w:id="2564" w:author="Birklhuber Bernd" w:date="2026-08-07T13:07:00Z">
        <w:r w:rsidRPr="0062074F" w:rsidDel="003D2A23">
          <w:rPr>
            <w:b/>
            <w:bCs/>
            <w:u w:val="single"/>
          </w:rPr>
          <w:delText>Product Independence.</w:delText>
        </w:r>
      </w:del>
    </w:p>
    <w:p w14:paraId="7FB4091A" w14:textId="3E5D4E2C" w:rsidR="00F72843" w:rsidRPr="0062074F" w:rsidDel="003D2A23" w:rsidRDefault="00F72843" w:rsidP="00DF6704">
      <w:pPr>
        <w:spacing w:after="120" w:line="240" w:lineRule="auto"/>
        <w:jc w:val="both"/>
        <w:rPr>
          <w:del w:id="2565" w:author="Birklhuber Bernd" w:date="2026-08-07T13:07:00Z"/>
        </w:rPr>
      </w:pPr>
      <w:del w:id="2566" w:author="Birklhuber Bernd" w:date="2026-08-07T13:07:00Z">
        <w:r w:rsidRPr="0062074F" w:rsidDel="003D2A23">
          <w:delText>When update status reports are reporting “up to datedness” the following points must be borne in mind</w:delText>
        </w:r>
      </w:del>
    </w:p>
    <w:p w14:paraId="38CE1F1C" w14:textId="028181CC" w:rsidR="00F72843" w:rsidRPr="0062074F" w:rsidDel="003D2A23" w:rsidRDefault="00F72843">
      <w:pPr>
        <w:pStyle w:val="Listenabsatz"/>
        <w:numPr>
          <w:ilvl w:val="0"/>
          <w:numId w:val="24"/>
        </w:numPr>
        <w:spacing w:after="120" w:line="240" w:lineRule="auto"/>
        <w:jc w:val="both"/>
        <w:rPr>
          <w:del w:id="2567" w:author="Birklhuber Bernd" w:date="2026-08-07T13:07:00Z"/>
        </w:rPr>
      </w:pPr>
      <w:del w:id="2568" w:author="Birklhuber Bernd" w:date="2026-08-07T13:07:00Z">
        <w:r w:rsidRPr="0062074F" w:rsidDel="003D2A23">
          <w:delText>S-128 datasets from multiple sources must be combined together to form a complete picture of what is “available” from service providers.</w:delText>
        </w:r>
        <w:r w:rsidR="00B21F04" w:rsidRPr="0062074F" w:rsidDel="003D2A23">
          <w:delText xml:space="preserve"> </w:delText>
        </w:r>
        <w:r w:rsidR="00DF6704" w:rsidRPr="0062074F" w:rsidDel="003D2A23">
          <w:delText xml:space="preserve">When they are combined the most recent dates of any content </w:delText>
        </w:r>
        <w:r w:rsidR="00A366BC" w:rsidRPr="0062074F" w:rsidDel="003D2A23">
          <w:delText xml:space="preserve">must </w:delText>
        </w:r>
        <w:r w:rsidR="00DF6704" w:rsidRPr="0062074F" w:rsidDel="003D2A23">
          <w:delText>be used as the reference against which the report is generated.</w:delText>
        </w:r>
      </w:del>
    </w:p>
    <w:p w14:paraId="568C47F7" w14:textId="248567BD" w:rsidR="00F72843" w:rsidRPr="0062074F" w:rsidDel="003D2A23" w:rsidRDefault="00F72843">
      <w:pPr>
        <w:pStyle w:val="Listenabsatz"/>
        <w:numPr>
          <w:ilvl w:val="0"/>
          <w:numId w:val="24"/>
        </w:numPr>
        <w:spacing w:after="120" w:line="240" w:lineRule="auto"/>
        <w:jc w:val="both"/>
        <w:rPr>
          <w:del w:id="2569" w:author="Birklhuber Bernd" w:date="2026-08-07T13:07:00Z"/>
        </w:rPr>
      </w:pPr>
      <w:del w:id="2570" w:author="Birklhuber Bernd" w:date="2026-08-07T13:07:00Z">
        <w:r w:rsidRPr="0062074F" w:rsidDel="003D2A23">
          <w:delText xml:space="preserve">S-128 datasets are “official” data by definition and have a data producer status (as defined in </w:delText>
        </w:r>
        <w:r w:rsidR="00E934DF" w:rsidDel="003D2A23">
          <w:delText>clause</w:delText>
        </w:r>
        <w:r w:rsidR="00E934DF" w:rsidRPr="0062074F" w:rsidDel="003D2A23">
          <w:delText xml:space="preserve"> </w:delText>
        </w:r>
        <w:r w:rsidR="004F1135" w:rsidDel="003D2A23">
          <w:fldChar w:fldCharType="begin"/>
        </w:r>
        <w:r w:rsidR="004F1135" w:rsidDel="003D2A23">
          <w:delInstrText xml:space="preserve"> REF _Ref49482794 \r \h </w:delInstrText>
        </w:r>
        <w:r w:rsidR="004F1135" w:rsidDel="003D2A23">
          <w:fldChar w:fldCharType="separate"/>
        </w:r>
        <w:r w:rsidR="004F1135" w:rsidDel="003D2A23">
          <w:delText>8.1.1</w:delText>
        </w:r>
        <w:r w:rsidR="004F1135" w:rsidDel="003D2A23">
          <w:fldChar w:fldCharType="end"/>
        </w:r>
        <w:r w:rsidRPr="0062074F" w:rsidDel="003D2A23">
          <w:delText>)</w:delText>
        </w:r>
      </w:del>
    </w:p>
    <w:p w14:paraId="597DE80C" w14:textId="424399A1" w:rsidR="006E3C4C" w:rsidRPr="0062074F" w:rsidDel="003D2A23" w:rsidRDefault="00F72843">
      <w:pPr>
        <w:pStyle w:val="Listenabsatz"/>
        <w:numPr>
          <w:ilvl w:val="0"/>
          <w:numId w:val="24"/>
        </w:numPr>
        <w:spacing w:after="120" w:line="240" w:lineRule="auto"/>
        <w:jc w:val="both"/>
        <w:rPr>
          <w:del w:id="2571" w:author="Birklhuber Bernd" w:date="2026-08-07T13:07:00Z"/>
        </w:rPr>
      </w:pPr>
      <w:del w:id="2572" w:author="Birklhuber Bernd" w:date="2026-08-07T13:07:00Z">
        <w:r w:rsidRPr="0062074F" w:rsidDel="003D2A23">
          <w:delText>S-128 datasets containing only a single product only contain revision for that product, not other products which m</w:delText>
        </w:r>
        <w:r w:rsidR="00B21F04" w:rsidRPr="0062074F" w:rsidDel="003D2A23">
          <w:delText>a</w:delText>
        </w:r>
        <w:r w:rsidRPr="0062074F" w:rsidDel="003D2A23">
          <w:delTex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delText>
        </w:r>
      </w:del>
    </w:p>
    <w:p w14:paraId="05182E26" w14:textId="77777777" w:rsidR="000A0D43" w:rsidRPr="0062074F" w:rsidRDefault="000A0D43" w:rsidP="00F323B7">
      <w:pPr>
        <w:spacing w:after="120" w:line="240" w:lineRule="auto"/>
        <w:rPr>
          <w:b/>
          <w:bCs/>
          <w:u w:val="single"/>
        </w:rPr>
      </w:pPr>
      <w:r w:rsidRPr="0062074F">
        <w:rPr>
          <w:b/>
          <w:bCs/>
          <w:u w:val="single"/>
        </w:rPr>
        <w:t>Report Definitions</w:t>
      </w:r>
    </w:p>
    <w:p w14:paraId="54D68BEF" w14:textId="77777777" w:rsidR="000A0D43" w:rsidRPr="0062074F" w:rsidRDefault="000A0D43" w:rsidP="00F323B7">
      <w:pPr>
        <w:spacing w:after="120" w:line="240" w:lineRule="auto"/>
        <w:jc w:val="both"/>
        <w:rPr>
          <w:b/>
          <w:bCs/>
          <w:u w:val="single"/>
        </w:rPr>
      </w:pPr>
      <w:r w:rsidRPr="0062074F">
        <w:rPr>
          <w:b/>
          <w:bCs/>
          <w:u w:val="single"/>
        </w:rPr>
        <w:t>Report Contents</w:t>
      </w:r>
    </w:p>
    <w:p w14:paraId="45C33C65" w14:textId="6330A9A7" w:rsidR="000A0D43" w:rsidRPr="0062074F" w:rsidRDefault="00931691" w:rsidP="00F323B7">
      <w:pPr>
        <w:spacing w:after="120" w:line="240" w:lineRule="auto"/>
        <w:jc w:val="both"/>
      </w:pPr>
      <w:r w:rsidRPr="0062074F">
        <w:t>The mariner must be able to select the type of report to be created:</w:t>
      </w:r>
    </w:p>
    <w:p w14:paraId="6DF0D019" w14:textId="4DC9E4E4" w:rsidR="000A0D43" w:rsidRPr="0062074F" w:rsidRDefault="000A0D43">
      <w:pPr>
        <w:pStyle w:val="Listenabsatz"/>
        <w:numPr>
          <w:ilvl w:val="0"/>
          <w:numId w:val="50"/>
        </w:numPr>
        <w:spacing w:after="60" w:line="240" w:lineRule="auto"/>
        <w:ind w:hanging="294"/>
        <w:jc w:val="both"/>
      </w:pPr>
      <w:r w:rsidRPr="0062074F">
        <w:t xml:space="preserve">An </w:t>
      </w:r>
      <w:ins w:id="2573" w:author="Birklhuber Bernd" w:date="2026-08-07T13:07:00Z">
        <w:r w:rsidR="003D2A23">
          <w:t>I</w:t>
        </w:r>
      </w:ins>
      <w:r w:rsidRPr="0062074F">
        <w:t>ENC Update Status Report, which reports the contents of electronic charts and directly related information. This report shows the status of IHO S-100 datasets of the following product types:</w:t>
      </w:r>
    </w:p>
    <w:p w14:paraId="4A6C2E04" w14:textId="2D30823A" w:rsidR="000A0D43" w:rsidRPr="0062074F" w:rsidRDefault="003D2A23">
      <w:pPr>
        <w:pStyle w:val="Listenabsatz"/>
        <w:numPr>
          <w:ilvl w:val="1"/>
          <w:numId w:val="50"/>
        </w:numPr>
        <w:spacing w:after="60" w:line="240" w:lineRule="auto"/>
        <w:ind w:hanging="357"/>
        <w:jc w:val="both"/>
      </w:pPr>
      <w:ins w:id="2574" w:author="Birklhuber Bernd" w:date="2026-08-07T13:07:00Z">
        <w:r>
          <w:t>I</w:t>
        </w:r>
      </w:ins>
      <w:r w:rsidR="000A0D43" w:rsidRPr="0062074F">
        <w:t>ENC, either S-</w:t>
      </w:r>
      <w:ins w:id="2575" w:author="Birklhuber Bernd" w:date="2026-08-07T13:07:00Z">
        <w:r>
          <w:t>4</w:t>
        </w:r>
      </w:ins>
      <w:del w:id="2576" w:author="Birklhuber Bernd" w:date="2026-08-07T13:07:00Z">
        <w:r w:rsidR="000A0D43" w:rsidRPr="0062074F" w:rsidDel="003D2A23">
          <w:delText>1</w:delText>
        </w:r>
      </w:del>
      <w:r w:rsidR="000A0D43" w:rsidRPr="0062074F">
        <w:t>01 or S-57</w:t>
      </w:r>
      <w:ins w:id="2577" w:author="Birklhuber Bernd" w:date="2026-08-07T13:08:00Z">
        <w:r>
          <w:t xml:space="preserve"> based </w:t>
        </w:r>
      </w:ins>
    </w:p>
    <w:p w14:paraId="332E2EB0" w14:textId="77777777" w:rsidR="000A0D43" w:rsidRPr="0062074F" w:rsidRDefault="000A0D43">
      <w:pPr>
        <w:pStyle w:val="Listenabsatz"/>
        <w:numPr>
          <w:ilvl w:val="1"/>
          <w:numId w:val="50"/>
        </w:numPr>
        <w:spacing w:after="60" w:line="240" w:lineRule="auto"/>
        <w:ind w:hanging="357"/>
        <w:jc w:val="both"/>
      </w:pPr>
      <w:commentRangeStart w:id="2578"/>
      <w:r w:rsidRPr="0062074F">
        <w:t>S-102</w:t>
      </w:r>
    </w:p>
    <w:p w14:paraId="0DC1EA9C" w14:textId="77777777" w:rsidR="000A0D43" w:rsidRPr="0062074F" w:rsidRDefault="000A0D43">
      <w:pPr>
        <w:pStyle w:val="Listenabsatz"/>
        <w:numPr>
          <w:ilvl w:val="1"/>
          <w:numId w:val="50"/>
        </w:numPr>
        <w:spacing w:after="120" w:line="240" w:lineRule="auto"/>
        <w:jc w:val="both"/>
      </w:pPr>
      <w:r w:rsidRPr="0062074F">
        <w:t>S-104</w:t>
      </w:r>
      <w:commentRangeEnd w:id="2578"/>
      <w:r w:rsidR="003D2A23">
        <w:rPr>
          <w:rStyle w:val="Kommentarzeichen"/>
        </w:rPr>
        <w:commentReference w:id="2578"/>
      </w:r>
    </w:p>
    <w:p w14:paraId="609E30AA" w14:textId="30DFA7A5" w:rsidR="000A0D43" w:rsidRPr="0062074F" w:rsidRDefault="000A0D43">
      <w:pPr>
        <w:pStyle w:val="Listenabsatz"/>
        <w:numPr>
          <w:ilvl w:val="0"/>
          <w:numId w:val="50"/>
        </w:numPr>
        <w:spacing w:after="120" w:line="240" w:lineRule="auto"/>
        <w:ind w:hanging="294"/>
        <w:jc w:val="both"/>
      </w:pPr>
      <w:r w:rsidRPr="0062074F">
        <w:t>An ENP (</w:t>
      </w:r>
      <w:r w:rsidR="00F323B7" w:rsidRPr="0062074F">
        <w:t>E</w:t>
      </w:r>
      <w:r w:rsidRPr="0062074F">
        <w:t xml:space="preserve">lectronic </w:t>
      </w:r>
      <w:r w:rsidR="00F323B7" w:rsidRPr="0062074F">
        <w:t>N</w:t>
      </w:r>
      <w:r w:rsidRPr="0062074F">
        <w:t xml:space="preserve">autical </w:t>
      </w:r>
      <w:r w:rsidR="00F323B7" w:rsidRPr="0062074F">
        <w:t>P</w:t>
      </w:r>
      <w:r w:rsidRPr="0062074F">
        <w:t xml:space="preserve">ublication) Update Status Report which reports the status of ENPs. All other S-100 products </w:t>
      </w:r>
      <w:r w:rsidR="00D41A7E">
        <w:t xml:space="preserve">listed in </w:t>
      </w:r>
      <w:r w:rsidR="00D41A7E">
        <w:fldChar w:fldCharType="begin"/>
      </w:r>
      <w:r w:rsidR="00D41A7E">
        <w:instrText xml:space="preserve"> REF _Ref45055302 \r \h </w:instrText>
      </w:r>
      <w:r w:rsidR="00D41A7E">
        <w:fldChar w:fldCharType="separate"/>
      </w:r>
      <w:r w:rsidR="00D41A7E">
        <w:t>6.1.1</w:t>
      </w:r>
      <w:r w:rsidR="00D41A7E">
        <w:fldChar w:fldCharType="end"/>
      </w:r>
      <w:r w:rsidR="00D41A7E">
        <w:t xml:space="preserve"> </w:t>
      </w:r>
      <w:del w:id="2579" w:author="Birklhuber Bernd" w:date="2026-08-07T13:08:00Z">
        <w:r w:rsidRPr="0062074F" w:rsidDel="003D2A23">
          <w:delText>(with the exception of S-128 itself</w:delText>
        </w:r>
        <w:r w:rsidR="00D41A7E" w:rsidDel="003D2A23">
          <w:delText xml:space="preserve"> and S-129</w:delText>
        </w:r>
        <w:r w:rsidRPr="0062074F" w:rsidDel="003D2A23">
          <w:delText xml:space="preserve">) </w:delText>
        </w:r>
      </w:del>
      <w:r w:rsidRPr="0062074F">
        <w:t xml:space="preserve">installed in the </w:t>
      </w:r>
      <w:r w:rsidR="003B11C8" w:rsidRPr="0062074F">
        <w:t xml:space="preserve">System Database </w:t>
      </w:r>
      <w:r w:rsidRPr="0062074F">
        <w:t>are in this category.</w:t>
      </w:r>
    </w:p>
    <w:p w14:paraId="2FBDC47F" w14:textId="6B1AAE10" w:rsidR="000A0D43" w:rsidRPr="0062074F" w:rsidRDefault="000A0D43" w:rsidP="00F323B7">
      <w:pPr>
        <w:spacing w:after="120" w:line="240" w:lineRule="auto"/>
        <w:jc w:val="both"/>
      </w:pPr>
      <w:r w:rsidRPr="0062074F">
        <w:t xml:space="preserve">The report name at the top of the report header shows the type of </w:t>
      </w:r>
      <w:r w:rsidR="00F323B7" w:rsidRPr="0062074F">
        <w:t>R</w:t>
      </w:r>
      <w:r w:rsidRPr="0062074F">
        <w:t xml:space="preserve">eport being produced. </w:t>
      </w:r>
    </w:p>
    <w:p w14:paraId="02AF0BB2" w14:textId="4785BED5" w:rsidR="000A0D43" w:rsidRPr="0062074F" w:rsidRDefault="000A0D43" w:rsidP="00F323B7">
      <w:pPr>
        <w:spacing w:after="120" w:line="240" w:lineRule="auto"/>
        <w:jc w:val="both"/>
        <w:rPr>
          <w:b/>
          <w:bCs/>
          <w:u w:val="single"/>
        </w:rPr>
      </w:pPr>
      <w:r w:rsidRPr="0062074F">
        <w:rPr>
          <w:b/>
          <w:bCs/>
          <w:u w:val="single"/>
        </w:rPr>
        <w:t>Report Filters</w:t>
      </w:r>
    </w:p>
    <w:p w14:paraId="01463CAA" w14:textId="7E3CABE6" w:rsidR="00931691" w:rsidRPr="0062074F" w:rsidRDefault="00931691" w:rsidP="00F323B7">
      <w:pPr>
        <w:spacing w:after="60" w:line="240" w:lineRule="auto"/>
        <w:jc w:val="both"/>
      </w:pPr>
      <w:r w:rsidRPr="0062074F">
        <w:t xml:space="preserve">The </w:t>
      </w:r>
      <w:del w:id="2580" w:author="Birklhuber Bernd" w:date="2026-08-07T13:08:00Z">
        <w:r w:rsidRPr="0062074F" w:rsidDel="003D2A23">
          <w:delText xml:space="preserve">mariner </w:delText>
        </w:r>
      </w:del>
      <w:ins w:id="2581" w:author="Birklhuber Bernd" w:date="2026-08-07T13:08:00Z">
        <w:r w:rsidR="003D2A23">
          <w:t>boatmaster</w:t>
        </w:r>
        <w:r w:rsidR="003D2A23" w:rsidRPr="0062074F">
          <w:t xml:space="preserve"> </w:t>
        </w:r>
      </w:ins>
      <w:r w:rsidRPr="0062074F">
        <w:t>must be able to select the report filter to be one of the following:</w:t>
      </w:r>
    </w:p>
    <w:p w14:paraId="1B779F88" w14:textId="7C9E2B14" w:rsidR="000A0D43" w:rsidRPr="0062074F" w:rsidRDefault="000A0D43">
      <w:pPr>
        <w:pStyle w:val="Listenabsatz"/>
        <w:numPr>
          <w:ilvl w:val="0"/>
          <w:numId w:val="51"/>
        </w:numPr>
        <w:spacing w:after="60" w:line="240" w:lineRule="auto"/>
        <w:ind w:left="709" w:hanging="283"/>
        <w:jc w:val="both"/>
      </w:pPr>
      <w:r w:rsidRPr="0062074F">
        <w:t xml:space="preserve">A report detailing the status of all datasets within the </w:t>
      </w:r>
      <w:r w:rsidR="003B11C8" w:rsidRPr="0062074F">
        <w:t xml:space="preserve">System Database </w:t>
      </w:r>
      <w:r w:rsidRPr="0062074F">
        <w:t xml:space="preserve">of the </w:t>
      </w:r>
      <w:ins w:id="2582" w:author="Birklhuber Bernd" w:date="2026-08-07T13:08:00Z">
        <w:r w:rsidR="003D2A23">
          <w:t xml:space="preserve">Inland </w:t>
        </w:r>
      </w:ins>
      <w:r w:rsidRPr="0062074F">
        <w:t xml:space="preserve">ECDIS </w:t>
      </w:r>
      <w:ins w:id="2583" w:author="Birklhuber Bernd" w:date="2026-08-07T13:08:00Z">
        <w:r w:rsidR="003D2A23">
          <w:t xml:space="preserve">or </w:t>
        </w:r>
      </w:ins>
      <w:ins w:id="2584" w:author="Birklhuber Bernd" w:date="2026-08-21T13:53:00Z">
        <w:r w:rsidR="00D977D2">
          <w:t xml:space="preserve">Inland </w:t>
        </w:r>
      </w:ins>
      <w:ins w:id="2585" w:author="Birklhuber Bernd" w:date="2026-08-07T13:08:00Z">
        <w:r w:rsidR="003D2A23">
          <w:t xml:space="preserve">ECS </w:t>
        </w:r>
      </w:ins>
      <w:r w:rsidRPr="0062074F">
        <w:t>for the appropriate type (</w:t>
      </w:r>
      <w:ins w:id="2586" w:author="Birklhuber Bernd" w:date="2026-08-07T13:09:00Z">
        <w:r w:rsidR="003D2A23">
          <w:t>I</w:t>
        </w:r>
      </w:ins>
      <w:r w:rsidRPr="0062074F">
        <w:t>ENC</w:t>
      </w:r>
      <w:del w:id="2587" w:author="Birklhuber Bernd" w:date="2026-08-07T13:09:00Z">
        <w:r w:rsidRPr="0062074F" w:rsidDel="003D2A23">
          <w:delText xml:space="preserve"> or ENP</w:delText>
        </w:r>
      </w:del>
      <w:r w:rsidRPr="0062074F">
        <w:t xml:space="preserve">). </w:t>
      </w:r>
      <w:del w:id="2588" w:author="Birklhuber Bernd" w:date="2026-08-07T13:09:00Z">
        <w:r w:rsidRPr="0062074F" w:rsidDel="003D2A23">
          <w:delText>This shows the status of the datasets with respect to the date contained in the S-128 dataset of the last update for each data server’s service installed.</w:delText>
        </w:r>
      </w:del>
    </w:p>
    <w:p w14:paraId="572FEC56" w14:textId="2B868316" w:rsidR="000A0D43" w:rsidRPr="0062074F" w:rsidRDefault="000A0D43">
      <w:pPr>
        <w:pStyle w:val="Listenabsatz"/>
        <w:numPr>
          <w:ilvl w:val="0"/>
          <w:numId w:val="51"/>
        </w:numPr>
        <w:spacing w:after="120" w:line="240" w:lineRule="auto"/>
        <w:ind w:left="709" w:hanging="283"/>
        <w:jc w:val="both"/>
      </w:pPr>
      <w:r w:rsidRPr="0062074F">
        <w:t xml:space="preserve">A report detailing the status of each S-100 dataset along a predefined section of a route contained within the </w:t>
      </w:r>
      <w:ins w:id="2589" w:author="Birklhuber Bernd" w:date="2026-08-07T13:09:00Z">
        <w:r w:rsidR="003D2A23">
          <w:t xml:space="preserve">Inland </w:t>
        </w:r>
      </w:ins>
      <w:r w:rsidRPr="0062074F">
        <w:t>ECDIS</w:t>
      </w:r>
      <w:ins w:id="2590" w:author="Birklhuber Bernd" w:date="2026-08-07T13:09:00Z">
        <w:r w:rsidR="003D2A23">
          <w:t xml:space="preserve"> or </w:t>
        </w:r>
      </w:ins>
      <w:ins w:id="2591" w:author="Birklhuber Bernd" w:date="2026-08-21T13:54:00Z">
        <w:r w:rsidR="00D977D2">
          <w:t xml:space="preserve">Inland </w:t>
        </w:r>
      </w:ins>
      <w:ins w:id="2592" w:author="Birklhuber Bernd" w:date="2026-08-07T13:09:00Z">
        <w:r w:rsidR="003D2A23">
          <w:t>ECS</w:t>
        </w:r>
      </w:ins>
      <w:r w:rsidRPr="0062074F">
        <w:t>.</w:t>
      </w:r>
    </w:p>
    <w:p w14:paraId="26C46C15" w14:textId="77777777" w:rsidR="009E15EE" w:rsidRPr="0062074F" w:rsidRDefault="009E15EE" w:rsidP="009E15EE">
      <w:pPr>
        <w:spacing w:after="120" w:line="240" w:lineRule="auto"/>
        <w:jc w:val="both"/>
      </w:pPr>
    </w:p>
    <w:p w14:paraId="317BD379" w14:textId="77777777" w:rsidR="000A0D43" w:rsidRPr="0062074F" w:rsidRDefault="000A0D43" w:rsidP="00F323B7">
      <w:pPr>
        <w:spacing w:after="120" w:line="240" w:lineRule="auto"/>
        <w:jc w:val="both"/>
        <w:rPr>
          <w:b/>
          <w:bCs/>
          <w:u w:val="single"/>
        </w:rPr>
      </w:pPr>
      <w:r w:rsidRPr="0062074F">
        <w:rPr>
          <w:b/>
          <w:bCs/>
          <w:u w:val="single"/>
        </w:rPr>
        <w:t>Example</w:t>
      </w:r>
    </w:p>
    <w:p w14:paraId="766C8A5E" w14:textId="7428C6A7" w:rsidR="000A0D43" w:rsidRPr="0062074F" w:rsidRDefault="000A0D43" w:rsidP="00F323B7">
      <w:pPr>
        <w:spacing w:after="120" w:line="240" w:lineRule="auto"/>
        <w:jc w:val="both"/>
      </w:pPr>
      <w:r w:rsidRPr="0062074F">
        <w:t xml:space="preserve">An example of an Update </w:t>
      </w:r>
      <w:r w:rsidR="00062E19" w:rsidRPr="0062074F">
        <w:t>S</w:t>
      </w:r>
      <w:r w:rsidRPr="0062074F">
        <w:t xml:space="preserve">tatus </w:t>
      </w:r>
      <w:r w:rsidR="00062E19" w:rsidRPr="0062074F">
        <w:t>R</w:t>
      </w:r>
      <w:r w:rsidRPr="0062074F">
        <w:t xml:space="preserve">eport </w:t>
      </w:r>
      <w:r w:rsidR="001640BB" w:rsidRPr="0062074F">
        <w:t xml:space="preserve">for current </w:t>
      </w:r>
      <w:ins w:id="2593" w:author="Birklhuber Bernd" w:date="2026-08-07T13:09:00Z">
        <w:r w:rsidR="003D2A23">
          <w:t xml:space="preserve">Inland </w:t>
        </w:r>
      </w:ins>
      <w:r w:rsidR="001640BB" w:rsidRPr="0062074F">
        <w:t xml:space="preserve">ECDIS </w:t>
      </w:r>
      <w:ins w:id="2594" w:author="Birklhuber Bernd" w:date="2026-08-07T13:09:00Z">
        <w:r w:rsidR="003D2A23">
          <w:t xml:space="preserve">or </w:t>
        </w:r>
      </w:ins>
      <w:ins w:id="2595" w:author="Birklhuber Bernd" w:date="2026-08-21T13:54:00Z">
        <w:r w:rsidR="00D977D2">
          <w:t xml:space="preserve">Inland </w:t>
        </w:r>
      </w:ins>
      <w:ins w:id="2596" w:author="Birklhuber Bernd" w:date="2026-08-07T13:09:00Z">
        <w:r w:rsidR="003D2A23">
          <w:t xml:space="preserve">ECS </w:t>
        </w:r>
      </w:ins>
      <w:r w:rsidR="001640BB" w:rsidRPr="0062074F">
        <w:t xml:space="preserve">with S-57 </w:t>
      </w:r>
      <w:ins w:id="2597" w:author="Birklhuber Bernd" w:date="2026-08-07T13:09:00Z">
        <w:r w:rsidR="003D2A23">
          <w:t>base I</w:t>
        </w:r>
      </w:ins>
      <w:r w:rsidR="001640BB" w:rsidRPr="0062074F">
        <w:t xml:space="preserve">ENCs </w:t>
      </w:r>
      <w:r w:rsidRPr="0062074F">
        <w:t xml:space="preserve">is shown in the </w:t>
      </w:r>
      <w:r w:rsidR="00062E19" w:rsidRPr="0062074F">
        <w:t xml:space="preserve">Figure </w:t>
      </w:r>
      <w:r w:rsidR="001640BB" w:rsidRPr="0062074F">
        <w:t>1, followed by an illustrative revised report for S-100 datasets in Figure 2</w:t>
      </w:r>
      <w:r w:rsidRPr="0062074F">
        <w:t xml:space="preserve">. The example shown is an </w:t>
      </w:r>
      <w:ins w:id="2598" w:author="Birklhuber Bernd" w:date="2026-08-07T13:10:00Z">
        <w:r w:rsidR="003D2A23">
          <w:t>I</w:t>
        </w:r>
      </w:ins>
      <w:r w:rsidRPr="0062074F">
        <w:t>ENC Update Status Report.</w:t>
      </w:r>
    </w:p>
    <w:p w14:paraId="164FEA13" w14:textId="77777777" w:rsidR="00DF6704" w:rsidRPr="0062074F" w:rsidRDefault="00DF6704" w:rsidP="00F323B7">
      <w:pPr>
        <w:spacing w:after="120" w:line="240" w:lineRule="auto"/>
        <w:jc w:val="both"/>
      </w:pPr>
    </w:p>
    <w:p w14:paraId="09DA22B1" w14:textId="77777777" w:rsidR="000A0D43" w:rsidRPr="0062074F" w:rsidRDefault="000A0D43" w:rsidP="004E61EE">
      <w:pPr>
        <w:spacing w:line="240" w:lineRule="auto"/>
        <w:jc w:val="center"/>
      </w:pPr>
      <w:commentRangeStart w:id="2599"/>
      <w:r w:rsidRPr="0062074F">
        <w:rPr>
          <w:noProof/>
          <w:lang w:eastAsia="fr-FR"/>
        </w:rPr>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commentRangeEnd w:id="2599"/>
      <w:r w:rsidR="003D2A23">
        <w:rPr>
          <w:rStyle w:val="Kommentarzeichen"/>
        </w:rPr>
        <w:commentReference w:id="2599"/>
      </w:r>
    </w:p>
    <w:p w14:paraId="15660E68" w14:textId="272B55BF" w:rsidR="00F323B7" w:rsidRPr="0062074F" w:rsidRDefault="00F323B7" w:rsidP="001640BB">
      <w:pPr>
        <w:pStyle w:val="Beschriftung"/>
        <w:spacing w:after="120" w:line="240" w:lineRule="auto"/>
        <w:jc w:val="center"/>
      </w:pPr>
      <w:r w:rsidRPr="0062074F">
        <w:t xml:space="preserve">Figure </w:t>
      </w:r>
      <w:r w:rsidR="004F1135">
        <w:t>C-</w:t>
      </w:r>
      <w:r w:rsidR="00062E19" w:rsidRPr="0062074F">
        <w:t>1</w:t>
      </w:r>
      <w:r w:rsidR="004F1135">
        <w:t>-1</w:t>
      </w:r>
      <w:r w:rsidRPr="0062074F">
        <w:t xml:space="preserve"> </w:t>
      </w:r>
      <w:r w:rsidR="00062E19" w:rsidRPr="0062074F">
        <w:t>-</w:t>
      </w:r>
      <w:r w:rsidRPr="0062074F">
        <w:t xml:space="preserve"> </w:t>
      </w:r>
      <w:r w:rsidR="00062E19" w:rsidRPr="0062074F">
        <w:t xml:space="preserve">Update Status Report </w:t>
      </w:r>
      <w:r w:rsidR="001640BB" w:rsidRPr="0062074F">
        <w:t>–</w:t>
      </w:r>
      <w:r w:rsidR="00062E19" w:rsidRPr="0062074F">
        <w:t xml:space="preserve"> </w:t>
      </w:r>
      <w:r w:rsidR="001640BB" w:rsidRPr="0062074F">
        <w:t xml:space="preserve">current report </w:t>
      </w:r>
      <w:r w:rsidR="00062E19" w:rsidRPr="0062074F">
        <w:t>example</w:t>
      </w:r>
    </w:p>
    <w:p w14:paraId="38C90EC0" w14:textId="68A8D4A1" w:rsidR="000A0D43" w:rsidRPr="0062074F" w:rsidRDefault="001640BB" w:rsidP="0095577A">
      <w:pPr>
        <w:spacing w:after="120" w:line="240" w:lineRule="auto"/>
        <w:jc w:val="center"/>
      </w:pPr>
      <w:r w:rsidRPr="0062074F">
        <w:rPr>
          <w:noProof/>
          <w:lang w:eastAsia="fr-FR"/>
        </w:rPr>
        <w:drawing>
          <wp:inline distT="0" distB="0" distL="0" distR="0" wp14:anchorId="2FF20299" wp14:editId="6D3083DF">
            <wp:extent cx="5444490" cy="2975878"/>
            <wp:effectExtent l="19050" t="19050" r="22860" b="1524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16E817E0" w:rsidR="001640BB" w:rsidRPr="0062074F" w:rsidRDefault="001640BB" w:rsidP="001640BB">
      <w:pPr>
        <w:pStyle w:val="Beschriftung"/>
        <w:spacing w:after="120" w:line="240" w:lineRule="auto"/>
        <w:jc w:val="center"/>
      </w:pPr>
      <w:r w:rsidRPr="0062074F">
        <w:t xml:space="preserve">Figure </w:t>
      </w:r>
      <w:r w:rsidR="004F1135">
        <w:t>C-1-2</w:t>
      </w:r>
      <w:r w:rsidRPr="0062074F">
        <w:t xml:space="preserve"> - Update Status Report - notional example for S-100 datasets</w:t>
      </w:r>
    </w:p>
    <w:p w14:paraId="1E450EAA" w14:textId="77777777" w:rsidR="0095577A" w:rsidRPr="0062074F" w:rsidRDefault="0095577A" w:rsidP="001640BB">
      <w:pPr>
        <w:spacing w:after="120" w:line="240" w:lineRule="auto"/>
        <w:jc w:val="both"/>
        <w:rPr>
          <w:b/>
          <w:bCs/>
          <w:u w:val="single"/>
        </w:rPr>
      </w:pPr>
    </w:p>
    <w:p w14:paraId="4A2A05B7" w14:textId="7D7BFD16" w:rsidR="001640BB" w:rsidRPr="0062074F" w:rsidRDefault="001640BB" w:rsidP="001640BB">
      <w:pPr>
        <w:spacing w:after="120" w:line="240" w:lineRule="auto"/>
        <w:jc w:val="both"/>
        <w:rPr>
          <w:b/>
          <w:bCs/>
          <w:u w:val="single"/>
        </w:rPr>
      </w:pPr>
      <w:r w:rsidRPr="0062074F">
        <w:rPr>
          <w:b/>
          <w:bCs/>
          <w:u w:val="single"/>
        </w:rPr>
        <w:t>Report specification</w:t>
      </w:r>
    </w:p>
    <w:p w14:paraId="1C732606" w14:textId="1663FBD1" w:rsidR="000A0D43" w:rsidRPr="0062074F" w:rsidRDefault="000A0D43" w:rsidP="003A3D1B">
      <w:pPr>
        <w:spacing w:after="120" w:line="240" w:lineRule="auto"/>
        <w:jc w:val="both"/>
      </w:pPr>
      <w:r w:rsidRPr="0062074F">
        <w:t xml:space="preserve">The </w:t>
      </w:r>
      <w:ins w:id="2600" w:author="Birklhuber Bernd" w:date="2026-08-07T13:10:00Z">
        <w:r w:rsidR="003D2A23">
          <w:t>I</w:t>
        </w:r>
      </w:ins>
      <w:r w:rsidRPr="0062074F">
        <w:t xml:space="preserve">ENC </w:t>
      </w:r>
      <w:r w:rsidR="003A3D1B" w:rsidRPr="0062074F">
        <w:t>U</w:t>
      </w:r>
      <w:r w:rsidRPr="0062074F">
        <w:t xml:space="preserve">pdate </w:t>
      </w:r>
      <w:r w:rsidR="003A3D1B" w:rsidRPr="0062074F">
        <w:t>S</w:t>
      </w:r>
      <w:r w:rsidRPr="0062074F">
        <w:t xml:space="preserve">tatus </w:t>
      </w:r>
      <w:r w:rsidR="003A3D1B" w:rsidRPr="0062074F">
        <w:t>R</w:t>
      </w:r>
      <w:r w:rsidRPr="0062074F">
        <w:t xml:space="preserve">eport is a formatted output from the </w:t>
      </w:r>
      <w:ins w:id="2601" w:author="Birklhuber Bernd" w:date="2026-08-07T13:10:00Z">
        <w:r w:rsidR="003D2A23">
          <w:t xml:space="preserve">Inland </w:t>
        </w:r>
      </w:ins>
      <w:r w:rsidRPr="0062074F">
        <w:t>ECDIS</w:t>
      </w:r>
      <w:ins w:id="2602" w:author="Birklhuber Bernd" w:date="2026-08-07T13:10:00Z">
        <w:r w:rsidR="003D2A23">
          <w:t xml:space="preserve"> and </w:t>
        </w:r>
      </w:ins>
      <w:ins w:id="2603" w:author="Birklhuber Bernd" w:date="2026-08-21T13:54:00Z">
        <w:r w:rsidR="00D977D2">
          <w:t xml:space="preserve">Inland </w:t>
        </w:r>
      </w:ins>
      <w:ins w:id="2604" w:author="Birklhuber Bernd" w:date="2026-08-07T13:10:00Z">
        <w:r w:rsidR="003D2A23">
          <w:t>ECS</w:t>
        </w:r>
      </w:ins>
      <w:r w:rsidRPr="0062074F">
        <w:t xml:space="preserve">. It should be formatted to </w:t>
      </w:r>
      <w:r w:rsidR="003A3D1B" w:rsidRPr="0062074F">
        <w:t>fit within</w:t>
      </w:r>
      <w:r w:rsidRPr="0062074F">
        <w:t xml:space="preserve"> the width of the </w:t>
      </w:r>
      <w:ins w:id="2605" w:author="Birklhuber Bernd" w:date="2026-08-07T13:10:00Z">
        <w:r w:rsidR="003D2A23">
          <w:t xml:space="preserve">Inland </w:t>
        </w:r>
      </w:ins>
      <w:r w:rsidRPr="0062074F">
        <w:t xml:space="preserve">ECDIS </w:t>
      </w:r>
      <w:ins w:id="2606" w:author="Birklhuber Bernd" w:date="2026-08-07T13:11:00Z">
        <w:r w:rsidR="003D2A23">
          <w:t xml:space="preserve">or </w:t>
        </w:r>
      </w:ins>
      <w:ins w:id="2607" w:author="Birklhuber Bernd" w:date="2026-08-21T13:54:00Z">
        <w:r w:rsidR="00D977D2">
          <w:t xml:space="preserve">Inland </w:t>
        </w:r>
      </w:ins>
      <w:ins w:id="2608" w:author="Birklhuber Bernd" w:date="2026-08-07T13:11:00Z">
        <w:r w:rsidR="003D2A23">
          <w:t xml:space="preserve">ECS </w:t>
        </w:r>
      </w:ins>
      <w:r w:rsidRPr="0062074F">
        <w:t>screen and, if printable, split into individual A4 pages.</w:t>
      </w:r>
    </w:p>
    <w:p w14:paraId="2945F28E" w14:textId="6C2C2F05" w:rsidR="000A0D43" w:rsidRPr="0062074F" w:rsidRDefault="000A0D43" w:rsidP="003A3D1B">
      <w:pPr>
        <w:spacing w:after="60" w:line="240" w:lineRule="auto"/>
        <w:jc w:val="both"/>
      </w:pPr>
      <w:r w:rsidRPr="0062074F">
        <w:t xml:space="preserve">Reports of both types (complete </w:t>
      </w:r>
      <w:r w:rsidR="003B11C8" w:rsidRPr="0062074F">
        <w:t xml:space="preserve">System Database </w:t>
      </w:r>
      <w:r w:rsidRPr="0062074F">
        <w:t xml:space="preserve">contents and </w:t>
      </w:r>
      <w:r w:rsidR="003A3D1B" w:rsidRPr="0062074F">
        <w:t>f</w:t>
      </w:r>
      <w:r w:rsidRPr="0062074F">
        <w:t>iltered by route) are divided into two sections:</w:t>
      </w:r>
    </w:p>
    <w:p w14:paraId="1F9C962E" w14:textId="7614D198" w:rsidR="000A0D43" w:rsidRPr="0062074F" w:rsidRDefault="000A0D43">
      <w:pPr>
        <w:numPr>
          <w:ilvl w:val="0"/>
          <w:numId w:val="42"/>
        </w:numPr>
        <w:spacing w:after="60" w:line="240" w:lineRule="auto"/>
        <w:jc w:val="both"/>
      </w:pPr>
      <w:r w:rsidRPr="0062074F">
        <w:lastRenderedPageBreak/>
        <w:t xml:space="preserve">A header containing information on the vessel and report content selected (either filtered for a route (or part of a route) or for the entire </w:t>
      </w:r>
      <w:r w:rsidR="003B11C8" w:rsidRPr="0062074F">
        <w:t xml:space="preserve">System Database </w:t>
      </w:r>
      <w:r w:rsidRPr="0062074F">
        <w:t xml:space="preserve">contents. This header contains vessel information and report reference dates followed by a summary </w:t>
      </w:r>
      <w:proofErr w:type="gramStart"/>
      <w:r w:rsidRPr="0062074F">
        <w:t>totals</w:t>
      </w:r>
      <w:proofErr w:type="gramEnd"/>
      <w:r w:rsidRPr="0062074F">
        <w:t xml:space="preserve"> for each report status.</w:t>
      </w:r>
    </w:p>
    <w:p w14:paraId="553A1DFA" w14:textId="77777777" w:rsidR="000A0D43" w:rsidRPr="0062074F" w:rsidRDefault="000A0D43">
      <w:pPr>
        <w:numPr>
          <w:ilvl w:val="0"/>
          <w:numId w:val="42"/>
        </w:numPr>
        <w:spacing w:after="120" w:line="240" w:lineRule="auto"/>
        <w:jc w:val="both"/>
      </w:pPr>
      <w:r w:rsidRPr="0062074F">
        <w:t>A table containing information for each cell within the chosen content type. This provides detailed information on each dataset within the chosen content category.</w:t>
      </w:r>
    </w:p>
    <w:p w14:paraId="7E09B1F8" w14:textId="77777777" w:rsidR="009E15EE" w:rsidRPr="0062074F" w:rsidRDefault="009E15EE" w:rsidP="003A3D1B">
      <w:pPr>
        <w:spacing w:after="120" w:line="240" w:lineRule="auto"/>
        <w:jc w:val="both"/>
        <w:rPr>
          <w:bCs/>
        </w:rPr>
      </w:pPr>
    </w:p>
    <w:p w14:paraId="6D3C6D30" w14:textId="2CCCA389" w:rsidR="000A0D43" w:rsidRPr="0062074F" w:rsidRDefault="000A0D43" w:rsidP="003A3D1B">
      <w:pPr>
        <w:spacing w:after="120" w:line="240" w:lineRule="auto"/>
        <w:jc w:val="both"/>
        <w:rPr>
          <w:b/>
          <w:bCs/>
          <w:u w:val="single"/>
        </w:rPr>
      </w:pPr>
      <w:r w:rsidRPr="0062074F">
        <w:rPr>
          <w:b/>
          <w:bCs/>
          <w:u w:val="single"/>
        </w:rPr>
        <w:t xml:space="preserve">Report </w:t>
      </w:r>
      <w:r w:rsidR="001640BB" w:rsidRPr="0062074F">
        <w:rPr>
          <w:b/>
          <w:bCs/>
          <w:u w:val="single"/>
        </w:rPr>
        <w:t>h</w:t>
      </w:r>
      <w:r w:rsidRPr="0062074F">
        <w:rPr>
          <w:b/>
          <w:bCs/>
          <w:u w:val="single"/>
        </w:rPr>
        <w:t>eader</w:t>
      </w:r>
    </w:p>
    <w:p w14:paraId="23053A43" w14:textId="587DEB65" w:rsidR="000A0D43" w:rsidRPr="0062074F" w:rsidRDefault="000A0D43" w:rsidP="003A3D1B">
      <w:pPr>
        <w:spacing w:after="120" w:line="240" w:lineRule="auto"/>
        <w:jc w:val="both"/>
      </w:pPr>
      <w:r w:rsidRPr="0062074F">
        <w:t xml:space="preserve">The data content of each of the header fields is defined in </w:t>
      </w:r>
      <w:r w:rsidR="003A3D1B" w:rsidRPr="0062074F">
        <w:t>T</w:t>
      </w:r>
      <w:r w:rsidRPr="0062074F">
        <w:t>able</w:t>
      </w:r>
      <w:r w:rsidR="003A3D1B" w:rsidRPr="0062074F">
        <w:t xml:space="preserve"> 3</w:t>
      </w:r>
      <w:r w:rsidRPr="0062074F">
        <w:t xml:space="preserve"> below:</w:t>
      </w:r>
    </w:p>
    <w:tbl>
      <w:tblPr>
        <w:tblStyle w:val="Tabellenraster"/>
        <w:tblW w:w="0" w:type="auto"/>
        <w:tblLook w:val="04A0" w:firstRow="1" w:lastRow="0" w:firstColumn="1" w:lastColumn="0" w:noHBand="0" w:noVBand="1"/>
      </w:tblPr>
      <w:tblGrid>
        <w:gridCol w:w="2972"/>
        <w:gridCol w:w="1134"/>
        <w:gridCol w:w="4910"/>
      </w:tblGrid>
      <w:tr w:rsidR="000A0D43" w:rsidRPr="0062074F" w14:paraId="468B6106" w14:textId="77777777" w:rsidTr="00F74131">
        <w:trPr>
          <w:trHeight w:val="297"/>
        </w:trPr>
        <w:tc>
          <w:tcPr>
            <w:tcW w:w="2972" w:type="dxa"/>
            <w:shd w:val="clear" w:color="auto" w:fill="D9D9D9" w:themeFill="background1" w:themeFillShade="D9"/>
          </w:tcPr>
          <w:p w14:paraId="76B89395" w14:textId="6034598C" w:rsidR="000A0D43" w:rsidRPr="0062074F" w:rsidRDefault="000A0D43" w:rsidP="00F74131">
            <w:pPr>
              <w:spacing w:before="60" w:after="60"/>
              <w:rPr>
                <w:b/>
                <w:bCs/>
              </w:rPr>
            </w:pPr>
            <w:r w:rsidRPr="0062074F">
              <w:rPr>
                <w:b/>
                <w:bCs/>
              </w:rPr>
              <w:t>Field Name.</w:t>
            </w:r>
          </w:p>
        </w:tc>
        <w:tc>
          <w:tcPr>
            <w:tcW w:w="1134" w:type="dxa"/>
            <w:shd w:val="clear" w:color="auto" w:fill="D9D9D9" w:themeFill="background1" w:themeFillShade="D9"/>
          </w:tcPr>
          <w:p w14:paraId="2202BB8F" w14:textId="77777777" w:rsidR="000A0D43" w:rsidRPr="0062074F" w:rsidRDefault="000A0D43" w:rsidP="00F74131">
            <w:pPr>
              <w:spacing w:before="60" w:after="60"/>
              <w:rPr>
                <w:b/>
                <w:bCs/>
              </w:rPr>
            </w:pPr>
            <w:r w:rsidRPr="0062074F">
              <w:rPr>
                <w:b/>
                <w:bCs/>
              </w:rPr>
              <w:t>Type</w:t>
            </w:r>
          </w:p>
        </w:tc>
        <w:tc>
          <w:tcPr>
            <w:tcW w:w="4910" w:type="dxa"/>
            <w:shd w:val="clear" w:color="auto" w:fill="D9D9D9" w:themeFill="background1" w:themeFillShade="D9"/>
          </w:tcPr>
          <w:p w14:paraId="5DE21D50" w14:textId="77777777" w:rsidR="000A0D43" w:rsidRPr="0062074F" w:rsidRDefault="000A0D43" w:rsidP="00F74131">
            <w:pPr>
              <w:spacing w:before="60" w:after="60"/>
              <w:rPr>
                <w:b/>
                <w:bCs/>
              </w:rPr>
            </w:pPr>
            <w:r w:rsidRPr="0062074F">
              <w:rPr>
                <w:b/>
                <w:bCs/>
              </w:rPr>
              <w:t>Source</w:t>
            </w:r>
          </w:p>
        </w:tc>
      </w:tr>
      <w:tr w:rsidR="000A0D43" w:rsidRPr="0062074F" w14:paraId="7E627633" w14:textId="77777777" w:rsidTr="00D437A1">
        <w:tc>
          <w:tcPr>
            <w:tcW w:w="2972" w:type="dxa"/>
          </w:tcPr>
          <w:p w14:paraId="6C1610A6" w14:textId="77777777" w:rsidR="000A0D43" w:rsidRPr="0062074F" w:rsidRDefault="000A0D43">
            <w:pPr>
              <w:numPr>
                <w:ilvl w:val="0"/>
                <w:numId w:val="47"/>
              </w:numPr>
              <w:spacing w:before="60" w:after="60"/>
            </w:pPr>
            <w:r w:rsidRPr="0062074F">
              <w:t>Report Name</w:t>
            </w:r>
          </w:p>
        </w:tc>
        <w:tc>
          <w:tcPr>
            <w:tcW w:w="1134" w:type="dxa"/>
          </w:tcPr>
          <w:p w14:paraId="2589989B" w14:textId="77777777" w:rsidR="000A0D43" w:rsidRPr="0062074F" w:rsidRDefault="000A0D43" w:rsidP="00F74131">
            <w:pPr>
              <w:spacing w:before="60" w:after="60"/>
            </w:pPr>
            <w:r w:rsidRPr="0062074F">
              <w:t>Text</w:t>
            </w:r>
          </w:p>
        </w:tc>
        <w:tc>
          <w:tcPr>
            <w:tcW w:w="4910" w:type="dxa"/>
          </w:tcPr>
          <w:p w14:paraId="2AB04628" w14:textId="14564B92" w:rsidR="000A0D43" w:rsidRPr="0062074F" w:rsidRDefault="000A0D43" w:rsidP="00F74131">
            <w:pPr>
              <w:spacing w:before="60" w:after="60"/>
            </w:pPr>
            <w:r w:rsidRPr="0062074F">
              <w:t xml:space="preserve">Two Report names are possible depending on which </w:t>
            </w:r>
            <w:r w:rsidR="00F74131" w:rsidRPr="0062074F">
              <w:t>R</w:t>
            </w:r>
            <w:r w:rsidRPr="0062074F">
              <w:t>eport is being shown. Either:</w:t>
            </w:r>
          </w:p>
          <w:p w14:paraId="478029D3" w14:textId="08146449" w:rsidR="000A0D43" w:rsidRPr="0062074F" w:rsidRDefault="003D2A23">
            <w:pPr>
              <w:numPr>
                <w:ilvl w:val="0"/>
                <w:numId w:val="46"/>
              </w:numPr>
              <w:spacing w:before="60" w:after="60"/>
            </w:pPr>
            <w:ins w:id="2609" w:author="Birklhuber Bernd" w:date="2026-08-07T13:11:00Z">
              <w:r>
                <w:t xml:space="preserve">Inland </w:t>
              </w:r>
            </w:ins>
            <w:r w:rsidR="000A0D43" w:rsidRPr="0062074F">
              <w:t>Electronic Navigational Charts (</w:t>
            </w:r>
            <w:ins w:id="2610" w:author="Birklhuber Bernd" w:date="2026-08-07T13:11:00Z">
              <w:r>
                <w:t>I</w:t>
              </w:r>
            </w:ins>
            <w:r w:rsidR="000A0D43" w:rsidRPr="0062074F">
              <w:t>ENC) Update Status Report</w:t>
            </w:r>
          </w:p>
          <w:p w14:paraId="6A95581E" w14:textId="436B6B59" w:rsidR="000A0D43" w:rsidRPr="0062074F" w:rsidRDefault="000A0D43">
            <w:pPr>
              <w:numPr>
                <w:ilvl w:val="0"/>
                <w:numId w:val="46"/>
              </w:numPr>
              <w:spacing w:before="60" w:after="60"/>
            </w:pPr>
            <w:bookmarkStart w:id="2611" w:name="_Hlk87104123"/>
            <w:del w:id="2612" w:author="Birklhuber Bernd" w:date="2026-08-07T13:11:00Z">
              <w:r w:rsidRPr="0062074F" w:rsidDel="003D2A23">
                <w:delText>Electronic Nautical Publications (ENP) Update Status Report</w:delText>
              </w:r>
            </w:del>
            <w:bookmarkEnd w:id="2611"/>
          </w:p>
        </w:tc>
      </w:tr>
      <w:tr w:rsidR="000A0D43" w:rsidRPr="0062074F" w14:paraId="5D7A8D6B" w14:textId="77777777" w:rsidTr="00D437A1">
        <w:tc>
          <w:tcPr>
            <w:tcW w:w="2972" w:type="dxa"/>
          </w:tcPr>
          <w:p w14:paraId="225D73AC" w14:textId="77777777" w:rsidR="000A0D43" w:rsidRPr="0062074F" w:rsidRDefault="000A0D43">
            <w:pPr>
              <w:numPr>
                <w:ilvl w:val="0"/>
                <w:numId w:val="47"/>
              </w:numPr>
              <w:spacing w:before="60" w:after="60"/>
            </w:pPr>
            <w:r w:rsidRPr="0062074F">
              <w:t>Vessel Name</w:t>
            </w:r>
          </w:p>
        </w:tc>
        <w:tc>
          <w:tcPr>
            <w:tcW w:w="1134" w:type="dxa"/>
          </w:tcPr>
          <w:p w14:paraId="762B4BBF" w14:textId="77777777" w:rsidR="000A0D43" w:rsidRPr="0062074F" w:rsidRDefault="000A0D43" w:rsidP="00F74131">
            <w:pPr>
              <w:spacing w:before="60" w:after="60"/>
            </w:pPr>
            <w:r w:rsidRPr="0062074F">
              <w:t>Text</w:t>
            </w:r>
          </w:p>
        </w:tc>
        <w:tc>
          <w:tcPr>
            <w:tcW w:w="4910" w:type="dxa"/>
          </w:tcPr>
          <w:p w14:paraId="59E5BC6D" w14:textId="3A25DBCE" w:rsidR="000A0D43" w:rsidRPr="0062074F" w:rsidRDefault="000A0D43" w:rsidP="00F74131">
            <w:pPr>
              <w:spacing w:before="60" w:after="60"/>
            </w:pPr>
            <w:r w:rsidRPr="0062074F">
              <w:t>The name of the vesse</w:t>
            </w:r>
            <w:r w:rsidR="00F74131" w:rsidRPr="0062074F">
              <w:t xml:space="preserve">l as recorded within the </w:t>
            </w:r>
            <w:ins w:id="2613" w:author="Birklhuber Bernd" w:date="2026-08-07T13:11:00Z">
              <w:r w:rsidR="003D2A23">
                <w:t xml:space="preserve">Inland </w:t>
              </w:r>
            </w:ins>
            <w:r w:rsidR="00F74131" w:rsidRPr="0062074F">
              <w:t>ECDIS</w:t>
            </w:r>
            <w:ins w:id="2614" w:author="Birklhuber Bernd" w:date="2026-08-07T13:11:00Z">
              <w:r w:rsidR="003D2A23">
                <w:t xml:space="preserve"> or </w:t>
              </w:r>
            </w:ins>
            <w:ins w:id="2615" w:author="Birklhuber Bernd" w:date="2026-08-21T13:54:00Z">
              <w:r w:rsidR="00D977D2">
                <w:t xml:space="preserve">Inland </w:t>
              </w:r>
            </w:ins>
            <w:ins w:id="2616" w:author="Birklhuber Bernd" w:date="2026-08-07T13:11:00Z">
              <w:r w:rsidR="003D2A23">
                <w:t>ECS</w:t>
              </w:r>
            </w:ins>
            <w:r w:rsidR="00F74131" w:rsidRPr="0062074F">
              <w:t>.</w:t>
            </w:r>
          </w:p>
        </w:tc>
      </w:tr>
      <w:tr w:rsidR="000A0D43" w:rsidRPr="0062074F" w14:paraId="10653551" w14:textId="77777777" w:rsidTr="00D437A1">
        <w:tc>
          <w:tcPr>
            <w:tcW w:w="2972" w:type="dxa"/>
          </w:tcPr>
          <w:p w14:paraId="41902A52" w14:textId="77777777" w:rsidR="000A0D43" w:rsidRPr="0062074F" w:rsidRDefault="000A0D43">
            <w:pPr>
              <w:numPr>
                <w:ilvl w:val="0"/>
                <w:numId w:val="47"/>
              </w:numPr>
              <w:spacing w:before="60" w:after="60"/>
            </w:pPr>
            <w:r w:rsidRPr="0062074F">
              <w:t xml:space="preserve">Identifier </w:t>
            </w:r>
          </w:p>
        </w:tc>
        <w:tc>
          <w:tcPr>
            <w:tcW w:w="1134" w:type="dxa"/>
          </w:tcPr>
          <w:p w14:paraId="52B46D92" w14:textId="77777777" w:rsidR="000A0D43" w:rsidRPr="0062074F" w:rsidRDefault="000A0D43" w:rsidP="00F74131">
            <w:pPr>
              <w:spacing w:before="60" w:after="60"/>
            </w:pPr>
            <w:r w:rsidRPr="0062074F">
              <w:t>Text</w:t>
            </w:r>
          </w:p>
        </w:tc>
        <w:tc>
          <w:tcPr>
            <w:tcW w:w="4910" w:type="dxa"/>
          </w:tcPr>
          <w:p w14:paraId="15C70DB2" w14:textId="050EBD13" w:rsidR="000A0D43" w:rsidRPr="0062074F" w:rsidRDefault="000A0D43" w:rsidP="00F74131">
            <w:pPr>
              <w:spacing w:before="60" w:after="60"/>
            </w:pPr>
            <w:r w:rsidRPr="0062074F">
              <w:t>A unique identifier,</w:t>
            </w:r>
            <w:r w:rsidR="00F74131" w:rsidRPr="0062074F">
              <w:t xml:space="preserve"> the MMSI</w:t>
            </w:r>
            <w:ins w:id="2617" w:author="Birklhuber Bernd" w:date="2026-08-07T13:11:00Z">
              <w:r w:rsidR="003D2A23">
                <w:t>,</w:t>
              </w:r>
            </w:ins>
            <w:r w:rsidR="00F74131" w:rsidRPr="0062074F">
              <w:t xml:space="preserve"> </w:t>
            </w:r>
            <w:del w:id="2618" w:author="Birklhuber Bernd" w:date="2026-08-07T13:12:00Z">
              <w:r w:rsidR="00F74131" w:rsidRPr="0062074F" w:rsidDel="003D2A23">
                <w:delText xml:space="preserve">or </w:delText>
              </w:r>
            </w:del>
            <w:r w:rsidR="00F74131" w:rsidRPr="0062074F">
              <w:t>vessel IMO number</w:t>
            </w:r>
            <w:ins w:id="2619" w:author="Birklhuber Bernd" w:date="2026-08-07T13:12:00Z">
              <w:r w:rsidR="003D2A23">
                <w:t xml:space="preserve"> or other identification number</w:t>
              </w:r>
            </w:ins>
            <w:r w:rsidR="00F74131" w:rsidRPr="0062074F">
              <w:t>.</w:t>
            </w:r>
          </w:p>
        </w:tc>
      </w:tr>
      <w:tr w:rsidR="000A0D43" w:rsidRPr="0062074F" w14:paraId="7A036B72" w14:textId="77777777" w:rsidTr="00D437A1">
        <w:tc>
          <w:tcPr>
            <w:tcW w:w="2972" w:type="dxa"/>
          </w:tcPr>
          <w:p w14:paraId="15BB1B20" w14:textId="48A95D1B" w:rsidR="000A0D43" w:rsidRPr="0062074F" w:rsidRDefault="000A0D43">
            <w:pPr>
              <w:numPr>
                <w:ilvl w:val="0"/>
                <w:numId w:val="47"/>
              </w:numPr>
              <w:spacing w:before="60" w:after="60"/>
            </w:pPr>
            <w:del w:id="2620" w:author="Birklhuber Bernd" w:date="2026-08-07T13:12:00Z">
              <w:r w:rsidRPr="0062074F" w:rsidDel="003D2A23">
                <w:delText>Update reference date</w:delText>
              </w:r>
            </w:del>
          </w:p>
        </w:tc>
        <w:tc>
          <w:tcPr>
            <w:tcW w:w="1134" w:type="dxa"/>
          </w:tcPr>
          <w:p w14:paraId="460C6507" w14:textId="15787190" w:rsidR="000A0D43" w:rsidRPr="0062074F" w:rsidRDefault="000A0D43" w:rsidP="00F74131">
            <w:pPr>
              <w:spacing w:before="60" w:after="60"/>
            </w:pPr>
            <w:del w:id="2621" w:author="Birklhuber Bernd" w:date="2026-08-07T13:12:00Z">
              <w:r w:rsidRPr="0062074F" w:rsidDel="003D2A23">
                <w:delText>Date</w:delText>
              </w:r>
            </w:del>
          </w:p>
        </w:tc>
        <w:tc>
          <w:tcPr>
            <w:tcW w:w="4910" w:type="dxa"/>
          </w:tcPr>
          <w:p w14:paraId="02B7A3D6" w14:textId="590972BA" w:rsidR="000A0D43" w:rsidRPr="0062074F" w:rsidDel="003D2A23" w:rsidRDefault="000A0D43" w:rsidP="00F74131">
            <w:pPr>
              <w:spacing w:before="60" w:after="60"/>
              <w:rPr>
                <w:del w:id="2622" w:author="Birklhuber Bernd" w:date="2026-08-07T13:12:00Z"/>
              </w:rPr>
            </w:pPr>
            <w:del w:id="2623" w:author="Birklhuber Bernd" w:date="2026-08-07T13:12:00Z">
              <w:r w:rsidRPr="0062074F" w:rsidDel="003D2A23">
                <w:delText xml:space="preserve">The data used as the reference for the status of each of the cells. This is the issue date of the last S-128 dataset in the </w:delText>
              </w:r>
              <w:r w:rsidR="00F74131" w:rsidRPr="0062074F" w:rsidDel="003D2A23">
                <w:delText>E</w:delText>
              </w:r>
              <w:r w:rsidRPr="0062074F" w:rsidDel="003D2A23">
                <w:delText xml:space="preserve">xchange </w:delText>
              </w:r>
              <w:r w:rsidR="00F74131" w:rsidRPr="0062074F" w:rsidDel="003D2A23">
                <w:delText>S</w:delText>
              </w:r>
              <w:r w:rsidRPr="0062074F" w:rsidDel="003D2A23">
                <w:delText xml:space="preserve">et used to update the </w:delText>
              </w:r>
              <w:r w:rsidR="003B11C8" w:rsidRPr="0062074F" w:rsidDel="003D2A23">
                <w:delText>System Database</w:delText>
              </w:r>
              <w:r w:rsidRPr="0062074F" w:rsidDel="003D2A23">
                <w:delText>. The date is taken from the latest S-128 datasets issueDate in the CATALOG.XML and is</w:delText>
              </w:r>
              <w:r w:rsidR="00F74131" w:rsidRPr="0062074F" w:rsidDel="003D2A23">
                <w:delText xml:space="preserve"> expressed in ISO8601 notation:</w:delText>
              </w:r>
            </w:del>
          </w:p>
          <w:p w14:paraId="704DF6D6" w14:textId="43B51877" w:rsidR="000A0D43" w:rsidRPr="0062074F" w:rsidRDefault="000A0D43" w:rsidP="00F74131">
            <w:pPr>
              <w:spacing w:before="60" w:after="60"/>
            </w:pPr>
            <w:del w:id="2624" w:author="Birklhuber Bernd" w:date="2026-08-07T13:12:00Z">
              <w:r w:rsidRPr="0062074F" w:rsidDel="003D2A23">
                <w:delText xml:space="preserve"> [</w:delText>
              </w:r>
              <w:r w:rsidRPr="0062074F" w:rsidDel="003D2A23">
                <w:rPr>
                  <w:b/>
                  <w:bCs/>
                </w:rPr>
                <w:delText>YYY</w:delText>
              </w:r>
              <w:r w:rsidR="00877180" w:rsidRPr="0062074F" w:rsidDel="003D2A23">
                <w:rPr>
                  <w:b/>
                  <w:bCs/>
                </w:rPr>
                <w:delText>Y</w:delText>
              </w:r>
              <w:r w:rsidRPr="0062074F" w:rsidDel="003D2A23">
                <w:rPr>
                  <w:b/>
                  <w:bCs/>
                </w:rPr>
                <w:delText>MMDD</w:delText>
              </w:r>
              <w:r w:rsidR="00D41A7E" w:rsidDel="003D2A23">
                <w:rPr>
                  <w:b/>
                  <w:bCs/>
                </w:rPr>
                <w:delText>T</w:delText>
              </w:r>
              <w:r w:rsidRPr="0062074F" w:rsidDel="003D2A23">
                <w:rPr>
                  <w:b/>
                  <w:bCs/>
                </w:rPr>
                <w:delText>HHMMSS</w:delText>
              </w:r>
              <w:r w:rsidR="00F74131" w:rsidRPr="0062074F" w:rsidDel="003D2A23">
                <w:delText>]</w:delText>
              </w:r>
            </w:del>
          </w:p>
        </w:tc>
      </w:tr>
      <w:tr w:rsidR="000A0D43" w:rsidRPr="0062074F" w14:paraId="6178331E" w14:textId="77777777" w:rsidTr="00D437A1">
        <w:tc>
          <w:tcPr>
            <w:tcW w:w="2972" w:type="dxa"/>
          </w:tcPr>
          <w:p w14:paraId="133D2A64" w14:textId="5A98481B" w:rsidR="000A0D43" w:rsidRPr="0062074F" w:rsidRDefault="000A0D43">
            <w:pPr>
              <w:numPr>
                <w:ilvl w:val="0"/>
                <w:numId w:val="47"/>
              </w:numPr>
              <w:spacing w:before="60" w:after="60"/>
            </w:pPr>
            <w:r w:rsidRPr="0062074F">
              <w:t xml:space="preserve">Date of report </w:t>
            </w:r>
          </w:p>
        </w:tc>
        <w:tc>
          <w:tcPr>
            <w:tcW w:w="1134" w:type="dxa"/>
          </w:tcPr>
          <w:p w14:paraId="2C8FF900" w14:textId="77777777" w:rsidR="000A0D43" w:rsidRPr="0062074F" w:rsidRDefault="000A0D43" w:rsidP="00F74131">
            <w:pPr>
              <w:spacing w:before="60" w:after="60"/>
            </w:pPr>
            <w:r w:rsidRPr="0062074F">
              <w:t>Date</w:t>
            </w:r>
          </w:p>
        </w:tc>
        <w:tc>
          <w:tcPr>
            <w:tcW w:w="4910" w:type="dxa"/>
          </w:tcPr>
          <w:p w14:paraId="2A503118" w14:textId="7722392B" w:rsidR="000A0D43" w:rsidRPr="0062074F" w:rsidRDefault="000A0D43" w:rsidP="00F74131">
            <w:pPr>
              <w:spacing w:before="60" w:after="60"/>
            </w:pPr>
            <w:r w:rsidRPr="0062074F">
              <w:t xml:space="preserve">The date the </w:t>
            </w:r>
            <w:r w:rsidR="00F74131" w:rsidRPr="0062074F">
              <w:t>R</w:t>
            </w:r>
            <w:r w:rsidRPr="0062074F">
              <w:t>eport was run.</w:t>
            </w:r>
          </w:p>
        </w:tc>
      </w:tr>
      <w:tr w:rsidR="000A0D43" w:rsidRPr="0062074F" w14:paraId="76C063F9" w14:textId="77777777" w:rsidTr="00D437A1">
        <w:tc>
          <w:tcPr>
            <w:tcW w:w="2972" w:type="dxa"/>
          </w:tcPr>
          <w:p w14:paraId="5B4DF816" w14:textId="77777777" w:rsidR="000A0D43" w:rsidRPr="0062074F" w:rsidRDefault="000A0D43">
            <w:pPr>
              <w:numPr>
                <w:ilvl w:val="0"/>
                <w:numId w:val="47"/>
              </w:numPr>
              <w:spacing w:before="60" w:after="60"/>
            </w:pPr>
            <w:r w:rsidRPr="0062074F">
              <w:t>Content</w:t>
            </w:r>
          </w:p>
        </w:tc>
        <w:tc>
          <w:tcPr>
            <w:tcW w:w="1134" w:type="dxa"/>
          </w:tcPr>
          <w:p w14:paraId="59335D4D" w14:textId="77777777" w:rsidR="000A0D43" w:rsidRPr="0062074F" w:rsidRDefault="000A0D43" w:rsidP="00F74131">
            <w:pPr>
              <w:spacing w:before="60" w:after="60"/>
            </w:pPr>
            <w:r w:rsidRPr="0062074F">
              <w:t>Text</w:t>
            </w:r>
          </w:p>
        </w:tc>
        <w:tc>
          <w:tcPr>
            <w:tcW w:w="4910" w:type="dxa"/>
          </w:tcPr>
          <w:p w14:paraId="228F2FBC" w14:textId="467A10F4" w:rsidR="000A0D43" w:rsidRPr="0062074F" w:rsidRDefault="000A0D43" w:rsidP="00F74131">
            <w:pPr>
              <w:spacing w:before="60" w:after="60"/>
            </w:pPr>
            <w:r w:rsidRPr="0062074F">
              <w:t xml:space="preserve">Each Report can be optionally filtered for an individual route plan or report the full </w:t>
            </w:r>
            <w:r w:rsidR="003B11C8" w:rsidRPr="0062074F">
              <w:t xml:space="preserve">System Database </w:t>
            </w:r>
            <w:r w:rsidRPr="0062074F">
              <w:t xml:space="preserve">contents for each </w:t>
            </w:r>
            <w:r w:rsidR="00F74131" w:rsidRPr="0062074F">
              <w:t>R</w:t>
            </w:r>
            <w:r w:rsidRPr="0062074F">
              <w:t>eport type:</w:t>
            </w:r>
          </w:p>
          <w:p w14:paraId="6A271430" w14:textId="77777777" w:rsidR="000A0D43" w:rsidRPr="0062074F" w:rsidRDefault="000A0D43">
            <w:pPr>
              <w:numPr>
                <w:ilvl w:val="0"/>
                <w:numId w:val="43"/>
              </w:numPr>
              <w:spacing w:before="60" w:after="60"/>
            </w:pPr>
            <w:r w:rsidRPr="0062074F">
              <w:t>“Filtered for Route Plan XXX to YYY” where XXX and YYY are the textual names of the point of origin and destination on the chosen route.</w:t>
            </w:r>
          </w:p>
          <w:p w14:paraId="0E0BD393" w14:textId="53E92EB7" w:rsidR="000A0D43" w:rsidRPr="0062074F" w:rsidRDefault="000A0D43">
            <w:pPr>
              <w:numPr>
                <w:ilvl w:val="0"/>
                <w:numId w:val="43"/>
              </w:numPr>
              <w:spacing w:before="60" w:after="60"/>
            </w:pPr>
            <w:r w:rsidRPr="0062074F">
              <w:t xml:space="preserve">Full </w:t>
            </w:r>
            <w:r w:rsidR="003B11C8" w:rsidRPr="0062074F">
              <w:t xml:space="preserve">System Database </w:t>
            </w:r>
            <w:r w:rsidRPr="0062074F">
              <w:t>contents.</w:t>
            </w:r>
          </w:p>
        </w:tc>
      </w:tr>
      <w:tr w:rsidR="000A0D43" w:rsidRPr="0062074F" w14:paraId="558A2080" w14:textId="77777777" w:rsidTr="00D437A1">
        <w:tc>
          <w:tcPr>
            <w:tcW w:w="2972" w:type="dxa"/>
          </w:tcPr>
          <w:p w14:paraId="4DC842CA" w14:textId="77777777" w:rsidR="000A0D43" w:rsidRPr="0062074F" w:rsidRDefault="000A0D43">
            <w:pPr>
              <w:numPr>
                <w:ilvl w:val="0"/>
                <w:numId w:val="47"/>
              </w:numPr>
              <w:spacing w:before="60" w:after="60"/>
            </w:pPr>
            <w:r w:rsidRPr="0062074F">
              <w:t>Start WP</w:t>
            </w:r>
          </w:p>
        </w:tc>
        <w:tc>
          <w:tcPr>
            <w:tcW w:w="1134" w:type="dxa"/>
          </w:tcPr>
          <w:p w14:paraId="16B718A0" w14:textId="77777777" w:rsidR="000A0D43" w:rsidRPr="0062074F" w:rsidRDefault="000A0D43" w:rsidP="00F74131">
            <w:pPr>
              <w:spacing w:before="60" w:after="60"/>
            </w:pPr>
            <w:r w:rsidRPr="0062074F">
              <w:t>Text</w:t>
            </w:r>
          </w:p>
        </w:tc>
        <w:tc>
          <w:tcPr>
            <w:tcW w:w="4910" w:type="dxa"/>
          </w:tcPr>
          <w:p w14:paraId="0938726B" w14:textId="2B9574E4"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starting waypoint of the route (if one exists) and the lat/lon</w:t>
            </w:r>
            <w:r w:rsidR="00F74131" w:rsidRPr="0062074F">
              <w:t>g</w:t>
            </w:r>
            <w:r w:rsidRPr="0062074F">
              <w:t xml:space="preserve"> coordinates of the waypoint. There is no fixed form that the coordinates should take.</w:t>
            </w:r>
          </w:p>
        </w:tc>
      </w:tr>
      <w:tr w:rsidR="000A0D43" w:rsidRPr="0062074F" w14:paraId="1CC06EB3" w14:textId="77777777" w:rsidTr="00D437A1">
        <w:tc>
          <w:tcPr>
            <w:tcW w:w="2972" w:type="dxa"/>
          </w:tcPr>
          <w:p w14:paraId="2F0DC018" w14:textId="77777777" w:rsidR="000A0D43" w:rsidRPr="0062074F" w:rsidRDefault="000A0D43">
            <w:pPr>
              <w:numPr>
                <w:ilvl w:val="0"/>
                <w:numId w:val="47"/>
              </w:numPr>
              <w:spacing w:before="60" w:after="60"/>
            </w:pPr>
            <w:r w:rsidRPr="0062074F">
              <w:t>End WP</w:t>
            </w:r>
          </w:p>
        </w:tc>
        <w:tc>
          <w:tcPr>
            <w:tcW w:w="1134" w:type="dxa"/>
          </w:tcPr>
          <w:p w14:paraId="3D8F1A48" w14:textId="77777777" w:rsidR="000A0D43" w:rsidRPr="0062074F" w:rsidRDefault="000A0D43" w:rsidP="00F74131">
            <w:pPr>
              <w:spacing w:before="60" w:after="60"/>
            </w:pPr>
            <w:r w:rsidRPr="0062074F">
              <w:t>Text</w:t>
            </w:r>
          </w:p>
        </w:tc>
        <w:tc>
          <w:tcPr>
            <w:tcW w:w="4910" w:type="dxa"/>
          </w:tcPr>
          <w:p w14:paraId="5629CD93" w14:textId="62017DB0"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last waypoint of the route (if one exists) and its lat/lon</w:t>
            </w:r>
            <w:r w:rsidR="00F74131" w:rsidRPr="0062074F">
              <w:t>g</w:t>
            </w:r>
            <w:r w:rsidRPr="0062074F">
              <w:t xml:space="preserve"> coordinates. There is no fixed form th</w:t>
            </w:r>
            <w:r w:rsidR="00F74131" w:rsidRPr="0062074F">
              <w:t>at the coordinates should take.</w:t>
            </w:r>
          </w:p>
        </w:tc>
      </w:tr>
    </w:tbl>
    <w:p w14:paraId="7F613EBF" w14:textId="588E1141" w:rsidR="000054D6" w:rsidRPr="0062074F" w:rsidRDefault="00331A1D" w:rsidP="00DF6704">
      <w:pPr>
        <w:pStyle w:val="Beschriftung"/>
        <w:spacing w:after="120" w:line="240" w:lineRule="auto"/>
        <w:jc w:val="center"/>
        <w:rPr>
          <w:bCs/>
        </w:rPr>
      </w:pPr>
      <w:r w:rsidRPr="0062074F">
        <w:t xml:space="preserve">Table </w:t>
      </w:r>
      <w:r w:rsidR="004F1135">
        <w:t>C-1-1</w:t>
      </w:r>
      <w:r w:rsidRPr="0062074F">
        <w:t xml:space="preserve"> - Data content of header fields</w:t>
      </w:r>
    </w:p>
    <w:p w14:paraId="0ED419B5" w14:textId="77777777" w:rsidR="000A0D43" w:rsidRPr="0062074F" w:rsidRDefault="000A0D43" w:rsidP="000054D6">
      <w:pPr>
        <w:spacing w:after="120" w:line="240" w:lineRule="auto"/>
        <w:jc w:val="both"/>
        <w:rPr>
          <w:b/>
          <w:bCs/>
          <w:u w:val="single"/>
        </w:rPr>
      </w:pPr>
      <w:r w:rsidRPr="0062074F">
        <w:rPr>
          <w:b/>
          <w:bCs/>
          <w:u w:val="single"/>
        </w:rPr>
        <w:t>Filtering of Update status report for route section</w:t>
      </w:r>
    </w:p>
    <w:p w14:paraId="45F2990D" w14:textId="6DE624FD" w:rsidR="000A0D43" w:rsidRPr="0062074F" w:rsidRDefault="000A0D43" w:rsidP="000054D6">
      <w:pPr>
        <w:spacing w:after="120" w:line="240" w:lineRule="auto"/>
        <w:jc w:val="both"/>
      </w:pPr>
      <w:r w:rsidRPr="0062074F">
        <w:t xml:space="preserve">Where an Update </w:t>
      </w:r>
      <w:r w:rsidR="000054D6" w:rsidRPr="0062074F">
        <w:t>S</w:t>
      </w:r>
      <w:r w:rsidRPr="0062074F">
        <w:t xml:space="preserve">tatus </w:t>
      </w:r>
      <w:r w:rsidR="000054D6" w:rsidRPr="0062074F">
        <w:t>R</w:t>
      </w:r>
      <w:r w:rsidRPr="0062074F">
        <w:t>eport is filtered for a route plan then the datasets of the appropriate type (</w:t>
      </w:r>
      <w:ins w:id="2625" w:author="Birklhuber Bernd" w:date="2026-08-07T13:13:00Z">
        <w:r w:rsidR="003D2A23">
          <w:t>I</w:t>
        </w:r>
      </w:ins>
      <w:r w:rsidRPr="0062074F">
        <w:t>ENC</w:t>
      </w:r>
      <w:del w:id="2626" w:author="Birklhuber Bernd" w:date="2026-08-07T13:13:00Z">
        <w:r w:rsidRPr="0062074F" w:rsidDel="003D2A23">
          <w:delText xml:space="preserve"> or ENP</w:delText>
        </w:r>
      </w:del>
      <w:r w:rsidRPr="0062074F">
        <w:t xml:space="preserve">) in the </w:t>
      </w:r>
      <w:r w:rsidR="003B11C8" w:rsidRPr="0062074F">
        <w:t xml:space="preserve">System Database </w:t>
      </w:r>
      <w:r w:rsidRPr="0062074F">
        <w:t xml:space="preserve">whose status are checked are defined by the intersection of the </w:t>
      </w:r>
      <w:r w:rsidRPr="0062074F">
        <w:lastRenderedPageBreak/>
        <w:t xml:space="preserve">route corridor with the dataset boundaries (as defined by dataset’s coverage features (or coverage defined in the S-100 CATALOG.XML within the </w:t>
      </w:r>
      <w:r w:rsidR="003B11C8" w:rsidRPr="0062074F">
        <w:t>System Database</w:t>
      </w:r>
      <w:r w:rsidRPr="0062074F">
        <w:t>)</w:t>
      </w:r>
      <w:r w:rsidR="000054D6" w:rsidRPr="0062074F">
        <w:t>)</w:t>
      </w:r>
      <w:r w:rsidRPr="0062074F">
        <w:t>.</w:t>
      </w:r>
    </w:p>
    <w:p w14:paraId="2A481E80" w14:textId="17D5FF1C" w:rsidR="000A0D43" w:rsidRPr="0062074F" w:rsidRDefault="000A0D43" w:rsidP="000054D6">
      <w:pPr>
        <w:spacing w:after="60" w:line="240" w:lineRule="auto"/>
        <w:jc w:val="both"/>
      </w:pPr>
      <w:r w:rsidRPr="0062074F">
        <w:t>The width of the filtering corridor is equal to the “user specified d</w:t>
      </w:r>
      <w:r w:rsidR="000054D6" w:rsidRPr="0062074F">
        <w:t xml:space="preserve">istance” implemented inside the </w:t>
      </w:r>
      <w:ins w:id="2627" w:author="Birklhuber Bernd" w:date="2026-08-07T13:13:00Z">
        <w:r w:rsidR="003D2A23">
          <w:t xml:space="preserve">Inland </w:t>
        </w:r>
      </w:ins>
      <w:r w:rsidRPr="0062074F">
        <w:t xml:space="preserve">ECDIS </w:t>
      </w:r>
      <w:ins w:id="2628" w:author="Birklhuber Bernd" w:date="2026-08-07T13:13:00Z">
        <w:r w:rsidR="003D2A23">
          <w:t xml:space="preserve">and </w:t>
        </w:r>
      </w:ins>
      <w:ins w:id="2629" w:author="Birklhuber Bernd" w:date="2026-08-21T13:54:00Z">
        <w:r w:rsidR="00D977D2">
          <w:t xml:space="preserve">Inland </w:t>
        </w:r>
      </w:ins>
      <w:ins w:id="2630" w:author="Birklhuber Bernd" w:date="2026-08-07T13:13:00Z">
        <w:r w:rsidR="003D2A23">
          <w:t xml:space="preserve">ECS </w:t>
        </w:r>
      </w:ins>
      <w:commentRangeStart w:id="2631"/>
      <w:r w:rsidRPr="0062074F">
        <w:t>to fulfil IMO MSC.</w:t>
      </w:r>
      <w:r w:rsidR="002514B8" w:rsidRPr="0062074F">
        <w:t>532(106)</w:t>
      </w:r>
      <w:r w:rsidRPr="0062074F">
        <w:t xml:space="preserve"> </w:t>
      </w:r>
      <w:r w:rsidRPr="0062074F">
        <w:rPr>
          <w:i/>
          <w:iCs/>
        </w:rPr>
        <w:t>11.3.</w:t>
      </w:r>
      <w:r w:rsidR="00DE16E0" w:rsidRPr="0062074F">
        <w:rPr>
          <w:i/>
          <w:iCs/>
        </w:rPr>
        <w:t>7</w:t>
      </w:r>
      <w:r w:rsidRPr="0062074F">
        <w:rPr>
          <w:i/>
          <w:iCs/>
        </w:rPr>
        <w:t>:</w:t>
      </w:r>
      <w:commentRangeEnd w:id="2631"/>
      <w:r w:rsidR="003D2A23">
        <w:rPr>
          <w:rStyle w:val="Kommentarzeichen"/>
        </w:rPr>
        <w:commentReference w:id="2631"/>
      </w:r>
    </w:p>
    <w:p w14:paraId="082E42BD" w14:textId="5940DE6B" w:rsidR="000A0D43" w:rsidRPr="0062074F" w:rsidRDefault="000A0D43" w:rsidP="00C50708">
      <w:pPr>
        <w:spacing w:after="120" w:line="240" w:lineRule="auto"/>
        <w:ind w:left="284" w:right="317"/>
        <w:jc w:val="both"/>
      </w:pPr>
      <w:r w:rsidRPr="0062074F">
        <w:rPr>
          <w:i/>
          <w:iCs/>
        </w:rPr>
        <w:t>“A</w:t>
      </w:r>
      <w:r w:rsidR="00C50708" w:rsidRPr="0062074F">
        <w:rPr>
          <w:i/>
          <w:iCs/>
        </w:rPr>
        <w:t xml:space="preserve"> graphical</w:t>
      </w:r>
      <w:r w:rsidRPr="0062074F">
        <w:rPr>
          <w:i/>
          <w:iCs/>
        </w:rPr>
        <w:t xml:space="preserve"> indication should be given if the </w:t>
      </w:r>
      <w:del w:id="2632" w:author="Birklhuber Bernd" w:date="2026-08-07T13:13:00Z">
        <w:r w:rsidRPr="0062074F" w:rsidDel="003D2A23">
          <w:rPr>
            <w:i/>
            <w:iCs/>
          </w:rPr>
          <w:delText xml:space="preserve">mariner </w:delText>
        </w:r>
      </w:del>
      <w:ins w:id="2633" w:author="Birklhuber Bernd" w:date="2026-08-07T13:13:00Z">
        <w:r w:rsidR="003D2A23">
          <w:rPr>
            <w:i/>
            <w:iCs/>
          </w:rPr>
          <w:t>boatmaster</w:t>
        </w:r>
        <w:r w:rsidR="003D2A23" w:rsidRPr="0062074F">
          <w:rPr>
            <w:i/>
            <w:iCs/>
          </w:rPr>
          <w:t xml:space="preserve"> </w:t>
        </w:r>
      </w:ins>
      <w:r w:rsidRPr="0062074F">
        <w:rPr>
          <w:i/>
          <w:iCs/>
        </w:rPr>
        <w:t>plans a route closer than</w:t>
      </w:r>
      <w:r w:rsidR="000054D6" w:rsidRPr="0062074F">
        <w:rPr>
          <w:i/>
          <w:iCs/>
        </w:rPr>
        <w:t xml:space="preserve"> a user-specified distance from </w:t>
      </w:r>
      <w:r w:rsidRPr="0062074F">
        <w:rPr>
          <w:i/>
          <w:iCs/>
        </w:rPr>
        <w:t>the boundary of a</w:t>
      </w:r>
      <w:r w:rsidR="00C50708" w:rsidRPr="0062074F">
        <w:rPr>
          <w:i/>
          <w:iCs/>
        </w:rPr>
        <w:t xml:space="preserve"> </w:t>
      </w:r>
      <w:r w:rsidR="00C50708" w:rsidRPr="0062074F">
        <w:t>user-selectable category of</w:t>
      </w:r>
      <w:r w:rsidRPr="0062074F">
        <w:rPr>
          <w:i/>
          <w:iCs/>
        </w:rPr>
        <w:t xml:space="preserve"> prohibited area or a geographic area for which special conditions exist (see appendix 4). A</w:t>
      </w:r>
      <w:r w:rsidR="00C50708" w:rsidRPr="0062074F">
        <w:rPr>
          <w:i/>
          <w:iCs/>
        </w:rPr>
        <w:t xml:space="preserve"> graphical</w:t>
      </w:r>
      <w:r w:rsidRPr="0062074F">
        <w:rPr>
          <w:i/>
          <w:iCs/>
        </w:rPr>
        <w:t xml:space="preserve"> indication should also be given if the mariner plans a route closer than a user specified distance from a </w:t>
      </w:r>
      <w:r w:rsidR="00C50708" w:rsidRPr="0062074F">
        <w:rPr>
          <w:i/>
          <w:iCs/>
        </w:rPr>
        <w:t xml:space="preserve">user-selectable category of </w:t>
      </w:r>
      <w:r w:rsidRPr="0062074F">
        <w:rPr>
          <w:i/>
          <w:iCs/>
        </w:rPr>
        <w:t>point object</w:t>
      </w:r>
      <w:r w:rsidR="00A954C0" w:rsidRPr="0062074F">
        <w:rPr>
          <w:i/>
          <w:iCs/>
        </w:rPr>
        <w:t>s</w:t>
      </w:r>
      <w:r w:rsidRPr="0062074F">
        <w:rPr>
          <w:i/>
          <w:iCs/>
        </w:rPr>
        <w:t>, such as a fixed or floating aid to navigation or isolated danger</w:t>
      </w:r>
      <w:r w:rsidRPr="0062074F">
        <w:t xml:space="preserve">. </w:t>
      </w:r>
      <w:r w:rsidR="00C50708" w:rsidRPr="0062074F">
        <w:rPr>
          <w:i/>
          <w:iCs/>
        </w:rPr>
        <w:t xml:space="preserve">The user-selectable categories should be the same as the user selections for the display of objects and be based on </w:t>
      </w:r>
      <w:del w:id="2634" w:author="Birklhuber Bernd" w:date="2026-08-07T13:14:00Z">
        <w:r w:rsidR="00C50708" w:rsidRPr="0062074F" w:rsidDel="003D2A23">
          <w:rPr>
            <w:i/>
            <w:iCs/>
          </w:rPr>
          <w:delText xml:space="preserve">IHO </w:delText>
        </w:r>
      </w:del>
      <w:ins w:id="2635" w:author="Birklhuber Bernd" w:date="2026-08-07T13:14:00Z">
        <w:r w:rsidR="003D2A23">
          <w:rPr>
            <w:i/>
            <w:iCs/>
          </w:rPr>
          <w:t>IEHG</w:t>
        </w:r>
        <w:r w:rsidR="003D2A23" w:rsidRPr="0062074F">
          <w:rPr>
            <w:i/>
            <w:iCs/>
          </w:rPr>
          <w:t xml:space="preserve"> </w:t>
        </w:r>
      </w:ins>
      <w:r w:rsidR="00C50708" w:rsidRPr="0062074F">
        <w:rPr>
          <w:i/>
          <w:iCs/>
        </w:rPr>
        <w:t xml:space="preserve">standards. There should be a permanent indication when any user-selectable categories are deselected. Details of the deselection should be available on </w:t>
      </w:r>
      <w:proofErr w:type="gramStart"/>
      <w:r w:rsidR="00C50708" w:rsidRPr="0062074F">
        <w:rPr>
          <w:i/>
          <w:iCs/>
        </w:rPr>
        <w:t>demand</w:t>
      </w:r>
      <w:r w:rsidR="00C50708" w:rsidRPr="0062074F">
        <w:t>.</w:t>
      </w:r>
      <w:r w:rsidRPr="0062074F">
        <w:t>“</w:t>
      </w:r>
      <w:proofErr w:type="gramEnd"/>
    </w:p>
    <w:p w14:paraId="63BA8FED" w14:textId="3BB08428" w:rsidR="000A0D43" w:rsidRPr="0062074F" w:rsidRDefault="000A0D43" w:rsidP="000054D6">
      <w:pPr>
        <w:spacing w:after="120" w:line="240" w:lineRule="auto"/>
        <w:jc w:val="both"/>
      </w:pPr>
      <w:r w:rsidRPr="0062074F">
        <w:t xml:space="preserve">This is not </w:t>
      </w:r>
      <w:r w:rsidR="00D41E80" w:rsidRPr="0062074F">
        <w:t xml:space="preserve">necessarily </w:t>
      </w:r>
      <w:r w:rsidRPr="0062074F">
        <w:t>the same as the XTD</w:t>
      </w:r>
      <w:r w:rsidR="00D41E80" w:rsidRPr="0062074F">
        <w:t>.</w:t>
      </w:r>
      <w:r w:rsidRPr="0062074F">
        <w:t xml:space="preserve"> </w:t>
      </w:r>
      <w:r w:rsidRPr="001C1CAB">
        <w:rPr>
          <w:strike/>
        </w:rPr>
        <w:t>distance</w:t>
      </w:r>
      <w:r w:rsidRPr="0062074F">
        <w:t>.</w:t>
      </w:r>
    </w:p>
    <w:p w14:paraId="073051FD" w14:textId="77777777" w:rsidR="000A0D43" w:rsidRPr="0062074F" w:rsidRDefault="000A0D43" w:rsidP="000054D6">
      <w:pPr>
        <w:spacing w:after="120" w:line="240" w:lineRule="auto"/>
        <w:jc w:val="both"/>
      </w:pPr>
    </w:p>
    <w:p w14:paraId="63C6170C" w14:textId="1A29F81E" w:rsidR="000A0D43" w:rsidRPr="0062074F" w:rsidRDefault="000A0D43" w:rsidP="000054D6">
      <w:pPr>
        <w:spacing w:after="120" w:line="240" w:lineRule="auto"/>
        <w:jc w:val="both"/>
        <w:rPr>
          <w:b/>
          <w:bCs/>
          <w:u w:val="single"/>
        </w:rPr>
      </w:pPr>
      <w:r w:rsidRPr="0062074F">
        <w:rPr>
          <w:b/>
          <w:bCs/>
          <w:u w:val="single"/>
        </w:rPr>
        <w:t xml:space="preserve">Summary </w:t>
      </w:r>
      <w:r w:rsidR="009E15EE" w:rsidRPr="0062074F">
        <w:rPr>
          <w:b/>
          <w:bCs/>
          <w:u w:val="single"/>
        </w:rPr>
        <w:t>t</w:t>
      </w:r>
      <w:r w:rsidRPr="0062074F">
        <w:rPr>
          <w:b/>
          <w:bCs/>
          <w:u w:val="single"/>
        </w:rPr>
        <w:t>otals</w:t>
      </w:r>
    </w:p>
    <w:p w14:paraId="5D56B320" w14:textId="0C179F6B" w:rsidR="000A0D43" w:rsidRPr="0062074F" w:rsidRDefault="000A0D43" w:rsidP="00AD7F90">
      <w:pPr>
        <w:spacing w:after="60" w:line="240" w:lineRule="auto"/>
        <w:jc w:val="both"/>
      </w:pPr>
      <w:r w:rsidRPr="0062074F">
        <w:t xml:space="preserve">The summary section of the </w:t>
      </w:r>
      <w:r w:rsidR="00AD7F90" w:rsidRPr="0062074F">
        <w:t>R</w:t>
      </w:r>
      <w:r w:rsidRPr="0062074F">
        <w:t>eport follows directl</w:t>
      </w:r>
      <w:r w:rsidR="00AD7F90" w:rsidRPr="0062074F">
        <w:t xml:space="preserve">y after the header. The summary </w:t>
      </w:r>
      <w:r w:rsidRPr="0062074F">
        <w:t>contains the following information:</w:t>
      </w:r>
    </w:p>
    <w:p w14:paraId="6222B9CD" w14:textId="2E36D6D2" w:rsidR="000A0D43" w:rsidRPr="0062074F" w:rsidRDefault="00AD7F90">
      <w:pPr>
        <w:numPr>
          <w:ilvl w:val="0"/>
          <w:numId w:val="44"/>
        </w:numPr>
        <w:spacing w:after="60" w:line="240" w:lineRule="auto"/>
        <w:jc w:val="both"/>
      </w:pPr>
      <w:r w:rsidRPr="0062074F">
        <w:t>The title</w:t>
      </w:r>
      <w:r w:rsidR="000A0D43" w:rsidRPr="0062074F">
        <w:t>: “Chart Status Summary”</w:t>
      </w:r>
      <w:r w:rsidR="00086C24" w:rsidRPr="0062074F">
        <w:t>.</w:t>
      </w:r>
    </w:p>
    <w:p w14:paraId="292071D9" w14:textId="012F030F" w:rsidR="000A0D43" w:rsidRPr="0062074F" w:rsidRDefault="000A0D43">
      <w:pPr>
        <w:numPr>
          <w:ilvl w:val="0"/>
          <w:numId w:val="44"/>
        </w:numPr>
        <w:spacing w:after="60" w:line="240" w:lineRule="auto"/>
        <w:jc w:val="both"/>
      </w:pPr>
      <w:r w:rsidRPr="0062074F">
        <w:t>Totals of cells with the relevant sta</w:t>
      </w:r>
      <w:r w:rsidR="00EB5BEE" w:rsidRPr="0062074F">
        <w:t>tus in the order defined below.</w:t>
      </w:r>
    </w:p>
    <w:p w14:paraId="5CBC5604" w14:textId="72F88D4A" w:rsidR="000A0D43" w:rsidRPr="0062074F" w:rsidRDefault="000A0D43">
      <w:pPr>
        <w:numPr>
          <w:ilvl w:val="1"/>
          <w:numId w:val="44"/>
        </w:numPr>
        <w:spacing w:after="60" w:line="240" w:lineRule="auto"/>
        <w:jc w:val="both"/>
      </w:pPr>
      <w:r w:rsidRPr="0062074F">
        <w:t xml:space="preserve">Total – the total number of datasets available in the </w:t>
      </w:r>
      <w:r w:rsidR="005324CD" w:rsidRPr="0062074F">
        <w:t xml:space="preserve">System Database </w:t>
      </w:r>
      <w:r w:rsidRPr="0062074F">
        <w:t>for the content type (</w:t>
      </w:r>
      <w:ins w:id="2636" w:author="Birklhuber Bernd" w:date="2026-08-07T13:14:00Z">
        <w:r w:rsidR="003D2A23">
          <w:t>I</w:t>
        </w:r>
      </w:ins>
      <w:r w:rsidRPr="0062074F">
        <w:t>ENC</w:t>
      </w:r>
      <w:del w:id="2637" w:author="Birklhuber Bernd" w:date="2026-08-07T13:14:00Z">
        <w:r w:rsidRPr="0062074F" w:rsidDel="003D2A23">
          <w:delText xml:space="preserve"> or ENP</w:delText>
        </w:r>
      </w:del>
      <w:r w:rsidRPr="0062074F">
        <w:t xml:space="preserve">), selected for the </w:t>
      </w:r>
      <w:r w:rsidR="00EB5BEE" w:rsidRPr="0062074F">
        <w:t>Report</w:t>
      </w:r>
      <w:r w:rsidRPr="0062074F">
        <w:t xml:space="preserve"> (either full or filtered by route).</w:t>
      </w:r>
    </w:p>
    <w:p w14:paraId="403CBC88" w14:textId="77777777" w:rsidR="000A0D43" w:rsidRPr="0062074F" w:rsidRDefault="000A0D43">
      <w:pPr>
        <w:numPr>
          <w:ilvl w:val="1"/>
          <w:numId w:val="44"/>
        </w:numPr>
        <w:spacing w:after="60" w:line="240" w:lineRule="auto"/>
        <w:jc w:val="both"/>
      </w:pPr>
      <w:r w:rsidRPr="0062074F">
        <w:t>Up to date – the total number of datasets (for the content selected) which have status “Up to date”.</w:t>
      </w:r>
    </w:p>
    <w:p w14:paraId="75198884" w14:textId="77777777" w:rsidR="000A0D43" w:rsidRPr="0062074F" w:rsidRDefault="000A0D43">
      <w:pPr>
        <w:numPr>
          <w:ilvl w:val="1"/>
          <w:numId w:val="44"/>
        </w:numPr>
        <w:spacing w:after="60" w:line="240" w:lineRule="auto"/>
        <w:jc w:val="both"/>
      </w:pPr>
      <w:r w:rsidRPr="0062074F">
        <w:t>Not up to date – the total number of datasets (for the content selected) which have status “Not up to date”.</w:t>
      </w:r>
    </w:p>
    <w:p w14:paraId="6F972B5C" w14:textId="77777777" w:rsidR="000A0D43" w:rsidRPr="0062074F" w:rsidRDefault="000A0D43">
      <w:pPr>
        <w:numPr>
          <w:ilvl w:val="1"/>
          <w:numId w:val="44"/>
        </w:numPr>
        <w:spacing w:after="60" w:line="240" w:lineRule="auto"/>
        <w:jc w:val="both"/>
      </w:pPr>
      <w:r w:rsidRPr="0062074F">
        <w:t>Withdrawn – the total number of datasets (for the content selected) which have status “Withdrawn”.</w:t>
      </w:r>
    </w:p>
    <w:p w14:paraId="1567488F" w14:textId="77777777" w:rsidR="000A0D43" w:rsidRPr="0062074F" w:rsidRDefault="000A0D43">
      <w:pPr>
        <w:numPr>
          <w:ilvl w:val="1"/>
          <w:numId w:val="44"/>
        </w:numPr>
        <w:spacing w:after="60" w:line="240" w:lineRule="auto"/>
        <w:jc w:val="both"/>
      </w:pPr>
      <w:r w:rsidRPr="0062074F">
        <w:t>Cancelled – the total number of datasets (for the content selected) which have status “Cancelled”.</w:t>
      </w:r>
    </w:p>
    <w:p w14:paraId="36574B39" w14:textId="77777777" w:rsidR="000A0D43" w:rsidRPr="0062074F" w:rsidRDefault="000A0D43">
      <w:pPr>
        <w:numPr>
          <w:ilvl w:val="1"/>
          <w:numId w:val="44"/>
        </w:numPr>
        <w:spacing w:after="60" w:line="240" w:lineRule="auto"/>
        <w:jc w:val="both"/>
      </w:pPr>
      <w:r w:rsidRPr="0062074F">
        <w:t>Unknown – the number of datasets for which a status cannot be determined for any reason.</w:t>
      </w:r>
    </w:p>
    <w:p w14:paraId="4DEDA92A" w14:textId="71BC6B43" w:rsidR="000A0D43" w:rsidRPr="0062074F" w:rsidRDefault="000A0D43">
      <w:pPr>
        <w:numPr>
          <w:ilvl w:val="0"/>
          <w:numId w:val="44"/>
        </w:numPr>
        <w:spacing w:after="120" w:line="240" w:lineRule="auto"/>
        <w:jc w:val="both"/>
      </w:pPr>
      <w:r w:rsidRPr="0062074F">
        <w:t xml:space="preserve">The possibilities for each dataset’s status are listed in </w:t>
      </w:r>
      <w:r w:rsidR="00AD7F90" w:rsidRPr="0062074F">
        <w:t>T</w:t>
      </w:r>
      <w:r w:rsidRPr="0062074F">
        <w:t xml:space="preserve">able </w:t>
      </w:r>
      <w:r w:rsidR="00663161" w:rsidRPr="0062074F">
        <w:t>4</w:t>
      </w:r>
      <w:r w:rsidRPr="0062074F">
        <w:t xml:space="preserve"> </w:t>
      </w:r>
      <w:r w:rsidR="009E15EE" w:rsidRPr="0062074F">
        <w:t xml:space="preserve">below </w:t>
      </w:r>
      <w:r w:rsidRPr="0062074F">
        <w:t>along with their definitions.</w:t>
      </w:r>
    </w:p>
    <w:p w14:paraId="073D5799" w14:textId="77777777" w:rsidR="000A0D43" w:rsidRPr="0062074F" w:rsidRDefault="000A0D43" w:rsidP="000054D6">
      <w:pPr>
        <w:spacing w:after="120" w:line="240" w:lineRule="auto"/>
        <w:jc w:val="both"/>
        <w:rPr>
          <w:b/>
          <w:bCs/>
        </w:rPr>
      </w:pPr>
    </w:p>
    <w:p w14:paraId="57564C8A" w14:textId="77777777" w:rsidR="000A0D43" w:rsidRPr="0062074F" w:rsidRDefault="000A0D43" w:rsidP="00086C24">
      <w:pPr>
        <w:spacing w:after="120" w:line="240" w:lineRule="auto"/>
        <w:jc w:val="both"/>
        <w:rPr>
          <w:b/>
          <w:bCs/>
          <w:u w:val="single"/>
        </w:rPr>
      </w:pPr>
      <w:r w:rsidRPr="0062074F">
        <w:rPr>
          <w:b/>
          <w:bCs/>
          <w:u w:val="single"/>
        </w:rPr>
        <w:t>Data Server content tables</w:t>
      </w:r>
    </w:p>
    <w:p w14:paraId="7194C798" w14:textId="3420CF6A" w:rsidR="000A0D43" w:rsidRPr="0062074F" w:rsidRDefault="000A0D43" w:rsidP="00086C24">
      <w:pPr>
        <w:spacing w:after="120" w:line="240" w:lineRule="auto"/>
        <w:jc w:val="both"/>
      </w:pPr>
      <w:r w:rsidRPr="0062074F">
        <w:t xml:space="preserve">The detailed tables in each </w:t>
      </w:r>
      <w:r w:rsidR="00086C24" w:rsidRPr="0062074F">
        <w:t>R</w:t>
      </w:r>
      <w:r w:rsidRPr="0062074F">
        <w:t>eport are arranged by d</w:t>
      </w:r>
      <w:r w:rsidR="00086C24" w:rsidRPr="0062074F">
        <w:t xml:space="preserve">ata server – each separate data </w:t>
      </w:r>
      <w:r w:rsidRPr="0062074F">
        <w:t xml:space="preserve">server or dataset data source within the </w:t>
      </w:r>
      <w:r w:rsidR="005324CD" w:rsidRPr="0062074F">
        <w:t xml:space="preserve">System Database </w:t>
      </w:r>
      <w:r w:rsidRPr="0062074F">
        <w:t xml:space="preserve">has its own separate table listing all datasets by content type (as reported in the “Content” field in the report header) and S-100 </w:t>
      </w:r>
      <w:r w:rsidR="00086C24" w:rsidRPr="0062074F">
        <w:t>P</w:t>
      </w:r>
      <w:r w:rsidRPr="0062074F">
        <w:t xml:space="preserve">roduct </w:t>
      </w:r>
      <w:r w:rsidR="00086C24" w:rsidRPr="0062074F">
        <w:t>S</w:t>
      </w:r>
      <w:r w:rsidRPr="0062074F">
        <w:t xml:space="preserve">pecification order. </w:t>
      </w:r>
    </w:p>
    <w:p w14:paraId="437E7520" w14:textId="77777777" w:rsidR="000A0D43" w:rsidRPr="0062074F" w:rsidRDefault="000A0D43" w:rsidP="00086C24">
      <w:pPr>
        <w:spacing w:after="60" w:line="240" w:lineRule="auto"/>
        <w:jc w:val="both"/>
      </w:pPr>
      <w:r w:rsidRPr="0062074F">
        <w:t>The detailed tables contain the following information:</w:t>
      </w:r>
    </w:p>
    <w:p w14:paraId="31AE1790" w14:textId="64F811C5" w:rsidR="000A0D43" w:rsidRPr="0062074F" w:rsidRDefault="000A0D43">
      <w:pPr>
        <w:numPr>
          <w:ilvl w:val="0"/>
          <w:numId w:val="45"/>
        </w:numPr>
        <w:spacing w:after="60" w:line="240" w:lineRule="auto"/>
        <w:jc w:val="both"/>
      </w:pPr>
      <w:r w:rsidRPr="0062074F">
        <w:t>Title: Data Server Name</w:t>
      </w:r>
      <w:r w:rsidR="00086C24" w:rsidRPr="0062074F">
        <w:t xml:space="preserve"> –</w:t>
      </w:r>
      <w:r w:rsidRPr="0062074F">
        <w:t xml:space="preserve"> this</w:t>
      </w:r>
      <w:r w:rsidR="00086C24" w:rsidRPr="0062074F">
        <w:t xml:space="preserve"> </w:t>
      </w:r>
      <w:r w:rsidRPr="0062074F">
        <w:t xml:space="preserve">is the data server identified by the S-128 Producer </w:t>
      </w:r>
      <w:r w:rsidR="00DF6704" w:rsidRPr="0062074F">
        <w:t xml:space="preserve">Code (which can either be a data producer, an aggregator or data aggregator (as identified by </w:t>
      </w:r>
      <w:r w:rsidR="00E934DF">
        <w:t>clause</w:t>
      </w:r>
      <w:r w:rsidR="00E934DF" w:rsidRPr="0062074F">
        <w:t xml:space="preserve"> </w:t>
      </w:r>
      <w:r w:rsidR="004F1135">
        <w:fldChar w:fldCharType="begin"/>
      </w:r>
      <w:r w:rsidR="004F1135">
        <w:instrText xml:space="preserve"> REF _Ref49482794 \r \h </w:instrText>
      </w:r>
      <w:r w:rsidR="004F1135">
        <w:fldChar w:fldCharType="separate"/>
      </w:r>
      <w:r w:rsidR="004F1135">
        <w:t>8.1.1</w:t>
      </w:r>
      <w:r w:rsidR="004F1135">
        <w:fldChar w:fldCharType="end"/>
      </w:r>
      <w:r w:rsidR="00DF6704" w:rsidRPr="0062074F">
        <w:t>)</w:t>
      </w:r>
    </w:p>
    <w:p w14:paraId="7ECAC09B" w14:textId="69C1D44C" w:rsidR="000A0D43" w:rsidRPr="0062074F" w:rsidRDefault="000A0D43">
      <w:pPr>
        <w:numPr>
          <w:ilvl w:val="0"/>
          <w:numId w:val="45"/>
        </w:numPr>
        <w:spacing w:after="60" w:line="240" w:lineRule="auto"/>
        <w:jc w:val="both"/>
      </w:pPr>
      <w:r w:rsidRPr="0062074F">
        <w:t xml:space="preserve">For each cell installed in the </w:t>
      </w:r>
      <w:r w:rsidR="005324CD" w:rsidRPr="0062074F">
        <w:t xml:space="preserve">System Database </w:t>
      </w:r>
      <w:r w:rsidRPr="0062074F">
        <w:t>from the data server:</w:t>
      </w:r>
    </w:p>
    <w:p w14:paraId="434BFD95" w14:textId="4C2BBE73" w:rsidR="000A0D43" w:rsidRPr="0062074F" w:rsidRDefault="000A0D43">
      <w:pPr>
        <w:numPr>
          <w:ilvl w:val="1"/>
          <w:numId w:val="45"/>
        </w:numPr>
        <w:spacing w:after="60" w:line="240" w:lineRule="auto"/>
        <w:jc w:val="both"/>
      </w:pPr>
      <w:r w:rsidRPr="0062074F">
        <w:t>Dataset Name – the name of the dataset. (DSNM)</w:t>
      </w:r>
      <w:r w:rsidR="00086C24" w:rsidRPr="0062074F">
        <w:t>.</w:t>
      </w:r>
    </w:p>
    <w:p w14:paraId="554C1FF5" w14:textId="4BFA49B1" w:rsidR="000A0D43" w:rsidRPr="0062074F" w:rsidRDefault="000A0D43">
      <w:pPr>
        <w:numPr>
          <w:ilvl w:val="1"/>
          <w:numId w:val="45"/>
        </w:numPr>
        <w:spacing w:after="60" w:line="240" w:lineRule="auto"/>
        <w:jc w:val="both"/>
      </w:pPr>
      <w:r w:rsidRPr="0062074F">
        <w:t xml:space="preserve">Edition – the </w:t>
      </w:r>
      <w:r w:rsidR="00086C24" w:rsidRPr="0062074F">
        <w:t>E</w:t>
      </w:r>
      <w:r w:rsidRPr="0062074F">
        <w:t xml:space="preserve">dition of the dataset in the </w:t>
      </w:r>
      <w:r w:rsidR="005324CD" w:rsidRPr="0062074F">
        <w:t xml:space="preserve">System Database </w:t>
      </w:r>
      <w:r w:rsidRPr="0062074F">
        <w:t>(EDTN).</w:t>
      </w:r>
    </w:p>
    <w:p w14:paraId="6472EA3F" w14:textId="35B25724" w:rsidR="000A0D43" w:rsidRPr="0062074F" w:rsidRDefault="000A0D43">
      <w:pPr>
        <w:numPr>
          <w:ilvl w:val="1"/>
          <w:numId w:val="45"/>
        </w:numPr>
        <w:spacing w:after="60" w:line="240" w:lineRule="auto"/>
        <w:jc w:val="both"/>
      </w:pPr>
      <w:r w:rsidRPr="0062074F">
        <w:t xml:space="preserve">Update – the update number of the dataset in the </w:t>
      </w:r>
      <w:r w:rsidR="005324CD" w:rsidRPr="0062074F">
        <w:t>System Database</w:t>
      </w:r>
      <w:r w:rsidRPr="0062074F">
        <w:t xml:space="preserve">. If the product does not support updates, then this </w:t>
      </w:r>
      <w:r w:rsidR="00B15F52" w:rsidRPr="0062074F">
        <w:t xml:space="preserve">must </w:t>
      </w:r>
      <w:r w:rsidRPr="0062074F">
        <w:t>be labelled “</w:t>
      </w:r>
      <w:proofErr w:type="gramStart"/>
      <w:r w:rsidRPr="0062074F">
        <w:t>-“</w:t>
      </w:r>
      <w:proofErr w:type="gramEnd"/>
      <w:r w:rsidR="00086C24" w:rsidRPr="0062074F">
        <w:t>.</w:t>
      </w:r>
    </w:p>
    <w:p w14:paraId="27915079" w14:textId="15C5D127" w:rsidR="000A0D43" w:rsidRPr="0062074F" w:rsidRDefault="000A0D43">
      <w:pPr>
        <w:numPr>
          <w:ilvl w:val="1"/>
          <w:numId w:val="45"/>
        </w:numPr>
        <w:spacing w:after="60" w:line="240" w:lineRule="auto"/>
        <w:jc w:val="both"/>
      </w:pPr>
      <w:r w:rsidRPr="0062074F">
        <w:t xml:space="preserve">Issue Date – the issue date of the last applied update to the dataset in the </w:t>
      </w:r>
      <w:r w:rsidR="005324CD" w:rsidRPr="0062074F">
        <w:t xml:space="preserve">System Database </w:t>
      </w:r>
      <w:r w:rsidRPr="0062074F">
        <w:t>(or “</w:t>
      </w:r>
      <w:proofErr w:type="gramStart"/>
      <w:r w:rsidRPr="0062074F">
        <w:t>-“ where</w:t>
      </w:r>
      <w:proofErr w:type="gramEnd"/>
      <w:r w:rsidRPr="0062074F">
        <w:t xml:space="preserve"> no updates are supported for the S-100 product)</w:t>
      </w:r>
      <w:r w:rsidR="00086C24" w:rsidRPr="0062074F">
        <w:t>.</w:t>
      </w:r>
    </w:p>
    <w:p w14:paraId="0CC906C8" w14:textId="77777777" w:rsidR="000A0D43" w:rsidRPr="0062074F" w:rsidRDefault="000A0D43">
      <w:pPr>
        <w:numPr>
          <w:ilvl w:val="1"/>
          <w:numId w:val="45"/>
        </w:numPr>
        <w:spacing w:after="120" w:line="240" w:lineRule="auto"/>
        <w:jc w:val="both"/>
        <w:rPr>
          <w:b/>
          <w:bCs/>
        </w:rPr>
      </w:pPr>
      <w:r w:rsidRPr="0062074F">
        <w:t>Status – the status of the cell. The status may have one of four values determined according to the criteria in the following table:</w:t>
      </w:r>
    </w:p>
    <w:tbl>
      <w:tblPr>
        <w:tblStyle w:val="Tabellenraster"/>
        <w:tblW w:w="0" w:type="auto"/>
        <w:tblLook w:val="04A0" w:firstRow="1" w:lastRow="0" w:firstColumn="1" w:lastColumn="0" w:noHBand="0" w:noVBand="1"/>
      </w:tblPr>
      <w:tblGrid>
        <w:gridCol w:w="1838"/>
        <w:gridCol w:w="7178"/>
      </w:tblGrid>
      <w:tr w:rsidR="000A0D43" w:rsidRPr="0062074F" w14:paraId="379DA686" w14:textId="77777777" w:rsidTr="00086C24">
        <w:tc>
          <w:tcPr>
            <w:tcW w:w="1838" w:type="dxa"/>
            <w:shd w:val="clear" w:color="auto" w:fill="D9D9D9" w:themeFill="background1" w:themeFillShade="D9"/>
          </w:tcPr>
          <w:p w14:paraId="3A2AB55F" w14:textId="77777777" w:rsidR="000A0D43" w:rsidRPr="0062074F" w:rsidRDefault="000A0D43" w:rsidP="00086C24">
            <w:pPr>
              <w:spacing w:before="60" w:after="60"/>
              <w:rPr>
                <w:b/>
                <w:bCs/>
              </w:rPr>
            </w:pPr>
            <w:r w:rsidRPr="0062074F">
              <w:rPr>
                <w:b/>
                <w:bCs/>
              </w:rPr>
              <w:lastRenderedPageBreak/>
              <w:t>Status</w:t>
            </w:r>
          </w:p>
        </w:tc>
        <w:tc>
          <w:tcPr>
            <w:tcW w:w="7178" w:type="dxa"/>
            <w:shd w:val="clear" w:color="auto" w:fill="D9D9D9" w:themeFill="background1" w:themeFillShade="D9"/>
          </w:tcPr>
          <w:p w14:paraId="137CD901" w14:textId="77777777" w:rsidR="000A0D43" w:rsidRPr="0062074F" w:rsidRDefault="000A0D43" w:rsidP="00086C24">
            <w:pPr>
              <w:spacing w:before="60" w:after="60"/>
              <w:rPr>
                <w:b/>
                <w:bCs/>
              </w:rPr>
            </w:pPr>
            <w:r w:rsidRPr="0062074F">
              <w:rPr>
                <w:b/>
                <w:bCs/>
              </w:rPr>
              <w:t>Specification</w:t>
            </w:r>
          </w:p>
        </w:tc>
      </w:tr>
      <w:tr w:rsidR="000A0D43" w:rsidRPr="0062074F" w14:paraId="2F87B36F" w14:textId="77777777" w:rsidTr="00D437A1">
        <w:tc>
          <w:tcPr>
            <w:tcW w:w="1838" w:type="dxa"/>
          </w:tcPr>
          <w:p w14:paraId="360A2E22" w14:textId="42380340" w:rsidR="000A0D43" w:rsidRPr="0062074F" w:rsidRDefault="000A0D43" w:rsidP="00086C24">
            <w:pPr>
              <w:spacing w:before="60" w:after="60"/>
              <w:rPr>
                <w:b/>
                <w:bCs/>
              </w:rPr>
            </w:pPr>
            <w:del w:id="2638" w:author="Birklhuber Bernd" w:date="2026-08-07T13:14:00Z">
              <w:r w:rsidRPr="0062074F" w:rsidDel="003D2A23">
                <w:rPr>
                  <w:b/>
                  <w:bCs/>
                </w:rPr>
                <w:delText>Up to date</w:delText>
              </w:r>
            </w:del>
          </w:p>
        </w:tc>
        <w:tc>
          <w:tcPr>
            <w:tcW w:w="7178" w:type="dxa"/>
          </w:tcPr>
          <w:p w14:paraId="5DF7D74A" w14:textId="0D0306F4" w:rsidR="000A0D43" w:rsidRPr="0062074F" w:rsidDel="003D2A23" w:rsidRDefault="000A0D43" w:rsidP="00086C24">
            <w:pPr>
              <w:spacing w:before="60" w:after="60"/>
              <w:rPr>
                <w:del w:id="2639" w:author="Birklhuber Bernd" w:date="2026-08-07T13:14:00Z"/>
              </w:rPr>
            </w:pPr>
            <w:del w:id="2640" w:author="Birklhuber Bernd" w:date="2026-08-07T13:14:00Z">
              <w:r w:rsidRPr="0062074F" w:rsidDel="003D2A23">
                <w:delText xml:space="preserve">This is where the </w:delText>
              </w:r>
              <w:r w:rsidR="005324CD" w:rsidRPr="0062074F" w:rsidDel="003D2A23">
                <w:delText xml:space="preserve">System Database </w:delText>
              </w:r>
              <w:r w:rsidRPr="0062074F" w:rsidDel="003D2A23">
                <w:delText xml:space="preserve">has all the latest </w:delText>
              </w:r>
              <w:r w:rsidR="00086C24" w:rsidRPr="0062074F" w:rsidDel="003D2A23">
                <w:delText>E</w:delText>
              </w:r>
              <w:r w:rsidRPr="0062074F" w:rsidDel="003D2A23">
                <w:delText xml:space="preserve">dition and (where supported by the S-100 </w:delText>
              </w:r>
              <w:r w:rsidR="00086C24" w:rsidRPr="0062074F" w:rsidDel="003D2A23">
                <w:delText>P</w:delText>
              </w:r>
              <w:r w:rsidRPr="0062074F" w:rsidDel="003D2A23">
                <w:delText xml:space="preserve">roduct </w:delText>
              </w:r>
              <w:r w:rsidR="00086C24" w:rsidRPr="0062074F" w:rsidDel="003D2A23">
                <w:delText>S</w:delText>
              </w:r>
              <w:r w:rsidRPr="0062074F" w:rsidDel="003D2A23">
                <w:delText>pecification) update information for the dataset installed as defined by the latest S-128 dataset received from</w:delText>
              </w:r>
              <w:r w:rsidR="00086C24" w:rsidRPr="0062074F" w:rsidDel="003D2A23">
                <w:delText xml:space="preserve"> the data server. </w:delText>
              </w:r>
            </w:del>
          </w:p>
          <w:p w14:paraId="080B2B45" w14:textId="3EE3BF8B" w:rsidR="000A0D43" w:rsidRPr="0062074F" w:rsidRDefault="000A0D43" w:rsidP="00086C24">
            <w:pPr>
              <w:spacing w:before="60" w:after="60"/>
              <w:rPr>
                <w:b/>
                <w:bCs/>
              </w:rPr>
            </w:pPr>
            <w:del w:id="2641" w:author="Birklhuber Bernd" w:date="2026-08-07T13:14:00Z">
              <w:r w:rsidRPr="0062074F" w:rsidDel="003D2A23">
                <w:delText xml:space="preserve">The reference date for the most up to date information is defined by the S-128 dataset issue date. The dataset update reference date must be within the last four weeks from the time of the </w:delText>
              </w:r>
              <w:r w:rsidR="00086C24" w:rsidRPr="0062074F" w:rsidDel="003D2A23">
                <w:delText>R</w:delText>
              </w:r>
              <w:r w:rsidRPr="0062074F" w:rsidDel="003D2A23">
                <w:delText xml:space="preserve">eport execution or the cell </w:delText>
              </w:r>
              <w:r w:rsidR="00B15F52" w:rsidRPr="0062074F" w:rsidDel="003D2A23">
                <w:delText xml:space="preserve">must </w:delText>
              </w:r>
              <w:r w:rsidRPr="0062074F" w:rsidDel="003D2A23">
                <w:delText>be displayed as “Not up to date” regardless of its status as defined by the S-128 data.</w:delText>
              </w:r>
            </w:del>
          </w:p>
        </w:tc>
      </w:tr>
      <w:tr w:rsidR="000A0D43" w:rsidRPr="0062074F" w14:paraId="35327E15" w14:textId="77777777" w:rsidTr="00D437A1">
        <w:tc>
          <w:tcPr>
            <w:tcW w:w="1838" w:type="dxa"/>
          </w:tcPr>
          <w:p w14:paraId="03FB7A1A" w14:textId="47EDE637" w:rsidR="000A0D43" w:rsidRPr="0062074F" w:rsidRDefault="000A0D43" w:rsidP="00086C24">
            <w:pPr>
              <w:spacing w:before="60" w:after="60"/>
              <w:rPr>
                <w:b/>
                <w:bCs/>
              </w:rPr>
            </w:pPr>
            <w:del w:id="2642" w:author="Birklhuber Bernd" w:date="2026-08-07T13:14:00Z">
              <w:r w:rsidRPr="0062074F" w:rsidDel="003D2A23">
                <w:rPr>
                  <w:b/>
                  <w:bCs/>
                </w:rPr>
                <w:delText>Not Up to date</w:delText>
              </w:r>
            </w:del>
          </w:p>
        </w:tc>
        <w:tc>
          <w:tcPr>
            <w:tcW w:w="7178" w:type="dxa"/>
          </w:tcPr>
          <w:p w14:paraId="6187E394" w14:textId="47E8C582" w:rsidR="000A0D43" w:rsidRPr="0062074F" w:rsidRDefault="000A0D43" w:rsidP="00086C24">
            <w:pPr>
              <w:spacing w:before="60" w:after="60"/>
              <w:rPr>
                <w:b/>
                <w:bCs/>
              </w:rPr>
            </w:pPr>
            <w:del w:id="2643" w:author="Birklhuber Bernd" w:date="2026-08-07T13:14:00Z">
              <w:r w:rsidRPr="0062074F" w:rsidDel="003D2A23">
                <w:delText xml:space="preserve">This is where the </w:delText>
              </w:r>
              <w:r w:rsidR="005324CD" w:rsidRPr="0062074F" w:rsidDel="003D2A23">
                <w:delText xml:space="preserve">System Database </w:delText>
              </w:r>
              <w:r w:rsidRPr="0062074F" w:rsidDel="003D2A23">
                <w:delText xml:space="preserve">has NOT installed all the latest update and/or </w:delText>
              </w:r>
              <w:r w:rsidR="00086C24" w:rsidRPr="0062074F" w:rsidDel="003D2A23">
                <w:delText>N</w:delText>
              </w:r>
              <w:r w:rsidRPr="0062074F" w:rsidDel="003D2A23">
                <w:delText xml:space="preserve">ew </w:delText>
              </w:r>
              <w:r w:rsidR="00086C24" w:rsidRPr="0062074F" w:rsidDel="003D2A23">
                <w:delText>E</w:delText>
              </w:r>
              <w:r w:rsidRPr="0062074F" w:rsidDel="003D2A23">
                <w:delText xml:space="preserve">dition for the cell. Again, the reference point for what should be installed is defined by the S-128 dataset issue date. If the reference date is older than four weeks then cells </w:delText>
              </w:r>
              <w:r w:rsidR="00B15F52" w:rsidRPr="0062074F" w:rsidDel="003D2A23">
                <w:delText xml:space="preserve">must </w:delText>
              </w:r>
              <w:r w:rsidRPr="0062074F" w:rsidDel="003D2A23">
                <w:delText>be displayed as “not up to date” by definition.</w:delText>
              </w:r>
            </w:del>
          </w:p>
        </w:tc>
      </w:tr>
      <w:tr w:rsidR="000A0D43" w:rsidRPr="0062074F" w14:paraId="59BD9B5B" w14:textId="77777777" w:rsidTr="00D437A1">
        <w:tc>
          <w:tcPr>
            <w:tcW w:w="1838" w:type="dxa"/>
          </w:tcPr>
          <w:p w14:paraId="6D1BB2E2" w14:textId="77777777" w:rsidR="000A0D43" w:rsidRPr="0062074F" w:rsidRDefault="000A0D43" w:rsidP="00086C24">
            <w:pPr>
              <w:spacing w:before="60" w:after="60"/>
              <w:rPr>
                <w:b/>
                <w:bCs/>
              </w:rPr>
            </w:pPr>
            <w:r w:rsidRPr="0062074F">
              <w:rPr>
                <w:b/>
                <w:bCs/>
              </w:rPr>
              <w:t>Withdrawn</w:t>
            </w:r>
          </w:p>
        </w:tc>
        <w:tc>
          <w:tcPr>
            <w:tcW w:w="7178" w:type="dxa"/>
          </w:tcPr>
          <w:p w14:paraId="5AAA7E56" w14:textId="038CB3AA" w:rsidR="000A0D43" w:rsidRPr="0062074F" w:rsidRDefault="000A0D43" w:rsidP="00086C24">
            <w:pPr>
              <w:spacing w:before="60" w:after="60"/>
              <w:rPr>
                <w:b/>
                <w:bCs/>
              </w:rPr>
            </w:pPr>
            <w:r w:rsidRPr="0062074F">
              <w:t xml:space="preserve">The number of datasets which have been withdrawn by the data server or cancelled but which are still available within the </w:t>
            </w:r>
            <w:r w:rsidR="005324CD" w:rsidRPr="0062074F">
              <w:t>System Database</w:t>
            </w:r>
            <w:r w:rsidRPr="0062074F">
              <w:t>.</w:t>
            </w:r>
          </w:p>
        </w:tc>
      </w:tr>
      <w:tr w:rsidR="000A0D43" w:rsidRPr="0062074F" w14:paraId="582DB4B5" w14:textId="77777777" w:rsidTr="00D437A1">
        <w:tc>
          <w:tcPr>
            <w:tcW w:w="1838" w:type="dxa"/>
          </w:tcPr>
          <w:p w14:paraId="59FDE466" w14:textId="77777777" w:rsidR="000A0D43" w:rsidRPr="0062074F" w:rsidRDefault="000A0D43" w:rsidP="00086C24">
            <w:pPr>
              <w:spacing w:before="60" w:after="60"/>
              <w:rPr>
                <w:b/>
                <w:bCs/>
              </w:rPr>
            </w:pPr>
            <w:r w:rsidRPr="0062074F">
              <w:rPr>
                <w:b/>
                <w:bCs/>
              </w:rPr>
              <w:t>Unknown</w:t>
            </w:r>
          </w:p>
        </w:tc>
        <w:tc>
          <w:tcPr>
            <w:tcW w:w="7178" w:type="dxa"/>
          </w:tcPr>
          <w:p w14:paraId="7C2FFDEF" w14:textId="47D52DDD" w:rsidR="000A0D43" w:rsidRPr="0062074F" w:rsidRDefault="000A0D43" w:rsidP="009E15EE">
            <w:pPr>
              <w:keepNext/>
              <w:spacing w:before="60" w:after="60"/>
            </w:pPr>
            <w:commentRangeStart w:id="2644"/>
            <w:r w:rsidRPr="0062074F">
              <w:t>Datasets for which a status cannot</w:t>
            </w:r>
            <w:r w:rsidR="00086C24" w:rsidRPr="0062074F">
              <w:t xml:space="preserve"> be determined for any reason. </w:t>
            </w:r>
            <w:r w:rsidRPr="0062074F">
              <w:t xml:space="preserve">If the revision information in the latest S-128 dataset is incomplete for any reason then all datasets in the data server’s service not included in the partial S-128 </w:t>
            </w:r>
            <w:r w:rsidR="00B15F52" w:rsidRPr="0062074F">
              <w:t xml:space="preserve">must </w:t>
            </w:r>
            <w:r w:rsidRPr="0062074F">
              <w:t>be deemed to be “Unknown” as no definitive information on them can be determined. S-128 content is required to specify the status of all datasets in a data server’s service.</w:t>
            </w:r>
            <w:commentRangeEnd w:id="2644"/>
            <w:r w:rsidR="003D2A23">
              <w:rPr>
                <w:rStyle w:val="Kommentarzeichen"/>
              </w:rPr>
              <w:commentReference w:id="2644"/>
            </w:r>
          </w:p>
        </w:tc>
      </w:tr>
    </w:tbl>
    <w:p w14:paraId="6C7A5965" w14:textId="1BCE9660" w:rsidR="000A0D43" w:rsidRPr="0062074F" w:rsidRDefault="00A00ECD" w:rsidP="009E15EE">
      <w:pPr>
        <w:pStyle w:val="Beschriftung"/>
        <w:spacing w:after="120" w:line="240" w:lineRule="auto"/>
        <w:jc w:val="center"/>
        <w:rPr>
          <w:bCs/>
        </w:rPr>
      </w:pPr>
      <w:r w:rsidRPr="0062074F">
        <w:t>Table</w:t>
      </w:r>
      <w:r w:rsidR="004F1135">
        <w:t xml:space="preserve"> C-1-</w:t>
      </w:r>
      <w:proofErr w:type="gramStart"/>
      <w:r w:rsidR="004F1135">
        <w:t>2</w:t>
      </w:r>
      <w:r w:rsidRPr="0062074F">
        <w:t xml:space="preserve">  -</w:t>
      </w:r>
      <w:proofErr w:type="gramEnd"/>
      <w:r w:rsidRPr="0062074F">
        <w:t xml:space="preserve"> Status values</w:t>
      </w:r>
    </w:p>
    <w:p w14:paraId="7CAAA123" w14:textId="77777777" w:rsidR="009E15EE" w:rsidRPr="0062074F" w:rsidRDefault="009E15EE" w:rsidP="009E15EE">
      <w:pPr>
        <w:spacing w:after="120" w:line="240" w:lineRule="auto"/>
        <w:rPr>
          <w:bCs/>
        </w:rPr>
      </w:pPr>
    </w:p>
    <w:p w14:paraId="2CC46922" w14:textId="272BEF1B" w:rsidR="000A0D43" w:rsidRPr="0062074F" w:rsidRDefault="0095577A" w:rsidP="009E15EE">
      <w:pPr>
        <w:spacing w:after="120" w:line="240" w:lineRule="auto"/>
        <w:rPr>
          <w:b/>
          <w:bCs/>
          <w:u w:val="single"/>
        </w:rPr>
      </w:pPr>
      <w:commentRangeStart w:id="2645"/>
      <w:r w:rsidRPr="0062074F">
        <w:rPr>
          <w:b/>
          <w:bCs/>
          <w:u w:val="single"/>
        </w:rPr>
        <w:t>Example</w:t>
      </w:r>
      <w:r w:rsidR="000A0D43" w:rsidRPr="0062074F">
        <w:rPr>
          <w:b/>
          <w:bCs/>
          <w:u w:val="single"/>
        </w:rPr>
        <w:t xml:space="preserve"> of ENC update status report</w:t>
      </w:r>
    </w:p>
    <w:p w14:paraId="194C03F5" w14:textId="77777777" w:rsidR="000A0D43" w:rsidRPr="0062074F" w:rsidRDefault="000A0D43" w:rsidP="009E15EE">
      <w:pPr>
        <w:spacing w:after="120" w:line="240" w:lineRule="auto"/>
        <w:rPr>
          <w:b/>
          <w:bCs/>
          <w:i/>
          <w:iCs/>
        </w:rPr>
      </w:pPr>
      <w:r w:rsidRPr="0062074F">
        <w:rPr>
          <w:b/>
          <w:bCs/>
          <w:i/>
          <w:iCs/>
        </w:rPr>
        <w:t>Report Name: ENC Update Status Report</w:t>
      </w:r>
    </w:p>
    <w:p w14:paraId="144096EA" w14:textId="77777777" w:rsidR="000A0D43" w:rsidRPr="0062074F" w:rsidRDefault="000A0D43" w:rsidP="009E15EE">
      <w:pPr>
        <w:spacing w:after="120" w:line="240" w:lineRule="auto"/>
      </w:pPr>
      <w:r w:rsidRPr="0062074F">
        <w:rPr>
          <w:b/>
          <w:bCs/>
        </w:rPr>
        <w:t xml:space="preserve">Vessel Name: </w:t>
      </w:r>
      <w:r w:rsidRPr="0062074F">
        <w:t>HMS Goteborg</w:t>
      </w:r>
    </w:p>
    <w:p w14:paraId="0CEA385F" w14:textId="77777777" w:rsidR="000A0D43" w:rsidRPr="0062074F" w:rsidRDefault="000A0D43" w:rsidP="009E15EE">
      <w:pPr>
        <w:spacing w:after="120" w:line="240" w:lineRule="auto"/>
      </w:pPr>
      <w:r w:rsidRPr="0062074F">
        <w:rPr>
          <w:b/>
          <w:bCs/>
        </w:rPr>
        <w:t xml:space="preserve">Identifier: </w:t>
      </w:r>
      <w:r w:rsidRPr="0062074F">
        <w:t>IMO 4653321</w:t>
      </w:r>
    </w:p>
    <w:p w14:paraId="1081522E" w14:textId="77777777" w:rsidR="000A0D43" w:rsidRPr="0062074F" w:rsidRDefault="000A0D43" w:rsidP="009E15EE">
      <w:pPr>
        <w:spacing w:after="120" w:line="240" w:lineRule="auto"/>
      </w:pPr>
      <w:r w:rsidRPr="0062074F">
        <w:rPr>
          <w:b/>
          <w:bCs/>
        </w:rPr>
        <w:t xml:space="preserve">Update Reference Date: </w:t>
      </w:r>
      <w:r w:rsidRPr="0062074F">
        <w:t>16 May 2013</w:t>
      </w:r>
    </w:p>
    <w:p w14:paraId="4C3A74FE" w14:textId="77777777" w:rsidR="000A0D43" w:rsidRPr="0062074F" w:rsidRDefault="000A0D43" w:rsidP="009E15EE">
      <w:pPr>
        <w:spacing w:after="120" w:line="240" w:lineRule="auto"/>
      </w:pPr>
      <w:r w:rsidRPr="0062074F">
        <w:rPr>
          <w:b/>
          <w:bCs/>
        </w:rPr>
        <w:t>Date of Report</w:t>
      </w:r>
      <w:r w:rsidRPr="0062074F">
        <w:t>: 1 Jun 2013</w:t>
      </w:r>
    </w:p>
    <w:p w14:paraId="79A71CA5" w14:textId="77777777" w:rsidR="000A0D43" w:rsidRPr="0062074F" w:rsidRDefault="000A0D43" w:rsidP="009E15EE">
      <w:pPr>
        <w:spacing w:after="120" w:line="240" w:lineRule="auto"/>
      </w:pPr>
      <w:r w:rsidRPr="0062074F">
        <w:rPr>
          <w:b/>
          <w:bCs/>
        </w:rPr>
        <w:t xml:space="preserve">Content: </w:t>
      </w:r>
      <w:r w:rsidRPr="0062074F">
        <w:t>Full</w:t>
      </w:r>
    </w:p>
    <w:p w14:paraId="1B02E71F" w14:textId="77777777" w:rsidR="000A0D43" w:rsidRPr="0062074F" w:rsidRDefault="000A0D43" w:rsidP="009E15EE">
      <w:pPr>
        <w:spacing w:after="120" w:line="240" w:lineRule="auto"/>
        <w:rPr>
          <w:b/>
          <w:bCs/>
        </w:rPr>
      </w:pPr>
      <w:r w:rsidRPr="0062074F">
        <w:rPr>
          <w:b/>
          <w:bCs/>
        </w:rPr>
        <w:t>Chart Status Summary:</w:t>
      </w:r>
    </w:p>
    <w:p w14:paraId="5969496E" w14:textId="77777777" w:rsidR="000A0D43" w:rsidRPr="0062074F" w:rsidRDefault="000A0D43" w:rsidP="009E15EE">
      <w:pPr>
        <w:spacing w:after="120" w:line="240" w:lineRule="auto"/>
        <w:rPr>
          <w:b/>
          <w:bCs/>
        </w:rPr>
      </w:pPr>
      <w:r w:rsidRPr="0062074F">
        <w:rPr>
          <w:b/>
          <w:bCs/>
        </w:rPr>
        <w:t>Chart Status: Count</w:t>
      </w:r>
    </w:p>
    <w:p w14:paraId="3732F181" w14:textId="77777777" w:rsidR="000A0D43" w:rsidRPr="0062074F" w:rsidRDefault="000A0D43" w:rsidP="009E15EE">
      <w:pPr>
        <w:spacing w:after="120" w:line="240" w:lineRule="auto"/>
      </w:pPr>
      <w:r w:rsidRPr="0062074F">
        <w:t>Total: 50</w:t>
      </w:r>
    </w:p>
    <w:p w14:paraId="3867B4F6" w14:textId="77777777" w:rsidR="000A0D43" w:rsidRPr="0062074F" w:rsidRDefault="000A0D43" w:rsidP="009E15EE">
      <w:pPr>
        <w:spacing w:after="120" w:line="240" w:lineRule="auto"/>
      </w:pPr>
      <w:r w:rsidRPr="0062074F">
        <w:t>Up to Date 38/50</w:t>
      </w:r>
    </w:p>
    <w:p w14:paraId="7D9605B3" w14:textId="77777777" w:rsidR="000A0D43" w:rsidRPr="0062074F" w:rsidRDefault="000A0D43" w:rsidP="009E15EE">
      <w:pPr>
        <w:spacing w:after="120" w:line="240" w:lineRule="auto"/>
      </w:pPr>
      <w:r w:rsidRPr="0062074F">
        <w:t>Not Up to Date 10/50</w:t>
      </w:r>
    </w:p>
    <w:p w14:paraId="7F65970A" w14:textId="77777777" w:rsidR="000A0D43" w:rsidRPr="0062074F" w:rsidRDefault="000A0D43" w:rsidP="009E15EE">
      <w:pPr>
        <w:spacing w:after="120" w:line="240" w:lineRule="auto"/>
      </w:pPr>
      <w:r w:rsidRPr="0062074F">
        <w:t>Withdrawn 2/50</w:t>
      </w:r>
    </w:p>
    <w:p w14:paraId="776053F0" w14:textId="77777777" w:rsidR="000A0D43" w:rsidRPr="0062074F" w:rsidRDefault="000A0D43" w:rsidP="009E15EE">
      <w:pPr>
        <w:spacing w:after="120" w:line="240" w:lineRule="auto"/>
      </w:pPr>
      <w:r w:rsidRPr="0062074F">
        <w:t>Unknown 0/50</w:t>
      </w:r>
    </w:p>
    <w:p w14:paraId="45812163" w14:textId="77777777" w:rsidR="000A0D43" w:rsidRPr="0062074F" w:rsidRDefault="000A0D43" w:rsidP="009E15EE">
      <w:pPr>
        <w:spacing w:after="120" w:line="240" w:lineRule="auto"/>
        <w:rPr>
          <w:b/>
          <w:bCs/>
          <w:i/>
          <w:iCs/>
        </w:rPr>
      </w:pPr>
      <w:r w:rsidRPr="0062074F">
        <w:rPr>
          <w:b/>
          <w:bCs/>
          <w:i/>
          <w:iCs/>
        </w:rPr>
        <w:t>Table:</w:t>
      </w:r>
    </w:p>
    <w:p w14:paraId="05EAAEE8" w14:textId="77777777" w:rsidR="000A0D43" w:rsidRPr="0062074F" w:rsidRDefault="000A0D43" w:rsidP="009E15EE">
      <w:pPr>
        <w:spacing w:after="120" w:line="240" w:lineRule="auto"/>
        <w:rPr>
          <w:b/>
          <w:bCs/>
          <w:iCs/>
        </w:rPr>
      </w:pPr>
      <w:r w:rsidRPr="0062074F">
        <w:rPr>
          <w:b/>
          <w:bCs/>
          <w:iCs/>
        </w:rPr>
        <w:t>Data Server: XXXX</w:t>
      </w:r>
    </w:p>
    <w:tbl>
      <w:tblPr>
        <w:tblStyle w:val="Tabellenraster"/>
        <w:tblW w:w="0" w:type="auto"/>
        <w:tblLook w:val="04A0" w:firstRow="1" w:lastRow="0" w:firstColumn="1" w:lastColumn="0" w:noHBand="0" w:noVBand="1"/>
      </w:tblPr>
      <w:tblGrid>
        <w:gridCol w:w="1480"/>
        <w:gridCol w:w="1718"/>
        <w:gridCol w:w="1477"/>
        <w:gridCol w:w="1477"/>
        <w:gridCol w:w="1470"/>
        <w:gridCol w:w="1474"/>
      </w:tblGrid>
      <w:tr w:rsidR="000A0D43" w:rsidRPr="0062074F" w14:paraId="5C4095E4" w14:textId="77777777" w:rsidTr="0043278E">
        <w:tc>
          <w:tcPr>
            <w:tcW w:w="1502" w:type="dxa"/>
          </w:tcPr>
          <w:p w14:paraId="1744A8E4" w14:textId="77777777" w:rsidR="000A0D43" w:rsidRPr="0062074F" w:rsidRDefault="000A0D43" w:rsidP="004E61EE">
            <w:pPr>
              <w:rPr>
                <w:b/>
                <w:bCs/>
                <w:iCs/>
              </w:rPr>
            </w:pPr>
            <w:r w:rsidRPr="0062074F">
              <w:rPr>
                <w:b/>
                <w:bCs/>
                <w:iCs/>
              </w:rPr>
              <w:t xml:space="preserve">Product </w:t>
            </w:r>
          </w:p>
        </w:tc>
        <w:tc>
          <w:tcPr>
            <w:tcW w:w="1718" w:type="dxa"/>
          </w:tcPr>
          <w:p w14:paraId="400FE58E" w14:textId="77777777" w:rsidR="000A0D43" w:rsidRPr="0062074F" w:rsidRDefault="000A0D43" w:rsidP="004E61EE">
            <w:pPr>
              <w:rPr>
                <w:b/>
                <w:bCs/>
                <w:iCs/>
              </w:rPr>
            </w:pPr>
            <w:r w:rsidRPr="0062074F">
              <w:rPr>
                <w:b/>
                <w:bCs/>
                <w:iCs/>
              </w:rPr>
              <w:t>Dataset Name</w:t>
            </w:r>
          </w:p>
        </w:tc>
        <w:tc>
          <w:tcPr>
            <w:tcW w:w="1503" w:type="dxa"/>
          </w:tcPr>
          <w:p w14:paraId="3CE6514D" w14:textId="77777777" w:rsidR="000A0D43" w:rsidRPr="0062074F" w:rsidRDefault="000A0D43" w:rsidP="004E61EE">
            <w:pPr>
              <w:rPr>
                <w:b/>
                <w:bCs/>
                <w:iCs/>
              </w:rPr>
            </w:pPr>
            <w:r w:rsidRPr="0062074F">
              <w:rPr>
                <w:b/>
                <w:bCs/>
                <w:iCs/>
              </w:rPr>
              <w:t>Edition</w:t>
            </w:r>
          </w:p>
        </w:tc>
        <w:tc>
          <w:tcPr>
            <w:tcW w:w="1503" w:type="dxa"/>
          </w:tcPr>
          <w:p w14:paraId="6AC9D335" w14:textId="77777777" w:rsidR="000A0D43" w:rsidRPr="0062074F" w:rsidRDefault="000A0D43" w:rsidP="004E61EE">
            <w:pPr>
              <w:rPr>
                <w:b/>
                <w:bCs/>
                <w:iCs/>
              </w:rPr>
            </w:pPr>
            <w:r w:rsidRPr="0062074F">
              <w:rPr>
                <w:b/>
                <w:bCs/>
                <w:iCs/>
              </w:rPr>
              <w:t>Update</w:t>
            </w:r>
          </w:p>
        </w:tc>
        <w:tc>
          <w:tcPr>
            <w:tcW w:w="1503" w:type="dxa"/>
          </w:tcPr>
          <w:p w14:paraId="5BB88918" w14:textId="77777777" w:rsidR="000A0D43" w:rsidRPr="0062074F" w:rsidRDefault="000A0D43" w:rsidP="004E61EE">
            <w:pPr>
              <w:rPr>
                <w:b/>
                <w:bCs/>
                <w:iCs/>
              </w:rPr>
            </w:pPr>
            <w:r w:rsidRPr="0062074F">
              <w:rPr>
                <w:b/>
                <w:bCs/>
                <w:iCs/>
              </w:rPr>
              <w:t xml:space="preserve">Issue Date </w:t>
            </w:r>
          </w:p>
        </w:tc>
        <w:tc>
          <w:tcPr>
            <w:tcW w:w="1503" w:type="dxa"/>
          </w:tcPr>
          <w:p w14:paraId="51704CD6" w14:textId="77777777" w:rsidR="000A0D43" w:rsidRPr="0062074F" w:rsidRDefault="000A0D43" w:rsidP="004E61EE">
            <w:pPr>
              <w:rPr>
                <w:b/>
                <w:bCs/>
                <w:iCs/>
              </w:rPr>
            </w:pPr>
            <w:r w:rsidRPr="0062074F">
              <w:rPr>
                <w:b/>
                <w:bCs/>
                <w:iCs/>
              </w:rPr>
              <w:t>Status</w:t>
            </w:r>
          </w:p>
        </w:tc>
      </w:tr>
      <w:tr w:rsidR="000A0D43" w:rsidRPr="0062074F" w14:paraId="7D444BF0" w14:textId="77777777" w:rsidTr="0043278E">
        <w:tc>
          <w:tcPr>
            <w:tcW w:w="1502" w:type="dxa"/>
          </w:tcPr>
          <w:p w14:paraId="34C3381A" w14:textId="77777777" w:rsidR="000A0D43" w:rsidRPr="0062074F" w:rsidRDefault="000A0D43" w:rsidP="004E61EE">
            <w:pPr>
              <w:rPr>
                <w:b/>
                <w:bCs/>
                <w:iCs/>
              </w:rPr>
            </w:pPr>
            <w:r w:rsidRPr="0062074F">
              <w:rPr>
                <w:b/>
                <w:bCs/>
                <w:iCs/>
              </w:rPr>
              <w:t>S-101</w:t>
            </w:r>
          </w:p>
        </w:tc>
        <w:tc>
          <w:tcPr>
            <w:tcW w:w="1718" w:type="dxa"/>
          </w:tcPr>
          <w:p w14:paraId="404C02FB" w14:textId="77777777" w:rsidR="000A0D43" w:rsidRPr="0062074F" w:rsidRDefault="000A0D43" w:rsidP="004E61EE">
            <w:pPr>
              <w:rPr>
                <w:b/>
                <w:bCs/>
                <w:iCs/>
              </w:rPr>
            </w:pPr>
            <w:r w:rsidRPr="0062074F">
              <w:rPr>
                <w:b/>
                <w:bCs/>
                <w:iCs/>
              </w:rPr>
              <w:t>101US23495820</w:t>
            </w:r>
          </w:p>
        </w:tc>
        <w:tc>
          <w:tcPr>
            <w:tcW w:w="1503" w:type="dxa"/>
          </w:tcPr>
          <w:p w14:paraId="3F1B203D" w14:textId="77777777" w:rsidR="000A0D43" w:rsidRPr="0062074F" w:rsidRDefault="000A0D43" w:rsidP="004E61EE">
            <w:pPr>
              <w:rPr>
                <w:b/>
                <w:bCs/>
                <w:iCs/>
              </w:rPr>
            </w:pPr>
            <w:r w:rsidRPr="0062074F">
              <w:rPr>
                <w:b/>
                <w:bCs/>
                <w:iCs/>
              </w:rPr>
              <w:t>10</w:t>
            </w:r>
          </w:p>
        </w:tc>
        <w:tc>
          <w:tcPr>
            <w:tcW w:w="1503" w:type="dxa"/>
          </w:tcPr>
          <w:p w14:paraId="0EB0A1D3" w14:textId="77777777" w:rsidR="000A0D43" w:rsidRPr="0062074F" w:rsidRDefault="000A0D43" w:rsidP="004E61EE">
            <w:pPr>
              <w:rPr>
                <w:b/>
                <w:bCs/>
                <w:iCs/>
              </w:rPr>
            </w:pPr>
            <w:r w:rsidRPr="0062074F">
              <w:rPr>
                <w:b/>
                <w:bCs/>
                <w:iCs/>
              </w:rPr>
              <w:t>4</w:t>
            </w:r>
          </w:p>
        </w:tc>
        <w:tc>
          <w:tcPr>
            <w:tcW w:w="1503" w:type="dxa"/>
          </w:tcPr>
          <w:p w14:paraId="293CD114" w14:textId="77777777" w:rsidR="000A0D43" w:rsidRPr="0062074F" w:rsidRDefault="000A0D43" w:rsidP="004E61EE">
            <w:pPr>
              <w:rPr>
                <w:b/>
                <w:bCs/>
                <w:iCs/>
              </w:rPr>
            </w:pPr>
            <w:r w:rsidRPr="0062074F">
              <w:rPr>
                <w:b/>
                <w:bCs/>
                <w:iCs/>
              </w:rPr>
              <w:t>2020-01-02</w:t>
            </w:r>
          </w:p>
        </w:tc>
        <w:tc>
          <w:tcPr>
            <w:tcW w:w="1503" w:type="dxa"/>
          </w:tcPr>
          <w:p w14:paraId="1D2DB34D" w14:textId="77777777" w:rsidR="000A0D43" w:rsidRPr="0062074F" w:rsidRDefault="000A0D43" w:rsidP="004E61EE">
            <w:pPr>
              <w:rPr>
                <w:b/>
                <w:bCs/>
                <w:iCs/>
              </w:rPr>
            </w:pPr>
            <w:r w:rsidRPr="0062074F">
              <w:rPr>
                <w:b/>
                <w:bCs/>
                <w:iCs/>
              </w:rPr>
              <w:t xml:space="preserve">Up to Date </w:t>
            </w:r>
          </w:p>
        </w:tc>
      </w:tr>
    </w:tbl>
    <w:p w14:paraId="106DAB74" w14:textId="77777777" w:rsidR="000A0D43" w:rsidRPr="0062074F" w:rsidRDefault="000A0D43" w:rsidP="009E15EE">
      <w:pPr>
        <w:spacing w:after="120" w:line="240" w:lineRule="auto"/>
      </w:pPr>
    </w:p>
    <w:p w14:paraId="5E22E7B9" w14:textId="46EC9828" w:rsidR="000A0D43" w:rsidRPr="0062074F" w:rsidRDefault="00E12CBC" w:rsidP="004E61EE">
      <w:pPr>
        <w:spacing w:line="240" w:lineRule="auto"/>
        <w:rPr>
          <w:b/>
          <w:bCs/>
          <w:u w:val="single"/>
        </w:rPr>
      </w:pPr>
      <w:r w:rsidRPr="0062074F">
        <w:rPr>
          <w:b/>
          <w:bCs/>
          <w:u w:val="single"/>
        </w:rPr>
        <w:t>Example</w:t>
      </w:r>
      <w:r w:rsidR="000A0D43" w:rsidRPr="0062074F">
        <w:rPr>
          <w:b/>
          <w:bCs/>
          <w:u w:val="single"/>
        </w:rPr>
        <w:t xml:space="preserve"> of ENP update status report</w:t>
      </w:r>
    </w:p>
    <w:p w14:paraId="0A7B6B64" w14:textId="77777777" w:rsidR="000A0D43" w:rsidRPr="0062074F" w:rsidRDefault="000A0D43" w:rsidP="00E12CBC">
      <w:pPr>
        <w:spacing w:after="120" w:line="240" w:lineRule="auto"/>
        <w:rPr>
          <w:b/>
          <w:bCs/>
          <w:i/>
          <w:iCs/>
        </w:rPr>
      </w:pPr>
      <w:r w:rsidRPr="0062074F">
        <w:rPr>
          <w:b/>
          <w:bCs/>
          <w:i/>
          <w:iCs/>
        </w:rPr>
        <w:t>Report Name: Electronic Nautical Publications (ENP) Update Status Report</w:t>
      </w:r>
    </w:p>
    <w:p w14:paraId="3BD38C68" w14:textId="77777777" w:rsidR="000A0D43" w:rsidRPr="0062074F" w:rsidRDefault="000A0D43" w:rsidP="00E12CBC">
      <w:pPr>
        <w:spacing w:after="120" w:line="240" w:lineRule="auto"/>
      </w:pPr>
      <w:r w:rsidRPr="0062074F">
        <w:rPr>
          <w:b/>
          <w:bCs/>
        </w:rPr>
        <w:lastRenderedPageBreak/>
        <w:t xml:space="preserve">Vessel Name: </w:t>
      </w:r>
      <w:r w:rsidRPr="0062074F">
        <w:t>HMS Goteborg</w:t>
      </w:r>
    </w:p>
    <w:p w14:paraId="3DBE4AA6" w14:textId="77777777" w:rsidR="000A0D43" w:rsidRPr="0062074F" w:rsidRDefault="000A0D43" w:rsidP="00E12CBC">
      <w:pPr>
        <w:spacing w:after="120" w:line="240" w:lineRule="auto"/>
      </w:pPr>
      <w:r w:rsidRPr="0062074F">
        <w:rPr>
          <w:b/>
          <w:bCs/>
        </w:rPr>
        <w:t xml:space="preserve">Identifier: </w:t>
      </w:r>
      <w:r w:rsidRPr="0062074F">
        <w:t>IMO 4653321</w:t>
      </w:r>
    </w:p>
    <w:p w14:paraId="4842861D" w14:textId="77777777" w:rsidR="000A0D43" w:rsidRPr="0062074F" w:rsidRDefault="000A0D43" w:rsidP="00E12CBC">
      <w:pPr>
        <w:spacing w:after="120" w:line="240" w:lineRule="auto"/>
      </w:pPr>
      <w:r w:rsidRPr="0062074F">
        <w:rPr>
          <w:b/>
          <w:bCs/>
        </w:rPr>
        <w:t xml:space="preserve">Update Reference Date: </w:t>
      </w:r>
      <w:r w:rsidRPr="0062074F">
        <w:t>16 May 2013</w:t>
      </w:r>
    </w:p>
    <w:p w14:paraId="3B1FEF23" w14:textId="77777777" w:rsidR="000A0D43" w:rsidRPr="0062074F" w:rsidRDefault="000A0D43" w:rsidP="00E12CBC">
      <w:pPr>
        <w:spacing w:after="120" w:line="240" w:lineRule="auto"/>
      </w:pPr>
      <w:r w:rsidRPr="0062074F">
        <w:rPr>
          <w:b/>
          <w:bCs/>
        </w:rPr>
        <w:t>Date of Report</w:t>
      </w:r>
      <w:r w:rsidRPr="0062074F">
        <w:t>: 1 Jun 2013</w:t>
      </w:r>
    </w:p>
    <w:p w14:paraId="5325DB12" w14:textId="77777777" w:rsidR="000A0D43" w:rsidRPr="0062074F" w:rsidRDefault="000A0D43" w:rsidP="00E12CBC">
      <w:pPr>
        <w:spacing w:after="120" w:line="240" w:lineRule="auto"/>
      </w:pPr>
      <w:r w:rsidRPr="0062074F">
        <w:rPr>
          <w:b/>
          <w:bCs/>
        </w:rPr>
        <w:t xml:space="preserve">Content: </w:t>
      </w:r>
      <w:r w:rsidRPr="0062074F">
        <w:t>Full</w:t>
      </w:r>
    </w:p>
    <w:p w14:paraId="6E5214B5" w14:textId="77777777" w:rsidR="000A0D43" w:rsidRPr="0062074F" w:rsidRDefault="000A0D43" w:rsidP="00E12CBC">
      <w:pPr>
        <w:spacing w:after="120" w:line="240" w:lineRule="auto"/>
        <w:rPr>
          <w:b/>
          <w:bCs/>
        </w:rPr>
      </w:pPr>
      <w:r w:rsidRPr="0062074F">
        <w:rPr>
          <w:b/>
          <w:bCs/>
        </w:rPr>
        <w:t>Chart Status Summary:</w:t>
      </w:r>
    </w:p>
    <w:p w14:paraId="5DF1556B" w14:textId="77777777" w:rsidR="000A0D43" w:rsidRPr="0062074F" w:rsidRDefault="000A0D43" w:rsidP="00E12CBC">
      <w:pPr>
        <w:spacing w:after="120" w:line="240" w:lineRule="auto"/>
        <w:rPr>
          <w:b/>
          <w:bCs/>
        </w:rPr>
      </w:pPr>
      <w:r w:rsidRPr="0062074F">
        <w:rPr>
          <w:b/>
          <w:bCs/>
        </w:rPr>
        <w:t>Chart Status: Count</w:t>
      </w:r>
    </w:p>
    <w:p w14:paraId="0E66D8D8" w14:textId="77777777" w:rsidR="000A0D43" w:rsidRPr="0062074F" w:rsidRDefault="000A0D43" w:rsidP="00E12CBC">
      <w:pPr>
        <w:spacing w:after="120" w:line="240" w:lineRule="auto"/>
      </w:pPr>
      <w:r w:rsidRPr="0062074F">
        <w:t>Total: 50</w:t>
      </w:r>
    </w:p>
    <w:p w14:paraId="1A998A52" w14:textId="77777777" w:rsidR="000A0D43" w:rsidRPr="0062074F" w:rsidRDefault="000A0D43" w:rsidP="00E12CBC">
      <w:pPr>
        <w:spacing w:after="120" w:line="240" w:lineRule="auto"/>
      </w:pPr>
      <w:r w:rsidRPr="0062074F">
        <w:t>Up to Date 38/50</w:t>
      </w:r>
    </w:p>
    <w:p w14:paraId="0F5C39F1" w14:textId="77777777" w:rsidR="000A0D43" w:rsidRPr="0062074F" w:rsidRDefault="000A0D43" w:rsidP="00E12CBC">
      <w:pPr>
        <w:spacing w:after="120" w:line="240" w:lineRule="auto"/>
      </w:pPr>
      <w:r w:rsidRPr="0062074F">
        <w:t>Not Up to Date 10/50</w:t>
      </w:r>
    </w:p>
    <w:p w14:paraId="60279755" w14:textId="77777777" w:rsidR="000A0D43" w:rsidRPr="0062074F" w:rsidRDefault="000A0D43" w:rsidP="00E12CBC">
      <w:pPr>
        <w:spacing w:after="120" w:line="240" w:lineRule="auto"/>
      </w:pPr>
      <w:r w:rsidRPr="0062074F">
        <w:t>Withdrawn 2/50</w:t>
      </w:r>
    </w:p>
    <w:p w14:paraId="69E58E57" w14:textId="77777777" w:rsidR="000A0D43" w:rsidRPr="0062074F" w:rsidRDefault="000A0D43" w:rsidP="00E12CBC">
      <w:pPr>
        <w:spacing w:after="120" w:line="240" w:lineRule="auto"/>
      </w:pPr>
      <w:r w:rsidRPr="0062074F">
        <w:t>Unknown 0/50</w:t>
      </w:r>
    </w:p>
    <w:p w14:paraId="3BF5DA8F" w14:textId="4826176F" w:rsidR="00E12CBC" w:rsidRPr="0062074F" w:rsidRDefault="00E12CBC" w:rsidP="00E12CBC">
      <w:pPr>
        <w:spacing w:after="120" w:line="240" w:lineRule="auto"/>
        <w:rPr>
          <w:b/>
          <w:bCs/>
          <w:i/>
          <w:iCs/>
        </w:rPr>
      </w:pPr>
      <w:r w:rsidRPr="0062074F">
        <w:rPr>
          <w:b/>
          <w:bCs/>
          <w:i/>
          <w:iCs/>
        </w:rPr>
        <w:t>Table:</w:t>
      </w:r>
    </w:p>
    <w:tbl>
      <w:tblPr>
        <w:tblStyle w:val="Tabellenraster"/>
        <w:tblW w:w="0" w:type="auto"/>
        <w:tblLook w:val="04A0" w:firstRow="1" w:lastRow="0" w:firstColumn="1" w:lastColumn="0" w:noHBand="0" w:noVBand="1"/>
      </w:tblPr>
      <w:tblGrid>
        <w:gridCol w:w="1466"/>
        <w:gridCol w:w="1718"/>
        <w:gridCol w:w="1462"/>
        <w:gridCol w:w="1462"/>
        <w:gridCol w:w="1451"/>
        <w:gridCol w:w="1457"/>
      </w:tblGrid>
      <w:tr w:rsidR="000A0D43" w:rsidRPr="0062074F" w14:paraId="5D49B093" w14:textId="77777777" w:rsidTr="00D437A1">
        <w:tc>
          <w:tcPr>
            <w:tcW w:w="9016" w:type="dxa"/>
            <w:gridSpan w:val="6"/>
          </w:tcPr>
          <w:p w14:paraId="2692801D" w14:textId="77777777" w:rsidR="000A0D43" w:rsidRPr="0062074F" w:rsidRDefault="000A0D43" w:rsidP="004E61EE">
            <w:pPr>
              <w:rPr>
                <w:b/>
                <w:bCs/>
                <w:iCs/>
              </w:rPr>
            </w:pPr>
            <w:r w:rsidRPr="0062074F">
              <w:rPr>
                <w:b/>
                <w:bCs/>
                <w:iCs/>
              </w:rPr>
              <w:t>Data Server: XXXX</w:t>
            </w:r>
          </w:p>
        </w:tc>
      </w:tr>
      <w:tr w:rsidR="000A0D43" w:rsidRPr="0062074F" w14:paraId="4C30107F" w14:textId="77777777" w:rsidTr="00D437A1">
        <w:tc>
          <w:tcPr>
            <w:tcW w:w="1466" w:type="dxa"/>
          </w:tcPr>
          <w:p w14:paraId="6F07E1A6" w14:textId="77777777" w:rsidR="000A0D43" w:rsidRPr="0062074F" w:rsidRDefault="000A0D43" w:rsidP="004E61EE">
            <w:pPr>
              <w:rPr>
                <w:b/>
                <w:bCs/>
                <w:iCs/>
              </w:rPr>
            </w:pPr>
            <w:r w:rsidRPr="0062074F">
              <w:rPr>
                <w:b/>
                <w:bCs/>
                <w:iCs/>
              </w:rPr>
              <w:t xml:space="preserve">Product </w:t>
            </w:r>
          </w:p>
        </w:tc>
        <w:tc>
          <w:tcPr>
            <w:tcW w:w="1718" w:type="dxa"/>
          </w:tcPr>
          <w:p w14:paraId="1C688CE0" w14:textId="77777777" w:rsidR="000A0D43" w:rsidRPr="0062074F" w:rsidRDefault="000A0D43" w:rsidP="004E61EE">
            <w:pPr>
              <w:rPr>
                <w:b/>
                <w:bCs/>
                <w:iCs/>
              </w:rPr>
            </w:pPr>
            <w:r w:rsidRPr="0062074F">
              <w:rPr>
                <w:b/>
                <w:bCs/>
                <w:iCs/>
              </w:rPr>
              <w:t>Dataset Name</w:t>
            </w:r>
          </w:p>
        </w:tc>
        <w:tc>
          <w:tcPr>
            <w:tcW w:w="1462" w:type="dxa"/>
          </w:tcPr>
          <w:p w14:paraId="71F132AE" w14:textId="77777777" w:rsidR="000A0D43" w:rsidRPr="0062074F" w:rsidRDefault="000A0D43" w:rsidP="004E61EE">
            <w:pPr>
              <w:rPr>
                <w:b/>
                <w:bCs/>
                <w:iCs/>
              </w:rPr>
            </w:pPr>
            <w:r w:rsidRPr="0062074F">
              <w:rPr>
                <w:b/>
                <w:bCs/>
                <w:iCs/>
              </w:rPr>
              <w:t>Edition</w:t>
            </w:r>
          </w:p>
        </w:tc>
        <w:tc>
          <w:tcPr>
            <w:tcW w:w="1462" w:type="dxa"/>
          </w:tcPr>
          <w:p w14:paraId="4D323E16" w14:textId="77777777" w:rsidR="000A0D43" w:rsidRPr="0062074F" w:rsidRDefault="000A0D43" w:rsidP="004E61EE">
            <w:pPr>
              <w:rPr>
                <w:b/>
                <w:bCs/>
                <w:iCs/>
              </w:rPr>
            </w:pPr>
            <w:r w:rsidRPr="0062074F">
              <w:rPr>
                <w:b/>
                <w:bCs/>
                <w:iCs/>
              </w:rPr>
              <w:t>Update</w:t>
            </w:r>
          </w:p>
        </w:tc>
        <w:tc>
          <w:tcPr>
            <w:tcW w:w="1451" w:type="dxa"/>
          </w:tcPr>
          <w:p w14:paraId="1B84BC05" w14:textId="77777777" w:rsidR="000A0D43" w:rsidRPr="0062074F" w:rsidRDefault="000A0D43" w:rsidP="004E61EE">
            <w:pPr>
              <w:rPr>
                <w:b/>
                <w:bCs/>
                <w:iCs/>
              </w:rPr>
            </w:pPr>
            <w:r w:rsidRPr="0062074F">
              <w:rPr>
                <w:b/>
                <w:bCs/>
                <w:iCs/>
              </w:rPr>
              <w:t xml:space="preserve">Issue Date </w:t>
            </w:r>
          </w:p>
        </w:tc>
        <w:tc>
          <w:tcPr>
            <w:tcW w:w="1457" w:type="dxa"/>
          </w:tcPr>
          <w:p w14:paraId="4E2DC01E" w14:textId="77777777" w:rsidR="000A0D43" w:rsidRPr="0062074F" w:rsidRDefault="000A0D43" w:rsidP="004E61EE">
            <w:pPr>
              <w:rPr>
                <w:b/>
                <w:bCs/>
                <w:iCs/>
              </w:rPr>
            </w:pPr>
            <w:r w:rsidRPr="0062074F">
              <w:rPr>
                <w:b/>
                <w:bCs/>
                <w:iCs/>
              </w:rPr>
              <w:t>Status</w:t>
            </w:r>
          </w:p>
        </w:tc>
      </w:tr>
      <w:tr w:rsidR="000A0D43" w:rsidRPr="0062074F" w14:paraId="5E3578F1" w14:textId="77777777" w:rsidTr="00D437A1">
        <w:tc>
          <w:tcPr>
            <w:tcW w:w="1466" w:type="dxa"/>
          </w:tcPr>
          <w:p w14:paraId="6AF5AA8E" w14:textId="77777777" w:rsidR="000A0D43" w:rsidRPr="0062074F" w:rsidRDefault="000A0D43" w:rsidP="004E61EE">
            <w:pPr>
              <w:rPr>
                <w:b/>
                <w:bCs/>
                <w:iCs/>
              </w:rPr>
            </w:pPr>
            <w:r w:rsidRPr="0062074F">
              <w:rPr>
                <w:b/>
                <w:bCs/>
                <w:iCs/>
              </w:rPr>
              <w:t>S-123</w:t>
            </w:r>
          </w:p>
        </w:tc>
        <w:tc>
          <w:tcPr>
            <w:tcW w:w="1718" w:type="dxa"/>
          </w:tcPr>
          <w:p w14:paraId="6D9D024B" w14:textId="77777777" w:rsidR="000A0D43" w:rsidRPr="0062074F" w:rsidRDefault="000A0D43" w:rsidP="004E61EE">
            <w:pPr>
              <w:rPr>
                <w:b/>
                <w:bCs/>
                <w:iCs/>
              </w:rPr>
            </w:pPr>
            <w:r w:rsidRPr="0062074F">
              <w:rPr>
                <w:b/>
                <w:bCs/>
                <w:iCs/>
              </w:rPr>
              <w:t>123US3245394</w:t>
            </w:r>
          </w:p>
        </w:tc>
        <w:tc>
          <w:tcPr>
            <w:tcW w:w="1462" w:type="dxa"/>
          </w:tcPr>
          <w:p w14:paraId="3B6DE910" w14:textId="77777777" w:rsidR="000A0D43" w:rsidRPr="0062074F" w:rsidRDefault="000A0D43" w:rsidP="004E61EE">
            <w:pPr>
              <w:rPr>
                <w:b/>
                <w:bCs/>
                <w:iCs/>
              </w:rPr>
            </w:pPr>
            <w:r w:rsidRPr="0062074F">
              <w:rPr>
                <w:b/>
                <w:bCs/>
                <w:iCs/>
              </w:rPr>
              <w:t>5</w:t>
            </w:r>
          </w:p>
        </w:tc>
        <w:tc>
          <w:tcPr>
            <w:tcW w:w="1462" w:type="dxa"/>
          </w:tcPr>
          <w:p w14:paraId="0292E15C" w14:textId="77777777" w:rsidR="000A0D43" w:rsidRPr="0062074F" w:rsidRDefault="000A0D43">
            <w:pPr>
              <w:numPr>
                <w:ilvl w:val="0"/>
                <w:numId w:val="43"/>
              </w:numPr>
              <w:rPr>
                <w:b/>
                <w:bCs/>
                <w:iCs/>
              </w:rPr>
            </w:pPr>
          </w:p>
        </w:tc>
        <w:tc>
          <w:tcPr>
            <w:tcW w:w="1451" w:type="dxa"/>
          </w:tcPr>
          <w:p w14:paraId="57DC3207" w14:textId="77777777" w:rsidR="000A0D43" w:rsidRPr="0062074F" w:rsidRDefault="000A0D43" w:rsidP="004E61EE">
            <w:pPr>
              <w:rPr>
                <w:b/>
                <w:bCs/>
                <w:iCs/>
              </w:rPr>
            </w:pPr>
            <w:r w:rsidRPr="0062074F">
              <w:rPr>
                <w:b/>
                <w:bCs/>
                <w:iCs/>
              </w:rPr>
              <w:t>2020-01-02</w:t>
            </w:r>
          </w:p>
        </w:tc>
        <w:tc>
          <w:tcPr>
            <w:tcW w:w="1457" w:type="dxa"/>
          </w:tcPr>
          <w:p w14:paraId="35782BCF" w14:textId="77777777" w:rsidR="000A0D43" w:rsidRPr="0062074F" w:rsidRDefault="000A0D43" w:rsidP="004E61EE">
            <w:pPr>
              <w:rPr>
                <w:b/>
                <w:bCs/>
                <w:iCs/>
              </w:rPr>
            </w:pPr>
            <w:r w:rsidRPr="0062074F">
              <w:rPr>
                <w:b/>
                <w:bCs/>
                <w:iCs/>
              </w:rPr>
              <w:t xml:space="preserve">Up to Date </w:t>
            </w:r>
          </w:p>
        </w:tc>
      </w:tr>
      <w:tr w:rsidR="000A0D43" w:rsidRPr="0062074F" w14:paraId="33552C5A" w14:textId="77777777" w:rsidTr="00D437A1">
        <w:tc>
          <w:tcPr>
            <w:tcW w:w="1466" w:type="dxa"/>
          </w:tcPr>
          <w:p w14:paraId="446DA019" w14:textId="77777777" w:rsidR="000A0D43" w:rsidRPr="0062074F" w:rsidRDefault="000A0D43" w:rsidP="004E61EE">
            <w:pPr>
              <w:rPr>
                <w:b/>
                <w:bCs/>
                <w:iCs/>
              </w:rPr>
            </w:pPr>
            <w:r w:rsidRPr="0062074F">
              <w:rPr>
                <w:b/>
                <w:bCs/>
                <w:iCs/>
              </w:rPr>
              <w:t>S-127</w:t>
            </w:r>
          </w:p>
        </w:tc>
        <w:tc>
          <w:tcPr>
            <w:tcW w:w="1718" w:type="dxa"/>
          </w:tcPr>
          <w:p w14:paraId="3CA3C429" w14:textId="77777777" w:rsidR="000A0D43" w:rsidRPr="0062074F" w:rsidRDefault="000A0D43" w:rsidP="004E61EE">
            <w:pPr>
              <w:rPr>
                <w:b/>
                <w:bCs/>
                <w:iCs/>
              </w:rPr>
            </w:pPr>
            <w:r w:rsidRPr="0062074F">
              <w:rPr>
                <w:b/>
                <w:bCs/>
                <w:iCs/>
              </w:rPr>
              <w:t>127US2345032</w:t>
            </w:r>
          </w:p>
        </w:tc>
        <w:tc>
          <w:tcPr>
            <w:tcW w:w="1462" w:type="dxa"/>
          </w:tcPr>
          <w:p w14:paraId="71A93401" w14:textId="77777777" w:rsidR="000A0D43" w:rsidRPr="0062074F" w:rsidRDefault="000A0D43" w:rsidP="004E61EE">
            <w:pPr>
              <w:rPr>
                <w:b/>
                <w:bCs/>
                <w:iCs/>
              </w:rPr>
            </w:pPr>
            <w:r w:rsidRPr="0062074F">
              <w:rPr>
                <w:b/>
                <w:bCs/>
                <w:iCs/>
              </w:rPr>
              <w:t>6</w:t>
            </w:r>
          </w:p>
        </w:tc>
        <w:tc>
          <w:tcPr>
            <w:tcW w:w="1462" w:type="dxa"/>
          </w:tcPr>
          <w:p w14:paraId="033D05C6" w14:textId="77777777" w:rsidR="000A0D43" w:rsidRPr="0062074F" w:rsidRDefault="000A0D43">
            <w:pPr>
              <w:numPr>
                <w:ilvl w:val="0"/>
                <w:numId w:val="43"/>
              </w:numPr>
              <w:rPr>
                <w:b/>
                <w:bCs/>
                <w:iCs/>
              </w:rPr>
            </w:pPr>
          </w:p>
        </w:tc>
        <w:tc>
          <w:tcPr>
            <w:tcW w:w="1451" w:type="dxa"/>
          </w:tcPr>
          <w:p w14:paraId="571336B3" w14:textId="77777777" w:rsidR="000A0D43" w:rsidRPr="0062074F" w:rsidRDefault="000A0D43" w:rsidP="004E61EE">
            <w:pPr>
              <w:rPr>
                <w:b/>
                <w:bCs/>
                <w:iCs/>
              </w:rPr>
            </w:pPr>
          </w:p>
        </w:tc>
        <w:tc>
          <w:tcPr>
            <w:tcW w:w="1457" w:type="dxa"/>
          </w:tcPr>
          <w:p w14:paraId="17264C98" w14:textId="77777777" w:rsidR="000A0D43" w:rsidRPr="0062074F" w:rsidRDefault="000A0D43" w:rsidP="004E61EE">
            <w:pPr>
              <w:rPr>
                <w:b/>
                <w:bCs/>
                <w:iCs/>
              </w:rPr>
            </w:pPr>
          </w:p>
        </w:tc>
      </w:tr>
    </w:tbl>
    <w:commentRangeEnd w:id="2645"/>
    <w:p w14:paraId="659336F5" w14:textId="77777777" w:rsidR="000A0D43" w:rsidRPr="0062074F" w:rsidRDefault="003D2A23" w:rsidP="004E61EE">
      <w:pPr>
        <w:spacing w:line="240" w:lineRule="auto"/>
      </w:pPr>
      <w:r>
        <w:rPr>
          <w:rStyle w:val="Kommentarzeichen"/>
        </w:rPr>
        <w:commentReference w:id="2645"/>
      </w:r>
    </w:p>
    <w:p w14:paraId="5ADA483E" w14:textId="77777777" w:rsidR="00A23988" w:rsidRPr="0062074F" w:rsidRDefault="00A23988" w:rsidP="004E61EE">
      <w:pPr>
        <w:spacing w:line="240" w:lineRule="auto"/>
        <w:sectPr w:rsidR="00A23988" w:rsidRPr="0062074F" w:rsidSect="00686450">
          <w:headerReference w:type="even" r:id="rId50"/>
          <w:headerReference w:type="default" r:id="rId51"/>
          <w:footerReference w:type="even" r:id="rId52"/>
          <w:footerReference w:type="default" r:id="rId53"/>
          <w:pgSz w:w="11906" w:h="16838" w:code="9"/>
          <w:pgMar w:top="1440" w:right="1400" w:bottom="1440" w:left="1400" w:header="708" w:footer="708" w:gutter="0"/>
          <w:cols w:space="708"/>
          <w:docGrid w:linePitch="360"/>
        </w:sectPr>
      </w:pPr>
    </w:p>
    <w:p w14:paraId="4C09D7A0" w14:textId="1A86AFB2" w:rsidR="00E12CBC" w:rsidRPr="0062074F" w:rsidRDefault="00E12CBC" w:rsidP="002D7DEE">
      <w:pPr>
        <w:pStyle w:val="berschrift1"/>
        <w:numPr>
          <w:ilvl w:val="0"/>
          <w:numId w:val="0"/>
        </w:numPr>
        <w:jc w:val="center"/>
      </w:pPr>
      <w:bookmarkStart w:id="2654" w:name="_Toc226035145"/>
      <w:r w:rsidRPr="0062074F">
        <w:lastRenderedPageBreak/>
        <w:t xml:space="preserve">Appendix </w:t>
      </w:r>
      <w:r w:rsidR="000849E6" w:rsidRPr="0062074F">
        <w:t>D</w:t>
      </w:r>
      <w:bookmarkStart w:id="2655" w:name="_Toc100303050"/>
      <w:r w:rsidR="000806E0" w:rsidRPr="0062074F">
        <w:t xml:space="preserve"> </w:t>
      </w:r>
      <w:r w:rsidR="00C5483B" w:rsidRPr="0062074F">
        <w:t>–</w:t>
      </w:r>
      <w:r w:rsidR="000806E0" w:rsidRPr="0062074F">
        <w:t xml:space="preserve"> </w:t>
      </w:r>
      <w:r w:rsidR="00C5483B" w:rsidRPr="0062074F">
        <w:t xml:space="preserve">Enhanced </w:t>
      </w:r>
      <w:r w:rsidRPr="0062074F">
        <w:t>Safety Contour and Water Level Adjustment</w:t>
      </w:r>
      <w:bookmarkEnd w:id="2654"/>
      <w:bookmarkEnd w:id="2655"/>
    </w:p>
    <w:p w14:paraId="06C4BBB6" w14:textId="77777777" w:rsidR="00F7700D" w:rsidRPr="0062074F" w:rsidRDefault="00F7700D" w:rsidP="00F7700D">
      <w:pPr>
        <w:spacing w:after="120" w:line="240" w:lineRule="auto"/>
      </w:pPr>
    </w:p>
    <w:p w14:paraId="2BD58B01" w14:textId="1BB08027" w:rsidR="001374ED" w:rsidRPr="0062074F" w:rsidRDefault="006A5A29">
      <w:pPr>
        <w:pStyle w:val="berschrift1"/>
        <w:numPr>
          <w:ilvl w:val="0"/>
          <w:numId w:val="104"/>
        </w:numPr>
      </w:pPr>
      <w:bookmarkStart w:id="2656" w:name="_Toc88852880"/>
      <w:bookmarkStart w:id="2657" w:name="_Toc98339988"/>
      <w:bookmarkStart w:id="2658" w:name="_Toc98340364"/>
      <w:bookmarkStart w:id="2659" w:name="_Ref224022094"/>
      <w:bookmarkStart w:id="2660" w:name="_Ref225517419"/>
      <w:bookmarkStart w:id="2661" w:name="_Toc226035146"/>
      <w:commentRangeStart w:id="2662"/>
      <w:r w:rsidRPr="0062074F">
        <w:t>Enhanced</w:t>
      </w:r>
      <w:r w:rsidR="001374ED" w:rsidRPr="0062074F">
        <w:t xml:space="preserve"> Safety Contour</w:t>
      </w:r>
      <w:bookmarkEnd w:id="2656"/>
      <w:bookmarkEnd w:id="2657"/>
      <w:bookmarkEnd w:id="2658"/>
      <w:bookmarkEnd w:id="2659"/>
      <w:bookmarkEnd w:id="2660"/>
      <w:bookmarkEnd w:id="2661"/>
      <w:commentRangeEnd w:id="2662"/>
      <w:r w:rsidR="006B353A">
        <w:rPr>
          <w:rStyle w:val="Kommentarzeichen"/>
          <w:rFonts w:eastAsia="MS Mincho"/>
          <w:b w:val="0"/>
          <w:bCs w:val="0"/>
        </w:rPr>
        <w:commentReference w:id="2662"/>
      </w:r>
    </w:p>
    <w:p w14:paraId="3A426354" w14:textId="439279BC" w:rsidR="001374ED" w:rsidRPr="0062074F" w:rsidRDefault="001374ED" w:rsidP="009D0DF9">
      <w:pPr>
        <w:spacing w:after="120" w:line="240" w:lineRule="auto"/>
        <w:jc w:val="both"/>
      </w:pPr>
      <w:r w:rsidRPr="0062074F">
        <w:t xml:space="preserve">This </w:t>
      </w:r>
      <w:r w:rsidR="009D0DF9" w:rsidRPr="0062074F">
        <w:t>Appendix</w:t>
      </w:r>
      <w:r w:rsidRPr="0062074F">
        <w:t xml:space="preserve"> defines how the “</w:t>
      </w:r>
      <w:r w:rsidR="00415C1B" w:rsidRPr="0062074F">
        <w:rPr>
          <w:b/>
          <w:bCs/>
        </w:rPr>
        <w:t>Enhanced</w:t>
      </w:r>
      <w:r w:rsidRPr="0062074F">
        <w:rPr>
          <w:b/>
          <w:bCs/>
        </w:rPr>
        <w:t xml:space="preserve"> Safety Contour</w:t>
      </w:r>
      <w:r w:rsidRPr="0062074F">
        <w:t>”</w:t>
      </w:r>
      <w:r w:rsidR="00B70E86" w:rsidRPr="0062074F">
        <w:t xml:space="preserve"> (</w:t>
      </w:r>
      <w:r w:rsidR="00415C1B" w:rsidRPr="0062074F">
        <w:t>ESC</w:t>
      </w:r>
      <w:r w:rsidR="00B70E86" w:rsidRPr="0062074F">
        <w:t>)</w:t>
      </w:r>
      <w:r w:rsidRPr="0062074F">
        <w:t xml:space="preserve"> feature is defined and implemented.</w:t>
      </w:r>
    </w:p>
    <w:p w14:paraId="1FE96FAD" w14:textId="4423BC59" w:rsidR="001374ED" w:rsidRPr="0062074F" w:rsidRDefault="00415C1B" w:rsidP="009D0DF9">
      <w:pPr>
        <w:spacing w:after="120" w:line="240" w:lineRule="auto"/>
        <w:jc w:val="both"/>
      </w:pPr>
      <w:r w:rsidRPr="0062074F">
        <w:t>Enhanced</w:t>
      </w:r>
      <w:r w:rsidR="001374ED" w:rsidRPr="0062074F">
        <w:t xml:space="preserve"> </w:t>
      </w:r>
      <w:r w:rsidR="00B70E86" w:rsidRPr="0062074F">
        <w:t>S</w:t>
      </w:r>
      <w:r w:rsidR="001374ED" w:rsidRPr="0062074F">
        <w:t xml:space="preserve">afety </w:t>
      </w:r>
      <w:r w:rsidR="00B70E86" w:rsidRPr="0062074F">
        <w:t>C</w:t>
      </w:r>
      <w:r w:rsidR="001374ED" w:rsidRPr="0062074F">
        <w:t>ontour</w:t>
      </w:r>
      <w:r w:rsidR="00B70E86" w:rsidRPr="0062074F">
        <w:t xml:space="preserve">, or </w:t>
      </w:r>
      <w:r w:rsidRPr="0062074F">
        <w:t>ESC</w:t>
      </w:r>
      <w:r w:rsidR="00B70E86" w:rsidRPr="0062074F">
        <w:t>,</w:t>
      </w:r>
      <w:r w:rsidR="001374ED" w:rsidRPr="0062074F">
        <w:t xml:space="preserve"> means creation of the safety contour from the bathymetric grid data based on the value set by the user.</w:t>
      </w:r>
    </w:p>
    <w:p w14:paraId="596DF160" w14:textId="03F97696" w:rsidR="001374ED" w:rsidRPr="0062074F" w:rsidRDefault="001374ED" w:rsidP="009D0DF9">
      <w:pPr>
        <w:spacing w:after="120" w:line="240" w:lineRule="auto"/>
        <w:jc w:val="both"/>
      </w:pPr>
      <w:r w:rsidRPr="0062074F">
        <w:t xml:space="preserve">NOTE: </w:t>
      </w:r>
      <w:r w:rsidR="00DC78C7" w:rsidRPr="0062074F">
        <w:t xml:space="preserve">On an </w:t>
      </w:r>
      <w:r w:rsidR="00F07B2F" w:rsidRPr="0062074F">
        <w:t xml:space="preserve">S-100 </w:t>
      </w:r>
      <w:ins w:id="2663" w:author="Birklhuber Bernd" w:date="2026-08-07T13:19:00Z">
        <w:r w:rsidR="006B353A">
          <w:t xml:space="preserve">Inland </w:t>
        </w:r>
      </w:ins>
      <w:r w:rsidR="00DC78C7" w:rsidRPr="0062074F">
        <w:t xml:space="preserve">ECDIS </w:t>
      </w:r>
      <w:ins w:id="2664" w:author="Birklhuber Bernd" w:date="2026-08-07T13:19:00Z">
        <w:r w:rsidR="006B353A">
          <w:t xml:space="preserve">and </w:t>
        </w:r>
      </w:ins>
      <w:ins w:id="2665" w:author="Birklhuber Bernd" w:date="2026-08-21T13:55:00Z">
        <w:r w:rsidR="00D977D2">
          <w:t xml:space="preserve">Inland </w:t>
        </w:r>
      </w:ins>
      <w:ins w:id="2666" w:author="Birklhuber Bernd" w:date="2026-08-07T13:19:00Z">
        <w:r w:rsidR="006B353A">
          <w:t xml:space="preserve">ECS </w:t>
        </w:r>
      </w:ins>
      <w:r w:rsidR="0031183A" w:rsidRPr="0062074F">
        <w:t>with</w:t>
      </w:r>
      <w:r w:rsidR="00F07B2F" w:rsidRPr="0062074F">
        <w:t xml:space="preserve"> the </w:t>
      </w:r>
      <w:r w:rsidR="00415C1B" w:rsidRPr="0062074F">
        <w:t>Enhanced Safety Contour</w:t>
      </w:r>
      <w:r w:rsidR="00DC78C7" w:rsidRPr="0062074F">
        <w:t xml:space="preserve"> feature</w:t>
      </w:r>
      <w:r w:rsidR="00F07B2F" w:rsidRPr="0062074F">
        <w:t xml:space="preserve"> switched </w:t>
      </w:r>
      <w:r w:rsidR="0031183A" w:rsidRPr="0062074F">
        <w:t>off</w:t>
      </w:r>
      <w:r w:rsidR="00F07B2F" w:rsidRPr="0062074F">
        <w:t xml:space="preserve"> (or an S-57 </w:t>
      </w:r>
      <w:ins w:id="2667" w:author="Birklhuber Bernd" w:date="2026-08-07T13:19:00Z">
        <w:r w:rsidR="006B353A">
          <w:t xml:space="preserve">based Inland </w:t>
        </w:r>
      </w:ins>
      <w:r w:rsidR="00F07B2F" w:rsidRPr="0062074F">
        <w:t>ECDIS</w:t>
      </w:r>
      <w:ins w:id="2668" w:author="Birklhuber Bernd" w:date="2026-08-07T13:19:00Z">
        <w:r w:rsidR="006B353A">
          <w:t xml:space="preserve"> or </w:t>
        </w:r>
      </w:ins>
      <w:ins w:id="2669" w:author="Birklhuber Bernd" w:date="2026-08-21T13:55:00Z">
        <w:r w:rsidR="00D977D2">
          <w:t xml:space="preserve">Inland </w:t>
        </w:r>
      </w:ins>
      <w:ins w:id="2670" w:author="Birklhuber Bernd" w:date="2026-08-07T13:19:00Z">
        <w:r w:rsidR="006B353A">
          <w:t>ECS</w:t>
        </w:r>
      </w:ins>
      <w:r w:rsidR="00F07B2F" w:rsidRPr="0062074F">
        <w:t>)</w:t>
      </w:r>
      <w:r w:rsidR="009604F2" w:rsidRPr="0062074F">
        <w:t xml:space="preserve">, </w:t>
      </w:r>
      <w:r w:rsidRPr="0062074F">
        <w:t>the user set</w:t>
      </w:r>
      <w:r w:rsidR="000C381A" w:rsidRPr="0062074F">
        <w:t>s</w:t>
      </w:r>
      <w:r w:rsidRPr="0062074F">
        <w:t xml:space="preserve"> the value for the safety contour, but if the exact </w:t>
      </w:r>
      <w:r w:rsidR="00F42EC6" w:rsidRPr="0062074F">
        <w:t xml:space="preserve">value </w:t>
      </w:r>
      <w:r w:rsidRPr="0062074F">
        <w:t xml:space="preserve">is not found from the available depth </w:t>
      </w:r>
      <w:proofErr w:type="gramStart"/>
      <w:r w:rsidRPr="0062074F">
        <w:t>information</w:t>
      </w:r>
      <w:proofErr w:type="gramEnd"/>
      <w:r w:rsidRPr="0062074F">
        <w:t xml:space="preserve"> then the safety contour defaults to the next deepest which </w:t>
      </w:r>
      <w:r w:rsidR="000C381A" w:rsidRPr="0062074F">
        <w:t>may</w:t>
      </w:r>
      <w:r w:rsidRPr="0062074F">
        <w:t xml:space="preserve"> be over 10 m</w:t>
      </w:r>
      <w:r w:rsidR="000C381A" w:rsidRPr="0062074F">
        <w:t>etres</w:t>
      </w:r>
      <w:r w:rsidRPr="0062074F">
        <w:t xml:space="preserve"> deeper than the value set by the user.</w:t>
      </w:r>
      <w:r w:rsidR="002654C4" w:rsidRPr="0062074F">
        <w:t xml:space="preserve"> The </w:t>
      </w:r>
      <w:r w:rsidR="00C5483B" w:rsidRPr="0062074F">
        <w:t>Enhanced</w:t>
      </w:r>
      <w:r w:rsidR="002654C4" w:rsidRPr="0062074F">
        <w:t xml:space="preserve"> Safety Contour feature addresses this issue</w:t>
      </w:r>
      <w:r w:rsidR="00AB6797" w:rsidRPr="0062074F">
        <w:t>.</w:t>
      </w:r>
      <w:r w:rsidR="009604F2" w:rsidRPr="0062074F">
        <w:t xml:space="preserve"> </w:t>
      </w:r>
    </w:p>
    <w:p w14:paraId="47BC76CF" w14:textId="5F6B9240" w:rsidR="002654C4" w:rsidRPr="0062074F" w:rsidRDefault="00A310A1" w:rsidP="009D0DF9">
      <w:pPr>
        <w:spacing w:after="120" w:line="240" w:lineRule="auto"/>
        <w:jc w:val="both"/>
      </w:pPr>
      <w:commentRangeStart w:id="2671"/>
      <w:r w:rsidRPr="0062074F">
        <w:t xml:space="preserve">The contents of this </w:t>
      </w:r>
      <w:r w:rsidR="00B70E86" w:rsidRPr="0062074F">
        <w:t>A</w:t>
      </w:r>
      <w:r w:rsidRPr="0062074F">
        <w:t xml:space="preserve">ppendix are not currently integrated </w:t>
      </w:r>
      <w:r w:rsidR="00043A42" w:rsidRPr="0062074F">
        <w:t xml:space="preserve">with </w:t>
      </w:r>
      <w:r w:rsidRPr="0062074F">
        <w:t xml:space="preserve">the existing S-100 portrayal mechanisms specified in S-100 </w:t>
      </w:r>
      <w:r w:rsidR="00B70E86" w:rsidRPr="0062074F">
        <w:t xml:space="preserve">Edition 5.2 </w:t>
      </w:r>
      <w:r w:rsidRPr="0062074F">
        <w:t xml:space="preserve">Part 9. This may be rectified in future editions of S-100. Until then, this appendix contains the normative specification for these features and may use different language, terms and conventions than S-100 itself. </w:t>
      </w:r>
    </w:p>
    <w:p w14:paraId="69D1CC2F" w14:textId="77777777" w:rsidR="001374ED" w:rsidRPr="0062074F" w:rsidRDefault="001374ED" w:rsidP="009D0DF9">
      <w:pPr>
        <w:spacing w:after="60" w:line="240" w:lineRule="auto"/>
        <w:jc w:val="both"/>
      </w:pPr>
      <w:r w:rsidRPr="0062074F">
        <w:t>In these processes an end user selects:</w:t>
      </w:r>
    </w:p>
    <w:p w14:paraId="30931EE3" w14:textId="014AB27A" w:rsidR="001374ED" w:rsidRPr="0062074F" w:rsidRDefault="001374ED">
      <w:pPr>
        <w:pStyle w:val="Listenabsatz"/>
        <w:numPr>
          <w:ilvl w:val="0"/>
          <w:numId w:val="39"/>
        </w:numPr>
        <w:spacing w:after="60" w:line="240" w:lineRule="auto"/>
        <w:jc w:val="both"/>
      </w:pPr>
      <w:r w:rsidRPr="0062074F">
        <w:t xml:space="preserve">Suppression of </w:t>
      </w:r>
      <w:r w:rsidR="00B70E86" w:rsidRPr="0062074F">
        <w:t xml:space="preserve">specific </w:t>
      </w:r>
      <w:r w:rsidRPr="0062074F">
        <w:t>S-101 features by S-102</w:t>
      </w:r>
      <w:r w:rsidR="000C381A" w:rsidRPr="0062074F">
        <w:t>.</w:t>
      </w:r>
    </w:p>
    <w:p w14:paraId="1714AEF4" w14:textId="296F8792" w:rsidR="001374ED" w:rsidRPr="0062074F" w:rsidRDefault="001374ED">
      <w:pPr>
        <w:pStyle w:val="Listenabsatz"/>
        <w:numPr>
          <w:ilvl w:val="0"/>
          <w:numId w:val="39"/>
        </w:numPr>
        <w:spacing w:after="120" w:line="240" w:lineRule="auto"/>
        <w:jc w:val="both"/>
      </w:pPr>
      <w:r w:rsidRPr="0062074F">
        <w:t>A Safety Contour value of their choice</w:t>
      </w:r>
      <w:r w:rsidR="000C381A" w:rsidRPr="0062074F">
        <w:t>.</w:t>
      </w:r>
    </w:p>
    <w:p w14:paraId="69586464" w14:textId="3CD695FD" w:rsidR="00C5483B" w:rsidRPr="0062074F" w:rsidRDefault="001374ED" w:rsidP="009D0DF9">
      <w:pPr>
        <w:spacing w:after="120" w:line="240" w:lineRule="auto"/>
        <w:jc w:val="both"/>
      </w:pPr>
      <w:r w:rsidRPr="0062074F">
        <w:t xml:space="preserve">When a user selects a safety contour value, outside areas of S-102 coverage the source for the displayed safety contour is the existing S-101 </w:t>
      </w:r>
      <w:r w:rsidR="000C381A" w:rsidRPr="0062074F">
        <w:t>ENC</w:t>
      </w:r>
      <w:r w:rsidRPr="0062074F">
        <w:t xml:space="preserve"> (or S-57 </w:t>
      </w:r>
      <w:r w:rsidR="000C381A" w:rsidRPr="0062074F">
        <w:t>ENC in dual-</w:t>
      </w:r>
      <w:r w:rsidRPr="0062074F">
        <w:t>fuel mode)</w:t>
      </w:r>
      <w:r w:rsidR="00D41E80" w:rsidRPr="0062074F">
        <w:t xml:space="preserve"> as defined in </w:t>
      </w:r>
      <w:r w:rsidR="00D41E80" w:rsidRPr="0062074F">
        <w:fldChar w:fldCharType="begin"/>
      </w:r>
      <w:r w:rsidR="00D41E80" w:rsidRPr="0062074F">
        <w:instrText xml:space="preserve"> REF _Ref49484089 \r \h </w:instrText>
      </w:r>
      <w:r w:rsidR="0062074F">
        <w:instrText xml:space="preserve"> \* MERGEFORMAT </w:instrText>
      </w:r>
      <w:r w:rsidR="00D41E80" w:rsidRPr="0062074F">
        <w:fldChar w:fldCharType="separate"/>
      </w:r>
      <w:r w:rsidR="00F77D2F">
        <w:t>11.6.1</w:t>
      </w:r>
      <w:r w:rsidR="00D41E80" w:rsidRPr="0062074F">
        <w:fldChar w:fldCharType="end"/>
      </w:r>
      <w:r w:rsidR="000C381A" w:rsidRPr="0062074F">
        <w:t>.</w:t>
      </w:r>
      <w:r w:rsidR="00C5483B" w:rsidRPr="0062074F">
        <w:t xml:space="preserve"> </w:t>
      </w:r>
    </w:p>
    <w:p w14:paraId="01DE6148" w14:textId="08001ACB" w:rsidR="001374ED" w:rsidRPr="0062074F" w:rsidRDefault="001374ED" w:rsidP="009D0DF9">
      <w:pPr>
        <w:spacing w:after="120" w:line="240" w:lineRule="auto"/>
        <w:jc w:val="both"/>
      </w:pPr>
      <w:r w:rsidRPr="0062074F">
        <w:t xml:space="preserve">When the safety contour has been generated from S-102 data then the area over which it is generated, </w:t>
      </w:r>
      <w:r w:rsidR="000C381A" w:rsidRPr="0062074F">
        <w:t>that is</w:t>
      </w:r>
      <w:r w:rsidRPr="0062074F">
        <w:t xml:space="preserve"> the S-102 coverage area, </w:t>
      </w:r>
      <w:r w:rsidR="00B15F52" w:rsidRPr="0062074F">
        <w:t xml:space="preserve">must </w:t>
      </w:r>
      <w:r w:rsidRPr="0062074F">
        <w:t>be surrounded by a boundary line using colour token DEPWL</w:t>
      </w:r>
      <w:r w:rsidRPr="0062074F">
        <w:rPr>
          <w:rStyle w:val="Funotenzeichen"/>
          <w:noProof w:val="0"/>
          <w:sz w:val="20"/>
          <w:vertAlign w:val="superscript"/>
          <w:lang w:val="en-GB"/>
        </w:rPr>
        <w:footnoteReference w:id="4"/>
      </w:r>
      <w:r w:rsidRPr="0062074F">
        <w:t xml:space="preserve">  see </w:t>
      </w:r>
      <w:r w:rsidR="000C381A" w:rsidRPr="0062074F">
        <w:t>F</w:t>
      </w:r>
      <w:r w:rsidRPr="0062074F">
        <w:t xml:space="preserve">igure </w:t>
      </w:r>
      <w:r w:rsidR="00EB3601" w:rsidRPr="0062074F">
        <w:t>D</w:t>
      </w:r>
      <w:r w:rsidR="0050181D" w:rsidRPr="0062074F">
        <w:t>-</w:t>
      </w:r>
      <w:r w:rsidR="00EB3601" w:rsidRPr="0062074F">
        <w:t>1</w:t>
      </w:r>
      <w:r w:rsidR="0050181D" w:rsidRPr="0062074F">
        <w:t>-</w:t>
      </w:r>
      <w:r w:rsidRPr="0062074F">
        <w:t>1.</w:t>
      </w:r>
    </w:p>
    <w:p w14:paraId="4B46B756" w14:textId="40C8E3D8" w:rsidR="001374ED" w:rsidRPr="0062074F" w:rsidRDefault="0082094D" w:rsidP="004E61EE">
      <w:pPr>
        <w:spacing w:line="240" w:lineRule="auto"/>
        <w:jc w:val="center"/>
      </w:pPr>
      <w:r w:rsidRPr="0062074F">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62074F" w:rsidRDefault="001374ED" w:rsidP="00AB3A55">
      <w:pPr>
        <w:pStyle w:val="Beschriftung"/>
        <w:spacing w:after="120" w:line="240" w:lineRule="auto"/>
        <w:jc w:val="center"/>
      </w:pPr>
      <w:r w:rsidRPr="0062074F">
        <w:t xml:space="preserve">Figure </w:t>
      </w:r>
      <w:r w:rsidR="00EB3601" w:rsidRPr="0062074F">
        <w:t>D</w:t>
      </w:r>
      <w:r w:rsidR="0050181D" w:rsidRPr="0062074F">
        <w:t>-</w:t>
      </w:r>
      <w:r w:rsidR="00EB3601" w:rsidRPr="0062074F">
        <w:t>1-</w:t>
      </w:r>
      <w:r w:rsidR="0050181D" w:rsidRPr="0062074F">
        <w:t>1</w:t>
      </w:r>
      <w:r w:rsidR="00AB3A55" w:rsidRPr="0062074F">
        <w:t xml:space="preserve"> -</w:t>
      </w:r>
      <w:r w:rsidRPr="0062074F">
        <w:t xml:space="preserve"> Boundary line of S-102 coverage</w:t>
      </w:r>
    </w:p>
    <w:p w14:paraId="1AFBCDDD" w14:textId="77777777" w:rsidR="001B7649" w:rsidRPr="0062074F" w:rsidRDefault="001B7649" w:rsidP="001B7649">
      <w:pPr>
        <w:spacing w:after="120" w:line="240" w:lineRule="auto"/>
      </w:pPr>
    </w:p>
    <w:p w14:paraId="688ABA71" w14:textId="77777777" w:rsidR="001B7649" w:rsidRPr="0062074F" w:rsidRDefault="001B7649" w:rsidP="001B7649">
      <w:pPr>
        <w:spacing w:after="120" w:line="240" w:lineRule="auto"/>
      </w:pPr>
    </w:p>
    <w:p w14:paraId="72212555" w14:textId="4895C653" w:rsidR="001B7649" w:rsidRPr="0062074F" w:rsidRDefault="001B7649">
      <w:pPr>
        <w:pStyle w:val="berschrift1"/>
        <w:numPr>
          <w:ilvl w:val="1"/>
          <w:numId w:val="104"/>
        </w:numPr>
      </w:pPr>
      <w:bookmarkStart w:id="2672" w:name="_Toc226035147"/>
      <w:r w:rsidRPr="0062074F">
        <w:t>Provision of Sun Illumination</w:t>
      </w:r>
      <w:bookmarkEnd w:id="2672"/>
    </w:p>
    <w:p w14:paraId="2C0988F7" w14:textId="77777777" w:rsidR="001B7649" w:rsidRPr="0062074F" w:rsidRDefault="001B7649" w:rsidP="001B7649">
      <w:pPr>
        <w:spacing w:after="120" w:line="240" w:lineRule="auto"/>
      </w:pPr>
      <w:r w:rsidRPr="0062074F">
        <w:t>Sun illumination may be provided. Where provided:</w:t>
      </w:r>
    </w:p>
    <w:p w14:paraId="04D82C2C" w14:textId="0F44E49A" w:rsidR="001B7649" w:rsidRPr="0062074F" w:rsidRDefault="001B7649">
      <w:pPr>
        <w:pStyle w:val="Listenabsatz"/>
        <w:numPr>
          <w:ilvl w:val="0"/>
          <w:numId w:val="110"/>
        </w:numPr>
        <w:spacing w:after="120" w:line="240" w:lineRule="auto"/>
      </w:pPr>
      <w:r w:rsidRPr="0062074F">
        <w:t>The mariner must be able to select whether it is enabled or not</w:t>
      </w:r>
      <w:r w:rsidR="007435CC">
        <w:t>;</w:t>
      </w:r>
    </w:p>
    <w:p w14:paraId="74234F8D" w14:textId="6102ABAE" w:rsidR="001B7649" w:rsidRPr="0062074F" w:rsidRDefault="001B7649">
      <w:pPr>
        <w:pStyle w:val="Listenabsatz"/>
        <w:numPr>
          <w:ilvl w:val="0"/>
          <w:numId w:val="110"/>
        </w:numPr>
        <w:spacing w:after="120" w:line="240" w:lineRule="auto"/>
      </w:pPr>
      <w:r w:rsidRPr="0062074F">
        <w:t xml:space="preserve">Selection of Base or Standard Display </w:t>
      </w:r>
      <w:r w:rsidR="00546051">
        <w:t>must</w:t>
      </w:r>
      <w:r w:rsidR="00546051" w:rsidRPr="0062074F">
        <w:t xml:space="preserve"> </w:t>
      </w:r>
      <w:r w:rsidRPr="0062074F">
        <w:t>disable sun-illumination</w:t>
      </w:r>
      <w:r w:rsidR="007435CC">
        <w:t>;</w:t>
      </w:r>
    </w:p>
    <w:p w14:paraId="09AFBD93" w14:textId="240D11FB" w:rsidR="001B7649" w:rsidRPr="0062074F" w:rsidRDefault="001B7649">
      <w:pPr>
        <w:pStyle w:val="Listenabsatz"/>
        <w:numPr>
          <w:ilvl w:val="0"/>
          <w:numId w:val="110"/>
        </w:numPr>
        <w:spacing w:after="120" w:line="240" w:lineRule="auto"/>
      </w:pPr>
      <w:r w:rsidRPr="0062074F">
        <w:t>The ECDIS must use a consistent sun azimuth and elevation values for all data portrayed</w:t>
      </w:r>
      <w:r w:rsidR="007435CC">
        <w:t>;</w:t>
      </w:r>
    </w:p>
    <w:p w14:paraId="6DED4C1B" w14:textId="3A5AA0B6" w:rsidR="001B7649" w:rsidRPr="0062074F" w:rsidRDefault="001B7649">
      <w:pPr>
        <w:pStyle w:val="Listenabsatz"/>
        <w:numPr>
          <w:ilvl w:val="0"/>
          <w:numId w:val="110"/>
        </w:numPr>
        <w:spacing w:after="120" w:line="240" w:lineRule="auto"/>
      </w:pPr>
      <w:r w:rsidRPr="0062074F">
        <w:t xml:space="preserve">The mariner </w:t>
      </w:r>
      <w:r w:rsidR="00D41A7E">
        <w:t>should</w:t>
      </w:r>
      <w:r w:rsidR="00D41A7E" w:rsidRPr="0062074F">
        <w:t xml:space="preserve"> </w:t>
      </w:r>
      <w:r w:rsidRPr="0062074F">
        <w:t>be able to vary the sun azimuth and elevation values.</w:t>
      </w:r>
    </w:p>
    <w:p w14:paraId="03ACE4F8" w14:textId="77777777" w:rsidR="001B7649" w:rsidRPr="0062074F" w:rsidRDefault="001B7649" w:rsidP="001B7649">
      <w:pPr>
        <w:spacing w:after="120" w:line="240" w:lineRule="auto"/>
      </w:pPr>
    </w:p>
    <w:p w14:paraId="26BB2FF6" w14:textId="5FD18008" w:rsidR="000D6FE7" w:rsidRDefault="000D6FE7">
      <w:pPr>
        <w:pStyle w:val="berschrift1"/>
        <w:numPr>
          <w:ilvl w:val="1"/>
          <w:numId w:val="104"/>
        </w:numPr>
      </w:pPr>
      <w:bookmarkStart w:id="2673" w:name="_Toc226035148"/>
      <w:r>
        <w:t>Control over the use of S-102</w:t>
      </w:r>
      <w:bookmarkEnd w:id="2673"/>
    </w:p>
    <w:p w14:paraId="1033F7FD" w14:textId="2EAB1D1E" w:rsidR="000D6FE7" w:rsidRPr="00520800" w:rsidRDefault="000D6FE7" w:rsidP="000D6FE7">
      <w:pPr>
        <w:spacing w:after="120" w:line="276" w:lineRule="auto"/>
        <w:jc w:val="both"/>
        <w:rPr>
          <w:b/>
          <w:bCs/>
        </w:rPr>
      </w:pPr>
      <w:r>
        <w:t xml:space="preserve">The ECDIS must only allow the use of S-102 for the application of ESC if at least one of the following conditions is met </w:t>
      </w:r>
      <w:r w:rsidR="00CA4A51">
        <w:t>between</w:t>
      </w:r>
      <w:r>
        <w:t xml:space="preserve"> the S-102 data</w:t>
      </w:r>
      <w:r w:rsidR="008143C5">
        <w:t xml:space="preserve"> </w:t>
      </w:r>
      <w:r>
        <w:t xml:space="preserve">and the </w:t>
      </w:r>
      <w:r w:rsidR="00CA4A51">
        <w:t xml:space="preserve">extent of the </w:t>
      </w:r>
      <w:r>
        <w:t>ENC data it spatially coincides with:</w:t>
      </w:r>
    </w:p>
    <w:p w14:paraId="34BD6E7E" w14:textId="54244D4B" w:rsidR="000D6FE7" w:rsidRDefault="000D6FE7">
      <w:pPr>
        <w:pStyle w:val="Listenabsatz"/>
        <w:numPr>
          <w:ilvl w:val="0"/>
          <w:numId w:val="114"/>
        </w:numPr>
        <w:spacing w:after="120" w:line="276" w:lineRule="auto"/>
        <w:jc w:val="both"/>
      </w:pPr>
      <w:r>
        <w:t>The data producer of the S-102 data is the same as the data producer of the ENC data; or</w:t>
      </w:r>
    </w:p>
    <w:p w14:paraId="6244997C" w14:textId="686F510D" w:rsidR="000D6FE7" w:rsidRDefault="000D6FE7">
      <w:pPr>
        <w:pStyle w:val="Listenabsatz"/>
        <w:numPr>
          <w:ilvl w:val="0"/>
          <w:numId w:val="114"/>
        </w:numPr>
        <w:spacing w:after="120" w:line="276" w:lineRule="auto"/>
        <w:jc w:val="both"/>
      </w:pPr>
      <w:r>
        <w:t>The S-102 dataset has a digital signature issued by the ENC producer; or</w:t>
      </w:r>
    </w:p>
    <w:p w14:paraId="7CC10F59" w14:textId="6661FCA6" w:rsidR="000D6FE7" w:rsidRDefault="000D6FE7">
      <w:pPr>
        <w:pStyle w:val="Listenabsatz"/>
        <w:numPr>
          <w:ilvl w:val="0"/>
          <w:numId w:val="114"/>
        </w:numPr>
        <w:spacing w:after="120" w:line="276" w:lineRule="auto"/>
        <w:jc w:val="both"/>
      </w:pPr>
      <w:r>
        <w:t>The ECDIS has a certificate issued by the ENC producer with the S-102 data producer as its Subject.</w:t>
      </w:r>
    </w:p>
    <w:p w14:paraId="791C9626" w14:textId="0C68A370" w:rsidR="000D6FE7" w:rsidRPr="000D6FE7" w:rsidRDefault="000D6FE7" w:rsidP="00520800">
      <w:pPr>
        <w:spacing w:after="120" w:line="276" w:lineRule="auto"/>
        <w:jc w:val="both"/>
      </w:pPr>
      <w:r>
        <w:t xml:space="preserve">Where certificates and identities are defined by clause </w:t>
      </w:r>
      <w:r>
        <w:fldChar w:fldCharType="begin"/>
      </w:r>
      <w:r>
        <w:instrText xml:space="preserve"> REF _Ref49482794 \r \h </w:instrText>
      </w:r>
      <w:r>
        <w:fldChar w:fldCharType="separate"/>
      </w:r>
      <w:r>
        <w:t>8.1.1</w:t>
      </w:r>
      <w:r>
        <w:fldChar w:fldCharType="end"/>
      </w:r>
    </w:p>
    <w:p w14:paraId="348FCFBE" w14:textId="41D43504" w:rsidR="001019DD" w:rsidRPr="0062074F" w:rsidRDefault="001B7649">
      <w:pPr>
        <w:pStyle w:val="berschrift1"/>
        <w:numPr>
          <w:ilvl w:val="1"/>
          <w:numId w:val="104"/>
        </w:numPr>
      </w:pPr>
      <w:bookmarkStart w:id="2674" w:name="_Toc226035149"/>
      <w:r w:rsidRPr="0062074F">
        <w:t>Data Constraints</w:t>
      </w:r>
      <w:bookmarkStart w:id="2675" w:name="_Toc226035150"/>
      <w:bookmarkStart w:id="2676" w:name="_Toc88852882"/>
      <w:bookmarkStart w:id="2677" w:name="_Toc98339990"/>
      <w:bookmarkStart w:id="2678" w:name="_Toc98340366"/>
      <w:bookmarkEnd w:id="2674"/>
      <w:bookmarkEnd w:id="2675"/>
    </w:p>
    <w:bookmarkEnd w:id="2676"/>
    <w:bookmarkEnd w:id="2677"/>
    <w:bookmarkEnd w:id="2678"/>
    <w:p w14:paraId="7E219847" w14:textId="42B325C8" w:rsidR="00A310A1" w:rsidRPr="0062074F" w:rsidRDefault="00A310A1">
      <w:pPr>
        <w:pStyle w:val="Listenabsatz"/>
        <w:numPr>
          <w:ilvl w:val="0"/>
          <w:numId w:val="40"/>
        </w:numPr>
        <w:spacing w:after="120" w:line="240" w:lineRule="auto"/>
        <w:ind w:left="284" w:hanging="284"/>
        <w:jc w:val="both"/>
      </w:pPr>
      <w:r w:rsidRPr="0062074F">
        <w:t>Portrayal of S-102 data</w:t>
      </w:r>
      <w:r w:rsidR="002006F4" w:rsidRPr="0062074F">
        <w:t xml:space="preserve"> and application of </w:t>
      </w:r>
      <w:r w:rsidR="00415C1B" w:rsidRPr="0062074F">
        <w:t>ESC</w:t>
      </w:r>
      <w:r w:rsidRPr="0062074F">
        <w:t xml:space="preserve"> </w:t>
      </w:r>
      <w:r w:rsidR="002006F4" w:rsidRPr="0062074F">
        <w:t>must be</w:t>
      </w:r>
      <w:r w:rsidRPr="0062074F">
        <w:t xml:space="preserve"> restricted by minimum and maximum display scale values contained in the exchange catalogue as specified in</w:t>
      </w:r>
      <w:r w:rsidR="00F87E8E" w:rsidRPr="0062074F">
        <w:t xml:space="preserve"> </w:t>
      </w:r>
      <w:r w:rsidR="00E934DF">
        <w:t>clause</w:t>
      </w:r>
      <w:r w:rsidR="00E934DF" w:rsidRPr="0062074F">
        <w:t xml:space="preserve"> </w:t>
      </w:r>
      <w:r w:rsidR="005C3EE9" w:rsidRPr="0062074F">
        <w:fldChar w:fldCharType="begin"/>
      </w:r>
      <w:r w:rsidR="005C3EE9" w:rsidRPr="0062074F">
        <w:instrText xml:space="preserve"> REF _Ref192503285 \r \h  \* MERGEFORMAT </w:instrText>
      </w:r>
      <w:r w:rsidR="005C3EE9" w:rsidRPr="0062074F">
        <w:fldChar w:fldCharType="separate"/>
      </w:r>
      <w:r w:rsidR="00D701DC">
        <w:t>11.2</w:t>
      </w:r>
      <w:r w:rsidR="005C3EE9" w:rsidRPr="0062074F">
        <w:fldChar w:fldCharType="end"/>
      </w:r>
      <w:r w:rsidR="002A3AC1" w:rsidRPr="0062074F">
        <w:t>.</w:t>
      </w:r>
      <w:r w:rsidR="00304B37" w:rsidRPr="0062074F">
        <w:t xml:space="preserve"> </w:t>
      </w:r>
    </w:p>
    <w:p w14:paraId="6E382023" w14:textId="6DBD44D7" w:rsidR="001374ED" w:rsidRPr="0062074F" w:rsidRDefault="001374ED">
      <w:pPr>
        <w:pStyle w:val="Listenabsatz"/>
        <w:numPr>
          <w:ilvl w:val="0"/>
          <w:numId w:val="40"/>
        </w:numPr>
        <w:spacing w:after="120" w:line="240" w:lineRule="auto"/>
        <w:ind w:left="284" w:hanging="284"/>
        <w:jc w:val="both"/>
      </w:pPr>
      <w:r w:rsidRPr="0062074F">
        <w:t>Coverage – S-102 data is not expected to overlap, but in case of</w:t>
      </w:r>
      <w:r w:rsidR="00B17136">
        <w:t xml:space="preserve"> an</w:t>
      </w:r>
      <w:r w:rsidR="00CB3C01">
        <w:t xml:space="preserve"> </w:t>
      </w:r>
      <w:r w:rsidRPr="0062074F">
        <w:t>overlap</w:t>
      </w:r>
      <w:r w:rsidR="00B17136">
        <w:t xml:space="preserve"> of greater than one grid cell</w:t>
      </w:r>
      <w:r w:rsidR="00B17136" w:rsidRPr="0062074F">
        <w:rPr>
          <w:rStyle w:val="Funotenzeichen"/>
        </w:rPr>
        <w:footnoteReference w:id="5"/>
      </w:r>
      <w:r w:rsidRPr="0062074F">
        <w:t xml:space="preserve"> the ECDIS </w:t>
      </w:r>
      <w:r w:rsidR="00494635" w:rsidRPr="0062074F">
        <w:t xml:space="preserve">must </w:t>
      </w:r>
      <w:r w:rsidRPr="0062074F">
        <w:t xml:space="preserve">indicate an overlap by the text “OVERLAP” and the user </w:t>
      </w:r>
      <w:r w:rsidR="00494635" w:rsidRPr="0062074F">
        <w:t xml:space="preserve">must </w:t>
      </w:r>
      <w:r w:rsidRPr="0062074F">
        <w:t>have the ability to select which producer in the overlapped area has priority and will be selected for processing safety contour.</w:t>
      </w:r>
      <w:r w:rsidR="00CB3C01">
        <w:t xml:space="preserve"> </w:t>
      </w:r>
      <w:r w:rsidR="003D782F">
        <w:t>An alternative mechanism for selecting which producer in the overlapped area has priority may also be implemented by the ECDIS.</w:t>
      </w:r>
    </w:p>
    <w:p w14:paraId="4B45BB89" w14:textId="1FE51071" w:rsidR="00CB3C01" w:rsidRDefault="00CB3C01">
      <w:pPr>
        <w:pStyle w:val="Listenabsatz"/>
        <w:numPr>
          <w:ilvl w:val="1"/>
          <w:numId w:val="40"/>
        </w:numPr>
        <w:spacing w:after="120" w:line="240" w:lineRule="auto"/>
        <w:jc w:val="both"/>
      </w:pPr>
      <w:r>
        <w:t xml:space="preserve">Only datasets with overlapping scale ranges (as defined in clause </w:t>
      </w:r>
      <w:r>
        <w:fldChar w:fldCharType="begin"/>
      </w:r>
      <w:r>
        <w:instrText xml:space="preserve"> REF _Ref192503285 \r \h </w:instrText>
      </w:r>
      <w:r>
        <w:fldChar w:fldCharType="separate"/>
      </w:r>
      <w:r>
        <w:t>11.2</w:t>
      </w:r>
      <w:r>
        <w:fldChar w:fldCharType="end"/>
      </w:r>
      <w:r>
        <w:t xml:space="preserve">) can contain overlapping data. </w:t>
      </w:r>
      <w:r w:rsidRPr="0062074F">
        <w:t xml:space="preserve">Overlaps are </w:t>
      </w:r>
      <w:r>
        <w:t xml:space="preserve">then </w:t>
      </w:r>
      <w:r w:rsidRPr="0062074F">
        <w:t xml:space="preserve">defined between </w:t>
      </w:r>
      <w:r>
        <w:t xml:space="preserve">spatially overlapping </w:t>
      </w:r>
      <w:r w:rsidRPr="0062074F">
        <w:t>grid cells containing data, as opposed to grid cells with no-data (fill) values.</w:t>
      </w:r>
    </w:p>
    <w:p w14:paraId="2C16F441" w14:textId="683EC62E" w:rsidR="0018296E" w:rsidRPr="0062074F" w:rsidRDefault="00D41E80">
      <w:pPr>
        <w:pStyle w:val="Listenabsatz"/>
        <w:numPr>
          <w:ilvl w:val="1"/>
          <w:numId w:val="40"/>
        </w:numPr>
        <w:spacing w:after="120" w:line="240" w:lineRule="auto"/>
        <w:jc w:val="both"/>
      </w:pPr>
      <w:r w:rsidRPr="0062074F">
        <w:t>D</w:t>
      </w:r>
      <w:r w:rsidR="0018296E" w:rsidRPr="0062074F">
        <w:t>atasets</w:t>
      </w:r>
      <w:r w:rsidRPr="0062074F">
        <w:t xml:space="preserve"> may contain overlapping grid cells,</w:t>
      </w:r>
      <w:r w:rsidR="0018296E" w:rsidRPr="0062074F">
        <w:t xml:space="preserve"> and </w:t>
      </w:r>
      <w:r w:rsidRPr="0062074F">
        <w:t xml:space="preserve">different </w:t>
      </w:r>
      <w:r w:rsidR="0018296E" w:rsidRPr="0062074F">
        <w:t>datasets may overlap, most commonly at national borders, but also in areas where there are multiple vertical datums within a single dataset. In these cases</w:t>
      </w:r>
      <w:r w:rsidR="007435CC">
        <w:t>:</w:t>
      </w:r>
    </w:p>
    <w:p w14:paraId="4EF09657" w14:textId="31B487A8" w:rsidR="0018296E" w:rsidRPr="0062074F" w:rsidRDefault="0018296E">
      <w:pPr>
        <w:pStyle w:val="Listenabsatz"/>
        <w:numPr>
          <w:ilvl w:val="2"/>
          <w:numId w:val="40"/>
        </w:numPr>
        <w:spacing w:after="120" w:line="240" w:lineRule="auto"/>
        <w:jc w:val="both"/>
      </w:pPr>
      <w:r w:rsidRPr="0062074F">
        <w:t>Overlaps within the same dataset (in areas with multiple vertical datums) the overlap must be resolved by taking the shoalest value</w:t>
      </w:r>
      <w:r w:rsidR="00A310A1" w:rsidRPr="0062074F">
        <w:t xml:space="preserve"> </w:t>
      </w:r>
      <w:r w:rsidRPr="0062074F">
        <w:t>for each grid cell</w:t>
      </w:r>
      <w:r w:rsidR="008F0153" w:rsidRPr="0062074F">
        <w:t xml:space="preserve"> (including vertical uncertainty when the Uncertainty selector is enabled)</w:t>
      </w:r>
      <w:r w:rsidRPr="0062074F">
        <w:t xml:space="preserve"> within the intersection. This is also used to resolve situations when the </w:t>
      </w:r>
      <w:r w:rsidR="002A3AC1" w:rsidRPr="0062074F">
        <w:t>Mariner Selected Viewing Scale (</w:t>
      </w:r>
      <w:r w:rsidRPr="0062074F">
        <w:t>MSVS</w:t>
      </w:r>
      <w:r w:rsidR="002A3AC1" w:rsidRPr="0062074F">
        <w:t>)</w:t>
      </w:r>
      <w:r w:rsidRPr="0062074F">
        <w:t xml:space="preserve"> means that multiple grid cells are </w:t>
      </w:r>
      <w:r w:rsidR="00494635" w:rsidRPr="0062074F">
        <w:t xml:space="preserve">to be </w:t>
      </w:r>
      <w:r w:rsidRPr="0062074F">
        <w:t>portrayed at the same screen position (the common point rule) – most often when the grid is being portrayed at a smaller zoom scale than the dataset resolution</w:t>
      </w:r>
      <w:r w:rsidR="007435CC">
        <w:t>;</w:t>
      </w:r>
    </w:p>
    <w:p w14:paraId="62B8B28E" w14:textId="5C59200A" w:rsidR="0018296E" w:rsidRPr="0062074F" w:rsidRDefault="0018296E">
      <w:pPr>
        <w:pStyle w:val="Listenabsatz"/>
        <w:numPr>
          <w:ilvl w:val="2"/>
          <w:numId w:val="40"/>
        </w:numPr>
        <w:spacing w:after="120" w:line="240" w:lineRule="auto"/>
        <w:jc w:val="both"/>
      </w:pPr>
      <w:r w:rsidRPr="0062074F">
        <w:lastRenderedPageBreak/>
        <w:t xml:space="preserve">Overlaps between different producers. The end user must be </w:t>
      </w:r>
      <w:r w:rsidR="002006F4" w:rsidRPr="0062074F">
        <w:t>able to select</w:t>
      </w:r>
      <w:r w:rsidRPr="0062074F">
        <w:t xml:space="preserve"> which dataset (or data producer) they wish to use.</w:t>
      </w:r>
    </w:p>
    <w:p w14:paraId="7A35D326" w14:textId="2459C90A" w:rsidR="001374ED" w:rsidRPr="0062074F" w:rsidRDefault="001374ED">
      <w:pPr>
        <w:pStyle w:val="Listenabsatz"/>
        <w:numPr>
          <w:ilvl w:val="0"/>
          <w:numId w:val="40"/>
        </w:numPr>
        <w:spacing w:after="120" w:line="240" w:lineRule="auto"/>
        <w:ind w:left="284" w:hanging="284"/>
        <w:jc w:val="both"/>
      </w:pPr>
      <w:r w:rsidRPr="0062074F">
        <w:rPr>
          <w:rFonts w:cs="Calibri"/>
          <w:color w:val="000000"/>
          <w:shd w:val="clear" w:color="auto" w:fill="FFFFFF"/>
        </w:rPr>
        <w:t xml:space="preserve">No complex interpolation is </w:t>
      </w:r>
      <w:r w:rsidR="002006F4" w:rsidRPr="0062074F">
        <w:rPr>
          <w:rFonts w:cs="Calibri"/>
          <w:color w:val="000000"/>
          <w:shd w:val="clear" w:color="auto" w:fill="FFFFFF"/>
        </w:rPr>
        <w:t>required</w:t>
      </w:r>
      <w:r w:rsidR="002A3AC1" w:rsidRPr="0062074F">
        <w:rPr>
          <w:rFonts w:cs="Calibri"/>
          <w:color w:val="000000"/>
          <w:shd w:val="clear" w:color="auto" w:fill="FFFFFF"/>
        </w:rPr>
        <w:t xml:space="preserve"> </w:t>
      </w:r>
      <w:r w:rsidRPr="0062074F">
        <w:rPr>
          <w:rFonts w:cs="Calibri"/>
          <w:color w:val="000000"/>
          <w:shd w:val="clear" w:color="auto" w:fill="FFFFFF"/>
        </w:rPr>
        <w:t xml:space="preserve">between points in the S-102 grid. Nearest neighbour is used to define the depth in each S-102 point's </w:t>
      </w:r>
      <w:r w:rsidR="00AB3A55" w:rsidRPr="0062074F">
        <w:rPr>
          <w:rFonts w:cs="Calibri"/>
          <w:color w:val="000000"/>
          <w:shd w:val="clear" w:color="auto" w:fill="FFFFFF"/>
        </w:rPr>
        <w:t>neighbourhood</w:t>
      </w:r>
      <w:r w:rsidRPr="0062074F">
        <w:rPr>
          <w:rFonts w:cs="Calibri"/>
          <w:color w:val="000000"/>
          <w:shd w:val="clear" w:color="auto" w:fill="FFFFFF"/>
        </w:rPr>
        <w:t xml:space="preserve"> (</w:t>
      </w:r>
      <w:r w:rsidR="00AB3A55" w:rsidRPr="0062074F">
        <w:rPr>
          <w:rFonts w:cs="Calibri"/>
          <w:color w:val="000000"/>
          <w:shd w:val="clear" w:color="auto" w:fill="FFFFFF"/>
        </w:rPr>
        <w:t>that is,</w:t>
      </w:r>
      <w:r w:rsidRPr="0062074F">
        <w:rPr>
          <w:rFonts w:cs="Calibri"/>
          <w:color w:val="000000"/>
          <w:shd w:val="clear" w:color="auto" w:fill="FFFFFF"/>
        </w:rPr>
        <w:t xml:space="preserve"> the same depth everywhere within the grid square), regardless of any </w:t>
      </w:r>
      <w:proofErr w:type="spellStart"/>
      <w:r w:rsidRPr="0062074F">
        <w:rPr>
          <w:rFonts w:cs="Calibri"/>
          <w:color w:val="000000"/>
          <w:shd w:val="clear" w:color="auto" w:fill="FFFFFF"/>
        </w:rPr>
        <w:t>interpolationType</w:t>
      </w:r>
      <w:proofErr w:type="spellEnd"/>
      <w:r w:rsidRPr="0062074F">
        <w:rPr>
          <w:rFonts w:cs="Calibri"/>
          <w:color w:val="000000"/>
          <w:shd w:val="clear" w:color="auto" w:fill="FFFFFF"/>
        </w:rPr>
        <w:t xml:space="preserve"> </w:t>
      </w:r>
      <w:r w:rsidR="00AB3A55" w:rsidRPr="0062074F">
        <w:rPr>
          <w:rFonts w:cs="Calibri"/>
          <w:color w:val="000000"/>
          <w:shd w:val="clear" w:color="auto" w:fill="FFFFFF"/>
        </w:rPr>
        <w:t>defined for the S-102 dataset (</w:t>
      </w:r>
      <w:r w:rsidRPr="0062074F">
        <w:rPr>
          <w:rFonts w:cs="Calibri"/>
          <w:color w:val="000000"/>
          <w:shd w:val="clear" w:color="auto" w:fill="FFFFFF"/>
        </w:rPr>
        <w:t>S-100</w:t>
      </w:r>
      <w:r w:rsidR="00AB3A55" w:rsidRPr="0062074F">
        <w:rPr>
          <w:rFonts w:cs="Calibri"/>
          <w:color w:val="000000"/>
          <w:shd w:val="clear" w:color="auto" w:fill="FFFFFF"/>
        </w:rPr>
        <w:t xml:space="preserve"> Part 8, clause</w:t>
      </w:r>
      <w:r w:rsidRPr="0062074F">
        <w:rPr>
          <w:rFonts w:cs="Calibri"/>
          <w:color w:val="000000"/>
          <w:shd w:val="clear" w:color="auto" w:fill="FFFFFF"/>
        </w:rPr>
        <w:t xml:space="preserve"> 8-7.</w:t>
      </w:r>
      <w:r w:rsidR="00D701DC">
        <w:rPr>
          <w:rFonts w:cs="Calibri"/>
          <w:color w:val="000000"/>
          <w:shd w:val="clear" w:color="auto" w:fill="FFFFFF"/>
        </w:rPr>
        <w:t>7</w:t>
      </w:r>
      <w:r w:rsidRPr="0062074F">
        <w:rPr>
          <w:rFonts w:cs="Calibri"/>
          <w:color w:val="000000"/>
          <w:shd w:val="clear" w:color="auto" w:fill="FFFFFF"/>
        </w:rPr>
        <w:t>.</w:t>
      </w:r>
      <w:r w:rsidR="00D701DC">
        <w:rPr>
          <w:rFonts w:cs="Calibri"/>
          <w:color w:val="000000"/>
          <w:shd w:val="clear" w:color="auto" w:fill="FFFFFF"/>
        </w:rPr>
        <w:t>3</w:t>
      </w:r>
      <w:r w:rsidRPr="0062074F">
        <w:rPr>
          <w:rFonts w:cs="Calibri"/>
          <w:color w:val="000000"/>
          <w:shd w:val="clear" w:color="auto" w:fill="FFFFFF"/>
        </w:rPr>
        <w:t xml:space="preserve">), as illustrated by </w:t>
      </w:r>
      <w:r w:rsidR="00AB3A55" w:rsidRPr="0062074F">
        <w:rPr>
          <w:rFonts w:cs="Calibri"/>
          <w:color w:val="000000"/>
          <w:shd w:val="clear" w:color="auto" w:fill="FFFFFF"/>
        </w:rPr>
        <w:t>Figure</w:t>
      </w:r>
      <w:r w:rsidR="00EB3601" w:rsidRPr="0062074F">
        <w:rPr>
          <w:rFonts w:cs="Calibri"/>
          <w:color w:val="000000"/>
          <w:shd w:val="clear" w:color="auto" w:fill="FFFFFF"/>
        </w:rPr>
        <w:t>s</w:t>
      </w:r>
      <w:r w:rsidR="009D5976" w:rsidRPr="0062074F">
        <w:rPr>
          <w:rFonts w:cs="Calibri"/>
          <w:color w:val="000000"/>
          <w:shd w:val="clear" w:color="auto" w:fill="FFFFFF"/>
        </w:rPr>
        <w:t xml:space="preserve"> D-1-2 and D-1-3</w:t>
      </w:r>
      <w:r w:rsidR="00AB3A55" w:rsidRPr="0062074F">
        <w:rPr>
          <w:rFonts w:cs="Calibri"/>
          <w:color w:val="000000"/>
          <w:shd w:val="clear" w:color="auto" w:fill="FFFFFF"/>
        </w:rPr>
        <w:t>:</w:t>
      </w:r>
    </w:p>
    <w:p w14:paraId="56DFE15E" w14:textId="77777777" w:rsidR="001374ED" w:rsidRPr="0062074F" w:rsidRDefault="001374ED" w:rsidP="004E61EE">
      <w:pPr>
        <w:pStyle w:val="Listenabsatz"/>
        <w:keepNext/>
        <w:spacing w:line="240" w:lineRule="auto"/>
        <w:jc w:val="center"/>
      </w:pPr>
      <w:r w:rsidRPr="0062074F">
        <w:rPr>
          <w:noProof/>
          <w:lang w:eastAsia="fr-FR"/>
        </w:rPr>
        <w:drawing>
          <wp:inline distT="0" distB="0" distL="0" distR="0" wp14:anchorId="25373021" wp14:editId="6F5BAFDB">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62074F" w:rsidRDefault="001374ED" w:rsidP="00AB3A55">
      <w:pPr>
        <w:pStyle w:val="Beschriftung"/>
        <w:spacing w:after="120" w:line="240" w:lineRule="auto"/>
        <w:jc w:val="center"/>
      </w:pPr>
      <w:r w:rsidRPr="0062074F">
        <w:t xml:space="preserve">Figure </w:t>
      </w:r>
      <w:r w:rsidR="002A3AC1" w:rsidRPr="0062074F">
        <w:t>D</w:t>
      </w:r>
      <w:r w:rsidR="0050181D" w:rsidRPr="0062074F">
        <w:t>-</w:t>
      </w:r>
      <w:r w:rsidR="00EB3601" w:rsidRPr="0062074F">
        <w:t>1-</w:t>
      </w:r>
      <w:r w:rsidRPr="0062074F">
        <w:t>2</w:t>
      </w:r>
      <w:r w:rsidR="00AB3A55" w:rsidRPr="0062074F">
        <w:t xml:space="preserve"> -</w:t>
      </w:r>
      <w:r w:rsidRPr="0062074F">
        <w:t xml:space="preserve"> The extents of the S-102 points overlaid on the S-102 grid (grid spacing = ‘d’)</w:t>
      </w:r>
    </w:p>
    <w:p w14:paraId="521DAEC9" w14:textId="77777777" w:rsidR="001374ED" w:rsidRPr="0062074F" w:rsidRDefault="001374ED" w:rsidP="004E61EE">
      <w:pPr>
        <w:pStyle w:val="Listenabsatz"/>
        <w:keepNext/>
        <w:spacing w:line="240" w:lineRule="auto"/>
        <w:jc w:val="center"/>
      </w:pPr>
      <w:r w:rsidRPr="0062074F">
        <w:rPr>
          <w:noProof/>
          <w:lang w:eastAsia="fr-FR"/>
        </w:rPr>
        <w:drawing>
          <wp:inline distT="0" distB="0" distL="0" distR="0" wp14:anchorId="5920017E" wp14:editId="766DDA46">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62074F" w:rsidRDefault="001374ED" w:rsidP="00EB3601">
      <w:pPr>
        <w:pStyle w:val="Beschriftung"/>
        <w:spacing w:after="120" w:line="240" w:lineRule="auto"/>
        <w:jc w:val="center"/>
      </w:pPr>
      <w:r w:rsidRPr="0062074F">
        <w:t xml:space="preserve">Figure </w:t>
      </w:r>
      <w:r w:rsidR="002A3AC1" w:rsidRPr="0062074F">
        <w:t>D</w:t>
      </w:r>
      <w:r w:rsidR="00EB3601" w:rsidRPr="0062074F">
        <w:t>-1</w:t>
      </w:r>
      <w:r w:rsidR="002A3AC1" w:rsidRPr="0062074F">
        <w:t>-</w:t>
      </w:r>
      <w:r w:rsidRPr="0062074F">
        <w:t>3</w:t>
      </w:r>
      <w:r w:rsidR="00EB7911" w:rsidRPr="0062074F">
        <w:t xml:space="preserve"> -</w:t>
      </w:r>
      <w:r w:rsidRPr="0062074F">
        <w:t xml:space="preserve"> Extents of each S-102 points </w:t>
      </w:r>
      <w:r w:rsidR="00EB3601" w:rsidRPr="0062074F">
        <w:br/>
      </w:r>
      <w:r w:rsidRPr="0062074F">
        <w:t>showing nearest neighbour interpolation (S-100 Part 8-7.1.4)</w:t>
      </w:r>
    </w:p>
    <w:p w14:paraId="134B9255" w14:textId="3E4ACBF7" w:rsidR="001374ED" w:rsidRPr="0062074F" w:rsidRDefault="001374ED">
      <w:pPr>
        <w:pStyle w:val="Listenabsatz"/>
        <w:numPr>
          <w:ilvl w:val="0"/>
          <w:numId w:val="40"/>
        </w:numPr>
        <w:spacing w:after="120" w:line="240" w:lineRule="auto"/>
        <w:ind w:left="284" w:hanging="284"/>
        <w:jc w:val="both"/>
      </w:pPr>
      <w:r w:rsidRPr="0062074F">
        <w:t>Only rectangular grids for S-102 are allowed. The method outlined may be extended to other grids</w:t>
      </w:r>
      <w:r w:rsidR="00EB7911" w:rsidRPr="0062074F">
        <w:t>; for example,</w:t>
      </w:r>
      <w:r w:rsidRPr="0062074F">
        <w:t xml:space="preserve"> triangular grids in the future.</w:t>
      </w:r>
    </w:p>
    <w:p w14:paraId="55398957" w14:textId="51184D19" w:rsidR="001374ED" w:rsidRPr="0062074F" w:rsidRDefault="00415C1B">
      <w:pPr>
        <w:pStyle w:val="Listenabsatz"/>
        <w:numPr>
          <w:ilvl w:val="0"/>
          <w:numId w:val="40"/>
        </w:numPr>
        <w:spacing w:after="120" w:line="240" w:lineRule="auto"/>
        <w:ind w:left="284" w:hanging="284"/>
        <w:jc w:val="both"/>
      </w:pPr>
      <w:r w:rsidRPr="0062074F">
        <w:t xml:space="preserve">Enhanced </w:t>
      </w:r>
      <w:r w:rsidR="002A3AC1" w:rsidRPr="0062074F">
        <w:t>Safety</w:t>
      </w:r>
      <w:r w:rsidR="001374ED" w:rsidRPr="0062074F">
        <w:t xml:space="preserve"> Contour </w:t>
      </w:r>
      <w:r w:rsidR="003E76E3" w:rsidRPr="0062074F">
        <w:t>must onl</w:t>
      </w:r>
      <w:r w:rsidR="001374ED" w:rsidRPr="0062074F">
        <w:t xml:space="preserve">y be </w:t>
      </w:r>
      <w:r w:rsidR="003E76E3" w:rsidRPr="0062074F">
        <w:t xml:space="preserve">provided </w:t>
      </w:r>
      <w:r w:rsidR="001374ED" w:rsidRPr="0062074F">
        <w:t xml:space="preserve">in areas where the Sounding Datum of suppressed S-101 features is the same as the </w:t>
      </w:r>
      <w:r w:rsidR="00D8521A" w:rsidRPr="0062074F">
        <w:t xml:space="preserve">vertical </w:t>
      </w:r>
      <w:r w:rsidR="001374ED" w:rsidRPr="0062074F">
        <w:t xml:space="preserve">datum </w:t>
      </w:r>
      <w:r w:rsidR="00655F12" w:rsidRPr="0062074F">
        <w:t>of</w:t>
      </w:r>
      <w:r w:rsidR="001374ED" w:rsidRPr="0062074F">
        <w:t xml:space="preserve"> the S-102 Coverage.</w:t>
      </w:r>
    </w:p>
    <w:p w14:paraId="33C3E45D" w14:textId="49BAB132" w:rsidR="008F0153" w:rsidRPr="0062074F" w:rsidRDefault="008F0153">
      <w:pPr>
        <w:pStyle w:val="Listenabsatz"/>
        <w:numPr>
          <w:ilvl w:val="0"/>
          <w:numId w:val="40"/>
        </w:numPr>
        <w:spacing w:after="120" w:line="240" w:lineRule="auto"/>
        <w:ind w:left="284" w:hanging="284"/>
        <w:jc w:val="both"/>
      </w:pPr>
      <w:r w:rsidRPr="0062074F">
        <w:t>When the Uncertainty selector is enabled vertical uncertainty information must be taken into account when extracting depth data from S-102 datasets.</w:t>
      </w:r>
    </w:p>
    <w:p w14:paraId="567F8B8F" w14:textId="77777777" w:rsidR="00EB7911" w:rsidRPr="0062074F" w:rsidRDefault="00EB7911" w:rsidP="00EB7911">
      <w:pPr>
        <w:spacing w:after="120" w:line="240" w:lineRule="auto"/>
        <w:jc w:val="both"/>
      </w:pPr>
    </w:p>
    <w:p w14:paraId="69762DD9" w14:textId="0B27166C" w:rsidR="00257695" w:rsidRPr="0062074F" w:rsidRDefault="00257695">
      <w:pPr>
        <w:pStyle w:val="berschrift1"/>
        <w:numPr>
          <w:ilvl w:val="1"/>
          <w:numId w:val="104"/>
        </w:numPr>
      </w:pPr>
      <w:bookmarkStart w:id="2679" w:name="_Toc226035151"/>
      <w:r w:rsidRPr="0062074F">
        <w:t>Enhanced Safety Contour Selection and Implementation</w:t>
      </w:r>
      <w:bookmarkEnd w:id="2679"/>
    </w:p>
    <w:p w14:paraId="3F9FCD26" w14:textId="39473159" w:rsidR="00C5483B" w:rsidRPr="0062074F" w:rsidRDefault="001374ED" w:rsidP="00EB7911">
      <w:pPr>
        <w:spacing w:after="120" w:line="240" w:lineRule="auto"/>
        <w:jc w:val="both"/>
      </w:pPr>
      <w:r w:rsidRPr="0062074F">
        <w:t xml:space="preserve">The user </w:t>
      </w:r>
      <w:r w:rsidR="001E036A" w:rsidRPr="0062074F">
        <w:t>must be able to</w:t>
      </w:r>
      <w:r w:rsidRPr="0062074F">
        <w:t xml:space="preserve"> select S-102 to be used as </w:t>
      </w:r>
      <w:r w:rsidR="00EB7911" w:rsidRPr="0062074F">
        <w:t xml:space="preserve">the </w:t>
      </w:r>
      <w:r w:rsidRPr="0062074F">
        <w:t>source of the depth information</w:t>
      </w:r>
      <w:r w:rsidR="00C5483B" w:rsidRPr="0062074F">
        <w:t xml:space="preserve"> and the Enhanced Safety Contour</w:t>
      </w:r>
      <w:r w:rsidRPr="0062074F">
        <w:t>.</w:t>
      </w:r>
      <w:r w:rsidR="001E036A" w:rsidRPr="0062074F">
        <w:t xml:space="preserve"> </w:t>
      </w:r>
    </w:p>
    <w:p w14:paraId="67328774" w14:textId="35E8D0D2" w:rsidR="001374ED" w:rsidRPr="0062074F" w:rsidRDefault="00C5483B" w:rsidP="00EB7911">
      <w:pPr>
        <w:spacing w:after="120" w:line="240" w:lineRule="auto"/>
        <w:jc w:val="both"/>
      </w:pPr>
      <w:r w:rsidRPr="0062074F">
        <w:t>The Enhanced Safety Contour must be enabled by default.</w:t>
      </w:r>
    </w:p>
    <w:p w14:paraId="590A8E97" w14:textId="66235812" w:rsidR="001E036A" w:rsidRPr="0062074F" w:rsidRDefault="001374ED" w:rsidP="00EB7911">
      <w:pPr>
        <w:spacing w:after="60" w:line="240" w:lineRule="auto"/>
        <w:jc w:val="both"/>
      </w:pPr>
      <w:bookmarkStart w:id="2680" w:name="_Hlk87778989"/>
      <w:r w:rsidRPr="0062074F">
        <w:t xml:space="preserve">When S-102 is selected for use, in areas where S-102 coverage exists, the S-102 suppresses the </w:t>
      </w:r>
      <w:r w:rsidR="00403B18" w:rsidRPr="0062074F">
        <w:t xml:space="preserve">drawing instructions associated with the </w:t>
      </w:r>
      <w:r w:rsidRPr="0062074F">
        <w:t>following S-101 depth features</w:t>
      </w:r>
    </w:p>
    <w:bookmarkEnd w:id="2680"/>
    <w:p w14:paraId="030411CB" w14:textId="1E404049" w:rsidR="001374ED" w:rsidRPr="0062074F" w:rsidRDefault="001374ED">
      <w:pPr>
        <w:pStyle w:val="Listenabsatz"/>
        <w:numPr>
          <w:ilvl w:val="0"/>
          <w:numId w:val="41"/>
        </w:numPr>
        <w:spacing w:after="60" w:line="240" w:lineRule="auto"/>
        <w:jc w:val="both"/>
      </w:pPr>
      <w:r w:rsidRPr="0062074F">
        <w:lastRenderedPageBreak/>
        <w:t>Depth</w:t>
      </w:r>
      <w:r w:rsidR="00EB7911" w:rsidRPr="0062074F">
        <w:t xml:space="preserve"> </w:t>
      </w:r>
      <w:r w:rsidRPr="0062074F">
        <w:t>Area</w:t>
      </w:r>
    </w:p>
    <w:p w14:paraId="4E2B548A" w14:textId="21EEFA2D" w:rsidR="001374ED" w:rsidRPr="0062074F" w:rsidRDefault="001374ED">
      <w:pPr>
        <w:pStyle w:val="Listenabsatz"/>
        <w:numPr>
          <w:ilvl w:val="0"/>
          <w:numId w:val="41"/>
        </w:numPr>
        <w:spacing w:after="60" w:line="240" w:lineRule="auto"/>
        <w:jc w:val="both"/>
      </w:pPr>
      <w:r w:rsidRPr="0062074F">
        <w:t>Dredged</w:t>
      </w:r>
      <w:r w:rsidR="00EB7911" w:rsidRPr="0062074F">
        <w:t xml:space="preserve"> </w:t>
      </w:r>
      <w:r w:rsidRPr="0062074F">
        <w:t>Area</w:t>
      </w:r>
    </w:p>
    <w:p w14:paraId="6F570A06" w14:textId="68005907" w:rsidR="001374ED" w:rsidRPr="0062074F" w:rsidRDefault="001374ED">
      <w:pPr>
        <w:pStyle w:val="Listenabsatz"/>
        <w:numPr>
          <w:ilvl w:val="0"/>
          <w:numId w:val="41"/>
        </w:numPr>
        <w:spacing w:after="120" w:line="240" w:lineRule="auto"/>
        <w:jc w:val="both"/>
      </w:pPr>
      <w:r w:rsidRPr="0062074F">
        <w:t>Depth</w:t>
      </w:r>
      <w:r w:rsidR="00EB7911" w:rsidRPr="0062074F">
        <w:t xml:space="preserve"> </w:t>
      </w:r>
      <w:r w:rsidRPr="0062074F">
        <w:t>Contour</w:t>
      </w:r>
    </w:p>
    <w:p w14:paraId="7B4EA434" w14:textId="5BBE68BE" w:rsidR="00403B18" w:rsidRPr="0062074F" w:rsidRDefault="00403B18" w:rsidP="00530F27">
      <w:pPr>
        <w:spacing w:after="120" w:line="240" w:lineRule="auto"/>
        <w:jc w:val="both"/>
      </w:pPr>
      <w:r w:rsidRPr="0062074F">
        <w:t xml:space="preserve">This also suppresses the safety contour, the shallow water pattern, </w:t>
      </w:r>
      <w:r w:rsidR="00DE5415" w:rsidRPr="0062074F">
        <w:t>Accuracy portrayal</w:t>
      </w:r>
      <w:r w:rsidRPr="0062074F">
        <w:t>, text indicating the dredged depth and contour labels.</w:t>
      </w:r>
    </w:p>
    <w:p w14:paraId="79287B7E" w14:textId="2F42879F" w:rsidR="001374ED" w:rsidRPr="0062074F" w:rsidRDefault="001374ED" w:rsidP="00EB7911">
      <w:pPr>
        <w:spacing w:after="120" w:line="240" w:lineRule="auto"/>
        <w:jc w:val="both"/>
      </w:pPr>
      <w:r w:rsidRPr="0062074F">
        <w:t xml:space="preserve">The process to construct the </w:t>
      </w:r>
      <w:r w:rsidR="00C5483B" w:rsidRPr="0062074F">
        <w:t xml:space="preserve">enhanced </w:t>
      </w:r>
      <w:r w:rsidRPr="0062074F">
        <w:t>safety contour then consists of a selection of common edges from rectangular extents for each S-102 dataset point</w:t>
      </w:r>
      <w:r w:rsidR="008F0153" w:rsidRPr="0062074F">
        <w:t xml:space="preserve"> (including vertical uncertainty if the Uncertainty selector is selected)</w:t>
      </w:r>
      <w:r w:rsidRPr="0062074F">
        <w:t xml:space="preserve">, as shown in </w:t>
      </w:r>
      <w:r w:rsidR="00EB7911" w:rsidRPr="0062074F">
        <w:t>F</w:t>
      </w:r>
      <w:r w:rsidRPr="0062074F">
        <w:t xml:space="preserve">igure </w:t>
      </w:r>
      <w:r w:rsidR="002A3AC1" w:rsidRPr="0062074F">
        <w:t>D-</w:t>
      </w:r>
      <w:r w:rsidR="00EB3601" w:rsidRPr="0062074F">
        <w:t>1</w:t>
      </w:r>
      <w:r w:rsidR="0050181D" w:rsidRPr="0062074F">
        <w:t>-</w:t>
      </w:r>
      <w:r w:rsidRPr="0062074F">
        <w:t>4</w:t>
      </w:r>
      <w:r w:rsidR="00D837FD" w:rsidRPr="0062074F">
        <w:t>, where 11.2 metres is the threshold value set by the user</w:t>
      </w:r>
      <w:r w:rsidRPr="0062074F">
        <w:t xml:space="preserve">. </w:t>
      </w:r>
    </w:p>
    <w:p w14:paraId="21167F98" w14:textId="77777777" w:rsidR="001374ED" w:rsidRPr="0062074F" w:rsidRDefault="001374ED" w:rsidP="004E61EE">
      <w:pPr>
        <w:spacing w:line="240" w:lineRule="auto"/>
        <w:jc w:val="center"/>
      </w:pPr>
      <w:r w:rsidRPr="0062074F">
        <w:rPr>
          <w:noProof/>
          <w:lang w:eastAsia="fr-FR"/>
        </w:rPr>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57"/>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62074F" w:rsidRDefault="001374ED" w:rsidP="00EB7911">
      <w:pPr>
        <w:pStyle w:val="Beschriftung"/>
        <w:spacing w:after="120" w:line="240" w:lineRule="auto"/>
        <w:jc w:val="center"/>
      </w:pPr>
      <w:r w:rsidRPr="0062074F">
        <w:t xml:space="preserve">Figure </w:t>
      </w:r>
      <w:r w:rsidR="002A3AC1" w:rsidRPr="0062074F">
        <w:t>D</w:t>
      </w:r>
      <w:r w:rsidR="00EB3601" w:rsidRPr="0062074F">
        <w:t>-1</w:t>
      </w:r>
      <w:r w:rsidR="002A3AC1" w:rsidRPr="0062074F">
        <w:t>-</w:t>
      </w:r>
      <w:r w:rsidR="00EB3601" w:rsidRPr="0062074F">
        <w:t>4</w:t>
      </w:r>
      <w:r w:rsidR="00EB7911" w:rsidRPr="0062074F">
        <w:t xml:space="preserve"> -</w:t>
      </w:r>
      <w:r w:rsidR="0045613E" w:rsidRPr="0062074F">
        <w:t xml:space="preserve"> Common edges from rectangular extents</w:t>
      </w:r>
    </w:p>
    <w:p w14:paraId="2B12B166" w14:textId="4DC24490" w:rsidR="005E19BD" w:rsidRDefault="001374ED" w:rsidP="00EB7911">
      <w:pPr>
        <w:spacing w:after="120" w:line="240" w:lineRule="auto"/>
        <w:jc w:val="both"/>
      </w:pPr>
      <w:r w:rsidRPr="0062074F">
        <w:t xml:space="preserve">Common edges are selected when the S-102 points </w:t>
      </w:r>
      <w:r w:rsidR="00EB7911" w:rsidRPr="0062074F">
        <w:t xml:space="preserve">on </w:t>
      </w:r>
      <w:r w:rsidRPr="0062074F">
        <w:t xml:space="preserve">either side of them lie </w:t>
      </w:r>
      <w:r w:rsidR="00EB7911" w:rsidRPr="0062074F">
        <w:t xml:space="preserve">on </w:t>
      </w:r>
      <w:r w:rsidRPr="0062074F">
        <w:t xml:space="preserve">either side of the boundary of the safety contour value. In </w:t>
      </w:r>
      <w:r w:rsidR="00EB7911" w:rsidRPr="0062074F">
        <w:t xml:space="preserve">Figure </w:t>
      </w:r>
      <w:r w:rsidR="002A3AC1" w:rsidRPr="0062074F">
        <w:t>D</w:t>
      </w:r>
      <w:r w:rsidR="001019DD" w:rsidRPr="0062074F">
        <w:t>-</w:t>
      </w:r>
      <w:r w:rsidR="00EB3601" w:rsidRPr="0062074F">
        <w:t>1</w:t>
      </w:r>
      <w:r w:rsidR="001019DD" w:rsidRPr="0062074F">
        <w:t>-5 below</w:t>
      </w:r>
      <w:r w:rsidR="002A3AC1" w:rsidRPr="0062074F">
        <w:t>,</w:t>
      </w:r>
      <w:r w:rsidRPr="0062074F">
        <w:t xml:space="preserve"> 11.5</w:t>
      </w:r>
      <w:r w:rsidR="001019DD" w:rsidRPr="0062074F">
        <w:t xml:space="preserve"> </w:t>
      </w:r>
      <w:r w:rsidRPr="0062074F">
        <w:t>m</w:t>
      </w:r>
      <w:r w:rsidR="001019DD" w:rsidRPr="0062074F">
        <w:t>etres</w:t>
      </w:r>
      <w:r w:rsidRPr="0062074F">
        <w:t xml:space="preserve"> is the threshold value set by the user.</w:t>
      </w:r>
      <w:r w:rsidR="00281336">
        <w:t xml:space="preserve"> </w:t>
      </w:r>
      <w:r w:rsidR="005E19BD">
        <w:t>Edges on the boundary of the dataset, or which lie between data values and S-102 fill values are not selected.</w:t>
      </w:r>
      <w:r w:rsidR="00281336">
        <w:t xml:space="preserve"> See figure D-1-5</w:t>
      </w:r>
    </w:p>
    <w:p w14:paraId="440D1B7B" w14:textId="6E8CFCBC" w:rsidR="001374ED" w:rsidRPr="00520800" w:rsidRDefault="00281336" w:rsidP="00520800">
      <w:pPr>
        <w:spacing w:after="120" w:line="240" w:lineRule="auto"/>
        <w:jc w:val="center"/>
        <w:rPr>
          <w:strike/>
        </w:rPr>
      </w:pPr>
      <w:r>
        <w:rPr>
          <w:noProof/>
        </w:rPr>
        <w:drawing>
          <wp:inline distT="0" distB="0" distL="0" distR="0" wp14:anchorId="614CBEB6" wp14:editId="14139DA4">
            <wp:extent cx="4559808" cy="2706853"/>
            <wp:effectExtent l="0" t="0" r="0" b="0"/>
            <wp:docPr id="118335065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81138" cy="2719515"/>
                    </a:xfrm>
                    <a:prstGeom prst="rect">
                      <a:avLst/>
                    </a:prstGeom>
                    <a:noFill/>
                  </pic:spPr>
                </pic:pic>
              </a:graphicData>
            </a:graphic>
          </wp:inline>
        </w:drawing>
      </w:r>
    </w:p>
    <w:p w14:paraId="10A8F0A6" w14:textId="75DA5358" w:rsidR="001374ED" w:rsidRPr="0062074F" w:rsidRDefault="001374ED" w:rsidP="001019DD">
      <w:pPr>
        <w:pStyle w:val="Beschriftung"/>
        <w:spacing w:after="120" w:line="240" w:lineRule="auto"/>
        <w:jc w:val="center"/>
      </w:pPr>
      <w:r w:rsidRPr="0062074F">
        <w:t xml:space="preserve">Figure </w:t>
      </w:r>
      <w:r w:rsidR="002A3AC1" w:rsidRPr="0062074F">
        <w:t>D</w:t>
      </w:r>
      <w:r w:rsidR="0050181D" w:rsidRPr="0062074F">
        <w:t>-</w:t>
      </w:r>
      <w:r w:rsidR="00EB3601" w:rsidRPr="0062074F">
        <w:t>1-5</w:t>
      </w:r>
      <w:r w:rsidR="001019DD" w:rsidRPr="0062074F">
        <w:t xml:space="preserve"> -</w:t>
      </w:r>
      <w:r w:rsidR="0045613E" w:rsidRPr="0062074F">
        <w:t xml:space="preserve"> Edges from rectangular extents and at boundaries</w:t>
      </w:r>
    </w:p>
    <w:p w14:paraId="3C24D34B" w14:textId="1D240F1D" w:rsidR="001374ED" w:rsidRDefault="001374ED" w:rsidP="001019DD">
      <w:pPr>
        <w:spacing w:after="120" w:line="240" w:lineRule="auto"/>
        <w:jc w:val="both"/>
      </w:pPr>
      <w:r w:rsidRPr="0062074F">
        <w:t xml:space="preserve">The source of the displayed safety contour are the selected edges as defined. The areas of safe and unsafe water formed by the selected edges are used for processing of the safety contour related alarms under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11.4.3</w:t>
      </w:r>
      <w:r w:rsidR="001019DD" w:rsidRPr="0062074F">
        <w:t>,</w:t>
      </w:r>
      <w:r w:rsidRPr="0062074F">
        <w:t xml:space="preserve"> which the OEM must</w:t>
      </w:r>
      <w:r w:rsidR="006C470D" w:rsidRPr="0062074F">
        <w:t xml:space="preserve"> </w:t>
      </w:r>
      <w:r w:rsidRPr="0062074F">
        <w:t xml:space="preserve">implement. </w:t>
      </w:r>
    </w:p>
    <w:p w14:paraId="685D9F73" w14:textId="4B395554" w:rsidR="00281336" w:rsidRDefault="00281336" w:rsidP="001019DD">
      <w:pPr>
        <w:spacing w:after="120" w:line="240" w:lineRule="auto"/>
        <w:jc w:val="both"/>
      </w:pPr>
      <w:r>
        <w:lastRenderedPageBreak/>
        <w:t xml:space="preserve">The border defined in clause </w:t>
      </w:r>
      <w:r>
        <w:fldChar w:fldCharType="begin"/>
      </w:r>
      <w:r>
        <w:instrText xml:space="preserve"> REF _Ref225517419 \r \h </w:instrText>
      </w:r>
      <w:r>
        <w:fldChar w:fldCharType="separate"/>
      </w:r>
      <w:r>
        <w:t>D-1</w:t>
      </w:r>
      <w:r>
        <w:fldChar w:fldCharType="end"/>
      </w:r>
      <w:r>
        <w:t xml:space="preserve"> must be selected from data values only, which border the dataset, or around data fill values (S-102 No Data Value) which are not on the dataset border, for example:</w:t>
      </w:r>
    </w:p>
    <w:p w14:paraId="79268F9B" w14:textId="3ED82333" w:rsidR="00281336" w:rsidRDefault="00281336" w:rsidP="00520800">
      <w:pPr>
        <w:spacing w:after="120" w:line="240" w:lineRule="auto"/>
        <w:jc w:val="center"/>
      </w:pPr>
      <w:r>
        <w:rPr>
          <w:noProof/>
        </w:rPr>
        <w:drawing>
          <wp:inline distT="0" distB="0" distL="0" distR="0" wp14:anchorId="21C9BC54" wp14:editId="27F599A2">
            <wp:extent cx="5127244" cy="2517960"/>
            <wp:effectExtent l="0" t="0" r="0" b="0"/>
            <wp:docPr id="176645949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34642" cy="2521593"/>
                    </a:xfrm>
                    <a:prstGeom prst="rect">
                      <a:avLst/>
                    </a:prstGeom>
                    <a:noFill/>
                  </pic:spPr>
                </pic:pic>
              </a:graphicData>
            </a:graphic>
          </wp:inline>
        </w:drawing>
      </w:r>
    </w:p>
    <w:p w14:paraId="7A3FBCC2" w14:textId="5E6A3BD0" w:rsidR="00281336" w:rsidRPr="0062074F" w:rsidRDefault="00281336" w:rsidP="00281336">
      <w:pPr>
        <w:pStyle w:val="Beschriftung"/>
        <w:spacing w:after="120" w:line="240" w:lineRule="auto"/>
        <w:jc w:val="center"/>
      </w:pPr>
      <w:r>
        <w:t xml:space="preserve"> </w:t>
      </w:r>
      <w:r w:rsidRPr="0062074F">
        <w:t>Figure D-1-</w:t>
      </w:r>
      <w:r>
        <w:t>6</w:t>
      </w:r>
      <w:r w:rsidRPr="0062074F">
        <w:t xml:space="preserve"> </w:t>
      </w:r>
      <w:r>
        <w:t>–</w:t>
      </w:r>
      <w:r w:rsidRPr="0062074F">
        <w:t xml:space="preserve"> </w:t>
      </w:r>
      <w:r>
        <w:t>Construction of S-102 border</w:t>
      </w:r>
    </w:p>
    <w:p w14:paraId="704872C9" w14:textId="5E0E0D1A" w:rsidR="00281336" w:rsidRDefault="00281336" w:rsidP="001019DD">
      <w:pPr>
        <w:spacing w:after="120" w:line="240" w:lineRule="auto"/>
        <w:jc w:val="both"/>
      </w:pPr>
      <w:r>
        <w:t>The combined effect of these drawing operations is shown in the following diagram:</w:t>
      </w:r>
    </w:p>
    <w:p w14:paraId="2E1F9BBC" w14:textId="7F14000A" w:rsidR="00281336" w:rsidRPr="0062074F" w:rsidRDefault="005B2203" w:rsidP="00520800">
      <w:pPr>
        <w:spacing w:after="120" w:line="240" w:lineRule="auto"/>
        <w:jc w:val="center"/>
      </w:pPr>
      <w:r>
        <w:rPr>
          <w:noProof/>
        </w:rPr>
        <w:drawing>
          <wp:inline distT="0" distB="0" distL="0" distR="0" wp14:anchorId="3EB51648" wp14:editId="0C014660">
            <wp:extent cx="4682236" cy="2550291"/>
            <wp:effectExtent l="0" t="0" r="4445" b="2540"/>
            <wp:docPr id="143871465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701153" cy="2560594"/>
                    </a:xfrm>
                    <a:prstGeom prst="rect">
                      <a:avLst/>
                    </a:prstGeom>
                    <a:noFill/>
                  </pic:spPr>
                </pic:pic>
              </a:graphicData>
            </a:graphic>
          </wp:inline>
        </w:drawing>
      </w:r>
    </w:p>
    <w:p w14:paraId="784D6BD6" w14:textId="55EFABCD" w:rsidR="005B2203" w:rsidRPr="0062074F" w:rsidRDefault="005B2203" w:rsidP="005B2203">
      <w:pPr>
        <w:pStyle w:val="Beschriftung"/>
        <w:spacing w:after="120" w:line="240" w:lineRule="auto"/>
        <w:jc w:val="center"/>
      </w:pPr>
      <w:r w:rsidRPr="0062074F">
        <w:t>Figure D-1-</w:t>
      </w:r>
      <w:r>
        <w:t>7</w:t>
      </w:r>
      <w:r w:rsidRPr="0062074F">
        <w:t xml:space="preserve"> </w:t>
      </w:r>
      <w:r>
        <w:t>–</w:t>
      </w:r>
      <w:r w:rsidRPr="0062074F">
        <w:t xml:space="preserve"> </w:t>
      </w:r>
      <w:r w:rsidR="00C463DB">
        <w:t>ESC construction</w:t>
      </w:r>
    </w:p>
    <w:p w14:paraId="08389057" w14:textId="456819E6" w:rsidR="002D0A15" w:rsidRPr="0062074F" w:rsidRDefault="002D0A15" w:rsidP="001019DD">
      <w:pPr>
        <w:spacing w:after="120" w:line="240" w:lineRule="auto"/>
        <w:jc w:val="both"/>
      </w:pPr>
    </w:p>
    <w:p w14:paraId="6263F694" w14:textId="7DAA036A" w:rsidR="005B15A2" w:rsidRPr="0062074F" w:rsidRDefault="005B15A2">
      <w:pPr>
        <w:pStyle w:val="berschrift1"/>
        <w:numPr>
          <w:ilvl w:val="1"/>
          <w:numId w:val="104"/>
        </w:numPr>
      </w:pPr>
      <w:bookmarkStart w:id="2681" w:name="_Toc226035152"/>
      <w:r w:rsidRPr="0062074F">
        <w:t>Vertical Uncertainty in the calculation of depth values.</w:t>
      </w:r>
      <w:bookmarkEnd w:id="2681"/>
    </w:p>
    <w:p w14:paraId="502A3191" w14:textId="3CA72A5F" w:rsidR="008F0153" w:rsidRPr="0062074F" w:rsidRDefault="008F0153" w:rsidP="008F0153">
      <w:pPr>
        <w:spacing w:after="120" w:line="240" w:lineRule="auto"/>
        <w:jc w:val="both"/>
      </w:pPr>
      <w:r w:rsidRPr="0062074F">
        <w:t>When the Uncertainty selector is enabled calculation of depth values in S-102 datasets must take into consideration the vertical uncertainty contained within the dataset for all depth values. Vertical uncertainty is expressed as a positive number which indicates the maximum vertical uncertainty (and hence can be added or subtracted from a depth value contained in the S-102 dataset).</w:t>
      </w:r>
    </w:p>
    <w:p w14:paraId="7DBC5812" w14:textId="77777777" w:rsidR="008F0153" w:rsidRPr="0062074F" w:rsidRDefault="008F0153" w:rsidP="008F0153">
      <w:pPr>
        <w:spacing w:after="120" w:line="240" w:lineRule="auto"/>
        <w:jc w:val="both"/>
      </w:pPr>
      <w:r w:rsidRPr="0062074F">
        <w:t>If the vertical uncertainty is stored in the grid cells themselves then each S-102 depth has its own uncertainty value which must be taken into account when extracting the depth values from the dataset.</w:t>
      </w:r>
    </w:p>
    <w:p w14:paraId="3D8BA6EC" w14:textId="046E262E" w:rsidR="008F0153" w:rsidRDefault="008F0153" w:rsidP="008F0153">
      <w:pPr>
        <w:spacing w:after="120" w:line="240" w:lineRule="auto"/>
        <w:jc w:val="both"/>
      </w:pPr>
      <w:r w:rsidRPr="0062074F">
        <w:t xml:space="preserve">If no uncertainty values are stored within the grid </w:t>
      </w:r>
      <w:proofErr w:type="gramStart"/>
      <w:r w:rsidRPr="0062074F">
        <w:t>data</w:t>
      </w:r>
      <w:proofErr w:type="gramEnd"/>
      <w:r w:rsidRPr="0062074F">
        <w:t xml:space="preserve"> then the value</w:t>
      </w:r>
      <w:r w:rsidR="004E70F7">
        <w:t xml:space="preserve"> of </w:t>
      </w:r>
      <w:proofErr w:type="spellStart"/>
      <w:r w:rsidRPr="001C1CAB">
        <w:rPr>
          <w:b/>
          <w:bCs/>
          <w:i/>
          <w:iCs/>
        </w:rPr>
        <w:t>maximumUncertainty</w:t>
      </w:r>
      <w:proofErr w:type="spellEnd"/>
      <w:r w:rsidRPr="0062074F">
        <w:t xml:space="preserve"> must be used, these will be equal in a dataset with no separate uncertainty grid values.</w:t>
      </w:r>
    </w:p>
    <w:p w14:paraId="6101251C" w14:textId="787E1F4E" w:rsidR="005D6548" w:rsidRPr="0062074F" w:rsidRDefault="005D6548" w:rsidP="008F0153">
      <w:pPr>
        <w:spacing w:after="120" w:line="240" w:lineRule="auto"/>
        <w:jc w:val="both"/>
      </w:pPr>
      <w:r>
        <w:lastRenderedPageBreak/>
        <w:t xml:space="preserve">If the </w:t>
      </w:r>
      <w:proofErr w:type="spellStart"/>
      <w:r w:rsidRPr="009E0237">
        <w:rPr>
          <w:b/>
          <w:bCs/>
          <w:i/>
          <w:iCs/>
        </w:rPr>
        <w:t>maximumUncertainty</w:t>
      </w:r>
      <w:proofErr w:type="spellEnd"/>
      <w:r>
        <w:t xml:space="preserve"> value is equal to the dataset fill value, the depth value calculation must be handled as if the Uncertainty selector is not enabled.</w:t>
      </w:r>
    </w:p>
    <w:p w14:paraId="748C91FB" w14:textId="60CDD1DC" w:rsidR="00EF18EE" w:rsidRPr="0062074F" w:rsidRDefault="00EF18EE" w:rsidP="008F0153">
      <w:pPr>
        <w:spacing w:after="120" w:line="240" w:lineRule="auto"/>
        <w:jc w:val="both"/>
      </w:pPr>
      <w:r w:rsidRPr="0062074F">
        <w:t>Vertical uncertainty must only be taken into account when the Uncertainty selector is enabled.</w:t>
      </w:r>
    </w:p>
    <w:p w14:paraId="235B6C44" w14:textId="7CE7BCE3" w:rsidR="00EF18EE" w:rsidRPr="0062074F" w:rsidRDefault="00EF18EE" w:rsidP="00EF18EE">
      <w:pPr>
        <w:rPr>
          <w:lang w:val="en-US"/>
        </w:rPr>
      </w:pPr>
      <w:r w:rsidRPr="0062074F">
        <w:rPr>
          <w:lang w:val="en-US"/>
        </w:rPr>
        <w:t xml:space="preserve">Uncertainty values must be used in such a way as to safety-bias the </w:t>
      </w:r>
      <w:r w:rsidR="00A75B77" w:rsidRPr="0062074F">
        <w:rPr>
          <w:lang w:val="en-US"/>
        </w:rPr>
        <w:t xml:space="preserve">depth </w:t>
      </w:r>
      <w:r w:rsidRPr="0062074F">
        <w:rPr>
          <w:lang w:val="en-US"/>
        </w:rPr>
        <w:t>calculation. Depth is encoded “positive-down” and therefore the uncertainty value must be subtracted from each of the individual depth values in order to achieve the required safety-bias.</w:t>
      </w:r>
    </w:p>
    <w:p w14:paraId="0555346A" w14:textId="18CE6A6A" w:rsidR="00EF18EE" w:rsidRPr="0062074F" w:rsidRDefault="00EF18EE" w:rsidP="00EF18EE">
      <w:pPr>
        <w:rPr>
          <w:lang w:val="en-US"/>
        </w:rPr>
      </w:pPr>
      <w:r w:rsidRPr="0062074F">
        <w:rPr>
          <w:lang w:val="en-US"/>
        </w:rPr>
        <w:t>With the user option “uncertainty” switched on:</w:t>
      </w:r>
    </w:p>
    <w:p w14:paraId="30C87377" w14:textId="77777777" w:rsidR="00EF18EE" w:rsidRPr="0062074F" w:rsidRDefault="00EF18EE" w:rsidP="00EF18EE">
      <w:pPr>
        <w:rPr>
          <w:lang w:val="en-US"/>
        </w:rPr>
      </w:pPr>
      <w:r w:rsidRPr="0062074F">
        <w:rPr>
          <w:lang w:val="en-US"/>
        </w:rPr>
        <w:t xml:space="preserve">Depth </w:t>
      </w:r>
      <w:r w:rsidRPr="0062074F">
        <w:rPr>
          <w:lang w:val="en-US"/>
        </w:rPr>
        <w:tab/>
        <w:t>= (S-102 depth corrected for uncertainty) + (S-104 depth corrected for uncertainty)</w:t>
      </w:r>
    </w:p>
    <w:p w14:paraId="15027579" w14:textId="77777777" w:rsidR="00EF18EE" w:rsidRPr="0062074F" w:rsidRDefault="00EF18EE" w:rsidP="00EF18EE">
      <w:pPr>
        <w:ind w:firstLine="720"/>
        <w:rPr>
          <w:lang w:val="en-US"/>
        </w:rPr>
      </w:pPr>
      <w:r w:rsidRPr="0062074F">
        <w:rPr>
          <w:lang w:val="en-US"/>
        </w:rPr>
        <w:t>= (S-102 depth value – S-102 uncertainty value) + (S-104 depth value – S-104 uncertainty value)</w:t>
      </w:r>
    </w:p>
    <w:p w14:paraId="1A616340" w14:textId="77777777" w:rsidR="00EF18EE" w:rsidRPr="0062074F" w:rsidRDefault="00EF18EE" w:rsidP="00EF18EE">
      <w:pPr>
        <w:rPr>
          <w:lang w:val="en-US"/>
        </w:rPr>
      </w:pPr>
      <w:r w:rsidRPr="0062074F">
        <w:rPr>
          <w:lang w:val="en-US"/>
        </w:rPr>
        <w:t>For example, given the following S-102 and S-104 depth and uncertainty values:</w:t>
      </w:r>
    </w:p>
    <w:tbl>
      <w:tblPr>
        <w:tblW w:w="0" w:type="auto"/>
        <w:jc w:val="center"/>
        <w:shd w:val="clear" w:color="auto" w:fill="FFFFFF"/>
        <w:tblCellMar>
          <w:left w:w="0" w:type="dxa"/>
          <w:right w:w="0" w:type="dxa"/>
        </w:tblCellMar>
        <w:tblLook w:val="04A0" w:firstRow="1" w:lastRow="0" w:firstColumn="1" w:lastColumn="0" w:noHBand="0" w:noVBand="1"/>
      </w:tblPr>
      <w:tblGrid>
        <w:gridCol w:w="4675"/>
        <w:gridCol w:w="1169"/>
      </w:tblGrid>
      <w:tr w:rsidR="00EF18EE" w:rsidRPr="0062074F" w14:paraId="0B113672" w14:textId="77777777" w:rsidTr="00520800">
        <w:trPr>
          <w:jc w:val="center"/>
        </w:trPr>
        <w:tc>
          <w:tcPr>
            <w:tcW w:w="46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293BE2" w14:textId="77777777" w:rsidR="00EF18EE" w:rsidRPr="0062074F" w:rsidRDefault="00EF18EE" w:rsidP="00E2186C">
            <w:r w:rsidRPr="0062074F">
              <w:t>S-102 depth</w:t>
            </w:r>
          </w:p>
        </w:tc>
        <w:tc>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EB1855" w14:textId="77777777" w:rsidR="00EF18EE" w:rsidRPr="0062074F" w:rsidRDefault="00EF18EE" w:rsidP="00E2186C">
            <w:r w:rsidRPr="0062074F">
              <w:t>10.00 m</w:t>
            </w:r>
          </w:p>
        </w:tc>
      </w:tr>
      <w:tr w:rsidR="00EF18EE" w:rsidRPr="0062074F" w14:paraId="6816037F" w14:textId="77777777" w:rsidTr="00520800">
        <w:trPr>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62646B" w14:textId="77777777" w:rsidR="00EF18EE" w:rsidRPr="0062074F" w:rsidRDefault="00EF18EE" w:rsidP="00E2186C">
            <w:r w:rsidRPr="0062074F">
              <w:t>S-102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B32EC5" w14:textId="77777777" w:rsidR="00EF18EE" w:rsidRPr="0062074F" w:rsidRDefault="00EF18EE" w:rsidP="00E2186C">
            <w:r w:rsidRPr="0062074F">
              <w:t>±0.42 m</w:t>
            </w:r>
          </w:p>
        </w:tc>
      </w:tr>
      <w:tr w:rsidR="00EF18EE" w:rsidRPr="0062074F" w14:paraId="0FCE062C" w14:textId="77777777" w:rsidTr="00520800">
        <w:trPr>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91075D" w14:textId="078B1E36" w:rsidR="00EF18EE" w:rsidRPr="0062074F" w:rsidRDefault="00EF18EE" w:rsidP="00E2186C">
            <w:r w:rsidRPr="0062074F">
              <w:t>S-104 water level height</w:t>
            </w:r>
            <w:r w:rsidR="00797EE6">
              <w:rPr>
                <w:rStyle w:val="Funotenzeichen"/>
              </w:rPr>
              <w:footnoteReference w:id="6"/>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D447A9" w14:textId="77777777" w:rsidR="00EF18EE" w:rsidRPr="0062074F" w:rsidRDefault="00EF18EE" w:rsidP="00E2186C">
            <w:r w:rsidRPr="0062074F">
              <w:t>0.32 m</w:t>
            </w:r>
          </w:p>
        </w:tc>
      </w:tr>
      <w:tr w:rsidR="00EF18EE" w:rsidRPr="0062074F" w14:paraId="5E083A8F" w14:textId="77777777" w:rsidTr="00520800">
        <w:trPr>
          <w:trHeight w:val="375"/>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CF8F69" w14:textId="77777777" w:rsidR="00EF18EE" w:rsidRPr="0062074F" w:rsidRDefault="00EF18EE" w:rsidP="00E2186C">
            <w:r w:rsidRPr="0062074F">
              <w:t>S-104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BDAFA5" w14:textId="77777777" w:rsidR="00EF18EE" w:rsidRPr="0062074F" w:rsidRDefault="00EF18EE" w:rsidP="00520800">
            <w:pPr>
              <w:keepNext/>
            </w:pPr>
            <w:r w:rsidRPr="0062074F">
              <w:t>±0.04 m</w:t>
            </w:r>
          </w:p>
        </w:tc>
      </w:tr>
    </w:tbl>
    <w:p w14:paraId="7CBB762F" w14:textId="58686B2E" w:rsidR="00EF18EE" w:rsidRPr="0062074F" w:rsidRDefault="00157948" w:rsidP="00520800">
      <w:pPr>
        <w:pStyle w:val="Beschriftung"/>
        <w:jc w:val="center"/>
        <w:rPr>
          <w:lang w:val="en-US"/>
        </w:rPr>
      </w:pPr>
      <w:bookmarkStart w:id="2682" w:name="_Ref225504832"/>
      <w:r>
        <w:t xml:space="preserve">Table </w:t>
      </w:r>
      <w:r>
        <w:fldChar w:fldCharType="begin"/>
      </w:r>
      <w:r>
        <w:instrText xml:space="preserve"> SEQ Table \* ARABIC </w:instrText>
      </w:r>
      <w:r>
        <w:fldChar w:fldCharType="separate"/>
      </w:r>
      <w:r>
        <w:rPr>
          <w:noProof/>
        </w:rPr>
        <w:t>10</w:t>
      </w:r>
      <w:r>
        <w:fldChar w:fldCharType="end"/>
      </w:r>
      <w:r>
        <w:t>: Example Values - Water Level Adjustment</w:t>
      </w:r>
      <w:bookmarkEnd w:id="2682"/>
    </w:p>
    <w:p w14:paraId="3EB1DB0A" w14:textId="77777777" w:rsidR="00EF18EE" w:rsidRPr="0062074F" w:rsidRDefault="00EF18EE" w:rsidP="00EF18EE">
      <w:pPr>
        <w:rPr>
          <w:lang w:val="en-US"/>
        </w:rPr>
      </w:pPr>
      <w:r w:rsidRPr="0062074F">
        <w:rPr>
          <w:lang w:val="en-US"/>
        </w:rPr>
        <w:t xml:space="preserve">The calculation </w:t>
      </w:r>
      <w:proofErr w:type="gramStart"/>
      <w:r w:rsidRPr="0062074F">
        <w:rPr>
          <w:lang w:val="en-US"/>
        </w:rPr>
        <w:t>is :</w:t>
      </w:r>
      <w:proofErr w:type="gramEnd"/>
    </w:p>
    <w:p w14:paraId="482CF31D" w14:textId="77777777" w:rsidR="00EF18EE" w:rsidRPr="0062074F" w:rsidRDefault="00EF18EE" w:rsidP="00EF18EE">
      <w:pPr>
        <w:rPr>
          <w:lang w:val="en-US"/>
        </w:rPr>
      </w:pPr>
      <w:r w:rsidRPr="0062074F">
        <w:rPr>
          <w:lang w:val="en-US"/>
        </w:rPr>
        <w:t xml:space="preserve">Depth </w:t>
      </w:r>
      <w:r w:rsidRPr="0062074F">
        <w:rPr>
          <w:lang w:val="en-US"/>
        </w:rPr>
        <w:tab/>
        <w:t>= (10 – 0.42m) + (0.32m – 0.04m)</w:t>
      </w:r>
    </w:p>
    <w:p w14:paraId="7F776943" w14:textId="77777777" w:rsidR="00EF18EE" w:rsidRPr="0062074F" w:rsidRDefault="00EF18EE" w:rsidP="00EF18EE">
      <w:pPr>
        <w:rPr>
          <w:lang w:val="en-US"/>
        </w:rPr>
      </w:pPr>
      <w:r w:rsidRPr="0062074F">
        <w:rPr>
          <w:lang w:val="en-US"/>
        </w:rPr>
        <w:tab/>
        <w:t>= 9.86m</w:t>
      </w:r>
    </w:p>
    <w:p w14:paraId="230E255B" w14:textId="77777777" w:rsidR="00EF18EE" w:rsidRPr="0062074F" w:rsidRDefault="00EF18EE" w:rsidP="00EF18EE">
      <w:pPr>
        <w:rPr>
          <w:lang w:val="en-US"/>
        </w:rPr>
      </w:pPr>
      <w:r w:rsidRPr="0062074F">
        <w:rPr>
          <w:lang w:val="en-US"/>
        </w:rPr>
        <w:t>With the user option “uncertainty” switched off, the calculation is simply:</w:t>
      </w:r>
    </w:p>
    <w:p w14:paraId="70BBCAD4" w14:textId="77777777" w:rsidR="00EF18EE" w:rsidRPr="0062074F" w:rsidRDefault="00EF18EE" w:rsidP="00EF18EE">
      <w:pPr>
        <w:rPr>
          <w:lang w:val="en-US"/>
        </w:rPr>
      </w:pPr>
      <w:r w:rsidRPr="0062074F">
        <w:rPr>
          <w:lang w:val="en-US"/>
        </w:rPr>
        <w:t xml:space="preserve">Depth </w:t>
      </w:r>
      <w:r w:rsidRPr="0062074F">
        <w:rPr>
          <w:lang w:val="en-US"/>
        </w:rPr>
        <w:tab/>
        <w:t>= (S-102 depth) + (S-104 depth)</w:t>
      </w:r>
    </w:p>
    <w:p w14:paraId="4919982B" w14:textId="1B50CA9C" w:rsidR="00EF18EE" w:rsidRPr="001C1CAB" w:rsidRDefault="00EF18EE" w:rsidP="001C1CAB">
      <w:pPr>
        <w:rPr>
          <w:lang w:val="en-US"/>
        </w:rPr>
      </w:pPr>
      <w:r w:rsidRPr="0062074F">
        <w:rPr>
          <w:lang w:val="en-US"/>
        </w:rPr>
        <w:t>Depth = 10m + 0.32m = 10.32m</w:t>
      </w:r>
    </w:p>
    <w:p w14:paraId="3AB06C45" w14:textId="77777777" w:rsidR="008F0153" w:rsidRPr="0062074F" w:rsidRDefault="008F0153" w:rsidP="001C1CAB"/>
    <w:p w14:paraId="0DE6C6EC" w14:textId="77777777" w:rsidR="001019DD" w:rsidRPr="0062074F" w:rsidRDefault="001019DD" w:rsidP="001019DD">
      <w:pPr>
        <w:spacing w:after="120" w:line="240" w:lineRule="auto"/>
        <w:jc w:val="both"/>
      </w:pPr>
    </w:p>
    <w:p w14:paraId="7358808D" w14:textId="77777777" w:rsidR="00EF57B5" w:rsidRPr="0062074F" w:rsidRDefault="00EF57B5">
      <w:pPr>
        <w:rPr>
          <w:rFonts w:eastAsia="Times New Roman"/>
          <w:b/>
          <w:bCs/>
          <w:sz w:val="24"/>
        </w:rPr>
      </w:pPr>
      <w:bookmarkStart w:id="2683" w:name="_Toc88852884"/>
      <w:bookmarkStart w:id="2684" w:name="_Toc98339992"/>
      <w:bookmarkStart w:id="2685" w:name="_Toc98340368"/>
      <w:r w:rsidRPr="0062074F">
        <w:br w:type="page"/>
      </w:r>
    </w:p>
    <w:p w14:paraId="2913C950" w14:textId="3C34FD09" w:rsidR="00EF57B5" w:rsidRPr="0062074F" w:rsidRDefault="001019DD">
      <w:pPr>
        <w:pStyle w:val="berschrift1"/>
        <w:numPr>
          <w:ilvl w:val="0"/>
          <w:numId w:val="104"/>
        </w:numPr>
      </w:pPr>
      <w:bookmarkStart w:id="2686" w:name="_Toc226035153"/>
      <w:r w:rsidRPr="0062074F">
        <w:lastRenderedPageBreak/>
        <w:t>Water Level Adjustment</w:t>
      </w:r>
      <w:r w:rsidR="009D5976" w:rsidRPr="0062074F">
        <w:t xml:space="preserve"> (WLA)</w:t>
      </w:r>
      <w:bookmarkEnd w:id="2686"/>
    </w:p>
    <w:p w14:paraId="26639FE7" w14:textId="10BB7819" w:rsidR="00EF57B5" w:rsidRPr="0062074F" w:rsidRDefault="00731CD9" w:rsidP="00EF57B5">
      <w:pPr>
        <w:spacing w:after="120" w:line="240" w:lineRule="auto"/>
        <w:jc w:val="both"/>
      </w:pPr>
      <w:r w:rsidRPr="0062074F">
        <w:t>The user</w:t>
      </w:r>
      <w:r w:rsidR="00EF57B5" w:rsidRPr="0062074F">
        <w:t xml:space="preserve"> must be </w:t>
      </w:r>
      <w:r w:rsidRPr="0062074F">
        <w:t>able to</w:t>
      </w:r>
      <w:r w:rsidR="00EF57B5" w:rsidRPr="0062074F">
        <w:t xml:space="preserve"> </w:t>
      </w:r>
      <w:r w:rsidR="00E508CA" w:rsidRPr="0062074F">
        <w:t xml:space="preserve">select </w:t>
      </w:r>
      <w:r w:rsidR="00EF57B5" w:rsidRPr="0062074F">
        <w:t>depth information</w:t>
      </w:r>
      <w:r w:rsidR="00E508CA" w:rsidRPr="0062074F">
        <w:t xml:space="preserve"> adjustment</w:t>
      </w:r>
      <w:r w:rsidR="00EF57B5" w:rsidRPr="0062074F">
        <w:t xml:space="preserve"> by water level height</w:t>
      </w:r>
      <w:r w:rsidRPr="0062074F">
        <w:t xml:space="preserve"> in areas where both S-102 and S-104 data products are available</w:t>
      </w:r>
      <w:r w:rsidR="00065356" w:rsidRPr="0062074F">
        <w:t>.</w:t>
      </w:r>
      <w:r w:rsidR="00F80231">
        <w:t xml:space="preserve"> </w:t>
      </w:r>
      <w:r w:rsidR="00F80231" w:rsidRPr="00F80231">
        <w:t xml:space="preserve">This adjustment must then be applied in areas where </w:t>
      </w:r>
      <w:r w:rsidR="00F80231">
        <w:t xml:space="preserve">compatible </w:t>
      </w:r>
      <w:r w:rsidR="00F80231" w:rsidRPr="00F80231">
        <w:t>S-101, S-102 and S-104 data products are availabl</w:t>
      </w:r>
      <w:r w:rsidR="00F80231">
        <w:t>e</w:t>
      </w:r>
    </w:p>
    <w:p w14:paraId="56FA3164" w14:textId="5CB672AC" w:rsidR="00EF57B5" w:rsidRPr="0062074F" w:rsidRDefault="00EF57B5">
      <w:pPr>
        <w:numPr>
          <w:ilvl w:val="0"/>
          <w:numId w:val="34"/>
        </w:numPr>
        <w:spacing w:after="120" w:line="240" w:lineRule="auto"/>
        <w:jc w:val="both"/>
      </w:pPr>
      <w:r w:rsidRPr="0062074F">
        <w:t>The system must default to no water level adjustment</w:t>
      </w:r>
      <w:r w:rsidR="002A3AC1" w:rsidRPr="0062074F">
        <w:t>.</w:t>
      </w:r>
    </w:p>
    <w:p w14:paraId="5745A650" w14:textId="14E42530" w:rsidR="00EF57B5" w:rsidRPr="0062074F" w:rsidRDefault="00EF57B5">
      <w:pPr>
        <w:numPr>
          <w:ilvl w:val="0"/>
          <w:numId w:val="34"/>
        </w:numPr>
        <w:spacing w:after="60" w:line="240" w:lineRule="auto"/>
        <w:ind w:hanging="357"/>
        <w:jc w:val="both"/>
      </w:pPr>
      <w:r w:rsidRPr="0062074F">
        <w:t xml:space="preserve">The mariner must be able to select one </w:t>
      </w:r>
      <w:r w:rsidR="00122798" w:rsidRPr="0062074F">
        <w:t xml:space="preserve">of </w:t>
      </w:r>
      <w:r w:rsidRPr="0062074F">
        <w:t>the following methods of depth adjustment:</w:t>
      </w:r>
    </w:p>
    <w:p w14:paraId="260A34DD" w14:textId="4700DC6C" w:rsidR="00EF57B5" w:rsidRPr="0062074F" w:rsidRDefault="00EF57B5">
      <w:pPr>
        <w:numPr>
          <w:ilvl w:val="0"/>
          <w:numId w:val="35"/>
        </w:numPr>
        <w:spacing w:after="60" w:line="240" w:lineRule="auto"/>
        <w:ind w:hanging="357"/>
        <w:jc w:val="both"/>
      </w:pPr>
      <w:r w:rsidRPr="0062074F">
        <w:t>Current</w:t>
      </w:r>
      <w:r w:rsidR="00122798" w:rsidRPr="0062074F">
        <w:t xml:space="preserve"> (or user selected)</w:t>
      </w:r>
      <w:r w:rsidRPr="0062074F">
        <w:t xml:space="preserve"> date and time;</w:t>
      </w:r>
    </w:p>
    <w:p w14:paraId="709AC80A" w14:textId="5E5A2B24" w:rsidR="00EF57B5" w:rsidRPr="0062074F" w:rsidRDefault="00EF57B5">
      <w:pPr>
        <w:numPr>
          <w:ilvl w:val="0"/>
          <w:numId w:val="35"/>
        </w:numPr>
        <w:spacing w:after="60" w:line="240" w:lineRule="auto"/>
        <w:ind w:hanging="357"/>
        <w:jc w:val="both"/>
      </w:pPr>
      <w:r w:rsidRPr="0062074F">
        <w:t>A mariner specified date and time</w:t>
      </w:r>
      <w:r w:rsidR="00122798" w:rsidRPr="0062074F">
        <w:t xml:space="preserve"> period</w:t>
      </w:r>
      <w:r w:rsidR="005C41FF" w:rsidRPr="0062074F">
        <w:t>;</w:t>
      </w:r>
    </w:p>
    <w:p w14:paraId="7CF92BF4" w14:textId="4140C167" w:rsidR="00EF57B5" w:rsidRPr="0062074F" w:rsidRDefault="00EF57B5">
      <w:pPr>
        <w:numPr>
          <w:ilvl w:val="0"/>
          <w:numId w:val="35"/>
        </w:numPr>
        <w:spacing w:after="120" w:line="240" w:lineRule="auto"/>
        <w:ind w:left="714" w:hanging="357"/>
        <w:jc w:val="both"/>
      </w:pPr>
      <w:r w:rsidRPr="0062074F">
        <w:t xml:space="preserve">Where </w:t>
      </w:r>
      <w:r w:rsidR="00122798" w:rsidRPr="0062074F">
        <w:t>the route includes a</w:t>
      </w:r>
      <w:r w:rsidRPr="0062074F">
        <w:t xml:space="preserve"> schedule, </w:t>
      </w:r>
      <w:r w:rsidR="00D174A2" w:rsidRPr="0062074F">
        <w:t xml:space="preserve">the </w:t>
      </w:r>
      <w:r w:rsidRPr="0062074F">
        <w:t xml:space="preserve">date and time of transit in each area along a route </w:t>
      </w:r>
    </w:p>
    <w:p w14:paraId="7E182773" w14:textId="638C1B27" w:rsidR="00EF57B5" w:rsidRPr="0062074F" w:rsidRDefault="00EF57B5">
      <w:pPr>
        <w:numPr>
          <w:ilvl w:val="0"/>
          <w:numId w:val="34"/>
        </w:numPr>
        <w:spacing w:after="60" w:line="240" w:lineRule="auto"/>
        <w:ind w:hanging="357"/>
        <w:jc w:val="both"/>
      </w:pPr>
      <w:r w:rsidRPr="0062074F">
        <w:t xml:space="preserve">When </w:t>
      </w:r>
      <w:r w:rsidR="009D5976" w:rsidRPr="0062074F">
        <w:t>Water Level Adjustment</w:t>
      </w:r>
      <w:r w:rsidRPr="0062074F">
        <w:t xml:space="preserve"> is </w:t>
      </w:r>
      <w:r w:rsidR="0009233B" w:rsidRPr="0062074F">
        <w:t xml:space="preserve">activated </w:t>
      </w:r>
      <w:r w:rsidRPr="0062074F">
        <w:t xml:space="preserve">as defined in this </w:t>
      </w:r>
      <w:r w:rsidR="001F01AF" w:rsidRPr="0062074F">
        <w:t>section</w:t>
      </w:r>
      <w:r w:rsidRPr="0062074F">
        <w:t>:</w:t>
      </w:r>
    </w:p>
    <w:p w14:paraId="7FAE51B2" w14:textId="10FA8009" w:rsidR="00EF57B5" w:rsidRPr="0062074F" w:rsidRDefault="00EF57B5">
      <w:pPr>
        <w:numPr>
          <w:ilvl w:val="0"/>
          <w:numId w:val="36"/>
        </w:numPr>
        <w:spacing w:after="60" w:line="240" w:lineRule="auto"/>
        <w:ind w:hanging="357"/>
        <w:jc w:val="both"/>
      </w:pPr>
      <w:r w:rsidRPr="0062074F">
        <w:t xml:space="preserve">The </w:t>
      </w:r>
      <w:r w:rsidR="00D174A2" w:rsidRPr="0062074F">
        <w:t xml:space="preserve">functionality and portrayal of the </w:t>
      </w:r>
      <w:r w:rsidRPr="0062074F">
        <w:t>safety contour, depth zone shades, safety depth</w:t>
      </w:r>
      <w:r w:rsidR="00D174A2" w:rsidRPr="0062074F">
        <w:t xml:space="preserve"> </w:t>
      </w:r>
      <w:r w:rsidRPr="0062074F">
        <w:t>and indication of isolated dangers must use the adjusted depth;</w:t>
      </w:r>
    </w:p>
    <w:p w14:paraId="5D8121A8" w14:textId="7C3FA4D8" w:rsidR="00EF57B5" w:rsidRPr="0062074F" w:rsidRDefault="00EF57B5">
      <w:pPr>
        <w:numPr>
          <w:ilvl w:val="0"/>
          <w:numId w:val="36"/>
        </w:numPr>
        <w:spacing w:after="60" w:line="240" w:lineRule="auto"/>
        <w:ind w:hanging="357"/>
        <w:jc w:val="both"/>
      </w:pPr>
      <w:r w:rsidRPr="0062074F">
        <w:t xml:space="preserve">The </w:t>
      </w:r>
      <w:r w:rsidR="002A3AC1" w:rsidRPr="0062074F">
        <w:t xml:space="preserve">ECDIS </w:t>
      </w:r>
      <w:r w:rsidRPr="0062074F">
        <w:t>pick report must indicate both adjusted and unadjusted depth;</w:t>
      </w:r>
    </w:p>
    <w:p w14:paraId="7F8AA6AD" w14:textId="6C486EF2" w:rsidR="00EF57B5" w:rsidRPr="0062074F" w:rsidRDefault="0009233B">
      <w:pPr>
        <w:numPr>
          <w:ilvl w:val="0"/>
          <w:numId w:val="36"/>
        </w:numPr>
        <w:spacing w:after="60" w:line="240" w:lineRule="auto"/>
        <w:ind w:hanging="357"/>
        <w:jc w:val="both"/>
      </w:pPr>
      <w:r w:rsidRPr="0062074F">
        <w:t>D</w:t>
      </w:r>
      <w:r w:rsidR="00EF57B5" w:rsidRPr="0062074F">
        <w:t xml:space="preserve">etails of the </w:t>
      </w:r>
      <w:r w:rsidR="009D5976" w:rsidRPr="0062074F">
        <w:t>Water Level Adjustment</w:t>
      </w:r>
      <w:r w:rsidR="00EF57B5" w:rsidRPr="0062074F">
        <w:t xml:space="preserve"> must </w:t>
      </w:r>
      <w:r w:rsidR="00E6310F" w:rsidRPr="0062074F">
        <w:t xml:space="preserve">at least </w:t>
      </w:r>
      <w:r w:rsidR="00EF57B5" w:rsidRPr="0062074F">
        <w:t>be available</w:t>
      </w:r>
      <w:r w:rsidR="00407755" w:rsidRPr="0062074F">
        <w:t xml:space="preserve"> on demand</w:t>
      </w:r>
      <w:r w:rsidR="00EF57B5" w:rsidRPr="0062074F">
        <w:t>, such as the data source, temporal extent, and applicable areas;</w:t>
      </w:r>
    </w:p>
    <w:p w14:paraId="05292BEB" w14:textId="4CACF0DD" w:rsidR="00EF57B5" w:rsidRPr="0062074F" w:rsidRDefault="00EF57B5">
      <w:pPr>
        <w:numPr>
          <w:ilvl w:val="0"/>
          <w:numId w:val="36"/>
        </w:numPr>
        <w:spacing w:after="60" w:line="240" w:lineRule="auto"/>
        <w:ind w:hanging="357"/>
        <w:jc w:val="both"/>
      </w:pPr>
      <w:r w:rsidRPr="0062074F">
        <w:t xml:space="preserve">It must be possible to </w:t>
      </w:r>
      <w:r w:rsidR="0009233B" w:rsidRPr="0062074F">
        <w:t xml:space="preserve">de-activate </w:t>
      </w:r>
      <w:r w:rsidR="009D5976" w:rsidRPr="0062074F">
        <w:t>Water Level Adjustment</w:t>
      </w:r>
      <w:r w:rsidRPr="0062074F">
        <w:t xml:space="preserve"> via simple operator action;</w:t>
      </w:r>
    </w:p>
    <w:p w14:paraId="17868D99" w14:textId="0F809893" w:rsidR="00EF57B5" w:rsidRPr="0062074F" w:rsidRDefault="00EF57B5">
      <w:pPr>
        <w:numPr>
          <w:ilvl w:val="0"/>
          <w:numId w:val="36"/>
        </w:numPr>
        <w:spacing w:after="120" w:line="240" w:lineRule="auto"/>
        <w:ind w:left="714" w:hanging="357"/>
        <w:jc w:val="both"/>
      </w:pPr>
      <w:r w:rsidRPr="0062074F">
        <w:t xml:space="preserve">There must be a permanent indication </w:t>
      </w:r>
      <w:r w:rsidR="0009233B" w:rsidRPr="0062074F">
        <w:t xml:space="preserve">as described in </w:t>
      </w:r>
      <w:r w:rsidR="00A74A4F" w:rsidRPr="0062074F">
        <w:t>D</w:t>
      </w:r>
      <w:r w:rsidR="00DC78C7" w:rsidRPr="0062074F">
        <w:t>-</w:t>
      </w:r>
      <w:r w:rsidR="00A74A4F" w:rsidRPr="0062074F">
        <w:t>2</w:t>
      </w:r>
      <w:r w:rsidR="00DC78C7" w:rsidRPr="0062074F">
        <w:t xml:space="preserve">.5, </w:t>
      </w:r>
      <w:r w:rsidR="00A74A4F" w:rsidRPr="0062074F">
        <w:t>D-2</w:t>
      </w:r>
      <w:r w:rsidR="00DC78C7" w:rsidRPr="0062074F">
        <w:t xml:space="preserve">.6 and </w:t>
      </w:r>
      <w:r w:rsidR="00A74A4F" w:rsidRPr="0062074F">
        <w:t>D-2</w:t>
      </w:r>
      <w:r w:rsidR="00DC78C7" w:rsidRPr="0062074F">
        <w:t>.7</w:t>
      </w:r>
      <w:r w:rsidRPr="0062074F">
        <w:t>.</w:t>
      </w:r>
    </w:p>
    <w:p w14:paraId="4E48E201" w14:textId="19D23C7A" w:rsidR="00D13190" w:rsidRPr="0062074F" w:rsidRDefault="00D13190">
      <w:pPr>
        <w:numPr>
          <w:ilvl w:val="0"/>
          <w:numId w:val="36"/>
        </w:numPr>
        <w:spacing w:after="120" w:line="240" w:lineRule="auto"/>
        <w:ind w:left="714" w:hanging="357"/>
        <w:jc w:val="both"/>
      </w:pPr>
      <w:r w:rsidRPr="0062074F">
        <w:t>S-104 vertical uncertainty values must additionally be used in all depth calculations if the Uncertainty selector is enabled.</w:t>
      </w:r>
    </w:p>
    <w:p w14:paraId="1FF2D50A" w14:textId="0F7FC9DE" w:rsidR="00EF57B5" w:rsidRPr="0062074F" w:rsidRDefault="002A3AC1">
      <w:pPr>
        <w:numPr>
          <w:ilvl w:val="0"/>
          <w:numId w:val="34"/>
        </w:numPr>
        <w:spacing w:after="60" w:line="240" w:lineRule="auto"/>
        <w:ind w:hanging="357"/>
        <w:jc w:val="both"/>
      </w:pPr>
      <w:r w:rsidRPr="0062074F">
        <w:t xml:space="preserve">The </w:t>
      </w:r>
      <w:r w:rsidR="00EF57B5" w:rsidRPr="0062074F">
        <w:t>ECDIS voyage recording must include:</w:t>
      </w:r>
    </w:p>
    <w:p w14:paraId="514FAC8A" w14:textId="5369EB4F" w:rsidR="00AD6DF3" w:rsidRPr="0062074F" w:rsidRDefault="00EF57B5">
      <w:pPr>
        <w:numPr>
          <w:ilvl w:val="0"/>
          <w:numId w:val="37"/>
        </w:numPr>
        <w:spacing w:after="60" w:line="240" w:lineRule="auto"/>
        <w:ind w:hanging="357"/>
        <w:jc w:val="both"/>
      </w:pPr>
      <w:r w:rsidRPr="0062074F">
        <w:t xml:space="preserve">The state of </w:t>
      </w:r>
      <w:r w:rsidR="009D5976" w:rsidRPr="0062074F">
        <w:t>Water Level Adjustment</w:t>
      </w:r>
      <w:r w:rsidRPr="0062074F">
        <w:t xml:space="preserve"> (method applied);</w:t>
      </w:r>
    </w:p>
    <w:p w14:paraId="6705EABB" w14:textId="5B5EB82E" w:rsidR="00EF57B5" w:rsidRPr="0062074F" w:rsidRDefault="00AD6DF3">
      <w:pPr>
        <w:numPr>
          <w:ilvl w:val="0"/>
          <w:numId w:val="37"/>
        </w:numPr>
        <w:spacing w:after="60" w:line="240" w:lineRule="auto"/>
        <w:ind w:hanging="357"/>
        <w:jc w:val="both"/>
      </w:pPr>
      <w:r w:rsidRPr="0062074F">
        <w:t>The mariner specified date and time or date and time period when in use for WLA, or the scheduled date and time, the check area distance and the time resolution when in use for WLA.</w:t>
      </w:r>
    </w:p>
    <w:p w14:paraId="66F7917F" w14:textId="77777777" w:rsidR="002D0A15" w:rsidRPr="0062074F" w:rsidRDefault="002D0A15" w:rsidP="002D0A15">
      <w:bookmarkStart w:id="2687" w:name="_Toc88852885"/>
      <w:bookmarkStart w:id="2688" w:name="_Toc98339993"/>
      <w:bookmarkStart w:id="2689" w:name="_Toc98340369"/>
      <w:bookmarkEnd w:id="2683"/>
      <w:bookmarkEnd w:id="2684"/>
      <w:bookmarkEnd w:id="2685"/>
    </w:p>
    <w:p w14:paraId="4BAEE05F" w14:textId="21752079" w:rsidR="002D0A15" w:rsidRPr="0062074F" w:rsidRDefault="00EB3601">
      <w:pPr>
        <w:pStyle w:val="berschrift1"/>
        <w:numPr>
          <w:ilvl w:val="1"/>
          <w:numId w:val="104"/>
        </w:numPr>
      </w:pPr>
      <w:bookmarkStart w:id="2690" w:name="_Toc226035154"/>
      <w:r w:rsidRPr="0062074F">
        <w:t>Scope</w:t>
      </w:r>
      <w:bookmarkEnd w:id="2690"/>
    </w:p>
    <w:bookmarkEnd w:id="2687"/>
    <w:bookmarkEnd w:id="2688"/>
    <w:bookmarkEnd w:id="2689"/>
    <w:p w14:paraId="28E2B8A1" w14:textId="396FBE61" w:rsidR="00B840E1" w:rsidRPr="0062074F" w:rsidRDefault="00B840E1" w:rsidP="001019DD">
      <w:pPr>
        <w:spacing w:after="120" w:line="240" w:lineRule="auto"/>
        <w:jc w:val="both"/>
      </w:pPr>
      <w:r w:rsidRPr="0062074F">
        <w:t xml:space="preserve">This </w:t>
      </w:r>
      <w:r w:rsidR="00E934DF">
        <w:t>clause</w:t>
      </w:r>
      <w:r w:rsidR="00E934DF" w:rsidRPr="0062074F">
        <w:t xml:space="preserve"> </w:t>
      </w:r>
      <w:r w:rsidRPr="0062074F">
        <w:t>defines how the “</w:t>
      </w:r>
      <w:r w:rsidRPr="0062074F">
        <w:rPr>
          <w:b/>
          <w:bCs/>
        </w:rPr>
        <w:t xml:space="preserve">ECDIS </w:t>
      </w:r>
      <w:r w:rsidR="009D5976" w:rsidRPr="0062074F">
        <w:rPr>
          <w:b/>
          <w:bCs/>
        </w:rPr>
        <w:t>Water Level Adjustment</w:t>
      </w:r>
      <w:r w:rsidRPr="0062074F">
        <w:rPr>
          <w:b/>
          <w:bCs/>
        </w:rPr>
        <w:t xml:space="preserve"> feature</w:t>
      </w:r>
      <w:r w:rsidRPr="0062074F">
        <w:t xml:space="preserve">” is implemented. </w:t>
      </w:r>
      <w:r w:rsidR="009D5976" w:rsidRPr="0062074F">
        <w:t>Water Level Adjustment</w:t>
      </w:r>
      <w:r w:rsidRPr="0062074F">
        <w:t xml:space="preserve"> is referred to in this </w:t>
      </w:r>
      <w:r w:rsidR="005F3940">
        <w:t>section</w:t>
      </w:r>
      <w:r w:rsidR="00E934DF" w:rsidRPr="0062074F">
        <w:t xml:space="preserve"> </w:t>
      </w:r>
      <w:r w:rsidRPr="0062074F">
        <w:t>as WLA.</w:t>
      </w:r>
      <w:r w:rsidR="002B693D" w:rsidRPr="0062074F">
        <w:t xml:space="preserve"> </w:t>
      </w:r>
      <w:r w:rsidRPr="0062074F">
        <w:t xml:space="preserve">This </w:t>
      </w:r>
      <w:r w:rsidR="005F3940">
        <w:t>section</w:t>
      </w:r>
      <w:r w:rsidR="00E934DF" w:rsidRPr="0062074F">
        <w:t xml:space="preserve"> </w:t>
      </w:r>
      <w:r w:rsidRPr="0062074F">
        <w:t>defines how the adjustment of depth information by water level is provided for:</w:t>
      </w:r>
    </w:p>
    <w:p w14:paraId="262C509D" w14:textId="16720124" w:rsidR="00B840E1" w:rsidRPr="0062074F" w:rsidRDefault="00B840E1">
      <w:pPr>
        <w:pStyle w:val="Listenabsatz"/>
        <w:numPr>
          <w:ilvl w:val="0"/>
          <w:numId w:val="65"/>
        </w:numPr>
        <w:spacing w:after="120" w:line="240" w:lineRule="auto"/>
        <w:jc w:val="both"/>
        <w:rPr>
          <w:i/>
          <w:iCs/>
        </w:rPr>
      </w:pPr>
      <w:r w:rsidRPr="0062074F">
        <w:rPr>
          <w:i/>
          <w:iCs/>
        </w:rPr>
        <w:t>Selected single date and time;</w:t>
      </w:r>
    </w:p>
    <w:p w14:paraId="0D1D5B73" w14:textId="5B57DC1C" w:rsidR="00B840E1" w:rsidRPr="0062074F" w:rsidRDefault="00B840E1">
      <w:pPr>
        <w:pStyle w:val="Listenabsatz"/>
        <w:numPr>
          <w:ilvl w:val="0"/>
          <w:numId w:val="65"/>
        </w:numPr>
        <w:spacing w:after="120" w:line="240" w:lineRule="auto"/>
        <w:jc w:val="both"/>
        <w:rPr>
          <w:i/>
          <w:iCs/>
        </w:rPr>
      </w:pPr>
      <w:r w:rsidRPr="0062074F">
        <w:rPr>
          <w:i/>
          <w:iCs/>
        </w:rPr>
        <w:t>Selected date and time period;</w:t>
      </w:r>
    </w:p>
    <w:p w14:paraId="1314B80A" w14:textId="732BB5BE" w:rsidR="00B840E1" w:rsidRPr="0062074F" w:rsidRDefault="00B840E1">
      <w:pPr>
        <w:pStyle w:val="Listenabsatz"/>
        <w:numPr>
          <w:ilvl w:val="0"/>
          <w:numId w:val="65"/>
        </w:numPr>
        <w:spacing w:after="120" w:line="240" w:lineRule="auto"/>
        <w:jc w:val="both"/>
        <w:rPr>
          <w:i/>
          <w:iCs/>
        </w:rPr>
      </w:pPr>
      <w:r w:rsidRPr="0062074F">
        <w:rPr>
          <w:i/>
          <w:iCs/>
        </w:rPr>
        <w:t>Linked to an estimated route schedule with selected check distance and time resolution.</w:t>
      </w:r>
    </w:p>
    <w:p w14:paraId="105FE1E2" w14:textId="77777777" w:rsidR="002D0A15" w:rsidRPr="0062074F" w:rsidRDefault="002D0A15" w:rsidP="001019DD">
      <w:pPr>
        <w:spacing w:after="120" w:line="240" w:lineRule="auto"/>
        <w:jc w:val="both"/>
      </w:pPr>
    </w:p>
    <w:p w14:paraId="4EAE5306" w14:textId="5273124E" w:rsidR="002D0A15" w:rsidRPr="0062074F" w:rsidRDefault="00394FF5">
      <w:pPr>
        <w:pStyle w:val="berschrift1"/>
        <w:numPr>
          <w:ilvl w:val="1"/>
          <w:numId w:val="104"/>
        </w:numPr>
      </w:pPr>
      <w:bookmarkStart w:id="2691" w:name="_Toc226035155"/>
      <w:r w:rsidRPr="0062074F">
        <w:t>Constraints on input data</w:t>
      </w:r>
      <w:bookmarkEnd w:id="2691"/>
    </w:p>
    <w:p w14:paraId="75FD6ACC" w14:textId="1A6B5894" w:rsidR="000D6FE7" w:rsidRPr="0062074F" w:rsidRDefault="001374ED">
      <w:pPr>
        <w:pStyle w:val="Listenabsatz"/>
        <w:numPr>
          <w:ilvl w:val="0"/>
          <w:numId w:val="54"/>
        </w:numPr>
        <w:spacing w:after="120" w:line="240" w:lineRule="auto"/>
        <w:ind w:left="284" w:hanging="284"/>
        <w:jc w:val="both"/>
      </w:pPr>
      <w:r w:rsidRPr="0062074F">
        <w:t xml:space="preserve">Coverage – </w:t>
      </w:r>
      <w:r w:rsidR="00B17136">
        <w:t xml:space="preserve">As for S-102 data, </w:t>
      </w:r>
      <w:r w:rsidRPr="0062074F">
        <w:t>S-104 data</w:t>
      </w:r>
      <w:r w:rsidR="00B17136">
        <w:t>sets are</w:t>
      </w:r>
      <w:r w:rsidRPr="0062074F">
        <w:t xml:space="preserve"> not expected to </w:t>
      </w:r>
      <w:r w:rsidR="00B17136">
        <w:t xml:space="preserve">spatially </w:t>
      </w:r>
      <w:r w:rsidRPr="0062074F">
        <w:t>overlap</w:t>
      </w:r>
      <w:r w:rsidR="00B17136">
        <w:t xml:space="preserve"> within the same scale range</w:t>
      </w:r>
      <w:r w:rsidRPr="0062074F">
        <w:t xml:space="preserve">, but in case of </w:t>
      </w:r>
      <w:r w:rsidR="00CE36C4" w:rsidRPr="0062074F">
        <w:t xml:space="preserve">an </w:t>
      </w:r>
      <w:r w:rsidRPr="0062074F">
        <w:t xml:space="preserve">overlap </w:t>
      </w:r>
      <w:r w:rsidR="00CE36C4" w:rsidRPr="0062074F">
        <w:t xml:space="preserve">of greater than </w:t>
      </w:r>
      <w:r w:rsidR="00EB3601" w:rsidRPr="0062074F">
        <w:t>one grid cell</w:t>
      </w:r>
      <w:r w:rsidR="00EB3601" w:rsidRPr="0062074F">
        <w:rPr>
          <w:rStyle w:val="Funotenzeichen"/>
        </w:rPr>
        <w:footnoteReference w:id="7"/>
      </w:r>
      <w:r w:rsidR="00EB3601" w:rsidRPr="0062074F">
        <w:t xml:space="preserve"> </w:t>
      </w:r>
      <w:r w:rsidRPr="0062074F">
        <w:t xml:space="preserve">the approach </w:t>
      </w:r>
      <w:r w:rsidR="00B15F52" w:rsidRPr="0062074F">
        <w:t xml:space="preserve">must </w:t>
      </w:r>
      <w:r w:rsidRPr="0062074F">
        <w:t xml:space="preserve">be same as for overlapping S-102 data. The ECDIS </w:t>
      </w:r>
      <w:r w:rsidR="00B15F52" w:rsidRPr="0062074F">
        <w:t xml:space="preserve">must </w:t>
      </w:r>
      <w:r w:rsidR="004C2625" w:rsidRPr="0062074F">
        <w:t xml:space="preserve">provide a permanent indication of </w:t>
      </w:r>
      <w:r w:rsidRPr="0062074F">
        <w:t>“O</w:t>
      </w:r>
      <w:r w:rsidR="004C2625" w:rsidRPr="0062074F">
        <w:t>verlap</w:t>
      </w:r>
      <w:r w:rsidRPr="0062074F">
        <w:t xml:space="preserve">” and the user </w:t>
      </w:r>
      <w:r w:rsidR="00B15F52" w:rsidRPr="00520800">
        <w:t>must</w:t>
      </w:r>
      <w:r w:rsidR="006C470D" w:rsidRPr="0062074F">
        <w:t xml:space="preserve"> </w:t>
      </w:r>
      <w:r w:rsidRPr="0062074F">
        <w:t>have the ability to select which producer in the overlapped area has priority and will be selected for processing WLA</w:t>
      </w:r>
      <w:r w:rsidR="008E6DA0" w:rsidRPr="0062074F">
        <w:t>.</w:t>
      </w:r>
    </w:p>
    <w:p w14:paraId="2F9D46F9" w14:textId="6AF75267" w:rsidR="000D6FE7" w:rsidRDefault="000D6FE7">
      <w:pPr>
        <w:pStyle w:val="Listenabsatz"/>
        <w:numPr>
          <w:ilvl w:val="0"/>
          <w:numId w:val="54"/>
        </w:numPr>
        <w:spacing w:after="120" w:line="240" w:lineRule="auto"/>
        <w:ind w:left="284" w:hanging="284"/>
        <w:jc w:val="both"/>
      </w:pPr>
      <w:r>
        <w:lastRenderedPageBreak/>
        <w:t xml:space="preserve">As for S-102 data, the ECDIS must only allow WLA processing </w:t>
      </w:r>
      <w:r w:rsidR="001E7CF7" w:rsidRPr="001E7CF7">
        <w:t>if at least one of the following conditions is met between the S-10</w:t>
      </w:r>
      <w:r w:rsidR="001E7CF7">
        <w:t>4</w:t>
      </w:r>
      <w:r w:rsidR="001E7CF7" w:rsidRPr="001E7CF7">
        <w:t xml:space="preserve"> data and the extent of the ENC data it spatially coincides with:</w:t>
      </w:r>
    </w:p>
    <w:p w14:paraId="3FB88317" w14:textId="497C1398" w:rsidR="000D6FE7" w:rsidRDefault="000D6FE7">
      <w:pPr>
        <w:pStyle w:val="Listenabsatz"/>
        <w:numPr>
          <w:ilvl w:val="0"/>
          <w:numId w:val="116"/>
        </w:numPr>
        <w:spacing w:after="120" w:line="276" w:lineRule="auto"/>
        <w:jc w:val="both"/>
      </w:pPr>
      <w:r>
        <w:t>The data producer of the S-104 data is the same as the data producer of the ENC data; or</w:t>
      </w:r>
    </w:p>
    <w:p w14:paraId="2489F1E2" w14:textId="038BD703" w:rsidR="000D6FE7" w:rsidRDefault="000D6FE7">
      <w:pPr>
        <w:pStyle w:val="Listenabsatz"/>
        <w:numPr>
          <w:ilvl w:val="0"/>
          <w:numId w:val="116"/>
        </w:numPr>
        <w:spacing w:after="120" w:line="276" w:lineRule="auto"/>
        <w:jc w:val="both"/>
      </w:pPr>
      <w:r>
        <w:t>The S-104 dataset has a digital signature issued by the ENC producer; or</w:t>
      </w:r>
    </w:p>
    <w:p w14:paraId="31E08ED7" w14:textId="2A1A448E" w:rsidR="000D6FE7" w:rsidRDefault="000D6FE7">
      <w:pPr>
        <w:pStyle w:val="Listenabsatz"/>
        <w:numPr>
          <w:ilvl w:val="0"/>
          <w:numId w:val="116"/>
        </w:numPr>
        <w:spacing w:after="120" w:line="276" w:lineRule="auto"/>
        <w:jc w:val="both"/>
      </w:pPr>
      <w:r>
        <w:t>The ECDIS has a certificate issued by the ENC producer with the S-104 data producer as its Subject.</w:t>
      </w:r>
    </w:p>
    <w:p w14:paraId="2A9A21F6" w14:textId="6BD2B9D7" w:rsidR="000D7FD6" w:rsidRPr="00520800" w:rsidRDefault="000D7FD6" w:rsidP="00520800">
      <w:pPr>
        <w:pStyle w:val="Listenabsatz"/>
        <w:spacing w:after="120" w:line="276" w:lineRule="auto"/>
        <w:ind w:left="1080"/>
        <w:jc w:val="both"/>
      </w:pPr>
      <w:r w:rsidRPr="000D7FD6">
        <w:t>Where certificates and identities are defined by clause 8.1.1</w:t>
      </w:r>
    </w:p>
    <w:p w14:paraId="3F0EA7D7" w14:textId="288C853F" w:rsidR="001374ED" w:rsidRPr="0062074F" w:rsidRDefault="001374ED">
      <w:pPr>
        <w:pStyle w:val="Listenabsatz"/>
        <w:numPr>
          <w:ilvl w:val="0"/>
          <w:numId w:val="54"/>
        </w:numPr>
        <w:spacing w:after="120" w:line="240" w:lineRule="auto"/>
        <w:ind w:left="284" w:hanging="284"/>
        <w:jc w:val="both"/>
      </w:pPr>
      <w:r w:rsidRPr="0062074F">
        <w:rPr>
          <w:rFonts w:cs="Calibri"/>
          <w:color w:val="000000"/>
          <w:shd w:val="clear" w:color="auto" w:fill="FFFFFF"/>
        </w:rPr>
        <w:t>As with S-102, each S-104 point is assigned a rectangular extent</w:t>
      </w:r>
      <w:r w:rsidR="001725A5" w:rsidRPr="0062074F">
        <w:rPr>
          <w:rFonts w:cs="Calibri"/>
          <w:color w:val="000000"/>
          <w:shd w:val="clear" w:color="auto" w:fill="FFFFFF"/>
        </w:rPr>
        <w:t xml:space="preserve"> with nearest neighbour interpolation.</w:t>
      </w:r>
    </w:p>
    <w:p w14:paraId="4631CC77" w14:textId="39E9112C" w:rsidR="008F0153" w:rsidRPr="001C1CAB" w:rsidRDefault="008F0153">
      <w:pPr>
        <w:pStyle w:val="Listenabsatz"/>
        <w:numPr>
          <w:ilvl w:val="0"/>
          <w:numId w:val="54"/>
        </w:numPr>
        <w:spacing w:after="120" w:line="240" w:lineRule="auto"/>
        <w:ind w:left="284" w:hanging="284"/>
        <w:jc w:val="both"/>
      </w:pPr>
      <w:r w:rsidRPr="0062074F">
        <w:rPr>
          <w:rFonts w:cs="Calibri"/>
          <w:color w:val="000000"/>
          <w:shd w:val="clear" w:color="auto" w:fill="FFFFFF"/>
        </w:rPr>
        <w:t xml:space="preserve">As with S-102, each S-104 </w:t>
      </w:r>
      <w:r w:rsidR="00D13190" w:rsidRPr="0062074F">
        <w:rPr>
          <w:rFonts w:cs="Calibri"/>
          <w:color w:val="000000"/>
          <w:shd w:val="clear" w:color="auto" w:fill="FFFFFF"/>
        </w:rPr>
        <w:t>value</w:t>
      </w:r>
      <w:r w:rsidRPr="0062074F">
        <w:rPr>
          <w:rFonts w:cs="Calibri"/>
          <w:color w:val="000000"/>
          <w:shd w:val="clear" w:color="auto" w:fill="FFFFFF"/>
        </w:rPr>
        <w:t xml:space="preserve"> used in calculations must</w:t>
      </w:r>
      <w:r w:rsidR="00D13190" w:rsidRPr="0062074F">
        <w:rPr>
          <w:rFonts w:cs="Calibri"/>
          <w:color w:val="000000"/>
          <w:shd w:val="clear" w:color="auto" w:fill="FFFFFF"/>
        </w:rPr>
        <w:t xml:space="preserve"> additionally</w:t>
      </w:r>
      <w:r w:rsidRPr="0062074F">
        <w:rPr>
          <w:rFonts w:cs="Calibri"/>
          <w:color w:val="000000"/>
          <w:shd w:val="clear" w:color="auto" w:fill="FFFFFF"/>
        </w:rPr>
        <w:t xml:space="preserve"> take into account the vertical uncertainty values contained within the dataset when the Uncertainty selector is enabled.</w:t>
      </w:r>
    </w:p>
    <w:p w14:paraId="3049BF1E" w14:textId="2D21313B" w:rsidR="001374ED" w:rsidRPr="0062074F" w:rsidRDefault="00D2297D">
      <w:pPr>
        <w:pStyle w:val="Listenabsatz"/>
        <w:numPr>
          <w:ilvl w:val="0"/>
          <w:numId w:val="54"/>
        </w:numPr>
        <w:spacing w:after="120" w:line="240" w:lineRule="auto"/>
        <w:ind w:left="284" w:hanging="284"/>
        <w:jc w:val="both"/>
      </w:pPr>
      <w:r w:rsidRPr="0062074F">
        <w:rPr>
          <w:rFonts w:cs="Calibri"/>
          <w:color w:val="000000"/>
          <w:shd w:val="clear" w:color="auto" w:fill="FFFFFF"/>
        </w:rPr>
        <w:t xml:space="preserve">WLA must not be applied unless the S-102 and S-104 </w:t>
      </w:r>
      <w:r w:rsidR="003232F1" w:rsidRPr="0062074F">
        <w:rPr>
          <w:rFonts w:cs="Calibri"/>
          <w:color w:val="000000"/>
          <w:shd w:val="clear" w:color="auto" w:fill="FFFFFF"/>
        </w:rPr>
        <w:t xml:space="preserve">features </w:t>
      </w:r>
      <w:r w:rsidRPr="0062074F">
        <w:rPr>
          <w:rFonts w:cs="Calibri"/>
          <w:color w:val="000000"/>
          <w:shd w:val="clear" w:color="auto" w:fill="FFFFFF"/>
        </w:rPr>
        <w:t xml:space="preserve">are on the same vertical </w:t>
      </w:r>
      <w:r w:rsidR="00A56D69">
        <w:rPr>
          <w:rFonts w:cs="Calibri"/>
          <w:color w:val="000000"/>
          <w:shd w:val="clear" w:color="auto" w:fill="FFFFFF"/>
        </w:rPr>
        <w:t xml:space="preserve">and horizontal </w:t>
      </w:r>
      <w:r w:rsidRPr="0062074F">
        <w:rPr>
          <w:rFonts w:cs="Calibri"/>
          <w:color w:val="000000"/>
          <w:shd w:val="clear" w:color="auto" w:fill="FFFFFF"/>
        </w:rPr>
        <w:t xml:space="preserve">datum. </w:t>
      </w:r>
      <w:r w:rsidR="003232F1" w:rsidRPr="0062074F">
        <w:rPr>
          <w:rFonts w:cs="Calibri"/>
          <w:color w:val="000000"/>
          <w:shd w:val="clear" w:color="auto" w:fill="FFFFFF"/>
        </w:rPr>
        <w:t xml:space="preserve">If the S-102 and S-104 features are not on the same vertical </w:t>
      </w:r>
      <w:r w:rsidR="00A56D69">
        <w:rPr>
          <w:rFonts w:cs="Calibri"/>
          <w:color w:val="000000"/>
          <w:shd w:val="clear" w:color="auto" w:fill="FFFFFF"/>
        </w:rPr>
        <w:t>and</w:t>
      </w:r>
      <w:r w:rsidR="0008082C">
        <w:rPr>
          <w:rFonts w:cs="Calibri"/>
          <w:color w:val="000000"/>
          <w:shd w:val="clear" w:color="auto" w:fill="FFFFFF"/>
        </w:rPr>
        <w:t>/or</w:t>
      </w:r>
      <w:r w:rsidR="00A56D69">
        <w:rPr>
          <w:rFonts w:cs="Calibri"/>
          <w:color w:val="000000"/>
          <w:shd w:val="clear" w:color="auto" w:fill="FFFFFF"/>
        </w:rPr>
        <w:t xml:space="preserve"> horizontal </w:t>
      </w:r>
      <w:r w:rsidR="003232F1" w:rsidRPr="0062074F">
        <w:rPr>
          <w:rFonts w:cs="Calibri"/>
          <w:color w:val="000000"/>
          <w:shd w:val="clear" w:color="auto" w:fill="FFFFFF"/>
        </w:rPr>
        <w:t>datum then an indication “Incompatible datums” must be given to the user</w:t>
      </w:r>
      <w:r w:rsidRPr="0062074F">
        <w:rPr>
          <w:rFonts w:cs="Calibri"/>
          <w:color w:val="000000"/>
          <w:shd w:val="clear" w:color="auto" w:fill="FFFFFF"/>
        </w:rPr>
        <w:t>.</w:t>
      </w:r>
    </w:p>
    <w:p w14:paraId="0D21BFA3" w14:textId="77777777" w:rsidR="008E6DA0" w:rsidRPr="0062074F" w:rsidRDefault="008E6DA0" w:rsidP="008E6DA0">
      <w:pPr>
        <w:spacing w:after="120" w:line="240" w:lineRule="auto"/>
        <w:jc w:val="both"/>
      </w:pPr>
    </w:p>
    <w:p w14:paraId="09F60404" w14:textId="58B0740B" w:rsidR="00394FF5" w:rsidRPr="0062074F" w:rsidRDefault="00394FF5">
      <w:pPr>
        <w:pStyle w:val="berschrift1"/>
        <w:numPr>
          <w:ilvl w:val="1"/>
          <w:numId w:val="104"/>
        </w:numPr>
      </w:pPr>
      <w:bookmarkStart w:id="2692" w:name="_Toc226035156"/>
      <w:bookmarkStart w:id="2693" w:name="_Toc88852887"/>
      <w:bookmarkStart w:id="2694" w:name="_Toc98339995"/>
      <w:bookmarkStart w:id="2695" w:name="_Toc98340371"/>
      <w:r w:rsidRPr="0062074F">
        <w:t>User Inputs</w:t>
      </w:r>
      <w:bookmarkEnd w:id="2692"/>
    </w:p>
    <w:bookmarkEnd w:id="2693"/>
    <w:bookmarkEnd w:id="2694"/>
    <w:bookmarkEnd w:id="2695"/>
    <w:p w14:paraId="56561235" w14:textId="016E5FB0" w:rsidR="001374ED" w:rsidRPr="0062074F" w:rsidRDefault="001374ED" w:rsidP="008E6DA0">
      <w:pPr>
        <w:spacing w:after="60" w:line="240" w:lineRule="auto"/>
        <w:jc w:val="both"/>
      </w:pPr>
      <w:r w:rsidRPr="0062074F">
        <w:t xml:space="preserve">When WLA is selected for use, in areas where WLA coverage exists, </w:t>
      </w:r>
      <w:r w:rsidR="00094134" w:rsidRPr="0062074F">
        <w:t>one of the three different options must be used</w:t>
      </w:r>
      <w:r w:rsidRPr="0062074F">
        <w:t>:</w:t>
      </w:r>
    </w:p>
    <w:p w14:paraId="3F0553F8" w14:textId="5F2BF3F1" w:rsidR="001374ED" w:rsidRPr="0062074F" w:rsidRDefault="001374ED">
      <w:pPr>
        <w:pStyle w:val="Listenabsatz"/>
        <w:numPr>
          <w:ilvl w:val="0"/>
          <w:numId w:val="53"/>
        </w:numPr>
        <w:spacing w:after="60" w:line="240" w:lineRule="auto"/>
        <w:jc w:val="both"/>
      </w:pPr>
      <w:r w:rsidRPr="0062074F">
        <w:t>WLA Option 1: WLA at a single date</w:t>
      </w:r>
      <w:r w:rsidR="007700A8" w:rsidRPr="0062074F">
        <w:t xml:space="preserve"> and </w:t>
      </w:r>
      <w:r w:rsidRPr="0062074F">
        <w:t>time</w:t>
      </w:r>
      <w:r w:rsidR="002613D4" w:rsidRPr="0062074F">
        <w:t xml:space="preserve"> (current or user selected)</w:t>
      </w:r>
      <w:r w:rsidR="008E6DA0" w:rsidRPr="0062074F">
        <w:t>.</w:t>
      </w:r>
    </w:p>
    <w:p w14:paraId="4A732D55" w14:textId="16A0D087" w:rsidR="001374ED" w:rsidRPr="0062074F" w:rsidRDefault="001374ED">
      <w:pPr>
        <w:pStyle w:val="Listenabsatz"/>
        <w:numPr>
          <w:ilvl w:val="0"/>
          <w:numId w:val="53"/>
        </w:numPr>
        <w:spacing w:after="60" w:line="240" w:lineRule="auto"/>
        <w:jc w:val="both"/>
      </w:pPr>
      <w:r w:rsidRPr="0062074F">
        <w:t>WLA Option 2: WLA for a</w:t>
      </w:r>
      <w:r w:rsidR="007700A8" w:rsidRPr="0062074F">
        <w:t xml:space="preserve"> </w:t>
      </w:r>
      <w:r w:rsidRPr="0062074F">
        <w:t>date</w:t>
      </w:r>
      <w:r w:rsidR="007700A8" w:rsidRPr="0062074F">
        <w:t xml:space="preserve"> and </w:t>
      </w:r>
      <w:r w:rsidRPr="0062074F">
        <w:t>time period (from start date</w:t>
      </w:r>
      <w:r w:rsidR="007700A8" w:rsidRPr="0062074F">
        <w:t xml:space="preserve"> and </w:t>
      </w:r>
      <w:r w:rsidRPr="0062074F">
        <w:t>time to end date</w:t>
      </w:r>
      <w:r w:rsidR="007700A8" w:rsidRPr="0062074F">
        <w:t xml:space="preserve"> and </w:t>
      </w:r>
      <w:r w:rsidRPr="0062074F">
        <w:t>time)</w:t>
      </w:r>
      <w:r w:rsidR="008E6DA0" w:rsidRPr="0062074F">
        <w:t>.</w:t>
      </w:r>
    </w:p>
    <w:p w14:paraId="3F9EE05C" w14:textId="77777777" w:rsidR="001374ED" w:rsidRPr="0062074F" w:rsidRDefault="001374ED">
      <w:pPr>
        <w:pStyle w:val="Listenabsatz"/>
        <w:numPr>
          <w:ilvl w:val="0"/>
          <w:numId w:val="53"/>
        </w:numPr>
        <w:spacing w:after="60" w:line="240" w:lineRule="auto"/>
        <w:jc w:val="both"/>
      </w:pPr>
      <w:r w:rsidRPr="0062074F">
        <w:t>WLA Option 3: WLA linked to an estimated route schedule. In this case the user also specifies:</w:t>
      </w:r>
    </w:p>
    <w:p w14:paraId="4D11F207" w14:textId="1BC7E70A" w:rsidR="001374ED" w:rsidRPr="0062074F" w:rsidRDefault="001374ED">
      <w:pPr>
        <w:pStyle w:val="Listenabsatz"/>
        <w:numPr>
          <w:ilvl w:val="1"/>
          <w:numId w:val="53"/>
        </w:numPr>
        <w:spacing w:after="60" w:line="240" w:lineRule="auto"/>
        <w:ind w:left="1418" w:hanging="284"/>
        <w:jc w:val="both"/>
      </w:pPr>
      <w:r w:rsidRPr="0062074F">
        <w:t xml:space="preserve">A distance parameter, the limit of the check area as specified by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11.3.</w:t>
      </w:r>
      <w:r w:rsidR="00DE16E0" w:rsidRPr="0062074F">
        <w:t>7</w:t>
      </w:r>
      <w:r w:rsidR="002613D4" w:rsidRPr="0062074F">
        <w:t xml:space="preserve"> when route planning and </w:t>
      </w:r>
      <w:r w:rsidR="0056040E" w:rsidRPr="0062074F">
        <w:t>MSC.530(106)/Rev.1</w:t>
      </w:r>
      <w:r w:rsidR="002613D4" w:rsidRPr="0062074F">
        <w:t xml:space="preserve"> 11.4.4 when route monitoring</w:t>
      </w:r>
      <w:r w:rsidR="00CD364E" w:rsidRPr="0062074F">
        <w:t>.</w:t>
      </w:r>
    </w:p>
    <w:p w14:paraId="447ED0C2" w14:textId="77777777" w:rsidR="001374ED" w:rsidRPr="0062074F" w:rsidRDefault="001374ED">
      <w:pPr>
        <w:pStyle w:val="Listenabsatz"/>
        <w:numPr>
          <w:ilvl w:val="1"/>
          <w:numId w:val="53"/>
        </w:numPr>
        <w:spacing w:after="120" w:line="240" w:lineRule="auto"/>
        <w:ind w:left="1418" w:hanging="284"/>
        <w:jc w:val="both"/>
      </w:pPr>
      <w:r w:rsidRPr="0062074F">
        <w:t xml:space="preserve">A time resolution </w:t>
      </w:r>
      <w:proofErr w:type="spellStart"/>
      <w:r w:rsidRPr="0062074F">
        <w:t>t</w:t>
      </w:r>
      <w:r w:rsidRPr="0062074F">
        <w:rPr>
          <w:vertAlign w:val="subscript"/>
        </w:rPr>
        <w:t>u</w:t>
      </w:r>
      <w:proofErr w:type="spellEnd"/>
      <w:r w:rsidRPr="0062074F">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62074F" w:rsidRDefault="008E6DA0" w:rsidP="008E6DA0">
      <w:pPr>
        <w:spacing w:after="120" w:line="240" w:lineRule="auto"/>
        <w:jc w:val="both"/>
      </w:pPr>
    </w:p>
    <w:p w14:paraId="5C4D7E68" w14:textId="3F67A9C7" w:rsidR="00394FF5" w:rsidRPr="0062074F" w:rsidRDefault="00394FF5">
      <w:pPr>
        <w:pStyle w:val="berschrift1"/>
        <w:numPr>
          <w:ilvl w:val="1"/>
          <w:numId w:val="104"/>
        </w:numPr>
      </w:pPr>
      <w:bookmarkStart w:id="2696" w:name="_Toc226035157"/>
      <w:bookmarkStart w:id="2697" w:name="_Toc88852888"/>
      <w:bookmarkStart w:id="2698" w:name="_Toc98339996"/>
      <w:bookmarkStart w:id="2699" w:name="_Toc98340372"/>
      <w:r w:rsidRPr="0062074F">
        <w:t>Implementation - general</w:t>
      </w:r>
      <w:bookmarkEnd w:id="2696"/>
    </w:p>
    <w:bookmarkEnd w:id="2697"/>
    <w:bookmarkEnd w:id="2698"/>
    <w:bookmarkEnd w:id="2699"/>
    <w:p w14:paraId="47BC9546" w14:textId="5EF7291F" w:rsidR="001374ED" w:rsidRPr="0062074F" w:rsidRDefault="006C470D" w:rsidP="008E6DA0">
      <w:pPr>
        <w:spacing w:after="120" w:line="240" w:lineRule="auto"/>
        <w:jc w:val="both"/>
      </w:pPr>
      <w:r w:rsidRPr="0062074F">
        <w:t xml:space="preserve">WLA can be applied only in areas where there is data from both S-102 and S-104. </w:t>
      </w:r>
      <w:r w:rsidR="00D131F7" w:rsidRPr="0062074F">
        <w:t xml:space="preserve">For </w:t>
      </w:r>
      <w:r w:rsidR="008E6DA0" w:rsidRPr="0062074F">
        <w:t>example,</w:t>
      </w:r>
      <w:r w:rsidR="001374ED" w:rsidRPr="0062074F">
        <w:t xml:space="preserve"> the </w:t>
      </w:r>
      <w:r w:rsidR="00C077DF" w:rsidRPr="0062074F">
        <w:t xml:space="preserve">intersection of the </w:t>
      </w:r>
      <w:proofErr w:type="gramStart"/>
      <w:r w:rsidR="00C077DF" w:rsidRPr="0062074F">
        <w:t>Red and Blue</w:t>
      </w:r>
      <w:proofErr w:type="gramEnd"/>
      <w:r w:rsidR="00C077DF" w:rsidRPr="0062074F">
        <w:t xml:space="preserve"> </w:t>
      </w:r>
      <w:r w:rsidR="001374ED" w:rsidRPr="0062074F">
        <w:t xml:space="preserve">outline in figure </w:t>
      </w:r>
      <w:r w:rsidR="00EB3601" w:rsidRPr="0062074F">
        <w:t>D</w:t>
      </w:r>
      <w:r w:rsidR="0050181D" w:rsidRPr="0062074F">
        <w:t>-</w:t>
      </w:r>
      <w:r w:rsidR="003E76E3" w:rsidRPr="0062074F">
        <w:t>2</w:t>
      </w:r>
      <w:r w:rsidR="0050181D" w:rsidRPr="0062074F">
        <w:t>-</w:t>
      </w:r>
      <w:r w:rsidR="001374ED" w:rsidRPr="0062074F">
        <w:t>6</w:t>
      </w:r>
      <w:r w:rsidR="008E6DA0" w:rsidRPr="0062074F">
        <w:t xml:space="preserve"> below</w:t>
      </w:r>
      <w:r w:rsidR="001374ED" w:rsidRPr="0062074F">
        <w:t xml:space="preserve">. WLA </w:t>
      </w:r>
      <w:r w:rsidR="00C077DF" w:rsidRPr="0062074F">
        <w:t xml:space="preserve">is </w:t>
      </w:r>
      <w:r w:rsidR="001374ED" w:rsidRPr="0062074F">
        <w:t xml:space="preserve">applied to S-101 features after substitution of depths by S-102 </w:t>
      </w:r>
      <w:r w:rsidR="00CE7EC3" w:rsidRPr="0062074F">
        <w:t xml:space="preserve">as </w:t>
      </w:r>
      <w:r w:rsidR="001374ED" w:rsidRPr="0062074F">
        <w:t xml:space="preserve">defined in </w:t>
      </w:r>
      <w:r w:rsidR="000D0801" w:rsidRPr="0062074F">
        <w:t>clauses</w:t>
      </w:r>
      <w:r w:rsidR="001374ED" w:rsidRPr="0062074F">
        <w:t xml:space="preserve"> </w:t>
      </w:r>
      <w:r w:rsidR="00E058BE" w:rsidRPr="0062074F">
        <w:t>D-1.2</w:t>
      </w:r>
      <w:r w:rsidR="001374ED" w:rsidRPr="0062074F">
        <w:t xml:space="preserve"> and </w:t>
      </w:r>
      <w:r w:rsidR="00E934DF">
        <w:t>clause</w:t>
      </w:r>
      <w:r w:rsidR="00E934DF" w:rsidRPr="0062074F">
        <w:t xml:space="preserve"> </w:t>
      </w:r>
      <w:r w:rsidR="00E058BE" w:rsidRPr="0062074F">
        <w:t>D</w:t>
      </w:r>
      <w:r w:rsidR="000D0801" w:rsidRPr="0062074F">
        <w:t>-</w:t>
      </w:r>
      <w:r w:rsidR="00E058BE" w:rsidRPr="0062074F">
        <w:t>1</w:t>
      </w:r>
      <w:r w:rsidR="000D0801" w:rsidRPr="0062074F">
        <w:t>-</w:t>
      </w:r>
      <w:r w:rsidR="001374ED" w:rsidRPr="0062074F">
        <w:t>3.</w:t>
      </w:r>
    </w:p>
    <w:p w14:paraId="28B76E88" w14:textId="77777777" w:rsidR="001374ED" w:rsidRPr="0062074F" w:rsidRDefault="001374ED" w:rsidP="004E61EE">
      <w:pPr>
        <w:keepNext/>
        <w:spacing w:line="240" w:lineRule="auto"/>
        <w:jc w:val="center"/>
      </w:pPr>
      <w:r w:rsidRPr="0062074F">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Pr="0062074F" w:rsidRDefault="001374ED" w:rsidP="002D7DEE">
      <w:pPr>
        <w:pStyle w:val="Beschriftung"/>
        <w:spacing w:after="120" w:line="240" w:lineRule="auto"/>
        <w:jc w:val="center"/>
      </w:pPr>
      <w:r w:rsidRPr="0062074F">
        <w:t xml:space="preserve">Figure </w:t>
      </w:r>
      <w:r w:rsidR="00EB3601" w:rsidRPr="0062074F">
        <w:t>D</w:t>
      </w:r>
      <w:r w:rsidR="0050181D" w:rsidRPr="0062074F">
        <w:t>-</w:t>
      </w:r>
      <w:r w:rsidR="00E058BE" w:rsidRPr="0062074F">
        <w:t>2</w:t>
      </w:r>
      <w:r w:rsidR="0050181D" w:rsidRPr="0062074F">
        <w:t>-</w:t>
      </w:r>
      <w:r w:rsidR="00E058BE" w:rsidRPr="0062074F">
        <w:t>6</w:t>
      </w:r>
      <w:r w:rsidR="000D0801" w:rsidRPr="0062074F">
        <w:t xml:space="preserve"> -</w:t>
      </w:r>
      <w:r w:rsidRPr="0062074F">
        <w:t xml:space="preserve"> WLA can only be computed in areas where there is S-104 </w:t>
      </w:r>
      <w:r w:rsidR="006C470D" w:rsidRPr="0062074F">
        <w:t>and S-102 data</w:t>
      </w:r>
    </w:p>
    <w:p w14:paraId="1BC6FDAE" w14:textId="77777777" w:rsidR="00494635" w:rsidRPr="0062074F" w:rsidRDefault="00494635" w:rsidP="000D0801">
      <w:pPr>
        <w:spacing w:after="60" w:line="240" w:lineRule="auto"/>
        <w:jc w:val="both"/>
      </w:pPr>
    </w:p>
    <w:p w14:paraId="56662643" w14:textId="1AFAC780" w:rsidR="001374ED" w:rsidRPr="0062074F" w:rsidRDefault="001374ED" w:rsidP="000D0801">
      <w:pPr>
        <w:spacing w:after="60" w:line="240" w:lineRule="auto"/>
        <w:jc w:val="both"/>
      </w:pPr>
      <w:r w:rsidRPr="0062074F">
        <w:t>Further</w:t>
      </w:r>
      <w:r w:rsidR="008F30CB" w:rsidRPr="0062074F">
        <w:t>,</w:t>
      </w:r>
      <w:r w:rsidRPr="0062074F">
        <w:t xml:space="preserve"> WLA can only be carried out:</w:t>
      </w:r>
    </w:p>
    <w:p w14:paraId="27D6C297" w14:textId="7AF6B3DC" w:rsidR="001374ED" w:rsidRPr="0062074F" w:rsidRDefault="001374ED">
      <w:pPr>
        <w:pStyle w:val="Listenabsatz"/>
        <w:numPr>
          <w:ilvl w:val="0"/>
          <w:numId w:val="55"/>
        </w:numPr>
        <w:spacing w:after="60" w:line="240" w:lineRule="auto"/>
        <w:jc w:val="both"/>
      </w:pPr>
      <w:r w:rsidRPr="0062074F">
        <w:t xml:space="preserve">When WLA option 1 or WLA option 2 is selected, where the temporal extent of the S-104 </w:t>
      </w:r>
      <w:r w:rsidR="00CE7EC3" w:rsidRPr="0062074F">
        <w:t xml:space="preserve">fully covers </w:t>
      </w:r>
      <w:r w:rsidRPr="0062074F">
        <w:t>the required date</w:t>
      </w:r>
      <w:r w:rsidR="00CE7EC3" w:rsidRPr="0062074F">
        <w:t xml:space="preserve"> and </w:t>
      </w:r>
      <w:r w:rsidRPr="0062074F">
        <w:t>time instant or period selected by the user</w:t>
      </w:r>
    </w:p>
    <w:p w14:paraId="74F3E40F" w14:textId="764F182E" w:rsidR="001374ED" w:rsidRPr="0062074F" w:rsidRDefault="001374ED">
      <w:pPr>
        <w:pStyle w:val="Listenabsatz"/>
        <w:numPr>
          <w:ilvl w:val="0"/>
          <w:numId w:val="55"/>
        </w:numPr>
        <w:spacing w:after="120" w:line="240" w:lineRule="auto"/>
        <w:jc w:val="both"/>
      </w:pPr>
      <w:r w:rsidRPr="0062074F">
        <w:t xml:space="preserve">When WLA option 3 is selected, where the temporal extent of the S-104 </w:t>
      </w:r>
      <w:r w:rsidR="00CE7EC3" w:rsidRPr="0062074F">
        <w:t xml:space="preserve">fully covers </w:t>
      </w:r>
      <w:r w:rsidRPr="0062074F">
        <w:t>the est</w:t>
      </w:r>
      <w:r w:rsidR="000D0801" w:rsidRPr="0062074F">
        <w:t xml:space="preserve">imated </w:t>
      </w:r>
      <w:r w:rsidR="00CE7EC3" w:rsidRPr="0062074F">
        <w:t xml:space="preserve">date and </w:t>
      </w:r>
      <w:r w:rsidR="000D0801" w:rsidRPr="0062074F">
        <w:t>time of</w:t>
      </w:r>
      <w:r w:rsidR="00CE7EC3" w:rsidRPr="0062074F">
        <w:t xml:space="preserve"> a part of </w:t>
      </w:r>
      <w:r w:rsidR="000D0801" w:rsidRPr="0062074F">
        <w:t>the route;</w:t>
      </w:r>
      <w:r w:rsidRPr="0062074F">
        <w:t xml:space="preserve"> see figure </w:t>
      </w:r>
      <w:r w:rsidR="00E058BE" w:rsidRPr="0062074F">
        <w:t>D</w:t>
      </w:r>
      <w:r w:rsidR="0050181D" w:rsidRPr="0062074F">
        <w:t>-</w:t>
      </w:r>
      <w:r w:rsidR="00E058BE" w:rsidRPr="0062074F">
        <w:t>2</w:t>
      </w:r>
      <w:r w:rsidR="0050181D" w:rsidRPr="0062074F">
        <w:t>-</w:t>
      </w:r>
      <w:r w:rsidRPr="0062074F">
        <w:t>16.</w:t>
      </w:r>
    </w:p>
    <w:p w14:paraId="4B80FF0C" w14:textId="1D715AE5" w:rsidR="001374ED" w:rsidRPr="0062074F" w:rsidRDefault="001374ED" w:rsidP="000D0801">
      <w:pPr>
        <w:spacing w:after="120" w:line="240" w:lineRule="auto"/>
        <w:jc w:val="both"/>
      </w:pPr>
      <w:r w:rsidRPr="0062074F">
        <w:t xml:space="preserve">Where these conditions are not met the WLA processing </w:t>
      </w:r>
      <w:r w:rsidR="00094134" w:rsidRPr="0062074F">
        <w:t>must not be</w:t>
      </w:r>
      <w:r w:rsidRPr="0062074F">
        <w:t xml:space="preserve"> carried out.</w:t>
      </w:r>
    </w:p>
    <w:p w14:paraId="2EC542E8" w14:textId="6E5A3381" w:rsidR="001374ED" w:rsidRPr="0062074F" w:rsidRDefault="001374ED" w:rsidP="000D0801">
      <w:pPr>
        <w:spacing w:after="120" w:line="240" w:lineRule="auto"/>
        <w:jc w:val="both"/>
      </w:pPr>
      <w:r w:rsidRPr="0062074F">
        <w:t xml:space="preserve">When WLA has been processed the area for which it is defined </w:t>
      </w:r>
      <w:r w:rsidR="00B15F52" w:rsidRPr="0062074F">
        <w:t xml:space="preserve">must </w:t>
      </w:r>
      <w:r w:rsidRPr="0062074F">
        <w:t>be surrounded by a boundary line using colour token DEPWL</w:t>
      </w:r>
      <w:r w:rsidRPr="0062074F">
        <w:rPr>
          <w:rStyle w:val="Funotenzeichen"/>
          <w:noProof w:val="0"/>
          <w:sz w:val="20"/>
          <w:vertAlign w:val="superscript"/>
          <w:lang w:val="en-GB"/>
        </w:rPr>
        <w:footnoteReference w:id="8"/>
      </w:r>
      <w:r w:rsidR="000D0801" w:rsidRPr="0062074F">
        <w:t>;</w:t>
      </w:r>
      <w:r w:rsidRPr="0062074F">
        <w:t xml:space="preserve"> see </w:t>
      </w:r>
      <w:r w:rsidR="000D0801" w:rsidRPr="0062074F">
        <w:t>F</w:t>
      </w:r>
      <w:r w:rsidRPr="0062074F">
        <w:t xml:space="preserve">igure </w:t>
      </w:r>
      <w:r w:rsidR="00E058BE" w:rsidRPr="0062074F">
        <w:t>D-2</w:t>
      </w:r>
      <w:r w:rsidR="0050181D" w:rsidRPr="0062074F">
        <w:t>-</w:t>
      </w:r>
      <w:r w:rsidRPr="0062074F">
        <w:t>7.</w:t>
      </w:r>
    </w:p>
    <w:p w14:paraId="60A48610" w14:textId="1576C6DD" w:rsidR="001374ED" w:rsidRPr="0062074F" w:rsidRDefault="001374ED" w:rsidP="004E61EE">
      <w:pPr>
        <w:spacing w:line="240" w:lineRule="auto"/>
        <w:jc w:val="center"/>
      </w:pPr>
    </w:p>
    <w:p w14:paraId="670338D6" w14:textId="62335BD8" w:rsidR="00E11480" w:rsidRPr="0062074F" w:rsidRDefault="00E11480" w:rsidP="004E61EE">
      <w:pPr>
        <w:spacing w:line="240" w:lineRule="auto"/>
        <w:jc w:val="center"/>
      </w:pPr>
      <w:r w:rsidRPr="0062074F">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2"/>
                    <a:stretch>
                      <a:fillRect/>
                    </a:stretch>
                  </pic:blipFill>
                  <pic:spPr>
                    <a:xfrm>
                      <a:off x="0" y="0"/>
                      <a:ext cx="4246862" cy="2348928"/>
                    </a:xfrm>
                    <a:prstGeom prst="rect">
                      <a:avLst/>
                    </a:prstGeom>
                  </pic:spPr>
                </pic:pic>
              </a:graphicData>
            </a:graphic>
          </wp:inline>
        </w:drawing>
      </w:r>
    </w:p>
    <w:p w14:paraId="22EBC752" w14:textId="5CFC8B01" w:rsidR="009155DF" w:rsidRPr="0062074F" w:rsidRDefault="001374ED" w:rsidP="009155DF">
      <w:pPr>
        <w:pStyle w:val="Beschriftung"/>
        <w:spacing w:after="120" w:line="240" w:lineRule="auto"/>
        <w:jc w:val="center"/>
      </w:pPr>
      <w:r w:rsidRPr="0062074F">
        <w:t xml:space="preserve">Figure </w:t>
      </w:r>
      <w:r w:rsidR="00E058BE" w:rsidRPr="0062074F">
        <w:t>D-2</w:t>
      </w:r>
      <w:r w:rsidR="0050181D" w:rsidRPr="0062074F">
        <w:t>-</w:t>
      </w:r>
      <w:r w:rsidRPr="0062074F">
        <w:t>7</w:t>
      </w:r>
      <w:r w:rsidR="009155DF" w:rsidRPr="0062074F">
        <w:t xml:space="preserve"> -</w:t>
      </w:r>
      <w:r w:rsidRPr="0062074F">
        <w:t xml:space="preserve"> Boundary line of WLA coverage</w:t>
      </w:r>
    </w:p>
    <w:p w14:paraId="22B7EE1A" w14:textId="27467BC8" w:rsidR="001374ED" w:rsidRPr="0062074F" w:rsidRDefault="009155DF" w:rsidP="009155DF">
      <w:pPr>
        <w:spacing w:after="120" w:line="240" w:lineRule="auto"/>
        <w:jc w:val="both"/>
      </w:pPr>
      <w:r w:rsidRPr="0062074F">
        <w:t>NOTE:</w:t>
      </w:r>
      <w:r w:rsidR="001374ED" w:rsidRPr="0062074F">
        <w:t xml:space="preserve"> </w:t>
      </w:r>
      <w:r w:rsidRPr="0062074F">
        <w:t>I</w:t>
      </w:r>
      <w:r w:rsidR="001374ED" w:rsidRPr="0062074F">
        <w:t>n this example S-102 cover</w:t>
      </w:r>
      <w:r w:rsidRPr="0062074F">
        <w:t>age is larger than WLA coverage.</w:t>
      </w:r>
    </w:p>
    <w:p w14:paraId="05363091" w14:textId="70863F27" w:rsidR="001374ED" w:rsidRPr="0062074F" w:rsidRDefault="001374ED" w:rsidP="009155DF">
      <w:pPr>
        <w:spacing w:after="120" w:line="240" w:lineRule="auto"/>
        <w:jc w:val="both"/>
      </w:pPr>
      <w:r w:rsidRPr="0062074F">
        <w:t xml:space="preserve">In addition to the display of the boundary line of the WLA coverage there should be a permanent indication about </w:t>
      </w:r>
      <w:r w:rsidR="00503BA8" w:rsidRPr="0062074F">
        <w:t xml:space="preserve">the </w:t>
      </w:r>
      <w:r w:rsidRPr="0062074F">
        <w:t>application of WLA and the applied date</w:t>
      </w:r>
      <w:r w:rsidR="00CE7EC3" w:rsidRPr="0062074F">
        <w:t xml:space="preserve"> and </w:t>
      </w:r>
      <w:r w:rsidRPr="0062074F">
        <w:t>time, see details in WLA Options 1, 2 and 3.</w:t>
      </w:r>
    </w:p>
    <w:p w14:paraId="27F6D1A6" w14:textId="74BC3B2E" w:rsidR="000C4A67" w:rsidRDefault="000C4A67" w:rsidP="009155DF">
      <w:pPr>
        <w:spacing w:after="120" w:line="240" w:lineRule="auto"/>
        <w:jc w:val="both"/>
      </w:pPr>
      <w:r>
        <w:t>In cases that the WLA area lines and ESC lines are co-located, only the WLA Area lines must be displayed</w:t>
      </w:r>
    </w:p>
    <w:p w14:paraId="0AF1EB58" w14:textId="1F0F45D5" w:rsidR="001374ED" w:rsidRPr="0062074F" w:rsidRDefault="001374ED" w:rsidP="009155DF">
      <w:pPr>
        <w:spacing w:after="120" w:line="240" w:lineRule="auto"/>
        <w:jc w:val="both"/>
      </w:pPr>
      <w:r w:rsidRPr="0062074F">
        <w:t>OEMs are free to design their user interface. Usable ideas include</w:t>
      </w:r>
      <w:r w:rsidR="00503BA8" w:rsidRPr="0062074F">
        <w:t xml:space="preserve">, </w:t>
      </w:r>
      <w:r w:rsidRPr="0062074F">
        <w:t>for example</w:t>
      </w:r>
      <w:r w:rsidR="00503BA8" w:rsidRPr="0062074F">
        <w:t>, a</w:t>
      </w:r>
      <w:r w:rsidRPr="0062074F">
        <w:t xml:space="preserve"> mouse roller to change datetime, use of a slider to change datetime, or even to provide an animation from user selected start date</w:t>
      </w:r>
      <w:r w:rsidR="00CE7EC3" w:rsidRPr="0062074F">
        <w:t xml:space="preserve"> and </w:t>
      </w:r>
      <w:r w:rsidRPr="0062074F">
        <w:t>time to user selected end date</w:t>
      </w:r>
      <w:r w:rsidR="00CE7EC3" w:rsidRPr="0062074F">
        <w:t xml:space="preserve"> and </w:t>
      </w:r>
      <w:r w:rsidRPr="0062074F">
        <w:t>time.</w:t>
      </w:r>
    </w:p>
    <w:p w14:paraId="2B18B139" w14:textId="77777777" w:rsidR="009155DF" w:rsidRPr="0062074F" w:rsidRDefault="009155DF" w:rsidP="009155DF">
      <w:pPr>
        <w:spacing w:after="120" w:line="240" w:lineRule="auto"/>
        <w:jc w:val="both"/>
      </w:pPr>
    </w:p>
    <w:p w14:paraId="1EF93C74" w14:textId="52CC713A" w:rsidR="00394FF5" w:rsidRPr="0062074F" w:rsidRDefault="00394FF5">
      <w:pPr>
        <w:pStyle w:val="berschrift1"/>
        <w:numPr>
          <w:ilvl w:val="1"/>
          <w:numId w:val="104"/>
        </w:numPr>
      </w:pPr>
      <w:bookmarkStart w:id="2700" w:name="_Toc226035158"/>
      <w:bookmarkStart w:id="2701" w:name="_Toc88852889"/>
      <w:bookmarkStart w:id="2702" w:name="_Toc98339997"/>
      <w:bookmarkStart w:id="2703" w:name="_Toc98340373"/>
      <w:r w:rsidRPr="0062074F">
        <w:t>Implementation of WLA Option 1 – WLA for a single datetime instant</w:t>
      </w:r>
      <w:bookmarkEnd w:id="2700"/>
    </w:p>
    <w:bookmarkEnd w:id="2701"/>
    <w:bookmarkEnd w:id="2702"/>
    <w:bookmarkEnd w:id="2703"/>
    <w:p w14:paraId="51409140" w14:textId="77777777" w:rsidR="001374ED" w:rsidRPr="0062074F" w:rsidRDefault="001374ED" w:rsidP="0067081F">
      <w:pPr>
        <w:spacing w:after="120" w:line="240" w:lineRule="auto"/>
        <w:jc w:val="both"/>
      </w:pPr>
      <w:r w:rsidRPr="0062074F">
        <w:t xml:space="preserve">WLA is based on S-104 values closest to the selected datetime instant. Each S-102 point has an extent of coverage which is closest to it. Each S-104 point, similarly has an extent. </w:t>
      </w:r>
      <w:bookmarkStart w:id="2704" w:name="_Hlk88578099"/>
      <w:r w:rsidRPr="0062074F">
        <w:t>The adjustment of the S-102 values is calculated by adjusting each S-102 point by the shoalest of the S-104 values, for all S-104 points whose extent intersects the extent of the S-102 point.</w:t>
      </w:r>
      <w:bookmarkEnd w:id="2704"/>
    </w:p>
    <w:p w14:paraId="35112E20" w14:textId="67D017A6" w:rsidR="001374ED" w:rsidRPr="0062074F" w:rsidRDefault="001374ED" w:rsidP="0067081F">
      <w:pPr>
        <w:spacing w:after="120" w:line="240" w:lineRule="auto"/>
        <w:jc w:val="both"/>
      </w:pPr>
      <w:r w:rsidRPr="0062074F">
        <w:lastRenderedPageBreak/>
        <w:t>When an S-104 record does not exist for the precise time specified the shoalest of the two S-104 adjacent values is selected from the S-104 dataset. S-104 values can only be selected within the temporal extent of the S-104 dataset. In the example shown</w:t>
      </w:r>
      <w:r w:rsidR="0067081F" w:rsidRPr="0062074F">
        <w:t xml:space="preserve"> in Figure </w:t>
      </w:r>
      <w:r w:rsidR="00E058BE" w:rsidRPr="0062074F">
        <w:t>D</w:t>
      </w:r>
      <w:r w:rsidR="0067081F" w:rsidRPr="0062074F">
        <w:t>-</w:t>
      </w:r>
      <w:r w:rsidR="00E058BE" w:rsidRPr="0062074F">
        <w:t>2</w:t>
      </w:r>
      <w:r w:rsidR="0067081F" w:rsidRPr="0062074F">
        <w:t xml:space="preserve">-8 </w:t>
      </w:r>
      <w:r w:rsidRPr="0062074F">
        <w:t>(</w:t>
      </w:r>
      <w:r w:rsidR="00E058BE" w:rsidRPr="0062074F">
        <w:t xml:space="preserve">where </w:t>
      </w:r>
      <w:r w:rsidRPr="0062074F">
        <w:t>S-104 value</w:t>
      </w:r>
      <w:r w:rsidR="0067081F" w:rsidRPr="0062074F">
        <w:t xml:space="preserve">s, “V” defined every </w:t>
      </w:r>
      <w:r w:rsidR="001560AA" w:rsidRPr="0062074F">
        <w:t xml:space="preserve">30 </w:t>
      </w:r>
      <w:r w:rsidR="0067081F" w:rsidRPr="0062074F">
        <w:t>minutes</w:t>
      </w:r>
      <w:r w:rsidRPr="0062074F">
        <w:t xml:space="preserve"> and a user selected datetime of 07:24</w:t>
      </w:r>
      <w:r w:rsidR="0067081F" w:rsidRPr="0062074F">
        <w:t>)</w:t>
      </w:r>
      <w:r w:rsidRPr="0062074F">
        <w:t xml:space="preserve"> the two values selected are 07:00 and 07:30, WLA would select 1.3m (the 07:00 value).</w:t>
      </w:r>
    </w:p>
    <w:p w14:paraId="6F234E59" w14:textId="77777777" w:rsidR="001374ED" w:rsidRPr="0062074F" w:rsidRDefault="001374ED" w:rsidP="004E61EE">
      <w:pPr>
        <w:spacing w:line="240" w:lineRule="auto"/>
        <w:jc w:val="center"/>
      </w:pPr>
      <w:r w:rsidRPr="0062074F">
        <w:rPr>
          <w:noProof/>
          <w:lang w:eastAsia="fr-FR"/>
        </w:rPr>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62074F" w:rsidRDefault="001374ED" w:rsidP="0067081F">
      <w:pPr>
        <w:pStyle w:val="Beschriftung"/>
        <w:spacing w:after="120" w:line="240" w:lineRule="auto"/>
        <w:jc w:val="center"/>
      </w:pPr>
      <w:r w:rsidRPr="0062074F">
        <w:t xml:space="preserve">Figure </w:t>
      </w:r>
      <w:r w:rsidR="00E058BE" w:rsidRPr="0062074F">
        <w:t>D</w:t>
      </w:r>
      <w:r w:rsidR="0050181D" w:rsidRPr="0062074F">
        <w:t>-</w:t>
      </w:r>
      <w:r w:rsidR="00E058BE" w:rsidRPr="0062074F">
        <w:t>2</w:t>
      </w:r>
      <w:r w:rsidR="0050181D" w:rsidRPr="0062074F">
        <w:t>-</w:t>
      </w:r>
      <w:r w:rsidRPr="0062074F">
        <w:t>8</w:t>
      </w:r>
      <w:r w:rsidR="0067081F" w:rsidRPr="0062074F">
        <w:t xml:space="preserve"> -</w:t>
      </w:r>
      <w:r w:rsidR="00B9341D" w:rsidRPr="0062074F">
        <w:t xml:space="preserve"> Selection of time-varying value</w:t>
      </w:r>
    </w:p>
    <w:p w14:paraId="61C4D584" w14:textId="46020A49" w:rsidR="001374ED" w:rsidRPr="0062074F" w:rsidRDefault="001374ED" w:rsidP="0067081F">
      <w:pPr>
        <w:spacing w:after="120" w:line="240" w:lineRule="auto"/>
        <w:jc w:val="both"/>
      </w:pPr>
      <w:r w:rsidRPr="0062074F">
        <w:t xml:space="preserve">In </w:t>
      </w:r>
      <w:r w:rsidR="0067081F" w:rsidRPr="0062074F">
        <w:t xml:space="preserve">Figure </w:t>
      </w:r>
      <w:r w:rsidR="00E058BE" w:rsidRPr="0062074F">
        <w:t>D-2</w:t>
      </w:r>
      <w:r w:rsidR="0067081F" w:rsidRPr="0062074F">
        <w:t>-9 below</w:t>
      </w:r>
      <w:r w:rsidRPr="0062074F">
        <w:t>, the S-102 point X is adjusted by the shoalest (</w:t>
      </w:r>
      <w:r w:rsidR="0067081F" w:rsidRPr="0062074F">
        <w:t>that is,</w:t>
      </w:r>
      <w:r w:rsidRPr="0062074F">
        <w:t xml:space="preserve"> minimum) value of the S-104 values from (a), (b), (c) and (d) at the required datetime instant because the S-102 point extent overlaps the S-104 extents of </w:t>
      </w:r>
      <w:proofErr w:type="spellStart"/>
      <w:proofErr w:type="gramStart"/>
      <w:r w:rsidRPr="0062074F">
        <w:t>a,b</w:t>
      </w:r>
      <w:proofErr w:type="gramEnd"/>
      <w:r w:rsidRPr="0062074F">
        <w:t>,c</w:t>
      </w:r>
      <w:proofErr w:type="spellEnd"/>
      <w:r w:rsidRPr="0062074F">
        <w:t xml:space="preserve"> and d.</w:t>
      </w:r>
    </w:p>
    <w:p w14:paraId="5740094F" w14:textId="77777777" w:rsidR="001374ED" w:rsidRPr="0062074F" w:rsidRDefault="001374ED" w:rsidP="004E61EE">
      <w:pPr>
        <w:keepNext/>
        <w:spacing w:line="240" w:lineRule="auto"/>
        <w:jc w:val="center"/>
      </w:pPr>
      <w:r w:rsidRPr="0062074F">
        <w:rPr>
          <w:noProof/>
          <w:lang w:eastAsia="fr-FR"/>
        </w:rPr>
        <w:drawing>
          <wp:inline distT="0" distB="0" distL="0" distR="0" wp14:anchorId="7AE52E84" wp14:editId="6F5E3417">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62074F" w:rsidRDefault="001374ED" w:rsidP="0067081F">
      <w:pPr>
        <w:pStyle w:val="Beschriftung"/>
        <w:spacing w:after="120" w:line="240" w:lineRule="auto"/>
        <w:jc w:val="center"/>
      </w:pPr>
      <w:r w:rsidRPr="0062074F">
        <w:t xml:space="preserve">Figure </w:t>
      </w:r>
      <w:r w:rsidR="00E058BE" w:rsidRPr="0062074F">
        <w:t>D-2</w:t>
      </w:r>
      <w:r w:rsidR="0050181D" w:rsidRPr="0062074F">
        <w:t>-</w:t>
      </w:r>
      <w:r w:rsidRPr="0062074F">
        <w:t>9</w:t>
      </w:r>
      <w:r w:rsidR="0067081F" w:rsidRPr="0062074F">
        <w:t xml:space="preserve"> -</w:t>
      </w:r>
      <w:r w:rsidRPr="0062074F">
        <w:t xml:space="preserve"> Adjustment of S-102 values by S-104</w:t>
      </w:r>
    </w:p>
    <w:p w14:paraId="1F8999C0" w14:textId="77777777" w:rsidR="001374ED" w:rsidRPr="0062074F" w:rsidRDefault="001374ED" w:rsidP="0067081F">
      <w:pPr>
        <w:spacing w:after="60" w:line="240" w:lineRule="auto"/>
      </w:pPr>
      <w:r w:rsidRPr="0062074F">
        <w:t>Format of the permanent indication is as below:</w:t>
      </w:r>
    </w:p>
    <w:p w14:paraId="7CDC2334" w14:textId="77777777" w:rsidR="001374ED" w:rsidRPr="0062074F" w:rsidRDefault="001374ED" w:rsidP="0067081F">
      <w:pPr>
        <w:spacing w:after="120" w:line="240" w:lineRule="auto"/>
        <w:ind w:left="426"/>
        <w:rPr>
          <w:b/>
          <w:bCs/>
          <w:color w:val="0070C0"/>
        </w:rPr>
      </w:pPr>
      <w:r w:rsidRPr="0062074F">
        <w:rPr>
          <w:b/>
          <w:bCs/>
          <w:color w:val="0070C0"/>
        </w:rPr>
        <w:t>WLA 12:34 08 Nov 2021</w:t>
      </w:r>
    </w:p>
    <w:p w14:paraId="530938E5" w14:textId="77777777" w:rsidR="00394FF5" w:rsidRPr="0062074F" w:rsidRDefault="00394FF5" w:rsidP="0067081F">
      <w:pPr>
        <w:spacing w:after="120" w:line="240" w:lineRule="auto"/>
        <w:ind w:left="426"/>
        <w:rPr>
          <w:b/>
          <w:bCs/>
          <w:color w:val="0070C0"/>
        </w:rPr>
      </w:pPr>
    </w:p>
    <w:p w14:paraId="31D5DAAB" w14:textId="71B5FF32" w:rsidR="00394FF5" w:rsidRPr="0062074F" w:rsidRDefault="00394FF5">
      <w:pPr>
        <w:pStyle w:val="berschrift1"/>
        <w:numPr>
          <w:ilvl w:val="1"/>
          <w:numId w:val="104"/>
        </w:numPr>
      </w:pPr>
      <w:bookmarkStart w:id="2705" w:name="_Toc226035159"/>
      <w:bookmarkStart w:id="2706" w:name="_Toc88852890"/>
      <w:bookmarkStart w:id="2707" w:name="_Toc98339998"/>
      <w:bookmarkStart w:id="2708" w:name="_Toc98340374"/>
      <w:r w:rsidRPr="0062074F">
        <w:t>Implementation of WLA Option 2 – WLA for a datetime range specified by the user as a time period</w:t>
      </w:r>
      <w:bookmarkEnd w:id="2705"/>
    </w:p>
    <w:bookmarkEnd w:id="2706"/>
    <w:bookmarkEnd w:id="2707"/>
    <w:bookmarkEnd w:id="2708"/>
    <w:p w14:paraId="31665BF3" w14:textId="77777777" w:rsidR="001374ED" w:rsidRPr="0062074F" w:rsidRDefault="001374ED" w:rsidP="005F15BF">
      <w:pPr>
        <w:spacing w:after="120" w:line="240" w:lineRule="auto"/>
        <w:jc w:val="both"/>
      </w:pPr>
      <w:r w:rsidRPr="0062074F">
        <w:t>When WLA is based on a datetime range, then the process is identical to that followed for WLA Option 1 except each S-104 value selected is the shoalest of all values available in the S-104 within the selected time period.</w:t>
      </w:r>
    </w:p>
    <w:p w14:paraId="52B2FCD5" w14:textId="0B5F867D" w:rsidR="00503BA8" w:rsidRPr="0062074F" w:rsidRDefault="001374ED" w:rsidP="005F15BF">
      <w:pPr>
        <w:spacing w:after="120" w:line="240" w:lineRule="auto"/>
        <w:jc w:val="both"/>
      </w:pPr>
      <w:r w:rsidRPr="0062074F">
        <w:t xml:space="preserve">All S-104 points contributing to the WLA must be defined across the time range required, otherwise the WLA is not computable and the user </w:t>
      </w:r>
      <w:r w:rsidR="00B15F52" w:rsidRPr="0062074F">
        <w:t xml:space="preserve">must </w:t>
      </w:r>
      <w:r w:rsidRPr="0062074F">
        <w:t>be informed. The S-104 records selected are those which lie either within the user defined time period</w:t>
      </w:r>
      <w:r w:rsidR="005309B6" w:rsidRPr="0062074F">
        <w:t>;</w:t>
      </w:r>
      <w:r w:rsidRPr="0062074F">
        <w:t xml:space="preserve"> </w:t>
      </w:r>
      <w:r w:rsidR="00DE16E0" w:rsidRPr="0062074F">
        <w:t xml:space="preserve">immediately </w:t>
      </w:r>
      <w:r w:rsidR="005309B6" w:rsidRPr="0062074F">
        <w:t>before the start point</w:t>
      </w:r>
      <w:r w:rsidRPr="0062074F">
        <w:t xml:space="preserve"> of the time period</w:t>
      </w:r>
      <w:r w:rsidR="005309B6" w:rsidRPr="0062074F">
        <w:t xml:space="preserve"> and</w:t>
      </w:r>
      <w:r w:rsidRPr="0062074F">
        <w:t xml:space="preserve"> </w:t>
      </w:r>
      <w:proofErr w:type="spellStart"/>
      <w:r w:rsidR="00DE16E0" w:rsidRPr="0062074F">
        <w:t>immediately</w:t>
      </w:r>
      <w:r w:rsidRPr="001C1CAB">
        <w:rPr>
          <w:strike/>
        </w:rPr>
        <w:t>just</w:t>
      </w:r>
      <w:proofErr w:type="spellEnd"/>
      <w:r w:rsidRPr="0062074F">
        <w:t xml:space="preserve"> after the end point of the time period. </w:t>
      </w:r>
    </w:p>
    <w:p w14:paraId="3EE24B40" w14:textId="7A9F775C" w:rsidR="001374ED" w:rsidRPr="0062074F" w:rsidRDefault="001374ED" w:rsidP="005F15BF">
      <w:pPr>
        <w:spacing w:after="120" w:line="240" w:lineRule="auto"/>
        <w:jc w:val="both"/>
      </w:pPr>
      <w:r w:rsidRPr="0062074F">
        <w:t>In the following examples:</w:t>
      </w:r>
    </w:p>
    <w:p w14:paraId="0A6DA527"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62074F" w:rsidRDefault="001374ED" w:rsidP="005F15BF">
      <w:pPr>
        <w:pStyle w:val="Beschriftung"/>
        <w:spacing w:after="120" w:line="240" w:lineRule="auto"/>
        <w:jc w:val="center"/>
      </w:pPr>
      <w:r w:rsidRPr="0062074F">
        <w:t xml:space="preserve">Figure </w:t>
      </w:r>
      <w:r w:rsidR="00E058BE" w:rsidRPr="0062074F">
        <w:t>D-2</w:t>
      </w:r>
      <w:r w:rsidR="0050181D" w:rsidRPr="0062074F">
        <w:t>-</w:t>
      </w:r>
      <w:r w:rsidRPr="0062074F">
        <w:t>10</w:t>
      </w:r>
      <w:r w:rsidR="005309B6" w:rsidRPr="0062074F">
        <w:t xml:space="preserve"> -</w:t>
      </w:r>
      <w:r w:rsidR="00B9341D" w:rsidRPr="0062074F">
        <w:t xml:space="preserve"> Examples of S-104 data selection</w:t>
      </w:r>
    </w:p>
    <w:p w14:paraId="70F565E5" w14:textId="3859AB7F" w:rsidR="001374ED" w:rsidRPr="0062074F" w:rsidRDefault="001374ED">
      <w:pPr>
        <w:pStyle w:val="Listenabsatz"/>
        <w:numPr>
          <w:ilvl w:val="0"/>
          <w:numId w:val="58"/>
        </w:numPr>
        <w:spacing w:after="120" w:line="240" w:lineRule="auto"/>
      </w:pPr>
      <w:r w:rsidRPr="0062074F">
        <w:t>User selected period 1, four values are from 0700, 0730, 0800 and 0830 - WLA would select 08:30 value = 1.2m</w:t>
      </w:r>
      <w:r w:rsidR="005309B6" w:rsidRPr="0062074F">
        <w:t xml:space="preserve"> (even though the time period doesn't overlap).</w:t>
      </w:r>
    </w:p>
    <w:p w14:paraId="1152E673" w14:textId="46818A49" w:rsidR="001374ED" w:rsidRPr="0062074F" w:rsidRDefault="001374ED">
      <w:pPr>
        <w:pStyle w:val="Listenabsatz"/>
        <w:numPr>
          <w:ilvl w:val="0"/>
          <w:numId w:val="58"/>
        </w:numPr>
        <w:spacing w:after="120" w:line="240" w:lineRule="auto"/>
      </w:pPr>
      <w:r w:rsidRPr="0062074F">
        <w:t>User selected period 2, two values are from 0630 and 0700 - WLA would select 06:30 value V=1.2m (even though the time period doesn't overlap)</w:t>
      </w:r>
      <w:r w:rsidR="00D024C6" w:rsidRPr="0062074F">
        <w:t>.</w:t>
      </w:r>
    </w:p>
    <w:p w14:paraId="345F7EC1" w14:textId="72A2F7BF" w:rsidR="001374ED" w:rsidRPr="0062074F" w:rsidRDefault="001374ED">
      <w:pPr>
        <w:pStyle w:val="Listenabsatz"/>
        <w:numPr>
          <w:ilvl w:val="0"/>
          <w:numId w:val="58"/>
        </w:numPr>
        <w:spacing w:after="120" w:line="240" w:lineRule="auto"/>
      </w:pPr>
      <w:r w:rsidRPr="0062074F">
        <w:t>User selected period 3, three values are from 0600, 0630 and 0700 - WLA would select 06:</w:t>
      </w:r>
      <w:r w:rsidR="005309B6" w:rsidRPr="0062074F">
        <w:t>0</w:t>
      </w:r>
      <w:r w:rsidRPr="0062074F">
        <w:t>0 V=1.</w:t>
      </w:r>
      <w:r w:rsidR="005309B6" w:rsidRPr="0062074F">
        <w:t>1</w:t>
      </w:r>
      <w:r w:rsidRPr="0062074F">
        <w:t>m (even though the time period doesn't overlap)</w:t>
      </w:r>
      <w:r w:rsidR="00D024C6" w:rsidRPr="0062074F">
        <w:t>.</w:t>
      </w:r>
    </w:p>
    <w:p w14:paraId="4E8E75B3" w14:textId="3EB2ECA4" w:rsidR="001374ED" w:rsidRPr="0062074F" w:rsidRDefault="001374ED">
      <w:pPr>
        <w:pStyle w:val="Listenabsatz"/>
        <w:numPr>
          <w:ilvl w:val="0"/>
          <w:numId w:val="58"/>
        </w:numPr>
        <w:spacing w:after="120" w:line="240" w:lineRule="auto"/>
      </w:pPr>
      <w:r w:rsidRPr="0062074F">
        <w:t>User selected period 4, five values are from 0630, 0700, 0730, 0800 and 0830 –</w:t>
      </w:r>
      <w:r w:rsidR="00D024C6" w:rsidRPr="0062074F">
        <w:t xml:space="preserve"> WLA would select 07:30 V=1.2m.</w:t>
      </w:r>
    </w:p>
    <w:p w14:paraId="4A4627B9" w14:textId="06032DB3" w:rsidR="001374ED" w:rsidRPr="0062074F" w:rsidRDefault="001374ED" w:rsidP="005309B6">
      <w:pPr>
        <w:spacing w:after="120" w:line="240" w:lineRule="auto"/>
      </w:pPr>
      <w:r w:rsidRPr="0062074F">
        <w:t xml:space="preserve">When adjusting depth values the shoalest (smallest) value from the selected S-104 records </w:t>
      </w:r>
      <w:r w:rsidR="00B15F52" w:rsidRPr="0062074F">
        <w:t xml:space="preserve">must </w:t>
      </w:r>
      <w:r w:rsidRPr="0062074F">
        <w:t xml:space="preserve">be used in order to produce the safest WLA values. </w:t>
      </w:r>
    </w:p>
    <w:p w14:paraId="006EB9EE" w14:textId="77777777" w:rsidR="001374ED" w:rsidRPr="0062074F" w:rsidRDefault="001374ED" w:rsidP="005309B6">
      <w:pPr>
        <w:spacing w:after="120" w:line="240" w:lineRule="auto"/>
      </w:pPr>
      <w:r w:rsidRPr="0062074F">
        <w:t>Format of the permanent indication is as below:</w:t>
      </w:r>
    </w:p>
    <w:p w14:paraId="32DF8B25" w14:textId="77777777" w:rsidR="001374ED" w:rsidRPr="0062074F" w:rsidRDefault="001374ED" w:rsidP="00D024C6">
      <w:pPr>
        <w:spacing w:after="120" w:line="240" w:lineRule="auto"/>
        <w:ind w:left="426"/>
        <w:rPr>
          <w:b/>
          <w:bCs/>
          <w:color w:val="0070C0"/>
        </w:rPr>
      </w:pPr>
      <w:bookmarkStart w:id="2709" w:name="_Hlk88578384"/>
      <w:r w:rsidRPr="0062074F">
        <w:rPr>
          <w:b/>
          <w:bCs/>
          <w:color w:val="0070C0"/>
        </w:rPr>
        <w:t>WLA from 12:34 08 Nov 2021 to 14:56 08 Nov 2021</w:t>
      </w:r>
    </w:p>
    <w:p w14:paraId="04191239" w14:textId="77777777" w:rsidR="00D024C6" w:rsidRPr="0062074F" w:rsidRDefault="00D024C6" w:rsidP="00D024C6">
      <w:pPr>
        <w:spacing w:after="120" w:line="240" w:lineRule="auto"/>
        <w:rPr>
          <w:bCs/>
        </w:rPr>
      </w:pPr>
    </w:p>
    <w:p w14:paraId="337E26B9" w14:textId="4A335AE3" w:rsidR="006D7DB6" w:rsidRPr="0062074F" w:rsidRDefault="006D7DB6">
      <w:pPr>
        <w:pStyle w:val="berschrift1"/>
        <w:numPr>
          <w:ilvl w:val="1"/>
          <w:numId w:val="104"/>
        </w:numPr>
      </w:pPr>
      <w:bookmarkStart w:id="2710" w:name="_Toc226035160"/>
      <w:bookmarkStart w:id="2711" w:name="_Toc88852891"/>
      <w:bookmarkStart w:id="2712" w:name="_Toc98339999"/>
      <w:bookmarkStart w:id="2713" w:name="_Toc98340375"/>
      <w:bookmarkEnd w:id="2709"/>
      <w:r w:rsidRPr="0062074F">
        <w:t xml:space="preserve">Implementation of WLA Option </w:t>
      </w:r>
      <w:r w:rsidR="005C3EE9" w:rsidRPr="0062074F">
        <w:t>3</w:t>
      </w:r>
      <w:r w:rsidRPr="0062074F">
        <w:t xml:space="preserve"> – linking of WLA to a defined route with planned waypoints and times</w:t>
      </w:r>
      <w:bookmarkEnd w:id="2710"/>
    </w:p>
    <w:bookmarkEnd w:id="2711"/>
    <w:bookmarkEnd w:id="2712"/>
    <w:bookmarkEnd w:id="2713"/>
    <w:p w14:paraId="25EB193C" w14:textId="466CBFF4" w:rsidR="00297DA6" w:rsidRPr="0062074F" w:rsidRDefault="001374ED" w:rsidP="00D024C6">
      <w:pPr>
        <w:spacing w:after="120" w:line="240" w:lineRule="auto"/>
        <w:jc w:val="both"/>
      </w:pPr>
      <w:r w:rsidRPr="0062074F">
        <w:t xml:space="preserve">When WLA is based on a route then the limit of check area around the route is set by the user as specified by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11.3.</w:t>
      </w:r>
      <w:r w:rsidR="005C3EE9" w:rsidRPr="0062074F">
        <w:t>7</w:t>
      </w:r>
      <w:r w:rsidRPr="0062074F">
        <w:t>.</w:t>
      </w:r>
    </w:p>
    <w:p w14:paraId="2405A804" w14:textId="34112F7B" w:rsidR="00297DA6" w:rsidRPr="0062074F" w:rsidRDefault="00297DA6" w:rsidP="00D024C6">
      <w:pPr>
        <w:spacing w:after="120" w:line="240" w:lineRule="auto"/>
        <w:jc w:val="both"/>
      </w:pPr>
      <w:r w:rsidRPr="0062074F">
        <w:t xml:space="preserve">The same user-specified distance </w:t>
      </w:r>
      <w:r w:rsidR="00BE7834" w:rsidRPr="0062074F">
        <w:t xml:space="preserve">must </w:t>
      </w:r>
      <w:r w:rsidRPr="0062074F">
        <w:t>be used for the check of safety contour, prohibited areas, geographic areas for which special conditions exist and navigational hazards and equivalent requirements when route monitoring</w:t>
      </w:r>
      <w:r w:rsidR="007435CC">
        <w:t>.</w:t>
      </w:r>
    </w:p>
    <w:p w14:paraId="5B4F222F" w14:textId="4B78E805" w:rsidR="001374ED" w:rsidRPr="0062074F" w:rsidRDefault="001374ED" w:rsidP="00D024C6">
      <w:pPr>
        <w:spacing w:after="120" w:line="240" w:lineRule="auto"/>
        <w:jc w:val="both"/>
      </w:pPr>
      <w:r w:rsidRPr="0062074F">
        <w:t xml:space="preserve">The WLA is processed within this check area. The boundary of the area of the display where WLA has been carried out </w:t>
      </w:r>
      <w:r w:rsidR="00B15F52" w:rsidRPr="0062074F">
        <w:t xml:space="preserve">must </w:t>
      </w:r>
      <w:r w:rsidRPr="0062074F">
        <w:t>be displayed</w:t>
      </w:r>
      <w:r w:rsidR="00503BA8" w:rsidRPr="0062074F">
        <w:t xml:space="preserve"> (as shown in figure D-2.16)</w:t>
      </w:r>
      <w:r w:rsidRPr="0062074F">
        <w:t>. In the process description this distance is referred to as ‘a’</w:t>
      </w:r>
      <w:r w:rsidR="00D024C6" w:rsidRPr="0062074F">
        <w:t>.</w:t>
      </w:r>
    </w:p>
    <w:p w14:paraId="05DF4164" w14:textId="77777777" w:rsidR="001374ED" w:rsidRPr="0062074F" w:rsidRDefault="001374ED" w:rsidP="00D024C6">
      <w:pPr>
        <w:spacing w:after="120" w:line="240" w:lineRule="auto"/>
        <w:jc w:val="both"/>
      </w:pPr>
      <w:r w:rsidRPr="0062074F">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62074F" w:rsidRDefault="001374ED" w:rsidP="00D024C6">
      <w:pPr>
        <w:spacing w:after="120" w:line="240" w:lineRule="auto"/>
        <w:jc w:val="both"/>
      </w:pPr>
      <w:r w:rsidRPr="0062074F">
        <w:lastRenderedPageBreak/>
        <w:t>For a Planned route the datetime period applied for the WLA process is based on the schedule of the planned route itself.</w:t>
      </w:r>
    </w:p>
    <w:p w14:paraId="7D395AFD" w14:textId="70A008E1" w:rsidR="001374ED" w:rsidRPr="0062074F" w:rsidRDefault="001374ED" w:rsidP="00D024C6">
      <w:pPr>
        <w:spacing w:after="60" w:line="240" w:lineRule="auto"/>
        <w:jc w:val="both"/>
      </w:pPr>
      <w:r w:rsidRPr="0062074F">
        <w:t>For a Monitored route the datetime period applied for the WLA process is user selectable either</w:t>
      </w:r>
      <w:r w:rsidR="00D024C6" w:rsidRPr="0062074F">
        <w:t>:</w:t>
      </w:r>
    </w:p>
    <w:p w14:paraId="1C649CDD" w14:textId="69FFDD8B" w:rsidR="001374ED" w:rsidRPr="0062074F" w:rsidRDefault="00D024C6">
      <w:pPr>
        <w:pStyle w:val="Listenabsatz"/>
        <w:numPr>
          <w:ilvl w:val="0"/>
          <w:numId w:val="57"/>
        </w:numPr>
        <w:spacing w:after="60" w:line="240" w:lineRule="auto"/>
        <w:jc w:val="both"/>
      </w:pPr>
      <w:r w:rsidRPr="0062074F">
        <w:t>B</w:t>
      </w:r>
      <w:r w:rsidR="001374ED" w:rsidRPr="0062074F">
        <w:t>ased on the planned schedule of the monitored route itself; or</w:t>
      </w:r>
    </w:p>
    <w:p w14:paraId="0FEFABC7" w14:textId="3695ED67" w:rsidR="00297DA6" w:rsidRPr="0062074F" w:rsidRDefault="00D024C6">
      <w:pPr>
        <w:pStyle w:val="Listenabsatz"/>
        <w:numPr>
          <w:ilvl w:val="0"/>
          <w:numId w:val="57"/>
        </w:numPr>
        <w:spacing w:after="120" w:line="240" w:lineRule="auto"/>
        <w:jc w:val="both"/>
      </w:pPr>
      <w:r w:rsidRPr="0062074F">
        <w:t>B</w:t>
      </w:r>
      <w:r w:rsidR="001374ED" w:rsidRPr="0062074F">
        <w:t>ased on the monitored route adjusted for the current own ship position.</w:t>
      </w:r>
    </w:p>
    <w:p w14:paraId="312855A2" w14:textId="77777777" w:rsidR="00297DA6" w:rsidRPr="0062074F" w:rsidRDefault="00297DA6" w:rsidP="00297DA6">
      <w:pPr>
        <w:spacing w:after="120" w:line="240" w:lineRule="auto"/>
        <w:jc w:val="both"/>
      </w:pPr>
    </w:p>
    <w:p w14:paraId="6D9251F7" w14:textId="203144BB" w:rsidR="00297DA6" w:rsidRPr="0062074F" w:rsidRDefault="00297DA6" w:rsidP="0043278E">
      <w:pPr>
        <w:spacing w:after="120" w:line="240" w:lineRule="auto"/>
        <w:jc w:val="both"/>
      </w:pPr>
      <w:r w:rsidRPr="0062074F">
        <w:t xml:space="preserve">When WLA is based on the planned schedule and own ship is not keeping to schedule a Caution </w:t>
      </w:r>
      <w:r w:rsidR="00B15F52" w:rsidRPr="0062074F">
        <w:t>must</w:t>
      </w:r>
      <w:r w:rsidRPr="0062074F">
        <w:t xml:space="preserve"> be raised to indicate the water level being experienced may be different to that being applied by the ECDIS</w:t>
      </w:r>
      <w:r w:rsidR="00714B6A">
        <w:t>.</w:t>
      </w:r>
    </w:p>
    <w:p w14:paraId="417A8B6C" w14:textId="77777777" w:rsidR="001374ED" w:rsidRPr="0062074F" w:rsidRDefault="001374ED" w:rsidP="00D024C6">
      <w:pPr>
        <w:spacing w:after="60" w:line="240" w:lineRule="auto"/>
        <w:jc w:val="both"/>
      </w:pPr>
      <w:r w:rsidRPr="0062074F">
        <w:t>The region of WLA is restricted to a distinguishable bordered polygon around the route. The process works as follows:</w:t>
      </w:r>
    </w:p>
    <w:p w14:paraId="15437C16" w14:textId="01F04852" w:rsidR="001374ED" w:rsidRPr="0062074F" w:rsidRDefault="001374ED">
      <w:pPr>
        <w:pStyle w:val="Listenabsatz"/>
        <w:numPr>
          <w:ilvl w:val="0"/>
          <w:numId w:val="52"/>
        </w:numPr>
        <w:spacing w:after="120" w:line="240" w:lineRule="auto"/>
        <w:jc w:val="both"/>
      </w:pPr>
      <w:r w:rsidRPr="0062074F">
        <w:t>For each section of the route a series of estimated time markers is defined along the route at times t</w:t>
      </w:r>
      <w:r w:rsidRPr="0062074F">
        <w:rPr>
          <w:vertAlign w:val="subscript"/>
        </w:rPr>
        <w:t xml:space="preserve">0 </w:t>
      </w:r>
      <w:r w:rsidRPr="0062074F">
        <w:t>– t</w:t>
      </w:r>
      <w:r w:rsidRPr="0062074F">
        <w:rPr>
          <w:vertAlign w:val="subscript"/>
        </w:rPr>
        <w:t>n</w:t>
      </w:r>
      <w:r w:rsidRPr="0062074F">
        <w:t xml:space="preserve">. The diagram also shows the “limit of check area” as specified by IMO </w:t>
      </w:r>
      <w:r w:rsidR="008303AC" w:rsidRPr="0062074F">
        <w:rPr>
          <w:lang w:eastAsia="en-GB"/>
        </w:rPr>
        <w:t>MSC.530(106)</w:t>
      </w:r>
      <w:r w:rsidR="008303AC" w:rsidRPr="00520800">
        <w:rPr>
          <w:lang w:eastAsia="en-GB"/>
        </w:rPr>
        <w:t>/</w:t>
      </w:r>
      <w:r w:rsidR="008303AC" w:rsidRPr="008303AC">
        <w:rPr>
          <w:lang w:eastAsia="en-GB"/>
        </w:rPr>
        <w:t>Rev.1</w:t>
      </w:r>
      <w:r w:rsidR="008303AC">
        <w:rPr>
          <w:lang w:eastAsia="en-GB"/>
        </w:rPr>
        <w:t xml:space="preserve"> </w:t>
      </w:r>
      <w:r w:rsidRPr="0062074F">
        <w:t>11.3.</w:t>
      </w:r>
      <w:r w:rsidR="00DE16E0" w:rsidRPr="0062074F">
        <w:t>7</w:t>
      </w:r>
      <w:r w:rsidRPr="0062074F">
        <w:t xml:space="preserve">. Each time marker is delimited before and after by the time +/- half the user selected </w:t>
      </w:r>
      <w:proofErr w:type="spellStart"/>
      <w:r w:rsidRPr="0062074F">
        <w:t>t</w:t>
      </w:r>
      <w:r w:rsidRPr="0062074F">
        <w:rPr>
          <w:vertAlign w:val="subscript"/>
        </w:rPr>
        <w:t>u</w:t>
      </w:r>
      <w:proofErr w:type="spellEnd"/>
      <w:r w:rsidRPr="0062074F">
        <w:t xml:space="preserve"> interval so the rectangle in the diagram represents the extent of time t</w:t>
      </w:r>
      <w:r w:rsidRPr="0062074F">
        <w:rPr>
          <w:vertAlign w:val="subscript"/>
        </w:rPr>
        <w:t xml:space="preserve">1 </w:t>
      </w:r>
      <w:r w:rsidRPr="0062074F">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rPr>
            <w:rFonts w:ascii="Cambria Math" w:hAnsi="Cambria Math"/>
          </w:rPr>
          <m:t xml:space="preserve"> </m:t>
        </m:r>
      </m:oMath>
      <w:r w:rsidRPr="0062074F">
        <w:t xml:space="preserve">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This is the WLA adjustment polygon</w:t>
      </w:r>
      <w:r w:rsidR="00503BA8" w:rsidRPr="0062074F">
        <w:t xml:space="preserve"> (shown in red)</w:t>
      </w:r>
      <w:r w:rsidRPr="0062074F">
        <w:t xml:space="preserve"> corresponding to time t</w:t>
      </w:r>
      <w:r w:rsidRPr="0062074F">
        <w:rPr>
          <w:vertAlign w:val="subscript"/>
        </w:rPr>
        <w:t>1</w:t>
      </w:r>
      <w:r w:rsidR="00C957AB" w:rsidRPr="0062074F">
        <w:t>:</w:t>
      </w:r>
    </w:p>
    <w:p w14:paraId="58FC2744" w14:textId="77777777" w:rsidR="001374ED" w:rsidRPr="0062074F" w:rsidRDefault="001374ED" w:rsidP="004E61EE">
      <w:pPr>
        <w:spacing w:line="240" w:lineRule="auto"/>
        <w:jc w:val="center"/>
      </w:pPr>
      <w:r w:rsidRPr="0062074F">
        <w:rPr>
          <w:noProof/>
          <w:lang w:eastAsia="fr-FR"/>
        </w:rPr>
        <w:drawing>
          <wp:inline distT="0" distB="0" distL="0" distR="0" wp14:anchorId="4628901B" wp14:editId="7D34D862">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62074F" w:rsidRDefault="001374ED" w:rsidP="00D024C6">
      <w:pPr>
        <w:pStyle w:val="Beschriftung"/>
        <w:spacing w:after="120" w:line="240" w:lineRule="auto"/>
        <w:jc w:val="center"/>
      </w:pPr>
      <w:r w:rsidRPr="0062074F">
        <w:t xml:space="preserve">Figure </w:t>
      </w:r>
      <w:r w:rsidR="00E058BE" w:rsidRPr="0062074F">
        <w:t>D-2</w:t>
      </w:r>
      <w:r w:rsidR="0050181D" w:rsidRPr="0062074F">
        <w:t>-</w:t>
      </w:r>
      <w:r w:rsidRPr="0062074F">
        <w:t>11</w:t>
      </w:r>
      <w:r w:rsidR="00D024C6" w:rsidRPr="0062074F">
        <w:t xml:space="preserve"> -</w:t>
      </w:r>
      <w:r w:rsidR="00B9341D" w:rsidRPr="0062074F">
        <w:t xml:space="preserve"> WLA adjustment polygon</w:t>
      </w:r>
    </w:p>
    <w:p w14:paraId="7EC49B86" w14:textId="77777777" w:rsidR="001374ED" w:rsidRPr="0062074F" w:rsidRDefault="001374ED">
      <w:pPr>
        <w:pStyle w:val="Listenabsatz"/>
        <w:numPr>
          <w:ilvl w:val="0"/>
          <w:numId w:val="52"/>
        </w:numPr>
        <w:spacing w:after="60" w:line="240" w:lineRule="auto"/>
        <w:ind w:left="714" w:hanging="357"/>
        <w:jc w:val="both"/>
      </w:pPr>
      <w:r w:rsidRPr="0062074F">
        <w:t xml:space="preserve">Where the route follows a curved </w:t>
      </w:r>
      <w:proofErr w:type="gramStart"/>
      <w:r w:rsidRPr="0062074F">
        <w:t>section</w:t>
      </w:r>
      <w:proofErr w:type="gramEnd"/>
      <w:r w:rsidRPr="0062074F">
        <w:t xml:space="preserve"> the polygon formed is not a rectangle but an area defined by the user selected limit as shown by areas a and b:</w:t>
      </w:r>
    </w:p>
    <w:p w14:paraId="578F702B" w14:textId="77777777" w:rsidR="001374ED" w:rsidRPr="0062074F" w:rsidRDefault="001374ED" w:rsidP="004E61EE">
      <w:pPr>
        <w:pStyle w:val="Listenabsatz"/>
        <w:spacing w:line="240" w:lineRule="auto"/>
      </w:pPr>
    </w:p>
    <w:p w14:paraId="34CF11A4" w14:textId="77777777" w:rsidR="001374ED" w:rsidRPr="0062074F" w:rsidRDefault="001374ED" w:rsidP="004E61EE">
      <w:pPr>
        <w:pStyle w:val="Listenabsatz"/>
        <w:spacing w:line="240" w:lineRule="auto"/>
        <w:jc w:val="center"/>
      </w:pPr>
      <w:r w:rsidRPr="0062074F">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62074F" w:rsidRDefault="001374ED" w:rsidP="00C957AB">
      <w:pPr>
        <w:pStyle w:val="Beschriftung"/>
        <w:spacing w:after="120" w:line="240" w:lineRule="auto"/>
        <w:jc w:val="center"/>
      </w:pPr>
      <w:r w:rsidRPr="0062074F">
        <w:t xml:space="preserve">Figure </w:t>
      </w:r>
      <w:r w:rsidR="00E058BE" w:rsidRPr="0062074F">
        <w:t>D-2</w:t>
      </w:r>
      <w:r w:rsidR="0050181D" w:rsidRPr="0062074F">
        <w:t>-</w:t>
      </w:r>
      <w:r w:rsidRPr="0062074F">
        <w:t>12</w:t>
      </w:r>
      <w:r w:rsidR="00C957AB" w:rsidRPr="0062074F">
        <w:t xml:space="preserve"> -</w:t>
      </w:r>
      <w:r w:rsidR="00B9341D" w:rsidRPr="0062074F">
        <w:t xml:space="preserve"> WLA adjustment polygon along curved section</w:t>
      </w:r>
    </w:p>
    <w:p w14:paraId="08728A2A" w14:textId="74809D5D" w:rsidR="001374ED" w:rsidRPr="0062074F" w:rsidRDefault="001374ED">
      <w:pPr>
        <w:pStyle w:val="Listenabsatz"/>
        <w:numPr>
          <w:ilvl w:val="0"/>
          <w:numId w:val="52"/>
        </w:numPr>
        <w:spacing w:after="120" w:line="240" w:lineRule="auto"/>
        <w:ind w:left="714" w:hanging="357"/>
        <w:jc w:val="both"/>
      </w:pPr>
      <w:r w:rsidRPr="0062074F">
        <w:t xml:space="preserve">The individual S-102 points (blue dots in </w:t>
      </w:r>
      <w:r w:rsidR="00C957AB" w:rsidRPr="0062074F">
        <w:t xml:space="preserve">Figure </w:t>
      </w:r>
      <w:r w:rsidR="00E058BE" w:rsidRPr="0062074F">
        <w:t>D-2</w:t>
      </w:r>
      <w:r w:rsidR="00C957AB" w:rsidRPr="0062074F">
        <w:t>-13</w:t>
      </w:r>
      <w:r w:rsidRPr="0062074F">
        <w:t xml:space="preserve"> below) are assigned rectangular extents. For each WLA adjustment rectangle corresponding to each </w:t>
      </w:r>
      <w:proofErr w:type="spellStart"/>
      <w:r w:rsidRPr="0062074F">
        <w:t>t</w:t>
      </w:r>
      <w:r w:rsidRPr="0062074F">
        <w:rPr>
          <w:vertAlign w:val="subscript"/>
        </w:rPr>
        <w:t>i</w:t>
      </w:r>
      <w:proofErr w:type="spellEnd"/>
      <w:r w:rsidRPr="0062074F">
        <w:t xml:space="preserve"> the S-102 extents which spatially </w:t>
      </w:r>
      <w:r w:rsidRPr="0062074F">
        <w:lastRenderedPageBreak/>
        <w:t xml:space="preserve">intersect are selected. A full example is shown in </w:t>
      </w:r>
      <w:r w:rsidR="00C957AB" w:rsidRPr="0062074F">
        <w:t xml:space="preserve">Figure </w:t>
      </w:r>
      <w:r w:rsidR="00E058BE" w:rsidRPr="0062074F">
        <w:t>D-2</w:t>
      </w:r>
      <w:r w:rsidR="00C957AB" w:rsidRPr="0062074F">
        <w:t>-13</w:t>
      </w:r>
      <w:r w:rsidRPr="0062074F">
        <w:t xml:space="preserve"> for one of the WLA polygons</w:t>
      </w:r>
      <w:r w:rsidR="00503BA8" w:rsidRPr="0062074F">
        <w:t xml:space="preserve"> (shown in red)</w:t>
      </w:r>
      <w:r w:rsidRPr="0062074F">
        <w:t>.</w:t>
      </w:r>
    </w:p>
    <w:p w14:paraId="2D2B10ED" w14:textId="77777777" w:rsidR="001374ED" w:rsidRPr="0062074F" w:rsidRDefault="001374ED" w:rsidP="004E61EE">
      <w:pPr>
        <w:spacing w:line="240" w:lineRule="auto"/>
        <w:jc w:val="center"/>
      </w:pPr>
      <w:r w:rsidRPr="0062074F">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62074F" w:rsidRDefault="001374ED" w:rsidP="00C957AB">
      <w:pPr>
        <w:pStyle w:val="Beschriftung"/>
        <w:spacing w:after="120" w:line="240" w:lineRule="auto"/>
        <w:jc w:val="center"/>
      </w:pPr>
      <w:r w:rsidRPr="0062074F">
        <w:t xml:space="preserve">Figure </w:t>
      </w:r>
      <w:r w:rsidR="00E058BE" w:rsidRPr="0062074F">
        <w:t>D-2</w:t>
      </w:r>
      <w:r w:rsidR="0050181D" w:rsidRPr="0062074F">
        <w:t>-</w:t>
      </w:r>
      <w:r w:rsidRPr="0062074F">
        <w:t>13</w:t>
      </w:r>
      <w:r w:rsidR="00C957AB" w:rsidRPr="0062074F">
        <w:t xml:space="preserve"> -</w:t>
      </w:r>
      <w:r w:rsidR="00B548CC" w:rsidRPr="0062074F">
        <w:t xml:space="preserve"> Grid cell selection</w:t>
      </w:r>
    </w:p>
    <w:p w14:paraId="5816C58D" w14:textId="48AF543A" w:rsidR="001374ED" w:rsidRPr="0062074F" w:rsidRDefault="001374ED">
      <w:pPr>
        <w:pStyle w:val="Listenabsatz"/>
        <w:numPr>
          <w:ilvl w:val="0"/>
          <w:numId w:val="52"/>
        </w:numPr>
        <w:spacing w:after="60" w:line="240" w:lineRule="auto"/>
        <w:contextualSpacing/>
        <w:jc w:val="both"/>
      </w:pPr>
      <w:r w:rsidRPr="0062074F">
        <w:t xml:space="preserve">For each S-102 point whose extent intersects the WLA adjustment </w:t>
      </w:r>
      <w:r w:rsidR="006F4AAD" w:rsidRPr="0062074F">
        <w:t xml:space="preserve">polygon </w:t>
      </w:r>
      <w:r w:rsidRPr="0062074F">
        <w:t>the Water level is adjusted using a similar process to Option 1. The S-104 value used for adjustment is the shoalest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3168FA">
        <w:t>.</w:t>
      </w:r>
      <w:r w:rsidRPr="0062074F">
        <w:t xml:space="preserve"> In </w:t>
      </w:r>
      <w:r w:rsidR="00C957AB" w:rsidRPr="0062074F">
        <w:t>F</w:t>
      </w:r>
      <w:r w:rsidRPr="0062074F">
        <w:t xml:space="preserve">igure </w:t>
      </w:r>
      <w:r w:rsidR="00503BA8" w:rsidRPr="0062074F">
        <w:t>D-2</w:t>
      </w:r>
      <w:r w:rsidR="0050181D" w:rsidRPr="0062074F">
        <w:t>-</w:t>
      </w:r>
      <w:r w:rsidRPr="0062074F">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3C1749">
        <w:t xml:space="preserve"> </w:t>
      </w:r>
      <w:r w:rsidRPr="0062074F">
        <w:t>for calculation of t</w:t>
      </w:r>
      <w:r w:rsidRPr="0062074F">
        <w:rPr>
          <w:vertAlign w:val="subscript"/>
        </w:rPr>
        <w:t>1</w:t>
      </w:r>
      <w:r w:rsidRPr="0062074F">
        <w:t xml:space="preserve">. S-102 point </w:t>
      </w:r>
      <m:oMath>
        <m:r>
          <w:rPr>
            <w:rFonts w:ascii="Cambria Math" w:hAnsi="Cambria Math"/>
            <w:sz w:val="24"/>
            <w:szCs w:val="24"/>
          </w:rPr>
          <m:t>x</m:t>
        </m:r>
      </m:oMath>
      <w:r w:rsidRPr="0062074F">
        <w:rPr>
          <w:rFonts w:eastAsiaTheme="minorEastAsia"/>
          <w:sz w:val="24"/>
          <w:szCs w:val="24"/>
        </w:rPr>
        <w:t xml:space="preserve"> </w:t>
      </w:r>
      <w:r w:rsidRPr="0062074F">
        <w:t xml:space="preserve">is adjusted using values drawn from S-104 points </w:t>
      </w:r>
      <w:r w:rsidRPr="0062074F">
        <w:rPr>
          <w:b/>
          <w:bCs/>
          <w:i/>
          <w:iCs/>
        </w:rPr>
        <w:t>a</w:t>
      </w:r>
      <w:r w:rsidRPr="0062074F">
        <w:t xml:space="preserve"> and </w:t>
      </w:r>
      <w:r w:rsidRPr="0062074F">
        <w:rPr>
          <w:b/>
          <w:bCs/>
          <w:i/>
          <w:iCs/>
        </w:rPr>
        <w:t>b</w:t>
      </w:r>
      <w:r w:rsidRPr="0062074F">
        <w:t xml:space="preserve"> (because its extent intersects the extents of </w:t>
      </w:r>
      <w:r w:rsidR="006F4AAD" w:rsidRPr="0062074F">
        <w:t xml:space="preserve">points </w:t>
      </w:r>
      <w:r w:rsidRPr="0062074F">
        <w:rPr>
          <w:b/>
          <w:bCs/>
          <w:i/>
          <w:iCs/>
        </w:rPr>
        <w:t xml:space="preserve">a </w:t>
      </w:r>
      <w:r w:rsidRPr="0062074F">
        <w:t xml:space="preserve">and </w:t>
      </w:r>
      <w:r w:rsidRPr="0062074F">
        <w:rPr>
          <w:b/>
          <w:bCs/>
          <w:i/>
          <w:iCs/>
        </w:rPr>
        <w:t>b</w:t>
      </w:r>
      <w:r w:rsidRPr="0062074F">
        <w:t>) and S-</w:t>
      </w:r>
      <w:proofErr w:type="gramStart"/>
      <w:r w:rsidRPr="0062074F">
        <w:t>102 point</w:t>
      </w:r>
      <w:proofErr w:type="gramEnd"/>
      <w:r w:rsidRPr="0062074F">
        <w:t xml:space="preserve"> y is only adjusted with values from S-104 point </w:t>
      </w:r>
      <w:r w:rsidRPr="0062074F">
        <w:rPr>
          <w:b/>
          <w:bCs/>
          <w:i/>
          <w:iCs/>
        </w:rPr>
        <w:t>b</w:t>
      </w:r>
      <w:r w:rsidRPr="0062074F">
        <w:t>.</w:t>
      </w:r>
    </w:p>
    <w:p w14:paraId="79A42952" w14:textId="77777777" w:rsidR="001374ED" w:rsidRPr="0062074F" w:rsidRDefault="001374ED" w:rsidP="004E61EE">
      <w:pPr>
        <w:pStyle w:val="Listenabsatz"/>
        <w:keepNext/>
        <w:spacing w:line="240" w:lineRule="auto"/>
        <w:jc w:val="center"/>
      </w:pPr>
    </w:p>
    <w:p w14:paraId="29D22DCB" w14:textId="093F0A1E" w:rsidR="001374ED" w:rsidRPr="0062074F" w:rsidRDefault="00A721D5" w:rsidP="004E61EE">
      <w:pPr>
        <w:pStyle w:val="Listenabsatz"/>
        <w:keepNext/>
        <w:spacing w:line="240" w:lineRule="auto"/>
        <w:jc w:val="center"/>
      </w:pPr>
      <w:r>
        <w:rPr>
          <w:noProof/>
        </w:rPr>
        <w:drawing>
          <wp:inline distT="0" distB="0" distL="0" distR="0" wp14:anchorId="12368F70" wp14:editId="14916542">
            <wp:extent cx="4773168" cy="3116055"/>
            <wp:effectExtent l="0" t="0" r="8890" b="8255"/>
            <wp:docPr id="11542229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790510" cy="3127376"/>
                    </a:xfrm>
                    <a:prstGeom prst="rect">
                      <a:avLst/>
                    </a:prstGeom>
                    <a:noFill/>
                  </pic:spPr>
                </pic:pic>
              </a:graphicData>
            </a:graphic>
          </wp:inline>
        </w:drawing>
      </w:r>
    </w:p>
    <w:p w14:paraId="7F339A16" w14:textId="3883635D" w:rsidR="001374ED" w:rsidRPr="0062074F" w:rsidRDefault="001374ED" w:rsidP="00C957AB">
      <w:pPr>
        <w:pStyle w:val="Beschriftung"/>
        <w:spacing w:after="120" w:line="240" w:lineRule="auto"/>
        <w:jc w:val="center"/>
      </w:pPr>
      <w:r w:rsidRPr="0062074F">
        <w:t xml:space="preserve">Figure </w:t>
      </w:r>
      <w:r w:rsidR="00E058BE" w:rsidRPr="0062074F">
        <w:t>D-2</w:t>
      </w:r>
      <w:r w:rsidR="0050181D" w:rsidRPr="0062074F">
        <w:t>-</w:t>
      </w:r>
      <w:r w:rsidRPr="0062074F">
        <w:t>14</w:t>
      </w:r>
      <w:r w:rsidR="00C957AB" w:rsidRPr="0062074F">
        <w:t xml:space="preserve"> -</w:t>
      </w:r>
      <w:r w:rsidR="00B548CC" w:rsidRPr="0062074F">
        <w:t xml:space="preserve"> </w:t>
      </w:r>
      <w:r w:rsidR="00B93390" w:rsidRPr="0062074F">
        <w:t>Selection of</w:t>
      </w:r>
      <w:r w:rsidR="00B548CC" w:rsidRPr="0062074F">
        <w:t xml:space="preserve"> S-104 data </w:t>
      </w:r>
    </w:p>
    <w:p w14:paraId="38D9FD5C" w14:textId="77777777" w:rsidR="001374ED" w:rsidRPr="0062074F" w:rsidRDefault="001374ED">
      <w:pPr>
        <w:pStyle w:val="Listenabsatz"/>
        <w:numPr>
          <w:ilvl w:val="0"/>
          <w:numId w:val="52"/>
        </w:numPr>
        <w:spacing w:after="60" w:line="240" w:lineRule="auto"/>
        <w:ind w:left="714" w:hanging="357"/>
        <w:jc w:val="both"/>
      </w:pPr>
      <w:r w:rsidRPr="0062074F">
        <w:t xml:space="preserve">Each of the S-102 points are assigned the adjusted water level equal to the S-102 value + the calculated (shoalest) S-104 value as defined in the previous step. </w:t>
      </w:r>
    </w:p>
    <w:p w14:paraId="1DD9782F" w14:textId="77777777" w:rsidR="001374ED" w:rsidRPr="0062074F" w:rsidRDefault="001374ED">
      <w:pPr>
        <w:pStyle w:val="Listenabsatz"/>
        <w:numPr>
          <w:ilvl w:val="0"/>
          <w:numId w:val="52"/>
        </w:numPr>
        <w:spacing w:after="60" w:line="240" w:lineRule="auto"/>
        <w:ind w:left="714" w:hanging="357"/>
        <w:jc w:val="both"/>
      </w:pPr>
      <w:r w:rsidRPr="0062074F">
        <w:t xml:space="preserve">Once the WLA polygon for time </w:t>
      </w:r>
      <w:proofErr w:type="spellStart"/>
      <w:r w:rsidRPr="0062074F">
        <w:t>t</w:t>
      </w:r>
      <w:r w:rsidRPr="0062074F">
        <w:rPr>
          <w:vertAlign w:val="subscript"/>
        </w:rPr>
        <w:t>i</w:t>
      </w:r>
      <w:proofErr w:type="spellEnd"/>
      <w:r w:rsidRPr="0062074F">
        <w:t xml:space="preserve"> is processed the WLA polygon for time t</w:t>
      </w:r>
      <w:r w:rsidRPr="0062074F">
        <w:rPr>
          <w:vertAlign w:val="subscript"/>
        </w:rPr>
        <w:t>i+1</w:t>
      </w:r>
      <w:r w:rsidRPr="0062074F">
        <w:t xml:space="preserve"> is processed. </w:t>
      </w:r>
    </w:p>
    <w:p w14:paraId="3AE45AAC" w14:textId="5273DA98" w:rsidR="001374ED" w:rsidRPr="0062074F" w:rsidRDefault="001374ED">
      <w:pPr>
        <w:pStyle w:val="Listenabsatz"/>
        <w:numPr>
          <w:ilvl w:val="0"/>
          <w:numId w:val="52"/>
        </w:numPr>
        <w:spacing w:after="120" w:line="240" w:lineRule="auto"/>
        <w:jc w:val="both"/>
      </w:pPr>
      <w:r w:rsidRPr="0062074F">
        <w:t xml:space="preserve">S-102 points whose extents are intersected by the </w:t>
      </w:r>
      <w:r w:rsidRPr="0062074F">
        <w:rPr>
          <w:u w:val="single"/>
        </w:rPr>
        <w:t>both</w:t>
      </w:r>
      <w:r w:rsidRPr="0062074F">
        <w:t xml:space="preserve"> the WLA polygon for </w:t>
      </w:r>
      <w:proofErr w:type="spellStart"/>
      <w:r w:rsidRPr="0062074F">
        <w:t>t</w:t>
      </w:r>
      <w:r w:rsidRPr="0062074F">
        <w:rPr>
          <w:vertAlign w:val="subscript"/>
        </w:rPr>
        <w:t>i</w:t>
      </w:r>
      <w:proofErr w:type="spellEnd"/>
      <w:r w:rsidRPr="0062074F">
        <w:t xml:space="preserve"> and t</w:t>
      </w:r>
      <w:r w:rsidRPr="0062074F">
        <w:rPr>
          <w:vertAlign w:val="subscript"/>
        </w:rPr>
        <w:t>i+1</w:t>
      </w:r>
      <w:r w:rsidRPr="0062074F">
        <w:t xml:space="preserve"> are assigned the shoaler of the two values, that is the shoalest of the S-104 values between the two time periods</w:t>
      </w:r>
      <w:r w:rsidR="003C1749">
        <w:t xml:space="preserve"> </w:t>
      </w:r>
      <w:r w:rsidRPr="0062074F">
        <w:t>(</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B4713B" w:rsidRPr="0062074F">
        <w:t>.</w:t>
      </w:r>
    </w:p>
    <w:p w14:paraId="657749C8" w14:textId="2B1ABE9B" w:rsidR="001374ED" w:rsidRPr="0062074F" w:rsidRDefault="001374ED" w:rsidP="00C957AB">
      <w:pPr>
        <w:spacing w:after="120" w:line="240" w:lineRule="auto"/>
        <w:jc w:val="both"/>
      </w:pPr>
      <w:r w:rsidRPr="0062074F">
        <w:t xml:space="preserve">This completes the WLA process for </w:t>
      </w:r>
      <w:r w:rsidR="00503BA8" w:rsidRPr="0062074F">
        <w:t xml:space="preserve">(red) </w:t>
      </w:r>
      <w:r w:rsidRPr="0062074F">
        <w:t xml:space="preserve">polygon </w:t>
      </w:r>
      <w:proofErr w:type="spellStart"/>
      <w:r w:rsidRPr="0062074F">
        <w:t>t</w:t>
      </w:r>
      <w:r w:rsidRPr="0062074F">
        <w:rPr>
          <w:vertAlign w:val="subscript"/>
        </w:rPr>
        <w:t>i</w:t>
      </w:r>
      <w:proofErr w:type="spellEnd"/>
      <w:r w:rsidRPr="0062074F">
        <w:rPr>
          <w:vertAlign w:val="subscript"/>
        </w:rPr>
        <w:t xml:space="preserve"> </w:t>
      </w:r>
      <w:r w:rsidRPr="0062074F">
        <w:rPr>
          <w:vertAlign w:val="subscript"/>
        </w:rPr>
        <w:softHyphen/>
      </w:r>
      <w:r w:rsidRPr="0062074F">
        <w:t xml:space="preserve">. In </w:t>
      </w:r>
      <w:r w:rsidR="00B4713B" w:rsidRPr="0062074F">
        <w:t xml:space="preserve">Figure </w:t>
      </w:r>
      <w:r w:rsidR="00E058BE" w:rsidRPr="0062074F">
        <w:t>D-2</w:t>
      </w:r>
      <w:r w:rsidR="00B4713B" w:rsidRPr="0062074F">
        <w:t>-15 below</w:t>
      </w:r>
      <w:r w:rsidRPr="0062074F">
        <w:t xml:space="preserve"> the orange border shows S-102 points lying in WLA </w:t>
      </w:r>
      <w:r w:rsidR="006F4AAD" w:rsidRPr="0062074F">
        <w:t xml:space="preserve">polygons </w:t>
      </w:r>
      <w:r w:rsidRPr="0062074F">
        <w:t>t</w:t>
      </w:r>
      <w:r w:rsidRPr="0062074F">
        <w:rPr>
          <w:vertAlign w:val="subscript"/>
        </w:rPr>
        <w:t>1</w:t>
      </w:r>
      <w:r w:rsidRPr="0062074F">
        <w:t xml:space="preserve"> and t</w:t>
      </w:r>
      <w:r w:rsidRPr="0062074F">
        <w:rPr>
          <w:vertAlign w:val="subscript"/>
        </w:rPr>
        <w:t>2</w:t>
      </w:r>
      <w:r w:rsidRPr="0062074F">
        <w:t xml:space="preserve"> and which would be assigned the shoaler of the two S-104 values corresponding to the t</w:t>
      </w:r>
      <w:r w:rsidRPr="0062074F">
        <w:rPr>
          <w:vertAlign w:val="subscript"/>
        </w:rPr>
        <w:t>1</w:t>
      </w:r>
      <w:r w:rsidRPr="0062074F">
        <w:t xml:space="preserve"> and t</w:t>
      </w:r>
      <w:r w:rsidRPr="0062074F">
        <w:rPr>
          <w:vertAlign w:val="subscript"/>
        </w:rPr>
        <w:t>2</w:t>
      </w:r>
      <w:r w:rsidRPr="0062074F">
        <w:t xml:space="preserve"> WLA process.</w:t>
      </w:r>
    </w:p>
    <w:p w14:paraId="07DD4F83" w14:textId="77777777" w:rsidR="001374ED" w:rsidRPr="0062074F" w:rsidRDefault="001374ED" w:rsidP="004E61EE">
      <w:pPr>
        <w:spacing w:line="240" w:lineRule="auto"/>
        <w:jc w:val="center"/>
      </w:pPr>
      <w:r w:rsidRPr="0062074F">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62074F" w:rsidRDefault="001374ED" w:rsidP="00B4713B">
      <w:pPr>
        <w:pStyle w:val="Beschriftung"/>
        <w:spacing w:after="120" w:line="240" w:lineRule="auto"/>
        <w:jc w:val="center"/>
      </w:pPr>
      <w:r w:rsidRPr="0062074F">
        <w:lastRenderedPageBreak/>
        <w:t xml:space="preserve">Figure </w:t>
      </w:r>
      <w:r w:rsidR="00E058BE" w:rsidRPr="0062074F">
        <w:t>D-2</w:t>
      </w:r>
      <w:r w:rsidR="0050181D" w:rsidRPr="0062074F">
        <w:t>-</w:t>
      </w:r>
      <w:r w:rsidRPr="0062074F">
        <w:t>15</w:t>
      </w:r>
      <w:r w:rsidR="00947796" w:rsidRPr="0062074F">
        <w:t>:</w:t>
      </w:r>
      <w:r w:rsidR="00B93390" w:rsidRPr="0062074F">
        <w:t xml:space="preserve"> Time-dependent adjustment of S-102 data with S-104 data</w:t>
      </w:r>
    </w:p>
    <w:p w14:paraId="411E0165" w14:textId="77777777" w:rsidR="001374ED" w:rsidRPr="0062074F" w:rsidRDefault="001374ED" w:rsidP="00B4713B">
      <w:pPr>
        <w:spacing w:after="120" w:line="240" w:lineRule="auto"/>
        <w:jc w:val="both"/>
      </w:pPr>
      <w:r w:rsidRPr="0062074F">
        <w:t xml:space="preserve">This process is extended to all </w:t>
      </w:r>
      <w:proofErr w:type="spellStart"/>
      <w:r w:rsidRPr="0062074F">
        <w:t>t</w:t>
      </w:r>
      <w:r w:rsidRPr="0062074F">
        <w:rPr>
          <w:vertAlign w:val="subscript"/>
        </w:rPr>
        <w:t>i</w:t>
      </w:r>
      <w:proofErr w:type="spellEnd"/>
      <w:r w:rsidRPr="0062074F">
        <w:t xml:space="preserve"> along the planned route. </w:t>
      </w:r>
    </w:p>
    <w:p w14:paraId="37285483" w14:textId="5D95786D" w:rsidR="001374ED" w:rsidRPr="0062074F" w:rsidRDefault="00B4713B" w:rsidP="00B4713B">
      <w:pPr>
        <w:spacing w:after="120" w:line="240" w:lineRule="auto"/>
        <w:jc w:val="both"/>
      </w:pPr>
      <w:r w:rsidRPr="0062074F">
        <w:t xml:space="preserve">Figure </w:t>
      </w:r>
      <w:r w:rsidR="00E058BE" w:rsidRPr="0062074F">
        <w:t>D-2</w:t>
      </w:r>
      <w:r w:rsidRPr="0062074F">
        <w:t xml:space="preserve">-16 </w:t>
      </w:r>
      <w:r w:rsidR="001374ED" w:rsidRPr="0062074F">
        <w:t xml:space="preserve">shows a </w:t>
      </w:r>
      <w:r w:rsidR="00302EEA" w:rsidRPr="0062074F">
        <w:t xml:space="preserve">boundary </w:t>
      </w:r>
      <w:r w:rsidR="001374ED" w:rsidRPr="0062074F">
        <w:t>line around all the WLA processed S-102 grid cells. This</w:t>
      </w:r>
      <w:r w:rsidR="00302EEA" w:rsidRPr="0062074F">
        <w:t xml:space="preserve"> </w:t>
      </w:r>
      <w:r w:rsidR="001374ED" w:rsidRPr="0062074F">
        <w:t xml:space="preserve">marks the boundary of the </w:t>
      </w:r>
      <w:r w:rsidR="009D5976" w:rsidRPr="0062074F">
        <w:t>Water Level Adjustment</w:t>
      </w:r>
      <w:r w:rsidR="001374ED" w:rsidRPr="0062074F">
        <w:t xml:space="preserve"> area and requires portrayal to inform the user which areas of the display are subject to WLA. </w:t>
      </w:r>
      <w:bookmarkStart w:id="2714" w:name="_Hlk88578439"/>
      <w:r w:rsidR="001374ED" w:rsidRPr="0062074F">
        <w:t>This area is surrounded by a distinguishable boundary line using colour token DEPWL</w:t>
      </w:r>
      <w:r w:rsidR="001374ED" w:rsidRPr="0062074F">
        <w:rPr>
          <w:rStyle w:val="Funotenzeichen"/>
          <w:noProof w:val="0"/>
          <w:sz w:val="20"/>
          <w:vertAlign w:val="superscript"/>
          <w:lang w:val="en-GB"/>
        </w:rPr>
        <w:footnoteReference w:id="9"/>
      </w:r>
      <w:r w:rsidRPr="0062074F">
        <w:t>).</w:t>
      </w:r>
    </w:p>
    <w:bookmarkEnd w:id="2714"/>
    <w:p w14:paraId="213EF0BF" w14:textId="77777777" w:rsidR="001374ED" w:rsidRPr="0062074F" w:rsidRDefault="001374ED" w:rsidP="004E61EE">
      <w:pPr>
        <w:spacing w:line="240" w:lineRule="auto"/>
        <w:jc w:val="center"/>
      </w:pPr>
      <w:r w:rsidRPr="0062074F">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62074F" w:rsidRDefault="001374ED" w:rsidP="00B4713B">
      <w:pPr>
        <w:pStyle w:val="Beschriftung"/>
        <w:spacing w:after="120" w:line="240" w:lineRule="auto"/>
        <w:jc w:val="center"/>
      </w:pPr>
      <w:r w:rsidRPr="0062074F">
        <w:t xml:space="preserve">Figure </w:t>
      </w:r>
      <w:r w:rsidR="00E058BE" w:rsidRPr="0062074F">
        <w:t>D-2</w:t>
      </w:r>
      <w:r w:rsidR="0050181D" w:rsidRPr="0062074F">
        <w:t>-</w:t>
      </w:r>
      <w:r w:rsidRPr="0062074F">
        <w:t>16</w:t>
      </w:r>
      <w:r w:rsidR="00B4713B" w:rsidRPr="0062074F">
        <w:t xml:space="preserve"> -</w:t>
      </w:r>
      <w:r w:rsidR="00B93390" w:rsidRPr="0062074F">
        <w:t xml:space="preserve"> Boundary of adjusted area</w:t>
      </w:r>
    </w:p>
    <w:p w14:paraId="3E083DAC" w14:textId="289EAE8E" w:rsidR="001374ED" w:rsidRPr="0062074F" w:rsidRDefault="00B4713B" w:rsidP="00B4713B">
      <w:pPr>
        <w:spacing w:after="120" w:line="240" w:lineRule="auto"/>
        <w:jc w:val="both"/>
      </w:pPr>
      <w:r w:rsidRPr="0062074F">
        <w:t xml:space="preserve">Figure </w:t>
      </w:r>
      <w:r w:rsidR="00E058BE" w:rsidRPr="0062074F">
        <w:t>D-2</w:t>
      </w:r>
      <w:r w:rsidRPr="0062074F">
        <w:t>-17 below</w:t>
      </w:r>
      <w:r w:rsidR="001374ED" w:rsidRPr="0062074F">
        <w:t xml:space="preserve"> shows how the rectangle is positioned in the middle of S-104 coverage area and at the edge of the S-104 coverage are.</w:t>
      </w:r>
    </w:p>
    <w:p w14:paraId="5D32C101" w14:textId="77777777" w:rsidR="001374ED" w:rsidRPr="0062074F" w:rsidRDefault="001374ED" w:rsidP="004E61EE">
      <w:pPr>
        <w:spacing w:line="240" w:lineRule="auto"/>
      </w:pPr>
      <w:r w:rsidRPr="0062074F">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72" r:link="rId73">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62074F" w:rsidRDefault="001374ED" w:rsidP="00B4713B">
      <w:pPr>
        <w:pStyle w:val="Beschriftung"/>
        <w:spacing w:after="120" w:line="240" w:lineRule="auto"/>
        <w:jc w:val="center"/>
      </w:pPr>
      <w:r w:rsidRPr="0062074F">
        <w:t xml:space="preserve">Figure </w:t>
      </w:r>
      <w:r w:rsidR="00E058BE" w:rsidRPr="0062074F">
        <w:t>D-2</w:t>
      </w:r>
      <w:r w:rsidR="0050181D" w:rsidRPr="0062074F">
        <w:t>-</w:t>
      </w:r>
      <w:r w:rsidRPr="0062074F">
        <w:t>17</w:t>
      </w:r>
      <w:r w:rsidR="00185432" w:rsidRPr="0062074F">
        <w:t xml:space="preserve"> -</w:t>
      </w:r>
      <w:r w:rsidR="00B93390" w:rsidRPr="0062074F">
        <w:t xml:space="preserve"> Positioning in interior and at edge</w:t>
      </w:r>
    </w:p>
    <w:p w14:paraId="04BBFC2F" w14:textId="77777777" w:rsidR="001374ED" w:rsidRPr="0062074F" w:rsidRDefault="001374ED" w:rsidP="00185432">
      <w:pPr>
        <w:spacing w:after="120" w:line="240" w:lineRule="auto"/>
        <w:jc w:val="both"/>
      </w:pPr>
      <w:r w:rsidRPr="0062074F">
        <w:lastRenderedPageBreak/>
        <w:t>Format of the permanent indication is as below:</w:t>
      </w:r>
    </w:p>
    <w:p w14:paraId="3AC63BDD" w14:textId="77777777" w:rsidR="001374ED" w:rsidRPr="0062074F" w:rsidRDefault="001374ED" w:rsidP="00185432">
      <w:pPr>
        <w:spacing w:after="120" w:line="240" w:lineRule="auto"/>
        <w:ind w:left="426"/>
        <w:jc w:val="both"/>
        <w:rPr>
          <w:b/>
          <w:bCs/>
          <w:color w:val="0070C0"/>
        </w:rPr>
      </w:pPr>
      <w:r w:rsidRPr="0062074F">
        <w:rPr>
          <w:b/>
          <w:bCs/>
          <w:color w:val="0070C0"/>
        </w:rPr>
        <w:t>WLA from 12:34 08 Nov 2021 to 14:56 08 Nov 2021</w:t>
      </w:r>
    </w:p>
    <w:p w14:paraId="61F36E3E" w14:textId="77777777" w:rsidR="001374ED" w:rsidRPr="0062074F" w:rsidRDefault="001374ED" w:rsidP="004E61EE">
      <w:pPr>
        <w:spacing w:line="240" w:lineRule="auto"/>
        <w:rPr>
          <w:rFonts w:eastAsiaTheme="majorEastAsia" w:cstheme="majorBidi"/>
          <w:b/>
          <w:szCs w:val="32"/>
        </w:rPr>
      </w:pPr>
      <w:r w:rsidRPr="0062074F">
        <w:br w:type="page"/>
      </w:r>
    </w:p>
    <w:p w14:paraId="7CBCFC54" w14:textId="0847B771" w:rsidR="00A4606D" w:rsidRPr="0062074F" w:rsidRDefault="00A4606D">
      <w:pPr>
        <w:pStyle w:val="berschrift1"/>
        <w:numPr>
          <w:ilvl w:val="0"/>
          <w:numId w:val="109"/>
        </w:numPr>
      </w:pPr>
      <w:bookmarkStart w:id="2715" w:name="_Toc226035161"/>
      <w:bookmarkStart w:id="2716" w:name="_Toc88852892"/>
      <w:bookmarkStart w:id="2717" w:name="_Toc98340000"/>
      <w:bookmarkStart w:id="2718" w:name="_Toc98340376"/>
      <w:r w:rsidRPr="0062074F">
        <w:lastRenderedPageBreak/>
        <w:t>Treatment of depth and water level related S-101 features</w:t>
      </w:r>
      <w:bookmarkEnd w:id="2715"/>
    </w:p>
    <w:p w14:paraId="7E05943F" w14:textId="31AEC40D" w:rsidR="00A4606D" w:rsidRPr="0062074F" w:rsidRDefault="00A4606D">
      <w:pPr>
        <w:pStyle w:val="berschrift2"/>
        <w:numPr>
          <w:ilvl w:val="1"/>
          <w:numId w:val="109"/>
        </w:numPr>
      </w:pPr>
      <w:bookmarkStart w:id="2719" w:name="_Toc226035162"/>
      <w:bookmarkStart w:id="2720" w:name="_Toc88852893"/>
      <w:bookmarkStart w:id="2721" w:name="_Toc98340001"/>
      <w:bookmarkStart w:id="2722" w:name="_Toc98340377"/>
      <w:bookmarkEnd w:id="2716"/>
      <w:bookmarkEnd w:id="2717"/>
      <w:bookmarkEnd w:id="2718"/>
      <w:r w:rsidRPr="0062074F">
        <w:t>Substitution and adjustment of depth values</w:t>
      </w:r>
      <w:bookmarkEnd w:id="2719"/>
    </w:p>
    <w:bookmarkEnd w:id="2720"/>
    <w:bookmarkEnd w:id="2721"/>
    <w:bookmarkEnd w:id="2722"/>
    <w:p w14:paraId="70394BF3" w14:textId="1E8BB228" w:rsidR="001374ED" w:rsidRPr="0062074F" w:rsidRDefault="001374ED" w:rsidP="00A4606D">
      <w:pPr>
        <w:spacing w:after="120" w:line="240" w:lineRule="auto"/>
        <w:jc w:val="both"/>
      </w:pPr>
      <w:r w:rsidRPr="0062074F">
        <w:t xml:space="preserve">In areas covered by only S-102, all depth values </w:t>
      </w:r>
      <w:r w:rsidR="004C7DC0" w:rsidRPr="0062074F">
        <w:t xml:space="preserve">must be </w:t>
      </w:r>
      <w:r w:rsidRPr="0062074F">
        <w:t xml:space="preserve">substituted for all ENC features which have depth attribution (that is, the attribute </w:t>
      </w:r>
      <w:proofErr w:type="spellStart"/>
      <w:r w:rsidRPr="0062074F">
        <w:rPr>
          <w:i/>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atalogue</w:t>
      </w:r>
      <w:r w:rsidR="00A75B77" w:rsidRPr="0062074F">
        <w:t xml:space="preserve"> and the z value of soundings</w:t>
      </w:r>
      <w:r w:rsidRPr="0062074F">
        <w:t>)</w:t>
      </w:r>
      <w:r w:rsidR="00730555" w:rsidRPr="0062074F">
        <w:t xml:space="preserve">, when viewed at a MSVS that is </w:t>
      </w:r>
      <w:r w:rsidR="00A75B77" w:rsidRPr="0062074F">
        <w:t>larger than or equal to the</w:t>
      </w:r>
      <w:r w:rsidR="00730555" w:rsidRPr="0062074F">
        <w:t xml:space="preserve"> </w:t>
      </w:r>
      <w:proofErr w:type="spellStart"/>
      <w:r w:rsidR="00730555" w:rsidRPr="00520800">
        <w:rPr>
          <w:i/>
          <w:iCs/>
        </w:rPr>
        <w:t>minimumDisplayScale</w:t>
      </w:r>
      <w:proofErr w:type="spellEnd"/>
      <w:r w:rsidR="00730555" w:rsidRPr="0062074F">
        <w:t xml:space="preserve"> of the overlapping S-102 dataset</w:t>
      </w:r>
    </w:p>
    <w:p w14:paraId="6123A19C" w14:textId="703E72A2" w:rsidR="001374ED" w:rsidRPr="0062074F" w:rsidRDefault="001374ED" w:rsidP="00A4606D">
      <w:pPr>
        <w:spacing w:after="120" w:line="240" w:lineRule="auto"/>
        <w:jc w:val="both"/>
      </w:pPr>
      <w:r w:rsidRPr="0062074F">
        <w:t xml:space="preserve">In areas where WLA is processed, all depth values </w:t>
      </w:r>
      <w:r w:rsidR="00A70044" w:rsidRPr="0062074F">
        <w:t xml:space="preserve">must </w:t>
      </w:r>
      <w:r w:rsidR="00730555" w:rsidRPr="0062074F">
        <w:t xml:space="preserve">also </w:t>
      </w:r>
      <w:r w:rsidR="00A70044" w:rsidRPr="0062074F">
        <w:t xml:space="preserve">be </w:t>
      </w:r>
      <w:r w:rsidRPr="0062074F">
        <w:t xml:space="preserve">adjusted for all ENC features which have depth attribution (that is, the attribute </w:t>
      </w:r>
      <w:proofErr w:type="spellStart"/>
      <w:r w:rsidRPr="00520800">
        <w:rPr>
          <w:i/>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 xml:space="preserve">atalogue). </w:t>
      </w:r>
    </w:p>
    <w:p w14:paraId="2D364902" w14:textId="77777777" w:rsidR="006D7DB6" w:rsidRPr="0062074F" w:rsidRDefault="006D7DB6" w:rsidP="00A4606D">
      <w:pPr>
        <w:spacing w:after="120" w:line="240" w:lineRule="auto"/>
        <w:jc w:val="both"/>
      </w:pPr>
    </w:p>
    <w:p w14:paraId="7FF0D0CA" w14:textId="51074BAF" w:rsidR="006D7DB6" w:rsidRPr="0062074F" w:rsidRDefault="006D7DB6">
      <w:pPr>
        <w:pStyle w:val="berschrift2"/>
        <w:numPr>
          <w:ilvl w:val="1"/>
          <w:numId w:val="109"/>
        </w:numPr>
      </w:pPr>
      <w:bookmarkStart w:id="2723" w:name="_Toc226035163"/>
      <w:r w:rsidRPr="0062074F">
        <w:t>Areas covered by S-102 only or by both S-102 and S-104</w:t>
      </w:r>
      <w:bookmarkEnd w:id="2723"/>
    </w:p>
    <w:p w14:paraId="0DDDBEAC" w14:textId="195228B8" w:rsidR="001374ED" w:rsidRPr="0062074F" w:rsidRDefault="001374ED" w:rsidP="00A4606D">
      <w:pPr>
        <w:spacing w:after="120" w:line="240" w:lineRule="auto"/>
        <w:jc w:val="both"/>
      </w:pPr>
      <w:r w:rsidRPr="0062074F">
        <w:t>Adjustment of different geographic primitives.</w:t>
      </w:r>
    </w:p>
    <w:p w14:paraId="0EE8917F" w14:textId="77777777" w:rsidR="001374ED" w:rsidRPr="0062074F" w:rsidRDefault="001374ED">
      <w:pPr>
        <w:pStyle w:val="Listenabsatz"/>
        <w:numPr>
          <w:ilvl w:val="0"/>
          <w:numId w:val="56"/>
        </w:numPr>
        <w:spacing w:after="60" w:line="240" w:lineRule="auto"/>
        <w:ind w:hanging="357"/>
        <w:jc w:val="both"/>
      </w:pPr>
      <w:r w:rsidRPr="0062074F">
        <w:t>Point Features</w:t>
      </w:r>
    </w:p>
    <w:p w14:paraId="0B2273C8" w14:textId="4D098F85" w:rsidR="001374ED" w:rsidRPr="0062074F" w:rsidRDefault="001374ED">
      <w:pPr>
        <w:pStyle w:val="Listenabsatz"/>
        <w:numPr>
          <w:ilvl w:val="1"/>
          <w:numId w:val="56"/>
        </w:numPr>
        <w:spacing w:after="60" w:line="240" w:lineRule="auto"/>
        <w:ind w:hanging="357"/>
        <w:jc w:val="both"/>
      </w:pPr>
      <w:r w:rsidRPr="0062074F">
        <w:t xml:space="preserve">For Areas covered by S-102 only, a value for the attribute </w:t>
      </w:r>
      <w:proofErr w:type="spellStart"/>
      <w:r w:rsidRPr="0062074F">
        <w:rPr>
          <w:i/>
        </w:rPr>
        <w:t>valueOfSounding</w:t>
      </w:r>
      <w:proofErr w:type="spellEnd"/>
      <w:r w:rsidRPr="0062074F">
        <w:t xml:space="preserve"> </w:t>
      </w:r>
      <w:r w:rsidR="00B15F52" w:rsidRPr="0062074F">
        <w:t xml:space="preserve">must </w:t>
      </w:r>
      <w:r w:rsidRPr="0062074F">
        <w:t>be taken from the S-102 grid cell extents which intersect the point feature</w:t>
      </w:r>
      <w:r w:rsidR="00BE7834" w:rsidRPr="0062074F">
        <w:t xml:space="preserve"> (as shown in Figure D-3-18)</w:t>
      </w:r>
      <w:r w:rsidRPr="0062074F">
        <w:t xml:space="preserve">. </w:t>
      </w:r>
    </w:p>
    <w:p w14:paraId="43C06D70" w14:textId="4195CDD0" w:rsidR="001374ED" w:rsidRPr="0062074F" w:rsidRDefault="001374ED">
      <w:pPr>
        <w:pStyle w:val="Listenabsatz"/>
        <w:numPr>
          <w:ilvl w:val="1"/>
          <w:numId w:val="56"/>
        </w:numPr>
        <w:spacing w:after="120" w:line="240" w:lineRule="auto"/>
        <w:jc w:val="both"/>
      </w:pPr>
      <w:r w:rsidRPr="0062074F">
        <w:t>For Areas covered by S-102 and S-104</w:t>
      </w:r>
      <w:r w:rsidR="00206714" w:rsidRPr="0062074F">
        <w:t>,</w:t>
      </w:r>
      <w:r w:rsidRPr="0062074F">
        <w:t xml:space="preserve"> </w:t>
      </w:r>
      <w:r w:rsidR="00206714" w:rsidRPr="0062074F">
        <w:t>t</w:t>
      </w:r>
      <w:r w:rsidRPr="0062074F">
        <w:t xml:space="preserve">he value for attribute </w:t>
      </w:r>
      <w:proofErr w:type="spellStart"/>
      <w:r w:rsidRPr="0062074F">
        <w:rPr>
          <w:i/>
        </w:rPr>
        <w:t>valueOfSounding</w:t>
      </w:r>
      <w:proofErr w:type="spellEnd"/>
      <w:r w:rsidRPr="0062074F">
        <w:t xml:space="preserve"> </w:t>
      </w:r>
      <w:r w:rsidR="00350A19" w:rsidRPr="0062074F">
        <w:t xml:space="preserve">must be </w:t>
      </w:r>
      <w:r w:rsidRPr="0062074F">
        <w:t xml:space="preserve">taken from the S-102 grid cell extents which intersect the point feature. WLA is then applied to this value using S-104 records selected from the S-104 grid cell intersecting the point feature. The S-104 value selected is as defined in </w:t>
      </w:r>
      <w:r w:rsidR="00E934DF">
        <w:t>clauses</w:t>
      </w:r>
      <w:r w:rsidR="00E934DF" w:rsidRPr="0062074F">
        <w:t xml:space="preserve"> </w:t>
      </w:r>
      <w:r w:rsidR="00E058BE" w:rsidRPr="0062074F">
        <w:t>D-2</w:t>
      </w:r>
      <w:r w:rsidRPr="0062074F">
        <w:t xml:space="preserve">.5, </w:t>
      </w:r>
      <w:r w:rsidR="00E058BE" w:rsidRPr="0062074F">
        <w:t>D-2</w:t>
      </w:r>
      <w:r w:rsidRPr="0062074F">
        <w:t xml:space="preserve">.6 and </w:t>
      </w:r>
      <w:r w:rsidR="00E058BE" w:rsidRPr="0062074F">
        <w:t>D-2</w:t>
      </w:r>
      <w:r w:rsidRPr="0062074F">
        <w:t>.7.</w:t>
      </w:r>
    </w:p>
    <w:p w14:paraId="48333ADA" w14:textId="77777777" w:rsidR="001374ED" w:rsidRPr="0062074F" w:rsidRDefault="001374ED">
      <w:pPr>
        <w:pStyle w:val="Listenabsatz"/>
        <w:numPr>
          <w:ilvl w:val="0"/>
          <w:numId w:val="56"/>
        </w:numPr>
        <w:spacing w:after="60" w:line="240" w:lineRule="auto"/>
        <w:ind w:hanging="357"/>
        <w:jc w:val="both"/>
      </w:pPr>
      <w:r w:rsidRPr="0062074F">
        <w:t xml:space="preserve">For Curve and Surface features </w:t>
      </w:r>
    </w:p>
    <w:p w14:paraId="70659CE0" w14:textId="02F47247" w:rsidR="001374ED" w:rsidRPr="0062074F" w:rsidRDefault="001374ED">
      <w:pPr>
        <w:pStyle w:val="Listenabsatz"/>
        <w:numPr>
          <w:ilvl w:val="1"/>
          <w:numId w:val="56"/>
        </w:numPr>
        <w:spacing w:after="60" w:line="240" w:lineRule="auto"/>
        <w:ind w:hanging="357"/>
        <w:jc w:val="both"/>
      </w:pPr>
      <w:r w:rsidRPr="0062074F">
        <w:t xml:space="preserve">For Areas covered by S-102 only, the value for </w:t>
      </w:r>
      <w:proofErr w:type="spellStart"/>
      <w:r w:rsidRPr="0062074F">
        <w:rPr>
          <w:i/>
        </w:rPr>
        <w:t>valueOfSounding</w:t>
      </w:r>
      <w:proofErr w:type="spellEnd"/>
      <w:r w:rsidRPr="0062074F">
        <w:t xml:space="preserve"> </w:t>
      </w:r>
      <w:r w:rsidR="00B15F52" w:rsidRPr="0062074F">
        <w:t xml:space="preserve">must </w:t>
      </w:r>
      <w:r w:rsidRPr="0062074F">
        <w:t>be the shoalest value of all S-102 grid cells whose extents intersect the feature’s geometry within the S-102 coverage available. If the curve or surface feature is not completely within the S-102 then the value defined is the shoalest resulting from the original feature value in S-101 attribute and the value selected from the intersecting S-102 grid cells.</w:t>
      </w:r>
    </w:p>
    <w:p w14:paraId="05403BDC" w14:textId="327551CA" w:rsidR="001374ED" w:rsidRPr="0062074F" w:rsidRDefault="001374ED">
      <w:pPr>
        <w:pStyle w:val="Listenabsatz"/>
        <w:numPr>
          <w:ilvl w:val="1"/>
          <w:numId w:val="56"/>
        </w:numPr>
        <w:spacing w:after="120" w:line="240" w:lineRule="auto"/>
        <w:jc w:val="both"/>
      </w:pPr>
      <w:r w:rsidRPr="0062074F">
        <w:t xml:space="preserve">For Areas covered by S-102 and S-104, the value for </w:t>
      </w:r>
      <w:proofErr w:type="spellStart"/>
      <w:r w:rsidRPr="0062074F">
        <w:rPr>
          <w:i/>
        </w:rPr>
        <w:t>valueOfSounding</w:t>
      </w:r>
      <w:proofErr w:type="spellEnd"/>
      <w:r w:rsidRPr="0062074F">
        <w:t xml:space="preserve"> is first selected, as the shoalest value of all S-102 grid cells whose extents intersect the feature’s geometry. WLA adjustment </w:t>
      </w:r>
      <w:r w:rsidR="00350A19" w:rsidRPr="0062074F">
        <w:t xml:space="preserve">must </w:t>
      </w:r>
      <w:r w:rsidRPr="0062074F">
        <w:t xml:space="preserve">then applied to this value by selecting the shoalest value from all intersecting S-104 grid cells. The value selected is as defined in </w:t>
      </w:r>
      <w:r w:rsidR="00206714" w:rsidRPr="0062074F">
        <w:t xml:space="preserve">clauses </w:t>
      </w:r>
      <w:r w:rsidR="00E058BE" w:rsidRPr="0062074F">
        <w:t>D-2</w:t>
      </w:r>
      <w:r w:rsidRPr="0062074F">
        <w:t xml:space="preserve">.5, </w:t>
      </w:r>
      <w:r w:rsidR="00E058BE" w:rsidRPr="0062074F">
        <w:t>D-</w:t>
      </w:r>
      <w:r w:rsidRPr="0062074F">
        <w:t xml:space="preserve">2.6 and </w:t>
      </w:r>
      <w:r w:rsidR="00E058BE" w:rsidRPr="0062074F">
        <w:t>D-</w:t>
      </w:r>
      <w:r w:rsidRPr="0062074F">
        <w:t>2.7</w:t>
      </w:r>
      <w:r w:rsidR="00BE7834" w:rsidRPr="0062074F">
        <w:t xml:space="preserve"> and shown in Figure D-3-19</w:t>
      </w:r>
      <w:r w:rsidRPr="0062074F">
        <w:t xml:space="preserve">. If the curve or surface feature is not completely within the S-104 coverage then the adjusted value is the shoalest value resulting from the original feature value in S-101 attribute and the WLA adjusted value. </w:t>
      </w:r>
    </w:p>
    <w:p w14:paraId="4FD3A697"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62074F" w:rsidRDefault="001374ED" w:rsidP="009620E9">
      <w:pPr>
        <w:pStyle w:val="Beschriftung"/>
        <w:spacing w:after="120" w:line="240" w:lineRule="auto"/>
        <w:jc w:val="center"/>
      </w:pPr>
      <w:r w:rsidRPr="0062074F">
        <w:t xml:space="preserve">Figure </w:t>
      </w:r>
      <w:r w:rsidR="00E058BE" w:rsidRPr="0062074F">
        <w:t>D-3</w:t>
      </w:r>
      <w:r w:rsidR="0050181D" w:rsidRPr="0062074F">
        <w:t>-</w:t>
      </w:r>
      <w:r w:rsidRPr="0062074F">
        <w:t>18</w:t>
      </w:r>
      <w:r w:rsidR="009620E9" w:rsidRPr="0062074F">
        <w:t xml:space="preserve"> -</w:t>
      </w:r>
      <w:r w:rsidRPr="0062074F">
        <w:t xml:space="preserve"> Substitution of sounding value from S-102</w:t>
      </w:r>
    </w:p>
    <w:p w14:paraId="0699C70B" w14:textId="77777777" w:rsidR="001374ED" w:rsidRPr="0062074F" w:rsidRDefault="001374ED" w:rsidP="004E61EE">
      <w:pPr>
        <w:keepNext/>
        <w:spacing w:line="240" w:lineRule="auto"/>
        <w:jc w:val="center"/>
      </w:pPr>
      <w:r w:rsidRPr="0062074F">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62074F" w:rsidRDefault="001374ED" w:rsidP="009620E9">
      <w:pPr>
        <w:pStyle w:val="Beschriftung"/>
        <w:spacing w:after="120" w:line="240" w:lineRule="auto"/>
        <w:jc w:val="center"/>
      </w:pPr>
      <w:r w:rsidRPr="0062074F">
        <w:t xml:space="preserve">Figure </w:t>
      </w:r>
      <w:r w:rsidR="00E058BE" w:rsidRPr="0062074F">
        <w:t>D-3</w:t>
      </w:r>
      <w:r w:rsidR="0050181D" w:rsidRPr="0062074F">
        <w:t>-</w:t>
      </w:r>
      <w:r w:rsidRPr="0062074F">
        <w:t>19</w:t>
      </w:r>
      <w:r w:rsidR="009620E9" w:rsidRPr="0062074F">
        <w:t xml:space="preserve"> -</w:t>
      </w:r>
      <w:r w:rsidR="00947796" w:rsidRPr="0062074F">
        <w:t xml:space="preserve"> </w:t>
      </w:r>
      <w:r w:rsidRPr="0062074F">
        <w:t xml:space="preserve">Substitution of </w:t>
      </w:r>
      <w:proofErr w:type="spellStart"/>
      <w:r w:rsidRPr="0062074F">
        <w:rPr>
          <w:i/>
        </w:rPr>
        <w:t>valueOfSounding</w:t>
      </w:r>
      <w:proofErr w:type="spellEnd"/>
      <w:r w:rsidRPr="0062074F">
        <w:t xml:space="preserve"> attribute in S-101 Obstruction from S-102 data</w:t>
      </w:r>
    </w:p>
    <w:p w14:paraId="2EBADDDF" w14:textId="0D39624F" w:rsidR="00C2783F" w:rsidRPr="0062074F" w:rsidRDefault="001374ED" w:rsidP="009620E9">
      <w:pPr>
        <w:spacing w:after="60" w:line="240" w:lineRule="auto"/>
        <w:jc w:val="both"/>
      </w:pPr>
      <w:r w:rsidRPr="0062074F">
        <w:t xml:space="preserve">The S-101 features for which this depth substitution </w:t>
      </w:r>
      <w:r w:rsidR="00350A19" w:rsidRPr="0062074F">
        <w:t xml:space="preserve">must be </w:t>
      </w:r>
      <w:r w:rsidR="00434377" w:rsidRPr="0062074F">
        <w:t>implemented</w:t>
      </w:r>
      <w:r w:rsidR="00350A19" w:rsidRPr="0062074F">
        <w:t xml:space="preserve"> with</w:t>
      </w:r>
      <w:r w:rsidRPr="0062074F">
        <w:t xml:space="preserve">in S-102 coverage areas are </w:t>
      </w:r>
      <w:r w:rsidR="00C2783F" w:rsidRPr="0062074F">
        <w:t xml:space="preserve">all those which bind </w:t>
      </w:r>
      <w:proofErr w:type="spellStart"/>
      <w:r w:rsidR="00C2783F" w:rsidRPr="0062074F">
        <w:rPr>
          <w:i/>
          <w:iCs/>
        </w:rPr>
        <w:t>valueOfSounding</w:t>
      </w:r>
      <w:proofErr w:type="spellEnd"/>
      <w:r w:rsidR="00C2783F" w:rsidRPr="0062074F">
        <w:t xml:space="preserve"> in the S-101 feature catalogue along with multipoint geometries, unless specifically excluded in this </w:t>
      </w:r>
      <w:r w:rsidR="00E934DF">
        <w:t>clause</w:t>
      </w:r>
      <w:r w:rsidR="00C2783F" w:rsidRPr="0062074F">
        <w:t>.</w:t>
      </w:r>
    </w:p>
    <w:p w14:paraId="35AA0FD1" w14:textId="1E5ADE0F" w:rsidR="00C2783F" w:rsidRPr="0062074F" w:rsidRDefault="00C2783F" w:rsidP="00530F27">
      <w:pPr>
        <w:spacing w:after="60" w:line="240" w:lineRule="auto"/>
        <w:jc w:val="both"/>
      </w:pPr>
      <w:r w:rsidRPr="0062074F">
        <w:t>S</w:t>
      </w:r>
      <w:r w:rsidR="001374ED" w:rsidRPr="0062074F">
        <w:t>oundings</w:t>
      </w:r>
      <w:r w:rsidRPr="0062074F">
        <w:t xml:space="preserve"> are included</w:t>
      </w:r>
      <w:r w:rsidR="001374ED" w:rsidRPr="0062074F">
        <w:t xml:space="preserve"> (either individual soundings or those which are part of an array) substituting the S-102 grid cell whose extents intersect the sounding position for the defined ZCOO (ISO8211)</w:t>
      </w:r>
      <w:r w:rsidR="00BE7834" w:rsidRPr="0062074F">
        <w:t xml:space="preserve">, </w:t>
      </w:r>
      <w:r w:rsidR="009D5976" w:rsidRPr="0062074F">
        <w:t>See f</w:t>
      </w:r>
      <w:r w:rsidR="00BE7834" w:rsidRPr="0062074F">
        <w:t>igure D-3-18</w:t>
      </w:r>
      <w:r w:rsidR="001374ED" w:rsidRPr="0062074F">
        <w:t>.</w:t>
      </w:r>
    </w:p>
    <w:p w14:paraId="1EF78944" w14:textId="1F05958E" w:rsidR="001374ED" w:rsidRPr="0062074F" w:rsidRDefault="001374ED" w:rsidP="009620E9">
      <w:pPr>
        <w:spacing w:after="120" w:line="240" w:lineRule="auto"/>
        <w:jc w:val="both"/>
      </w:pPr>
      <w:r w:rsidRPr="0062074F">
        <w:t xml:space="preserve">If the depth substituted S-101 feature is covered by S-104, then WLA </w:t>
      </w:r>
      <w:r w:rsidR="00350A19" w:rsidRPr="0062074F">
        <w:t xml:space="preserve">must be </w:t>
      </w:r>
      <w:r w:rsidRPr="0062074F">
        <w:t xml:space="preserve">processed using </w:t>
      </w:r>
      <w:r w:rsidR="007F3557" w:rsidRPr="0062074F">
        <w:t xml:space="preserve">the </w:t>
      </w:r>
      <w:r w:rsidRPr="0062074F">
        <w:t xml:space="preserve">same method as for the underlying depth area. </w:t>
      </w:r>
    </w:p>
    <w:p w14:paraId="28A48AF9" w14:textId="64DDA81E" w:rsidR="004C7DC0" w:rsidRPr="0062074F" w:rsidRDefault="001374ED" w:rsidP="009620E9">
      <w:pPr>
        <w:spacing w:after="60" w:line="240" w:lineRule="auto"/>
        <w:jc w:val="both"/>
      </w:pPr>
      <w:r w:rsidRPr="0062074F">
        <w:t xml:space="preserve">Depth values </w:t>
      </w:r>
      <w:r w:rsidR="00B15F52" w:rsidRPr="0062074F">
        <w:t xml:space="preserve">must </w:t>
      </w:r>
      <w:r w:rsidRPr="0062074F">
        <w:t xml:space="preserve">also be substituted </w:t>
      </w:r>
      <w:r w:rsidR="004C7DC0" w:rsidRPr="0062074F">
        <w:t>in</w:t>
      </w:r>
      <w:r w:rsidRPr="0062074F">
        <w:t xml:space="preserve"> </w:t>
      </w:r>
      <w:r w:rsidR="004C7DC0" w:rsidRPr="0062074F">
        <w:t xml:space="preserve">all ENC features at all scales which have the attribute </w:t>
      </w:r>
      <w:proofErr w:type="spellStart"/>
      <w:r w:rsidR="004C7DC0" w:rsidRPr="0062074F">
        <w:rPr>
          <w:i/>
        </w:rPr>
        <w:t>depthRangeMinimumValue</w:t>
      </w:r>
      <w:proofErr w:type="spellEnd"/>
      <w:r w:rsidR="004C7DC0" w:rsidRPr="0062074F">
        <w:t xml:space="preserve"> bound to them in the S-101 Feature Catalogue.</w:t>
      </w:r>
    </w:p>
    <w:p w14:paraId="54DFB961" w14:textId="2960EEAB" w:rsidR="001374ED" w:rsidRPr="0062074F" w:rsidRDefault="001374ED" w:rsidP="009620E9">
      <w:pPr>
        <w:spacing w:after="120" w:line="240" w:lineRule="auto"/>
        <w:jc w:val="both"/>
      </w:pPr>
      <w:r w:rsidRPr="0062074F">
        <w:t xml:space="preserve">For all features with substituted (and possibly adjusted values), the </w:t>
      </w:r>
      <w:r w:rsidR="00815F72" w:rsidRPr="0062074F">
        <w:t>ECDIS P</w:t>
      </w:r>
      <w:r w:rsidRPr="0062074F">
        <w:t xml:space="preserve">ick </w:t>
      </w:r>
      <w:r w:rsidR="00815F72" w:rsidRPr="0062074F">
        <w:t>R</w:t>
      </w:r>
      <w:r w:rsidRPr="0062074F">
        <w:t xml:space="preserve">eport </w:t>
      </w:r>
      <w:r w:rsidR="00EB2B72" w:rsidRPr="0062074F">
        <w:t xml:space="preserve">must </w:t>
      </w:r>
      <w:r w:rsidRPr="0062074F">
        <w:t>indicate the substituted/adjusted value and its source. The format and portrayal of depths and drying heights (</w:t>
      </w:r>
      <w:r w:rsidR="00815F72" w:rsidRPr="0062074F">
        <w:t>that is, number of decimals, etc</w:t>
      </w:r>
      <w:r w:rsidRPr="0062074F">
        <w:t>) is unchanged.</w:t>
      </w:r>
    </w:p>
    <w:p w14:paraId="25D7AC63" w14:textId="5118BA70" w:rsidR="001374ED" w:rsidRPr="0062074F" w:rsidRDefault="001374ED" w:rsidP="009620E9">
      <w:pPr>
        <w:spacing w:after="120" w:line="240" w:lineRule="auto"/>
        <w:jc w:val="both"/>
      </w:pPr>
      <w:r w:rsidRPr="0062074F">
        <w:t>For example, for S-102 only covered area</w:t>
      </w:r>
      <w:r w:rsidR="00815F72" w:rsidRPr="0062074F">
        <w:t>:</w:t>
      </w:r>
    </w:p>
    <w:p w14:paraId="5DFD05E3"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12.3 m [S-102]</w:t>
      </w:r>
    </w:p>
    <w:p w14:paraId="4ED7D0F2" w14:textId="34473397" w:rsidR="001374ED" w:rsidRPr="0062074F" w:rsidRDefault="001374ED" w:rsidP="009620E9">
      <w:pPr>
        <w:spacing w:after="120" w:line="240" w:lineRule="auto"/>
        <w:jc w:val="both"/>
      </w:pPr>
      <w:r w:rsidRPr="0062074F">
        <w:lastRenderedPageBreak/>
        <w:t xml:space="preserve">When an S-101 attribute has been WLA adjusted the pick report </w:t>
      </w:r>
      <w:r w:rsidR="00BE7834" w:rsidRPr="0062074F">
        <w:t xml:space="preserve">must </w:t>
      </w:r>
      <w:r w:rsidRPr="0062074F">
        <w:t xml:space="preserve">indicate the WLA adjusted value, source and time/date. The format of time date is: </w:t>
      </w:r>
      <w:proofErr w:type="spellStart"/>
      <w:r w:rsidRPr="0062074F">
        <w:t>hh:mm</w:t>
      </w:r>
      <w:proofErr w:type="spellEnd"/>
      <w:r w:rsidRPr="0062074F">
        <w:t xml:space="preserve"> dd mmm </w:t>
      </w:r>
      <w:proofErr w:type="spellStart"/>
      <w:r w:rsidRPr="0062074F">
        <w:t>yyyy</w:t>
      </w:r>
      <w:proofErr w:type="spellEnd"/>
      <w:r w:rsidR="00815F72" w:rsidRPr="0062074F">
        <w:t>.</w:t>
      </w:r>
    </w:p>
    <w:p w14:paraId="4877BAF1" w14:textId="027A374E" w:rsidR="001374ED" w:rsidRPr="0062074F" w:rsidRDefault="001374ED" w:rsidP="009620E9">
      <w:pPr>
        <w:spacing w:after="120" w:line="240" w:lineRule="auto"/>
        <w:jc w:val="both"/>
      </w:pPr>
      <w:r w:rsidRPr="0062074F">
        <w:t>For example, for both S-102 and S-104 covered area</w:t>
      </w:r>
      <w:r w:rsidR="00815F72" w:rsidRPr="0062074F">
        <w:t>:</w:t>
      </w:r>
    </w:p>
    <w:p w14:paraId="344B8006"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12:34 08 Nov 2021]</w:t>
      </w:r>
    </w:p>
    <w:p w14:paraId="4F7B432A"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from 12:34 08 Nov 2021 to 14:56 08 Nov 2021]</w:t>
      </w:r>
    </w:p>
    <w:p w14:paraId="46CC8C0E" w14:textId="77777777" w:rsidR="001374ED" w:rsidRPr="0062074F" w:rsidRDefault="001374ED" w:rsidP="009620E9">
      <w:pPr>
        <w:spacing w:after="120" w:line="240" w:lineRule="auto"/>
        <w:jc w:val="both"/>
      </w:pPr>
    </w:p>
    <w:p w14:paraId="703E01CB" w14:textId="3E8BA951" w:rsidR="008769AE" w:rsidRDefault="008F0D06">
      <w:pPr>
        <w:pStyle w:val="berschrift2"/>
        <w:numPr>
          <w:ilvl w:val="1"/>
          <w:numId w:val="109"/>
        </w:numPr>
      </w:pPr>
      <w:bookmarkStart w:id="2724" w:name="_Toc175130408"/>
      <w:bookmarkStart w:id="2725" w:name="_Toc175130409"/>
      <w:bookmarkStart w:id="2726" w:name="_Toc175130410"/>
      <w:bookmarkStart w:id="2727" w:name="_Toc175130411"/>
      <w:bookmarkStart w:id="2728" w:name="_Toc175130412"/>
      <w:bookmarkStart w:id="2729" w:name="_Toc175130413"/>
      <w:bookmarkStart w:id="2730" w:name="_Toc175130414"/>
      <w:bookmarkStart w:id="2731" w:name="_Toc175130415"/>
      <w:bookmarkStart w:id="2732" w:name="_Toc175130416"/>
      <w:bookmarkStart w:id="2733" w:name="_Toc175130417"/>
      <w:bookmarkStart w:id="2734" w:name="_Toc175130418"/>
      <w:bookmarkStart w:id="2735" w:name="_Toc175130419"/>
      <w:bookmarkStart w:id="2736" w:name="_Toc175130420"/>
      <w:bookmarkStart w:id="2737" w:name="_Toc175130421"/>
      <w:bookmarkStart w:id="2738" w:name="_Toc175130422"/>
      <w:bookmarkStart w:id="2739" w:name="_Toc175130423"/>
      <w:bookmarkStart w:id="2740" w:name="_Toc175130424"/>
      <w:bookmarkStart w:id="2741" w:name="_Toc175130425"/>
      <w:bookmarkStart w:id="2742" w:name="_Toc175130426"/>
      <w:bookmarkStart w:id="2743" w:name="_Toc175130427"/>
      <w:bookmarkStart w:id="2744" w:name="_Toc175130428"/>
      <w:bookmarkStart w:id="2745" w:name="_Toc175130429"/>
      <w:bookmarkStart w:id="2746" w:name="_Toc175130430"/>
      <w:bookmarkStart w:id="2747" w:name="_Toc175130431"/>
      <w:bookmarkStart w:id="2748" w:name="_Toc175130432"/>
      <w:bookmarkStart w:id="2749" w:name="_Toc175130433"/>
      <w:bookmarkStart w:id="2750" w:name="_Toc175130434"/>
      <w:bookmarkStart w:id="2751" w:name="_Toc175130435"/>
      <w:bookmarkStart w:id="2752" w:name="_Toc175130436"/>
      <w:bookmarkStart w:id="2753" w:name="_Toc175130437"/>
      <w:bookmarkStart w:id="2754" w:name="_Toc88852898"/>
      <w:bookmarkStart w:id="2755" w:name="_Toc98340005"/>
      <w:bookmarkStart w:id="2756" w:name="_Toc98340381"/>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r w:rsidRPr="00520800">
        <w:t xml:space="preserve"> </w:t>
      </w:r>
      <w:bookmarkStart w:id="2757" w:name="_Toc226035164"/>
      <w:r w:rsidR="00815F72" w:rsidRPr="00D47A10">
        <w:t>Adjustment of vertical clearance values</w:t>
      </w:r>
      <w:r w:rsidR="00A823A7" w:rsidRPr="00520800">
        <w:t xml:space="preserve"> in areas </w:t>
      </w:r>
      <w:r w:rsidR="00A823A7" w:rsidRPr="00D47A10">
        <w:t>covered by both S-102 and S-104</w:t>
      </w:r>
      <w:bookmarkStart w:id="2758" w:name="_Toc226035165"/>
      <w:bookmarkStart w:id="2759" w:name="_Toc226035166"/>
      <w:bookmarkStart w:id="2760" w:name="_Toc226035167"/>
      <w:bookmarkEnd w:id="2754"/>
      <w:bookmarkEnd w:id="2755"/>
      <w:bookmarkEnd w:id="2756"/>
      <w:bookmarkEnd w:id="2757"/>
      <w:bookmarkEnd w:id="2758"/>
      <w:bookmarkEnd w:id="2759"/>
      <w:bookmarkEnd w:id="2760"/>
    </w:p>
    <w:p w14:paraId="566616A6" w14:textId="77777777" w:rsidR="008769AE" w:rsidRPr="0075719A" w:rsidRDefault="008769AE" w:rsidP="008769AE">
      <w:pPr>
        <w:spacing w:after="60" w:line="240" w:lineRule="auto"/>
        <w:jc w:val="both"/>
      </w:pPr>
      <w:r w:rsidRPr="001C715E">
        <w:t>Where S-101 features contain features with vertical clearance values</w:t>
      </w:r>
      <w:r w:rsidRPr="0075719A">
        <w:t xml:space="preserve">, and the S-104 vertical datum matches the </w:t>
      </w:r>
      <w:r>
        <w:t>sounding</w:t>
      </w:r>
      <w:r w:rsidRPr="0075719A">
        <w:t xml:space="preserve"> datum defined for the S-101 feature,</w:t>
      </w:r>
      <w:r w:rsidRPr="001C715E">
        <w:t xml:space="preserve"> and a datum correction value is </w:t>
      </w:r>
      <w:r w:rsidRPr="0075719A">
        <w:t>supplied</w:t>
      </w:r>
      <w:r w:rsidRPr="001C715E">
        <w:t xml:space="preserve"> in the S-10</w:t>
      </w:r>
      <w:r w:rsidRPr="0075719A">
        <w:t>1</w:t>
      </w:r>
      <w:r w:rsidRPr="001C715E">
        <w:t xml:space="preserve">, then then the </w:t>
      </w:r>
      <w:r w:rsidRPr="0075719A">
        <w:t xml:space="preserve">S-101 </w:t>
      </w:r>
      <w:r w:rsidRPr="001C715E">
        <w:t xml:space="preserve">vertical clearance values must also be </w:t>
      </w:r>
      <w:r w:rsidRPr="0075719A">
        <w:t xml:space="preserve">calculated and </w:t>
      </w:r>
      <w:r w:rsidRPr="001C715E">
        <w:t>adjusted</w:t>
      </w:r>
      <w:r w:rsidRPr="0075719A">
        <w:t>.</w:t>
      </w:r>
      <w:r w:rsidRPr="001C715E">
        <w:t xml:space="preserve"> </w:t>
      </w:r>
    </w:p>
    <w:p w14:paraId="257FB7C5" w14:textId="77777777" w:rsidR="008769AE" w:rsidRPr="001C715E" w:rsidRDefault="008769AE" w:rsidP="008769AE">
      <w:pPr>
        <w:spacing w:after="60" w:line="240" w:lineRule="auto"/>
        <w:jc w:val="both"/>
      </w:pPr>
      <w:r w:rsidRPr="0075719A">
        <w:t xml:space="preserve">Adjustment of vertical clearance values must only take place in areas where S-102 and S-104 coverage overlaps and WLA is applied. </w:t>
      </w:r>
      <w:r w:rsidRPr="001C715E">
        <w:t xml:space="preserve">Where </w:t>
      </w:r>
      <w:r w:rsidRPr="0075719A">
        <w:t>the</w:t>
      </w:r>
      <w:r w:rsidRPr="001C715E">
        <w:t xml:space="preserve"> datum correction values are not </w:t>
      </w:r>
      <w:r w:rsidRPr="0075719A">
        <w:t xml:space="preserve">included in S-101 or not </w:t>
      </w:r>
      <w:r w:rsidRPr="001C715E">
        <w:t>available</w:t>
      </w:r>
      <w:r w:rsidRPr="0075719A">
        <w:t xml:space="preserve"> (as defined in this clause) </w:t>
      </w:r>
      <w:r w:rsidRPr="001C715E">
        <w:t>the calculations must not be applied.</w:t>
      </w:r>
    </w:p>
    <w:p w14:paraId="2FB9D5C3" w14:textId="77777777" w:rsidR="008769AE" w:rsidRPr="0075719A" w:rsidRDefault="008769AE" w:rsidP="008769AE">
      <w:pPr>
        <w:spacing w:after="60" w:line="240" w:lineRule="auto"/>
        <w:jc w:val="both"/>
      </w:pPr>
      <w:r w:rsidRPr="001C715E">
        <w:t xml:space="preserve">Any vertical </w:t>
      </w:r>
      <w:r w:rsidRPr="0075719A">
        <w:t>clearance value</w:t>
      </w:r>
      <w:r w:rsidRPr="001C715E">
        <w:t xml:space="preserve"> </w:t>
      </w:r>
      <w:r w:rsidRPr="0075719A">
        <w:t xml:space="preserve">adjustment </w:t>
      </w:r>
      <w:r w:rsidRPr="001C715E">
        <w:t>must be adjusted using the intersecting S-104 grid cell</w:t>
      </w:r>
      <w:r w:rsidRPr="0075719A">
        <w:t>(s)</w:t>
      </w:r>
      <w:r w:rsidRPr="001C715E">
        <w:t xml:space="preserve"> water level value</w:t>
      </w:r>
      <w:r w:rsidRPr="0075719A">
        <w:t xml:space="preserve"> and using the maximum</w:t>
      </w:r>
      <w:bookmarkStart w:id="2761" w:name="_Ref226031625"/>
      <w:r>
        <w:rPr>
          <w:rStyle w:val="Funotenzeichen"/>
        </w:rPr>
        <w:footnoteReference w:id="10"/>
      </w:r>
      <w:bookmarkEnd w:id="2761"/>
      <w:r w:rsidRPr="0075719A">
        <w:t xml:space="preserve"> of all intersecting S-</w:t>
      </w:r>
      <w:proofErr w:type="gramStart"/>
      <w:r w:rsidRPr="0075719A">
        <w:t>104  data</w:t>
      </w:r>
      <w:proofErr w:type="gramEnd"/>
      <w:r w:rsidRPr="0075719A">
        <w:t xml:space="preserve"> grid cells</w:t>
      </w:r>
      <w:r w:rsidRPr="001C715E">
        <w:t>.</w:t>
      </w:r>
      <w:r w:rsidRPr="0075719A">
        <w:t xml:space="preserve">  Adjustment</w:t>
      </w:r>
      <w:r w:rsidRPr="001C715E">
        <w:t xml:space="preserve"> must only be applied on any features </w:t>
      </w:r>
      <w:r w:rsidRPr="0075719A">
        <w:t>which intersect with</w:t>
      </w:r>
      <w:r w:rsidRPr="001C715E">
        <w:t xml:space="preserve"> the coverage of </w:t>
      </w:r>
      <w:r w:rsidRPr="0075719A">
        <w:t xml:space="preserve">the </w:t>
      </w:r>
      <w:r w:rsidRPr="001C715E">
        <w:t>S-104</w:t>
      </w:r>
      <w:r w:rsidRPr="0075719A">
        <w:t xml:space="preserve"> data</w:t>
      </w:r>
      <w:r w:rsidRPr="001C715E">
        <w:t xml:space="preserve">. </w:t>
      </w:r>
    </w:p>
    <w:p w14:paraId="074A617A" w14:textId="77777777" w:rsidR="008769AE" w:rsidRDefault="008769AE" w:rsidP="008769AE">
      <w:pPr>
        <w:spacing w:after="120" w:line="240" w:lineRule="auto"/>
        <w:jc w:val="both"/>
      </w:pPr>
      <w:r w:rsidRPr="001C715E">
        <w:t xml:space="preserve">Adjustment is defined for all features which bind </w:t>
      </w:r>
      <w:proofErr w:type="spellStart"/>
      <w:r w:rsidRPr="0075719A">
        <w:rPr>
          <w:i/>
          <w:iCs/>
        </w:rPr>
        <w:t>verticalClearanceValue</w:t>
      </w:r>
      <w:proofErr w:type="spellEnd"/>
      <w:r w:rsidRPr="001C715E">
        <w:t xml:space="preserve"> in the S-101 feature catalogue </w:t>
      </w:r>
      <w:r>
        <w:t xml:space="preserve">using either </w:t>
      </w:r>
      <w:proofErr w:type="spellStart"/>
      <w:r w:rsidRPr="00281806">
        <w:rPr>
          <w:i/>
          <w:iCs/>
        </w:rPr>
        <w:t>verticalClearanceFixed</w:t>
      </w:r>
      <w:proofErr w:type="spellEnd"/>
      <w:r>
        <w:t xml:space="preserve">, </w:t>
      </w:r>
      <w:proofErr w:type="spellStart"/>
      <w:r w:rsidRPr="00281806">
        <w:rPr>
          <w:i/>
          <w:iCs/>
        </w:rPr>
        <w:t>verticalClearanceSafe</w:t>
      </w:r>
      <w:proofErr w:type="spellEnd"/>
      <w:r>
        <w:rPr>
          <w:i/>
          <w:iCs/>
        </w:rPr>
        <w:t xml:space="preserve">, </w:t>
      </w:r>
      <w:proofErr w:type="spellStart"/>
      <w:r w:rsidRPr="00281806">
        <w:rPr>
          <w:i/>
          <w:iCs/>
        </w:rPr>
        <w:t>verticalClearance</w:t>
      </w:r>
      <w:r>
        <w:rPr>
          <w:i/>
          <w:iCs/>
        </w:rPr>
        <w:t>Open</w:t>
      </w:r>
      <w:proofErr w:type="spellEnd"/>
      <w:r>
        <w:t xml:space="preserve"> or </w:t>
      </w:r>
      <w:proofErr w:type="spellStart"/>
      <w:r w:rsidRPr="00281806">
        <w:rPr>
          <w:i/>
          <w:iCs/>
        </w:rPr>
        <w:t>verticalClearanceClosed</w:t>
      </w:r>
      <w:proofErr w:type="spellEnd"/>
      <w:r w:rsidRPr="001C715E">
        <w:t xml:space="preserve"> unless specifically excluded in this clause.</w:t>
      </w:r>
      <w:r>
        <w:t xml:space="preserve"> </w:t>
      </w:r>
    </w:p>
    <w:p w14:paraId="26252916" w14:textId="0EEB4E1D" w:rsidR="008769AE" w:rsidRPr="0075719A" w:rsidRDefault="008769AE" w:rsidP="008769AE">
      <w:pPr>
        <w:spacing w:after="120" w:line="240" w:lineRule="auto"/>
        <w:jc w:val="both"/>
      </w:pPr>
      <w:r>
        <w:t xml:space="preserve">The S-101 </w:t>
      </w:r>
      <w:r w:rsidRPr="001C715E">
        <w:t xml:space="preserve">attribute adjusted is </w:t>
      </w:r>
      <w:proofErr w:type="spellStart"/>
      <w:r w:rsidRPr="0075719A">
        <w:rPr>
          <w:i/>
          <w:iCs/>
        </w:rPr>
        <w:t>verticalClearanceValue</w:t>
      </w:r>
      <w:proofErr w:type="spellEnd"/>
      <w:r w:rsidRPr="001C715E">
        <w:t>. When adjusting</w:t>
      </w:r>
      <w:r w:rsidRPr="0075719A">
        <w:t xml:space="preserve"> vertical </w:t>
      </w:r>
      <w:r w:rsidRPr="001C715E">
        <w:t xml:space="preserve">clearance values the </w:t>
      </w:r>
      <w:r w:rsidRPr="0075719A">
        <w:t>largest</w:t>
      </w:r>
      <w:r>
        <w:fldChar w:fldCharType="begin"/>
      </w:r>
      <w:r>
        <w:instrText xml:space="preserve"> NOTEREF _Ref226031625 \f \h </w:instrText>
      </w:r>
      <w:r>
        <w:fldChar w:fldCharType="separate"/>
      </w:r>
      <w:r w:rsidRPr="00520800">
        <w:rPr>
          <w:rStyle w:val="Funotenzeichen"/>
        </w:rPr>
        <w:t>9</w:t>
      </w:r>
      <w:r>
        <w:fldChar w:fldCharType="end"/>
      </w:r>
      <w:r w:rsidRPr="001C715E">
        <w:t xml:space="preserve"> value from </w:t>
      </w:r>
      <w:r w:rsidRPr="0075719A">
        <w:t>all intersecting</w:t>
      </w:r>
      <w:r w:rsidRPr="001C715E">
        <w:t xml:space="preserve"> S-104 records must be used in order to produce the safest values.</w:t>
      </w:r>
    </w:p>
    <w:p w14:paraId="7AA5F373" w14:textId="77777777" w:rsidR="008769AE" w:rsidRDefault="008769AE" w:rsidP="008769AE">
      <w:pPr>
        <w:spacing w:after="120" w:line="240" w:lineRule="auto"/>
        <w:jc w:val="both"/>
      </w:pPr>
      <w:r w:rsidRPr="0075719A">
        <w:t xml:space="preserve">The vertical clearance defined on each S-101 feature must be corrected using the S-104 value and the </w:t>
      </w:r>
      <w:proofErr w:type="spellStart"/>
      <w:r w:rsidRPr="0075719A">
        <w:rPr>
          <w:i/>
          <w:iCs/>
        </w:rPr>
        <w:t>datumSeparationValue</w:t>
      </w:r>
      <w:proofErr w:type="spellEnd"/>
      <w:r w:rsidRPr="00161A06">
        <w:rPr>
          <w:i/>
          <w:iCs/>
        </w:rPr>
        <w:t>.</w:t>
      </w:r>
      <w:r>
        <w:rPr>
          <w:i/>
          <w:iCs/>
        </w:rPr>
        <w:t xml:space="preserve"> </w:t>
      </w:r>
      <w:r w:rsidRPr="0060061D">
        <w:t xml:space="preserve">The </w:t>
      </w:r>
      <w:proofErr w:type="spellStart"/>
      <w:r w:rsidRPr="0060061D">
        <w:rPr>
          <w:i/>
          <w:iCs/>
        </w:rPr>
        <w:t>datumSeparationValue</w:t>
      </w:r>
      <w:proofErr w:type="spellEnd"/>
      <w:r w:rsidRPr="0060061D">
        <w:t xml:space="preserve"> (if available) is included in </w:t>
      </w:r>
      <w:r>
        <w:t>the</w:t>
      </w:r>
      <w:r w:rsidRPr="0060061D">
        <w:t xml:space="preserve"> </w:t>
      </w:r>
      <w:r>
        <w:t xml:space="preserve">complex attribute of the S-101 feature containing the </w:t>
      </w:r>
      <w:proofErr w:type="spellStart"/>
      <w:r w:rsidRPr="0075719A">
        <w:rPr>
          <w:i/>
          <w:iCs/>
        </w:rPr>
        <w:t>verticalClearanceValue</w:t>
      </w:r>
      <w:proofErr w:type="spellEnd"/>
      <w:r>
        <w:t xml:space="preserve">, which may be </w:t>
      </w:r>
      <w:proofErr w:type="spellStart"/>
      <w:r w:rsidRPr="0075719A">
        <w:rPr>
          <w:i/>
          <w:iCs/>
        </w:rPr>
        <w:t>verticalClearanceFixed</w:t>
      </w:r>
      <w:proofErr w:type="spellEnd"/>
      <w:r>
        <w:t xml:space="preserve">, </w:t>
      </w:r>
      <w:proofErr w:type="spellStart"/>
      <w:r w:rsidRPr="0075719A">
        <w:rPr>
          <w:i/>
          <w:iCs/>
        </w:rPr>
        <w:t>verticalClearanceSafe</w:t>
      </w:r>
      <w:proofErr w:type="spellEnd"/>
      <w:r>
        <w:t xml:space="preserve"> </w:t>
      </w:r>
      <w:proofErr w:type="spellStart"/>
      <w:r w:rsidRPr="00281806">
        <w:rPr>
          <w:i/>
          <w:iCs/>
        </w:rPr>
        <w:t>verticalClearance</w:t>
      </w:r>
      <w:r>
        <w:rPr>
          <w:i/>
          <w:iCs/>
        </w:rPr>
        <w:t>Open</w:t>
      </w:r>
      <w:proofErr w:type="spellEnd"/>
      <w:r w:rsidRPr="001C715E">
        <w:t xml:space="preserve"> </w:t>
      </w:r>
      <w:r>
        <w:t xml:space="preserve">or </w:t>
      </w:r>
      <w:proofErr w:type="spellStart"/>
      <w:r w:rsidRPr="0075719A">
        <w:rPr>
          <w:i/>
          <w:iCs/>
        </w:rPr>
        <w:t>verticalClearanceClosed</w:t>
      </w:r>
      <w:proofErr w:type="spellEnd"/>
      <w:r>
        <w:t>.</w:t>
      </w:r>
    </w:p>
    <w:p w14:paraId="4B798766" w14:textId="77777777" w:rsidR="008769AE" w:rsidRDefault="008769AE" w:rsidP="008769AE">
      <w:pPr>
        <w:spacing w:after="120" w:line="240" w:lineRule="auto"/>
        <w:jc w:val="both"/>
      </w:pPr>
      <w:r>
        <w:t xml:space="preserve">For </w:t>
      </w:r>
      <w:proofErr w:type="gramStart"/>
      <w:r>
        <w:t>example</w:t>
      </w:r>
      <w:proofErr w:type="gramEnd"/>
      <w:r>
        <w:t xml:space="preserve"> the datum difference information </w:t>
      </w:r>
      <w:proofErr w:type="spellStart"/>
      <w:r w:rsidRPr="0060061D">
        <w:rPr>
          <w:i/>
          <w:iCs/>
        </w:rPr>
        <w:t>datumSeparationValue</w:t>
      </w:r>
      <w:proofErr w:type="spellEnd"/>
      <w:r>
        <w:t xml:space="preserve"> on a </w:t>
      </w:r>
      <w:proofErr w:type="spellStart"/>
      <w:r w:rsidRPr="0075719A">
        <w:rPr>
          <w:i/>
          <w:iCs/>
        </w:rPr>
        <w:t>verticalClearanceFixed</w:t>
      </w:r>
      <w:proofErr w:type="spellEnd"/>
      <w:r>
        <w:t xml:space="preserve"> complex attribute is contained in:</w:t>
      </w:r>
    </w:p>
    <w:p w14:paraId="104C4161" w14:textId="77777777" w:rsidR="008769AE" w:rsidRDefault="008769AE" w:rsidP="008769AE">
      <w:pPr>
        <w:spacing w:after="120" w:line="240" w:lineRule="auto"/>
        <w:ind w:firstLine="720"/>
        <w:jc w:val="both"/>
      </w:pPr>
      <w:proofErr w:type="spellStart"/>
      <w:r>
        <w:rPr>
          <w:i/>
          <w:iCs/>
        </w:rPr>
        <w:t>verticalClearanceFixed.datumDifferenceInformation</w:t>
      </w:r>
      <w:proofErr w:type="spellEnd"/>
      <w:r>
        <w:t xml:space="preserve"> </w:t>
      </w:r>
    </w:p>
    <w:p w14:paraId="5874DA3D" w14:textId="77777777" w:rsidR="008769AE" w:rsidRDefault="008769AE" w:rsidP="008769AE">
      <w:pPr>
        <w:spacing w:after="120" w:line="240" w:lineRule="auto"/>
        <w:jc w:val="both"/>
      </w:pPr>
      <w:r>
        <w:t xml:space="preserve">with the vertical clearance value to be adjusted defined </w:t>
      </w:r>
      <w:proofErr w:type="gramStart"/>
      <w:r>
        <w:t>in :</w:t>
      </w:r>
      <w:proofErr w:type="gramEnd"/>
    </w:p>
    <w:p w14:paraId="15E53240" w14:textId="77777777" w:rsidR="008769AE" w:rsidRPr="0075719A" w:rsidRDefault="008769AE" w:rsidP="008769AE">
      <w:pPr>
        <w:spacing w:after="120" w:line="240" w:lineRule="auto"/>
        <w:ind w:firstLine="720"/>
        <w:jc w:val="both"/>
        <w:rPr>
          <w:i/>
          <w:iCs/>
        </w:rPr>
      </w:pPr>
      <w:proofErr w:type="spellStart"/>
      <w:r w:rsidRPr="0075719A">
        <w:rPr>
          <w:i/>
          <w:iCs/>
        </w:rPr>
        <w:t>verticalClearanceFixed.verticalClearanceValue</w:t>
      </w:r>
      <w:proofErr w:type="spellEnd"/>
    </w:p>
    <w:p w14:paraId="14C57DCC" w14:textId="77777777" w:rsidR="008769AE" w:rsidRDefault="008769AE" w:rsidP="008769AE">
      <w:pPr>
        <w:spacing w:after="120" w:line="240" w:lineRule="auto"/>
        <w:jc w:val="both"/>
      </w:pPr>
      <w:r>
        <w:t>Note that datum difference information is not mandatory and may not always be defined for all S-101 features which define vertical clearance.</w:t>
      </w:r>
    </w:p>
    <w:p w14:paraId="7777A597" w14:textId="77777777" w:rsidR="008769AE" w:rsidRPr="0075719A" w:rsidRDefault="008769AE" w:rsidP="008769AE">
      <w:pPr>
        <w:spacing w:after="120" w:line="240" w:lineRule="auto"/>
        <w:jc w:val="both"/>
      </w:pPr>
      <w:r w:rsidRPr="0075719A">
        <w:t>When adjusting the vertical clearance the following formula must be used:</w:t>
      </w:r>
    </w:p>
    <w:p w14:paraId="441891AF" w14:textId="74205F29" w:rsidR="008769AE" w:rsidRPr="0075719A" w:rsidRDefault="008769AE" w:rsidP="00520800">
      <w:pPr>
        <w:spacing w:after="120" w:line="240" w:lineRule="auto"/>
        <w:rPr>
          <w:b/>
          <w:bCs/>
          <w:i/>
          <w:iCs/>
          <w:sz w:val="18"/>
          <w:szCs w:val="18"/>
        </w:rPr>
      </w:pPr>
      <w:r w:rsidRPr="0075719A">
        <w:rPr>
          <w:b/>
          <w:bCs/>
          <w:i/>
          <w:iCs/>
          <w:sz w:val="18"/>
          <w:szCs w:val="18"/>
        </w:rPr>
        <w:t xml:space="preserve"> Adjusted </w:t>
      </w:r>
      <w:proofErr w:type="spellStart"/>
      <w:r w:rsidRPr="0075719A">
        <w:rPr>
          <w:b/>
          <w:bCs/>
          <w:i/>
          <w:iCs/>
          <w:sz w:val="18"/>
          <w:szCs w:val="18"/>
        </w:rPr>
        <w:t>verticalClearanceValue</w:t>
      </w:r>
      <w:proofErr w:type="spellEnd"/>
      <w:r w:rsidRPr="0075719A">
        <w:rPr>
          <w:b/>
          <w:bCs/>
          <w:i/>
          <w:iCs/>
          <w:sz w:val="18"/>
          <w:szCs w:val="18"/>
        </w:rPr>
        <w:t xml:space="preserve"> = verticalClearanceValue</w:t>
      </w:r>
      <w:r w:rsidRPr="0075719A">
        <w:rPr>
          <w:b/>
          <w:bCs/>
          <w:i/>
          <w:iCs/>
          <w:sz w:val="18"/>
          <w:szCs w:val="18"/>
          <w:vertAlign w:val="subscript"/>
        </w:rPr>
        <w:t>S-101</w:t>
      </w:r>
      <w:r w:rsidRPr="0075719A">
        <w:rPr>
          <w:b/>
          <w:bCs/>
          <w:i/>
          <w:iCs/>
          <w:sz w:val="18"/>
          <w:szCs w:val="18"/>
        </w:rPr>
        <w:t xml:space="preserve"> + datumSeparationValue</w:t>
      </w:r>
      <w:r w:rsidRPr="0075719A">
        <w:rPr>
          <w:b/>
          <w:bCs/>
          <w:i/>
          <w:iCs/>
          <w:sz w:val="18"/>
          <w:szCs w:val="18"/>
          <w:vertAlign w:val="subscript"/>
        </w:rPr>
        <w:t>S-101</w:t>
      </w:r>
      <w:r w:rsidRPr="0075719A">
        <w:rPr>
          <w:b/>
          <w:bCs/>
          <w:i/>
          <w:iCs/>
          <w:sz w:val="18"/>
          <w:szCs w:val="18"/>
        </w:rPr>
        <w:t xml:space="preserve"> – S-104 value</w:t>
      </w:r>
      <w:r>
        <w:rPr>
          <w:b/>
          <w:bCs/>
          <w:i/>
          <w:iCs/>
          <w:sz w:val="18"/>
          <w:szCs w:val="18"/>
        </w:rPr>
        <w:fldChar w:fldCharType="begin"/>
      </w:r>
      <w:r>
        <w:rPr>
          <w:b/>
          <w:bCs/>
          <w:i/>
          <w:iCs/>
          <w:sz w:val="18"/>
          <w:szCs w:val="18"/>
        </w:rPr>
        <w:instrText xml:space="preserve"> NOTEREF _Ref226031625 \f \h </w:instrText>
      </w:r>
      <w:r w:rsidR="001E7CF7">
        <w:rPr>
          <w:b/>
          <w:bCs/>
          <w:i/>
          <w:iCs/>
          <w:sz w:val="18"/>
          <w:szCs w:val="18"/>
        </w:rPr>
        <w:instrText xml:space="preserve"> \* MERGEFORMAT </w:instrText>
      </w:r>
      <w:r>
        <w:rPr>
          <w:b/>
          <w:bCs/>
          <w:i/>
          <w:iCs/>
          <w:sz w:val="18"/>
          <w:szCs w:val="18"/>
        </w:rPr>
      </w:r>
      <w:r>
        <w:rPr>
          <w:b/>
          <w:bCs/>
          <w:i/>
          <w:iCs/>
          <w:sz w:val="18"/>
          <w:szCs w:val="18"/>
        </w:rPr>
        <w:fldChar w:fldCharType="separate"/>
      </w:r>
      <w:r w:rsidRPr="00520800">
        <w:rPr>
          <w:rStyle w:val="Funotenzeichen"/>
        </w:rPr>
        <w:t>9</w:t>
      </w:r>
      <w:r>
        <w:rPr>
          <w:b/>
          <w:bCs/>
          <w:i/>
          <w:iCs/>
          <w:sz w:val="18"/>
          <w:szCs w:val="18"/>
        </w:rPr>
        <w:fldChar w:fldCharType="end"/>
      </w:r>
    </w:p>
    <w:p w14:paraId="7D99BBEA" w14:textId="568695F4" w:rsidR="008769AE" w:rsidRPr="0075719A" w:rsidRDefault="008769AE" w:rsidP="008769AE">
      <w:pPr>
        <w:spacing w:after="120" w:line="240" w:lineRule="auto"/>
        <w:jc w:val="both"/>
      </w:pPr>
      <w:r w:rsidRPr="0075719A">
        <w:t xml:space="preserve">See also the footnote to </w:t>
      </w:r>
      <w:r w:rsidRPr="0075719A">
        <w:rPr>
          <w:sz w:val="18"/>
          <w:szCs w:val="18"/>
        </w:rPr>
        <w:fldChar w:fldCharType="begin"/>
      </w:r>
      <w:r w:rsidRPr="0075719A">
        <w:rPr>
          <w:sz w:val="18"/>
          <w:szCs w:val="18"/>
        </w:rPr>
        <w:instrText xml:space="preserve"> REF _Ref225504832 \h  \* MERGEFORMAT </w:instrText>
      </w:r>
      <w:r w:rsidRPr="0075719A">
        <w:rPr>
          <w:sz w:val="18"/>
          <w:szCs w:val="18"/>
        </w:rPr>
      </w:r>
      <w:r w:rsidRPr="0075719A">
        <w:rPr>
          <w:sz w:val="18"/>
          <w:szCs w:val="18"/>
        </w:rPr>
        <w:fldChar w:fldCharType="separate"/>
      </w:r>
      <w:r w:rsidRPr="00520800">
        <w:rPr>
          <w:sz w:val="18"/>
          <w:szCs w:val="18"/>
        </w:rPr>
        <w:t xml:space="preserve">Table </w:t>
      </w:r>
      <w:r w:rsidRPr="00520800">
        <w:rPr>
          <w:noProof/>
          <w:sz w:val="18"/>
          <w:szCs w:val="18"/>
        </w:rPr>
        <w:t>10</w:t>
      </w:r>
      <w:r w:rsidRPr="00520800">
        <w:rPr>
          <w:sz w:val="18"/>
          <w:szCs w:val="18"/>
        </w:rPr>
        <w:t>: Example Values - Water Level Adjustment</w:t>
      </w:r>
      <w:r w:rsidRPr="0075719A">
        <w:rPr>
          <w:sz w:val="18"/>
          <w:szCs w:val="18"/>
        </w:rPr>
        <w:fldChar w:fldCharType="end"/>
      </w:r>
      <w:r w:rsidRPr="0075719A">
        <w:t xml:space="preserve"> regarding positive and negative values for S-104 data.</w:t>
      </w:r>
    </w:p>
    <w:p w14:paraId="320D069E" w14:textId="77777777" w:rsidR="008769AE" w:rsidRPr="0075719A" w:rsidRDefault="008769AE" w:rsidP="008769AE">
      <w:pPr>
        <w:spacing w:after="120" w:line="240" w:lineRule="auto"/>
        <w:jc w:val="both"/>
      </w:pPr>
      <w:r w:rsidRPr="0075719A">
        <w:t xml:space="preserve">Additionally, if the user has the Uncertainty selector selected (clause </w:t>
      </w:r>
      <w:r w:rsidRPr="0075719A">
        <w:fldChar w:fldCharType="begin"/>
      </w:r>
      <w:r w:rsidRPr="0075719A">
        <w:instrText xml:space="preserve"> REF _Ref224890539 \r \h </w:instrText>
      </w:r>
      <w:r>
        <w:instrText xml:space="preserve"> \* MERGEFORMAT </w:instrText>
      </w:r>
      <w:r w:rsidRPr="0075719A">
        <w:fldChar w:fldCharType="separate"/>
      </w:r>
      <w:r w:rsidRPr="0075719A">
        <w:t>11.9.10</w:t>
      </w:r>
      <w:r w:rsidRPr="0075719A">
        <w:fldChar w:fldCharType="end"/>
      </w:r>
      <w:r w:rsidRPr="0075719A">
        <w:t>), then the S-104 value must also be adjusted according to the S-104 vertical uncertainty value and the following formula must be used:</w:t>
      </w:r>
    </w:p>
    <w:p w14:paraId="38C3AA73" w14:textId="04339021" w:rsidR="008769AE" w:rsidRPr="0075719A" w:rsidRDefault="008769AE" w:rsidP="00520800">
      <w:pPr>
        <w:spacing w:after="120" w:line="240" w:lineRule="auto"/>
        <w:rPr>
          <w:b/>
          <w:bCs/>
          <w:sz w:val="18"/>
          <w:szCs w:val="18"/>
        </w:rPr>
      </w:pPr>
      <w:r w:rsidRPr="0075719A">
        <w:rPr>
          <w:b/>
          <w:bCs/>
          <w:i/>
          <w:iCs/>
          <w:sz w:val="18"/>
          <w:szCs w:val="18"/>
        </w:rPr>
        <w:lastRenderedPageBreak/>
        <w:t xml:space="preserve">Adjusted </w:t>
      </w:r>
      <w:proofErr w:type="spellStart"/>
      <w:r w:rsidRPr="0075719A">
        <w:rPr>
          <w:b/>
          <w:bCs/>
          <w:i/>
          <w:iCs/>
          <w:sz w:val="18"/>
          <w:szCs w:val="18"/>
        </w:rPr>
        <w:t>verticalClearanceValue</w:t>
      </w:r>
      <w:proofErr w:type="spellEnd"/>
      <w:r w:rsidRPr="0075719A">
        <w:rPr>
          <w:b/>
          <w:bCs/>
          <w:i/>
          <w:iCs/>
          <w:sz w:val="18"/>
          <w:szCs w:val="18"/>
        </w:rPr>
        <w:t xml:space="preserve"> = </w:t>
      </w:r>
      <w:proofErr w:type="spellStart"/>
      <w:r w:rsidRPr="0075719A">
        <w:rPr>
          <w:b/>
          <w:bCs/>
          <w:i/>
          <w:iCs/>
          <w:sz w:val="18"/>
          <w:szCs w:val="18"/>
        </w:rPr>
        <w:t>verticalClearanceValue</w:t>
      </w:r>
      <w:proofErr w:type="spellEnd"/>
      <w:r w:rsidRPr="0075719A">
        <w:rPr>
          <w:b/>
          <w:bCs/>
          <w:i/>
          <w:iCs/>
          <w:sz w:val="18"/>
          <w:szCs w:val="18"/>
        </w:rPr>
        <w:t xml:space="preserve">(S-101) + </w:t>
      </w:r>
      <w:proofErr w:type="spellStart"/>
      <w:r w:rsidRPr="0075719A">
        <w:rPr>
          <w:b/>
          <w:bCs/>
          <w:i/>
          <w:iCs/>
          <w:sz w:val="18"/>
          <w:szCs w:val="18"/>
        </w:rPr>
        <w:t>datumSeparationValue</w:t>
      </w:r>
      <w:proofErr w:type="spellEnd"/>
      <w:r w:rsidRPr="0075719A">
        <w:rPr>
          <w:b/>
          <w:bCs/>
          <w:i/>
          <w:iCs/>
          <w:sz w:val="18"/>
          <w:szCs w:val="18"/>
        </w:rPr>
        <w:t>(S-101)) – S-104 value</w:t>
      </w:r>
      <w:r>
        <w:rPr>
          <w:b/>
          <w:bCs/>
          <w:i/>
          <w:iCs/>
          <w:sz w:val="18"/>
          <w:szCs w:val="18"/>
        </w:rPr>
        <w:fldChar w:fldCharType="begin"/>
      </w:r>
      <w:r>
        <w:rPr>
          <w:b/>
          <w:bCs/>
          <w:i/>
          <w:iCs/>
          <w:sz w:val="18"/>
          <w:szCs w:val="18"/>
        </w:rPr>
        <w:instrText xml:space="preserve"> NOTEREF _Ref226031625 \f \h </w:instrText>
      </w:r>
      <w:r w:rsidR="001E7CF7">
        <w:rPr>
          <w:b/>
          <w:bCs/>
          <w:i/>
          <w:iCs/>
          <w:sz w:val="18"/>
          <w:szCs w:val="18"/>
        </w:rPr>
        <w:instrText xml:space="preserve"> \* MERGEFORMAT </w:instrText>
      </w:r>
      <w:r>
        <w:rPr>
          <w:b/>
          <w:bCs/>
          <w:i/>
          <w:iCs/>
          <w:sz w:val="18"/>
          <w:szCs w:val="18"/>
        </w:rPr>
      </w:r>
      <w:r>
        <w:rPr>
          <w:b/>
          <w:bCs/>
          <w:i/>
          <w:iCs/>
          <w:sz w:val="18"/>
          <w:szCs w:val="18"/>
        </w:rPr>
        <w:fldChar w:fldCharType="separate"/>
      </w:r>
      <w:r w:rsidRPr="00520800">
        <w:rPr>
          <w:rStyle w:val="Funotenzeichen"/>
        </w:rPr>
        <w:t>9</w:t>
      </w:r>
      <w:r>
        <w:rPr>
          <w:b/>
          <w:bCs/>
          <w:i/>
          <w:iCs/>
          <w:sz w:val="18"/>
          <w:szCs w:val="18"/>
        </w:rPr>
        <w:fldChar w:fldCharType="end"/>
      </w:r>
      <w:r w:rsidRPr="0075719A">
        <w:rPr>
          <w:b/>
          <w:bCs/>
          <w:i/>
          <w:iCs/>
          <w:sz w:val="18"/>
          <w:szCs w:val="18"/>
        </w:rPr>
        <w:t xml:space="preserve"> </w:t>
      </w:r>
      <w:proofErr w:type="gramStart"/>
      <w:r w:rsidRPr="0075719A">
        <w:rPr>
          <w:b/>
          <w:bCs/>
          <w:i/>
          <w:iCs/>
          <w:sz w:val="18"/>
          <w:szCs w:val="18"/>
        </w:rPr>
        <w:t>-  S</w:t>
      </w:r>
      <w:proofErr w:type="gramEnd"/>
      <w:r w:rsidRPr="0075719A">
        <w:rPr>
          <w:b/>
          <w:bCs/>
          <w:i/>
          <w:iCs/>
          <w:sz w:val="18"/>
          <w:szCs w:val="18"/>
        </w:rPr>
        <w:t>-104 uncertainty</w:t>
      </w:r>
    </w:p>
    <w:p w14:paraId="46335283" w14:textId="492CF756" w:rsidR="008769AE" w:rsidRPr="001C715E" w:rsidRDefault="008769AE" w:rsidP="008769AE">
      <w:pPr>
        <w:spacing w:after="120" w:line="240" w:lineRule="auto"/>
        <w:jc w:val="both"/>
      </w:pPr>
      <w:r w:rsidRPr="001C715E">
        <w:t xml:space="preserve">The user must be given a permanent indication that the Water Level (S-104) values have adjusted </w:t>
      </w:r>
      <w:r>
        <w:t xml:space="preserve">S-101 </w:t>
      </w:r>
      <w:r w:rsidRPr="001C715E">
        <w:t>attribut</w:t>
      </w:r>
      <w:r>
        <w:t>e values</w:t>
      </w:r>
      <w:r w:rsidRPr="001C715E">
        <w:t xml:space="preserve"> in the data display as described in D-1.5, D-1.6 and D-1.7. </w:t>
      </w:r>
      <w:r>
        <w:t xml:space="preserve"> </w:t>
      </w:r>
      <w:r w:rsidRPr="001C715E">
        <w:t xml:space="preserve">Where </w:t>
      </w:r>
      <w:r>
        <w:t>vertical clearance values are adjusted as defined in this clause the permanent indication given to the user must indicate that some or all vertical clearance values have been adjusted. A</w:t>
      </w:r>
      <w:r w:rsidRPr="00D86932">
        <w:t>ny alerts that take into account vertical clearance must also include the adjust</w:t>
      </w:r>
      <w:r>
        <w:t>ed figure.</w:t>
      </w:r>
    </w:p>
    <w:p w14:paraId="52063D3E" w14:textId="33A2AC7B" w:rsidR="001374ED" w:rsidRPr="0062074F" w:rsidRDefault="008769AE" w:rsidP="00520800">
      <w:pPr>
        <w:spacing w:after="60" w:line="240" w:lineRule="auto"/>
        <w:jc w:val="both"/>
        <w:rPr>
          <w:b/>
          <w:bCs/>
          <w:color w:val="0070C0"/>
        </w:rPr>
      </w:pPr>
      <w:r w:rsidRPr="001C715E">
        <w:t xml:space="preserve">When </w:t>
      </w:r>
      <w:proofErr w:type="spellStart"/>
      <w:r w:rsidRPr="001C715E">
        <w:rPr>
          <w:i/>
        </w:rPr>
        <w:t>verticalClearanceValue</w:t>
      </w:r>
      <w:proofErr w:type="spellEnd"/>
      <w:r w:rsidRPr="001C715E">
        <w:t xml:space="preserve"> in S-101 has been substituted </w:t>
      </w:r>
      <w:r w:rsidRPr="0075719A">
        <w:t>or</w:t>
      </w:r>
      <w:r w:rsidRPr="001C715E">
        <w:t xml:space="preserve"> adjusted the ECDIS Pick Report must indicate the substituted value, source and time/date</w:t>
      </w:r>
    </w:p>
    <w:p w14:paraId="546863B1" w14:textId="77777777" w:rsidR="001374ED" w:rsidRPr="0062074F" w:rsidRDefault="001374ED" w:rsidP="00815F72">
      <w:pPr>
        <w:spacing w:after="120" w:line="240" w:lineRule="auto"/>
        <w:jc w:val="both"/>
        <w:rPr>
          <w:bCs/>
        </w:rPr>
      </w:pPr>
    </w:p>
    <w:p w14:paraId="40388452" w14:textId="46026266" w:rsidR="00280A08" w:rsidRPr="00D47A10" w:rsidRDefault="00280A08">
      <w:pPr>
        <w:pStyle w:val="berschrift2"/>
        <w:numPr>
          <w:ilvl w:val="1"/>
          <w:numId w:val="109"/>
        </w:numPr>
      </w:pPr>
      <w:bookmarkStart w:id="2762" w:name="_Toc226035168"/>
      <w:bookmarkStart w:id="2763" w:name="_Toc88852900"/>
      <w:bookmarkStart w:id="2764" w:name="_Toc98340006"/>
      <w:bookmarkStart w:id="2765" w:name="_Toc98340382"/>
      <w:r w:rsidRPr="00D47A10">
        <w:t>Alerts and indication details</w:t>
      </w:r>
      <w:bookmarkEnd w:id="2762"/>
    </w:p>
    <w:bookmarkEnd w:id="2763"/>
    <w:bookmarkEnd w:id="2764"/>
    <w:bookmarkEnd w:id="2765"/>
    <w:p w14:paraId="04313751" w14:textId="0ABAECBF" w:rsidR="001374ED" w:rsidRPr="0062074F" w:rsidRDefault="001374ED" w:rsidP="00280A08">
      <w:pPr>
        <w:spacing w:line="240" w:lineRule="auto"/>
        <w:jc w:val="both"/>
      </w:pPr>
      <w:r w:rsidRPr="0062074F">
        <w:t xml:space="preserve">Substituted or adjusted values in ENCs at the largest scale </w:t>
      </w:r>
      <w:r w:rsidR="006E2D52" w:rsidRPr="0062074F">
        <w:t>must</w:t>
      </w:r>
      <w:r w:rsidRPr="0062074F">
        <w:t xml:space="preserve"> be used as input to any </w:t>
      </w:r>
      <w:r w:rsidR="00404950" w:rsidRPr="0062074F">
        <w:t>alert</w:t>
      </w:r>
      <w:r w:rsidRPr="0062074F">
        <w:t xml:space="preserve">/indication processing. </w:t>
      </w:r>
      <w:r w:rsidR="009D5976" w:rsidRPr="0062074F">
        <w:t>The</w:t>
      </w:r>
      <w:r w:rsidRPr="0062074F">
        <w:t xml:space="preserve"> substituted values are portrayed as shown in </w:t>
      </w:r>
      <w:r w:rsidR="00280A08" w:rsidRPr="0062074F">
        <w:t xml:space="preserve">Figure </w:t>
      </w:r>
      <w:r w:rsidR="00E058BE" w:rsidRPr="0062074F">
        <w:t>D-3</w:t>
      </w:r>
      <w:r w:rsidR="00280A08" w:rsidRPr="0062074F">
        <w:t xml:space="preserve">-20 </w:t>
      </w:r>
      <w:r w:rsidR="009D5976" w:rsidRPr="0062074F">
        <w:t>w</w:t>
      </w:r>
      <w:r w:rsidRPr="0062074F">
        <w:t>hich shows the graphical highlight (red boundary and red transparent fill) for the intersected safety contour.</w:t>
      </w:r>
    </w:p>
    <w:p w14:paraId="6F23C2D7" w14:textId="77777777" w:rsidR="001374ED" w:rsidRPr="0062074F" w:rsidRDefault="001374ED" w:rsidP="004E61EE">
      <w:pPr>
        <w:spacing w:line="240" w:lineRule="auto"/>
        <w:jc w:val="center"/>
        <w:rPr>
          <w:i/>
          <w:iCs/>
        </w:rPr>
      </w:pPr>
      <w:r w:rsidRPr="0062074F">
        <w:rPr>
          <w:i/>
          <w:iCs/>
          <w:noProof/>
          <w:lang w:eastAsia="fr-FR"/>
        </w:rPr>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62074F" w:rsidRDefault="001374ED" w:rsidP="00280A08">
      <w:pPr>
        <w:pStyle w:val="Beschriftung"/>
        <w:spacing w:after="120" w:line="240" w:lineRule="auto"/>
        <w:jc w:val="center"/>
      </w:pPr>
      <w:r w:rsidRPr="0062074F">
        <w:t xml:space="preserve">Figure </w:t>
      </w:r>
      <w:r w:rsidR="00E058BE" w:rsidRPr="0062074F">
        <w:t>D-3</w:t>
      </w:r>
      <w:r w:rsidR="0050181D" w:rsidRPr="0062074F">
        <w:t>-</w:t>
      </w:r>
      <w:r w:rsidRPr="0062074F">
        <w:t>20</w:t>
      </w:r>
      <w:r w:rsidR="00280A08" w:rsidRPr="0062074F">
        <w:t xml:space="preserve"> -</w:t>
      </w:r>
      <w:r w:rsidR="00366538" w:rsidRPr="0062074F">
        <w:t xml:space="preserve"> Graphical highlight for intersected safety contour</w:t>
      </w:r>
    </w:p>
    <w:p w14:paraId="0402A4C8" w14:textId="77777777" w:rsidR="00280A08" w:rsidRPr="0062074F" w:rsidRDefault="00280A08" w:rsidP="00280A08">
      <w:pPr>
        <w:spacing w:after="120" w:line="240" w:lineRule="auto"/>
      </w:pPr>
    </w:p>
    <w:p w14:paraId="7B5C42FA" w14:textId="302865A6" w:rsidR="00280A08" w:rsidRPr="00D47A10" w:rsidRDefault="00280A08">
      <w:pPr>
        <w:pStyle w:val="berschrift2"/>
        <w:numPr>
          <w:ilvl w:val="1"/>
          <w:numId w:val="109"/>
        </w:numPr>
      </w:pPr>
      <w:bookmarkStart w:id="2766" w:name="_Toc88838699"/>
      <w:bookmarkStart w:id="2767" w:name="_Toc88839536"/>
      <w:bookmarkStart w:id="2768" w:name="_Toc88838700"/>
      <w:bookmarkStart w:id="2769" w:name="_Toc88839537"/>
      <w:bookmarkStart w:id="2770" w:name="_Toc88838701"/>
      <w:bookmarkStart w:id="2771" w:name="_Toc88839538"/>
      <w:bookmarkStart w:id="2772" w:name="_Toc88838702"/>
      <w:bookmarkStart w:id="2773" w:name="_Toc88839539"/>
      <w:bookmarkStart w:id="2774" w:name="_Toc88838703"/>
      <w:bookmarkStart w:id="2775" w:name="_Toc88839540"/>
      <w:bookmarkStart w:id="2776" w:name="_Toc88852905"/>
      <w:bookmarkStart w:id="2777" w:name="_Toc88838704"/>
      <w:bookmarkStart w:id="2778" w:name="_Toc88839541"/>
      <w:bookmarkStart w:id="2779" w:name="_Toc88838705"/>
      <w:bookmarkStart w:id="2780" w:name="_Toc88839542"/>
      <w:bookmarkStart w:id="2781" w:name="_Toc88838706"/>
      <w:bookmarkStart w:id="2782" w:name="_Toc88839543"/>
      <w:bookmarkStart w:id="2783" w:name="_Toc88838707"/>
      <w:bookmarkStart w:id="2784" w:name="_Toc88839544"/>
      <w:bookmarkStart w:id="2785" w:name="_Toc88838708"/>
      <w:bookmarkStart w:id="2786" w:name="_Toc88839545"/>
      <w:bookmarkStart w:id="2787" w:name="_Toc88838709"/>
      <w:bookmarkStart w:id="2788" w:name="_Toc88839546"/>
      <w:bookmarkStart w:id="2789" w:name="_Toc88838710"/>
      <w:bookmarkStart w:id="2790" w:name="_Toc88839547"/>
      <w:bookmarkStart w:id="2791" w:name="_Toc88838711"/>
      <w:bookmarkStart w:id="2792" w:name="_Toc88839548"/>
      <w:bookmarkStart w:id="2793" w:name="_Toc226035169"/>
      <w:bookmarkStart w:id="2794" w:name="_Toc88852914"/>
      <w:bookmarkStart w:id="2795" w:name="_Toc98340007"/>
      <w:bookmarkStart w:id="2796" w:name="_Toc98340383"/>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r w:rsidRPr="00D47A10">
        <w:t>Legend details</w:t>
      </w:r>
      <w:bookmarkEnd w:id="2793"/>
    </w:p>
    <w:bookmarkEnd w:id="2794"/>
    <w:bookmarkEnd w:id="2795"/>
    <w:bookmarkEnd w:id="2796"/>
    <w:p w14:paraId="18222D1C" w14:textId="02BFA79B" w:rsidR="000A0D43" w:rsidRPr="0062074F" w:rsidRDefault="00434377" w:rsidP="004E61EE">
      <w:pPr>
        <w:spacing w:line="240" w:lineRule="auto"/>
      </w:pPr>
      <w:r w:rsidRPr="0062074F">
        <w:t xml:space="preserve">As stated in </w:t>
      </w:r>
      <w:r w:rsidR="00DB3DEB">
        <w:fldChar w:fldCharType="begin"/>
      </w:r>
      <w:r w:rsidR="00DB3DEB">
        <w:instrText xml:space="preserve"> REF _Ref224658548 \r \h </w:instrText>
      </w:r>
      <w:r w:rsidR="00DB3DEB">
        <w:fldChar w:fldCharType="separate"/>
      </w:r>
      <w:r w:rsidR="00DB3DEB">
        <w:t>11.10.1</w:t>
      </w:r>
      <w:r w:rsidR="00DB3DEB">
        <w:fldChar w:fldCharType="end"/>
      </w:r>
      <w:r w:rsidRPr="0062074F">
        <w:t>, t</w:t>
      </w:r>
      <w:r w:rsidR="001374ED" w:rsidRPr="0062074F">
        <w:t xml:space="preserve">he legend </w:t>
      </w:r>
      <w:r w:rsidR="006E2D52" w:rsidRPr="0062074F">
        <w:t>must</w:t>
      </w:r>
      <w:r w:rsidR="001374ED" w:rsidRPr="0062074F">
        <w:t xml:space="preserve"> indicate the vertical datum of S-102 and S-104</w:t>
      </w:r>
      <w:r w:rsidRPr="0062074F">
        <w:t>.</w:t>
      </w:r>
      <w:r w:rsidR="008972A2" w:rsidRPr="0062074F">
        <w:t xml:space="preserve"> </w:t>
      </w:r>
      <w:r w:rsidR="001374ED" w:rsidRPr="0062074F">
        <w:t xml:space="preserve">If the vertical datums are </w:t>
      </w:r>
      <w:r w:rsidR="00280A08" w:rsidRPr="0062074F">
        <w:t xml:space="preserve">the </w:t>
      </w:r>
      <w:r w:rsidR="001374ED" w:rsidRPr="0062074F">
        <w:t>same then a single indication is enough to cover S-101, S-102 and S-104.</w:t>
      </w:r>
    </w:p>
    <w:p w14:paraId="67153A5A" w14:textId="0D8D8C46" w:rsidR="006E2D52" w:rsidRPr="001C1CAB" w:rsidRDefault="006E2D52" w:rsidP="001C1CAB">
      <w:pPr>
        <w:pStyle w:val="berschrift1"/>
        <w:numPr>
          <w:ilvl w:val="0"/>
          <w:numId w:val="0"/>
        </w:numPr>
        <w:spacing w:before="0" w:after="0"/>
        <w:ind w:right="2160"/>
        <w:rPr>
          <w:sz w:val="22"/>
          <w:szCs w:val="18"/>
        </w:rPr>
      </w:pPr>
      <w:r w:rsidRPr="001C1CAB">
        <w:rPr>
          <w:sz w:val="22"/>
          <w:szCs w:val="18"/>
        </w:rPr>
        <w:br w:type="page"/>
      </w:r>
      <w:bookmarkStart w:id="2797" w:name="_Ref223799592"/>
      <w:bookmarkStart w:id="2798" w:name="_Toc226035170"/>
      <w:commentRangeEnd w:id="2671"/>
      <w:r w:rsidR="006B353A">
        <w:rPr>
          <w:rStyle w:val="Kommentarzeichen"/>
          <w:rFonts w:eastAsia="MS Mincho"/>
          <w:b w:val="0"/>
          <w:bCs w:val="0"/>
        </w:rPr>
        <w:lastRenderedPageBreak/>
        <w:commentReference w:id="2671"/>
      </w:r>
      <w:r w:rsidRPr="001C1CAB">
        <w:rPr>
          <w:sz w:val="22"/>
          <w:szCs w:val="18"/>
        </w:rPr>
        <w:t xml:space="preserve">Appendix </w:t>
      </w:r>
      <w:r w:rsidR="00A310A1" w:rsidRPr="001C1CAB">
        <w:rPr>
          <w:sz w:val="22"/>
          <w:szCs w:val="18"/>
        </w:rPr>
        <w:t>E</w:t>
      </w:r>
      <w:r w:rsidR="00F94FB6" w:rsidRPr="001C1CAB">
        <w:rPr>
          <w:sz w:val="22"/>
          <w:szCs w:val="18"/>
        </w:rPr>
        <w:t xml:space="preserve"> – Dataset Loading and Display (Rendering)</w:t>
      </w:r>
      <w:r w:rsidR="004D74B6" w:rsidRPr="001C1CAB">
        <w:rPr>
          <w:sz w:val="22"/>
          <w:szCs w:val="18"/>
        </w:rPr>
        <w:t xml:space="preserve"> </w:t>
      </w:r>
      <w:r w:rsidR="00F94FB6" w:rsidRPr="001C1CAB">
        <w:rPr>
          <w:sz w:val="22"/>
          <w:szCs w:val="18"/>
        </w:rPr>
        <w:t>Algorithms</w:t>
      </w:r>
      <w:bookmarkEnd w:id="2797"/>
      <w:bookmarkEnd w:id="2798"/>
    </w:p>
    <w:p w14:paraId="346C8B3A" w14:textId="77777777" w:rsidR="006E2D52" w:rsidRPr="0062074F" w:rsidRDefault="006E2D52" w:rsidP="006E2D52">
      <w:pPr>
        <w:spacing w:after="120" w:line="240" w:lineRule="auto"/>
      </w:pPr>
    </w:p>
    <w:p w14:paraId="43260590" w14:textId="37042CA6" w:rsidR="006E2D52" w:rsidRPr="0062074F" w:rsidRDefault="00F94FB6">
      <w:pPr>
        <w:pStyle w:val="berschrift1"/>
        <w:numPr>
          <w:ilvl w:val="0"/>
          <w:numId w:val="96"/>
        </w:numPr>
      </w:pPr>
      <w:bookmarkStart w:id="2799" w:name="_Toc226035171"/>
      <w:r w:rsidRPr="0062074F">
        <w:t>Introduction</w:t>
      </w:r>
      <w:bookmarkEnd w:id="2799"/>
    </w:p>
    <w:p w14:paraId="302EF453" w14:textId="57152556" w:rsidR="00E67DD4" w:rsidRPr="0062074F" w:rsidRDefault="00E67DD4" w:rsidP="002D7DEE">
      <w:pPr>
        <w:jc w:val="both"/>
        <w:rPr>
          <w:lang w:val="en-US"/>
        </w:rPr>
      </w:pPr>
      <w:r w:rsidRPr="0062074F">
        <w:rPr>
          <w:rFonts w:cs="Arial"/>
        </w:rPr>
        <w:t>Details of the dataset loading and data display algorithms are contained within this Appendix.</w:t>
      </w:r>
    </w:p>
    <w:p w14:paraId="145FE035" w14:textId="6106893E" w:rsidR="00E67DD4" w:rsidRPr="0062074F" w:rsidRDefault="00BE21CC" w:rsidP="002D7DEE">
      <w:pPr>
        <w:jc w:val="both"/>
        <w:rPr>
          <w:rFonts w:cs="Arial"/>
        </w:rPr>
      </w:pPr>
      <w:r w:rsidRPr="0062074F">
        <w:rPr>
          <w:rFonts w:cs="Arial"/>
        </w:rPr>
        <w:t>Al</w:t>
      </w:r>
      <w:r w:rsidR="00E67DD4" w:rsidRPr="0062074F">
        <w:rPr>
          <w:rFonts w:cs="Arial"/>
        </w:rPr>
        <w:t>gorithms for dataset loading, unloading, and rendering (display) within a navigation system are prescribed for S-</w:t>
      </w:r>
      <w:ins w:id="2800" w:author="Birklhuber Bernd" w:date="2026-08-07T13:22:00Z">
        <w:r w:rsidR="006B353A">
          <w:rPr>
            <w:rFonts w:cs="Arial"/>
          </w:rPr>
          <w:t>4</w:t>
        </w:r>
      </w:ins>
      <w:del w:id="2801" w:author="Birklhuber Bernd" w:date="2026-08-07T13:22:00Z">
        <w:r w:rsidR="00E67DD4" w:rsidRPr="0062074F" w:rsidDel="006B353A">
          <w:rPr>
            <w:rFonts w:cs="Arial"/>
          </w:rPr>
          <w:delText>1</w:delText>
        </w:r>
      </w:del>
      <w:r w:rsidR="00E67DD4" w:rsidRPr="0062074F">
        <w:rPr>
          <w:rFonts w:cs="Arial"/>
        </w:rPr>
        <w:t xml:space="preserve">01 (and possibly other products which provide multiple generalizations for a given geographic area) in order for the appropriate data to be viewed at the </w:t>
      </w:r>
      <w:del w:id="2802" w:author="Birklhuber Bernd" w:date="2026-08-07T13:22:00Z">
        <w:r w:rsidR="00E67DD4" w:rsidRPr="0062074F" w:rsidDel="006B353A">
          <w:rPr>
            <w:rFonts w:cs="Arial"/>
          </w:rPr>
          <w:delText>mariner</w:delText>
        </w:r>
      </w:del>
      <w:proofErr w:type="spellStart"/>
      <w:ins w:id="2803" w:author="Birklhuber Bernd" w:date="2026-08-07T13:22:00Z">
        <w:r w:rsidR="006B353A">
          <w:rPr>
            <w:rFonts w:cs="Arial"/>
          </w:rPr>
          <w:t>boatmaster</w:t>
        </w:r>
      </w:ins>
      <w:r w:rsidR="00E67DD4" w:rsidRPr="0062074F">
        <w:rPr>
          <w:rFonts w:cs="Arial"/>
        </w:rPr>
        <w:t>’s</w:t>
      </w:r>
      <w:proofErr w:type="spellEnd"/>
      <w:r w:rsidR="00E67DD4" w:rsidRPr="0062074F">
        <w:rPr>
          <w:rFonts w:cs="Arial"/>
        </w:rPr>
        <w:t xml:space="preserve"> selected viewing scale</w:t>
      </w:r>
      <w:r w:rsidR="00302EEA" w:rsidRPr="0062074F">
        <w:rPr>
          <w:rFonts w:cs="Arial"/>
        </w:rPr>
        <w:t xml:space="preserve"> (</w:t>
      </w:r>
      <w:ins w:id="2804" w:author="Birklhuber Bernd" w:date="2026-08-07T13:22:00Z">
        <w:r w:rsidR="006B353A">
          <w:rPr>
            <w:rFonts w:cs="Arial"/>
          </w:rPr>
          <w:t>B</w:t>
        </w:r>
      </w:ins>
      <w:del w:id="2805" w:author="Birklhuber Bernd" w:date="2026-08-07T13:22:00Z">
        <w:r w:rsidR="00302EEA" w:rsidRPr="0062074F" w:rsidDel="006B353A">
          <w:rPr>
            <w:rFonts w:cs="Arial"/>
          </w:rPr>
          <w:delText>M</w:delText>
        </w:r>
      </w:del>
      <w:r w:rsidR="00302EEA" w:rsidRPr="0062074F">
        <w:rPr>
          <w:rFonts w:cs="Arial"/>
        </w:rPr>
        <w:t>SVS)</w:t>
      </w:r>
      <w:r w:rsidR="00E67DD4" w:rsidRPr="0062074F">
        <w:rPr>
          <w:rFonts w:cs="Arial"/>
        </w:rPr>
        <w:t xml:space="preserve">. </w:t>
      </w:r>
    </w:p>
    <w:p w14:paraId="3D2912BE" w14:textId="77777777" w:rsidR="00E67DD4" w:rsidRPr="0062074F" w:rsidRDefault="00E67DD4" w:rsidP="002D7DEE">
      <w:pPr>
        <w:jc w:val="both"/>
        <w:rPr>
          <w:rFonts w:cs="Arial"/>
        </w:rPr>
      </w:pPr>
      <w:r w:rsidRPr="0062074F">
        <w:rPr>
          <w:rFonts w:cs="Arial"/>
        </w:rPr>
        <w:t>These algorithms are intended to provide clear and concise rules on how and when data is loaded and unloaded; and the order in which datasets are to be displayed.</w:t>
      </w:r>
    </w:p>
    <w:p w14:paraId="6BC0D36B" w14:textId="07692833" w:rsidR="00E67DD4" w:rsidRPr="0062074F" w:rsidRDefault="00E67DD4" w:rsidP="002D7DEE">
      <w:pPr>
        <w:spacing w:after="120" w:line="240" w:lineRule="auto"/>
        <w:jc w:val="both"/>
        <w:rPr>
          <w:rFonts w:cs="Arial"/>
        </w:rPr>
      </w:pPr>
      <w:r w:rsidRPr="0062074F">
        <w:rPr>
          <w:rFonts w:cs="Arial"/>
        </w:rPr>
        <w:t xml:space="preserve">Note 1: These algorithms only address loading and display related to visualization within the system graphics window. </w:t>
      </w:r>
      <w:del w:id="2806" w:author="Birklhuber Bernd" w:date="2026-08-07T13:22:00Z">
        <w:r w:rsidRPr="0062074F" w:rsidDel="006B353A">
          <w:rPr>
            <w:rFonts w:cs="Arial"/>
          </w:rPr>
          <w:delText xml:space="preserve">The application may need to load other datasets to satisfy requirements related to alerts processing, such as </w:delText>
        </w:r>
        <w:r w:rsidR="0056040E" w:rsidRPr="0062074F" w:rsidDel="006B353A">
          <w:rPr>
            <w:rFonts w:cs="Arial"/>
          </w:rPr>
          <w:delText>MSC.530(106)/Rev.1</w:delText>
        </w:r>
        <w:r w:rsidRPr="0062074F" w:rsidDel="006B353A">
          <w:rPr>
            <w:rFonts w:cs="Arial"/>
          </w:rPr>
          <w:delText xml:space="preserve"> A11.2.</w:delText>
        </w:r>
      </w:del>
    </w:p>
    <w:p w14:paraId="268C012C" w14:textId="0925B6BD" w:rsidR="00E67DD4" w:rsidRPr="0062074F" w:rsidRDefault="00E67DD4" w:rsidP="006E2D52">
      <w:pPr>
        <w:spacing w:after="120" w:line="240" w:lineRule="auto"/>
        <w:jc w:val="both"/>
        <w:rPr>
          <w:rFonts w:cs="Arial"/>
          <w:lang w:val="en-AU"/>
        </w:rPr>
      </w:pPr>
      <w:r w:rsidRPr="0062074F">
        <w:rPr>
          <w:rFonts w:cs="Arial"/>
        </w:rPr>
        <w:t>Note 2: Light sectors and other features may span dataset boundaries</w:t>
      </w:r>
      <w:r w:rsidR="0001579C">
        <w:rPr>
          <w:rFonts w:cs="Arial"/>
        </w:rPr>
        <w:t xml:space="preserve"> and the algorithms contained in this Appendix may not be sufficient in all cases to ensure such features are portrayed correctly. Manufacturers are encouraged to test thoroughly (using published test data) and enhance implementations to avoid any clipping of features at dataset boundaries and </w:t>
      </w:r>
      <w:r w:rsidR="0001579C" w:rsidRPr="0062074F">
        <w:rPr>
          <w:rFonts w:cs="Arial"/>
        </w:rPr>
        <w:t>to ensure that all relevant features are portrayed</w:t>
      </w:r>
      <w:r w:rsidR="0001579C">
        <w:rPr>
          <w:rFonts w:cs="Arial"/>
        </w:rPr>
        <w:t>.</w:t>
      </w:r>
      <w:r w:rsidRPr="0062074F">
        <w:rPr>
          <w:rFonts w:cs="Arial"/>
        </w:rPr>
        <w:t xml:space="preserve"> It should be possible, </w:t>
      </w:r>
      <w:r w:rsidR="0001579C">
        <w:rPr>
          <w:rFonts w:cs="Arial"/>
        </w:rPr>
        <w:t>for example, f</w:t>
      </w:r>
      <w:r w:rsidRPr="0062074F">
        <w:rPr>
          <w:rFonts w:cs="Arial"/>
        </w:rPr>
        <w:t xml:space="preserve">or the </w:t>
      </w:r>
      <w:del w:id="2807" w:author="Birklhuber Bernd" w:date="2026-08-07T13:22:00Z">
        <w:r w:rsidRPr="0062074F" w:rsidDel="006B353A">
          <w:rPr>
            <w:rFonts w:cs="Arial"/>
          </w:rPr>
          <w:delText xml:space="preserve">mariner </w:delText>
        </w:r>
      </w:del>
      <w:ins w:id="2808" w:author="Birklhuber Bernd" w:date="2026-08-07T13:22:00Z">
        <w:r w:rsidR="006B353A">
          <w:rPr>
            <w:rFonts w:cs="Arial"/>
          </w:rPr>
          <w:t>boatmaster</w:t>
        </w:r>
        <w:r w:rsidR="006B353A" w:rsidRPr="0062074F">
          <w:rPr>
            <w:rFonts w:cs="Arial"/>
          </w:rPr>
          <w:t xml:space="preserve"> </w:t>
        </w:r>
      </w:ins>
      <w:r w:rsidRPr="0062074F">
        <w:rPr>
          <w:rFonts w:cs="Arial"/>
        </w:rPr>
        <w:t>to be capable of identifying the colour of the sectors affecting the ship, even if the lights involved are off the display.</w:t>
      </w:r>
    </w:p>
    <w:p w14:paraId="66D7EC65" w14:textId="0A4B1E4B" w:rsidR="00E67DD4" w:rsidRPr="0062074F" w:rsidRDefault="00802BDD" w:rsidP="0001579C">
      <w:pPr>
        <w:spacing w:after="120" w:line="240" w:lineRule="auto"/>
        <w:ind w:right="16"/>
        <w:jc w:val="both"/>
        <w:rPr>
          <w:rFonts w:cs="Arial"/>
        </w:rPr>
      </w:pPr>
      <w:bookmarkStart w:id="2809" w:name="_Toc187673191"/>
      <w:bookmarkStart w:id="2810" w:name="_Toc187673423"/>
      <w:bookmarkStart w:id="2811" w:name="_Toc188368782"/>
      <w:bookmarkStart w:id="2812" w:name="_Toc187673201"/>
      <w:bookmarkStart w:id="2813" w:name="_Toc187673433"/>
      <w:bookmarkStart w:id="2814" w:name="_Toc188368792"/>
      <w:bookmarkStart w:id="2815" w:name="_Toc188621985"/>
      <w:bookmarkEnd w:id="2809"/>
      <w:bookmarkEnd w:id="2810"/>
      <w:bookmarkEnd w:id="2811"/>
      <w:bookmarkEnd w:id="2812"/>
      <w:bookmarkEnd w:id="2813"/>
      <w:bookmarkEnd w:id="2814"/>
      <w:bookmarkEnd w:id="2815"/>
      <w:r w:rsidRPr="0062074F">
        <w:t>Scales and scale ranges are defined in Clause</w:t>
      </w:r>
      <w:r w:rsidR="00B70E86" w:rsidRPr="0062074F">
        <w:t xml:space="preserve"> </w:t>
      </w:r>
      <w:r w:rsidR="00B70E86" w:rsidRPr="0062074F">
        <w:fldChar w:fldCharType="begin"/>
      </w:r>
      <w:r w:rsidR="00B70E86" w:rsidRPr="0062074F">
        <w:instrText xml:space="preserve"> REF _Ref192264106 \r \h </w:instrText>
      </w:r>
      <w:r w:rsidR="0062074F">
        <w:instrText xml:space="preserve"> \* MERGEFORMAT </w:instrText>
      </w:r>
      <w:r w:rsidR="00B70E86" w:rsidRPr="0062074F">
        <w:fldChar w:fldCharType="separate"/>
      </w:r>
      <w:r w:rsidR="00B70E86" w:rsidRPr="0062074F">
        <w:t>12.1.1</w:t>
      </w:r>
      <w:r w:rsidR="00B70E86" w:rsidRPr="0062074F">
        <w:fldChar w:fldCharType="end"/>
      </w:r>
      <w:r w:rsidRPr="0062074F">
        <w:t xml:space="preserve">. </w:t>
      </w:r>
      <w:r w:rsidR="00E67DD4" w:rsidRPr="0062074F">
        <w:rPr>
          <w:rFonts w:cs="Arial"/>
        </w:rPr>
        <w:t xml:space="preserve">The scale range of a dataset is the range of display scales between which a producer intends the data for use. This scale range is determined by the scale ranges of the component </w:t>
      </w:r>
      <w:r w:rsidR="00E67DD4" w:rsidRPr="0062074F">
        <w:rPr>
          <w:rFonts w:cs="Arial"/>
          <w:b/>
          <w:bCs/>
        </w:rPr>
        <w:t>Data Coverage</w:t>
      </w:r>
      <w:r w:rsidR="00E67DD4" w:rsidRPr="0062074F">
        <w:rPr>
          <w:rFonts w:cs="Arial"/>
        </w:rPr>
        <w:t xml:space="preserve"> features. Each </w:t>
      </w:r>
      <w:r w:rsidR="00E67DD4" w:rsidRPr="0062074F">
        <w:rPr>
          <w:rFonts w:cs="Arial"/>
          <w:b/>
          <w:bCs/>
        </w:rPr>
        <w:t>Data Coverage</w:t>
      </w:r>
      <w:r w:rsidR="00E67DD4" w:rsidRPr="0062074F">
        <w:rPr>
          <w:rFonts w:cs="Arial"/>
        </w:rPr>
        <w:t xml:space="preserve"> feature has a </w:t>
      </w:r>
      <w:r w:rsidR="00E67DD4" w:rsidRPr="0062074F">
        <w:rPr>
          <w:rFonts w:cs="Arial"/>
          <w:b/>
          <w:bCs/>
        </w:rPr>
        <w:t>minimum display scale</w:t>
      </w:r>
      <w:r w:rsidR="00E67DD4" w:rsidRPr="0062074F">
        <w:rPr>
          <w:rFonts w:cs="Arial"/>
        </w:rPr>
        <w:t xml:space="preserve"> and an </w:t>
      </w:r>
      <w:r w:rsidR="00E67DD4" w:rsidRPr="0062074F">
        <w:rPr>
          <w:rFonts w:cs="Arial"/>
          <w:b/>
          <w:bCs/>
        </w:rPr>
        <w:t xml:space="preserve">optimum display scale </w:t>
      </w:r>
      <w:r w:rsidR="00E67DD4" w:rsidRPr="0062074F">
        <w:rPr>
          <w:rFonts w:cs="Arial"/>
        </w:rPr>
        <w:t>attribute;</w:t>
      </w:r>
      <w:r w:rsidR="003C1749">
        <w:rPr>
          <w:rFonts w:cs="Arial"/>
        </w:rPr>
        <w:t xml:space="preserve"> </w:t>
      </w:r>
      <w:r w:rsidR="00E67DD4" w:rsidRPr="0062074F">
        <w:rPr>
          <w:rFonts w:cs="Arial"/>
        </w:rPr>
        <w:t>the dataset scale range is from the smallest to the largest of these attribute values.</w:t>
      </w:r>
    </w:p>
    <w:p w14:paraId="6892DCF1" w14:textId="16443163" w:rsidR="00F94FB6" w:rsidRPr="0062074F" w:rsidRDefault="00F94FB6">
      <w:pPr>
        <w:pStyle w:val="Listenabsatz"/>
        <w:numPr>
          <w:ilvl w:val="1"/>
          <w:numId w:val="96"/>
        </w:numPr>
        <w:rPr>
          <w:b/>
          <w:bCs/>
          <w:lang w:eastAsia="en-US"/>
        </w:rPr>
      </w:pPr>
      <w:bookmarkStart w:id="2816" w:name="_Toc510785435"/>
      <w:bookmarkStart w:id="2817" w:name="_Toc510784286"/>
      <w:bookmarkStart w:id="2818" w:name="_Toc187673203"/>
      <w:bookmarkStart w:id="2819" w:name="_Toc187673435"/>
      <w:bookmarkStart w:id="2820" w:name="_Toc188368794"/>
      <w:bookmarkStart w:id="2821" w:name="_Toc188621987"/>
      <w:bookmarkStart w:id="2822" w:name="_Ref223799548"/>
      <w:bookmarkStart w:id="2823" w:name="_Toc169203196"/>
      <w:bookmarkEnd w:id="2816"/>
      <w:bookmarkEnd w:id="2817"/>
      <w:bookmarkEnd w:id="2818"/>
      <w:bookmarkEnd w:id="2819"/>
      <w:bookmarkEnd w:id="2820"/>
      <w:bookmarkEnd w:id="2821"/>
      <w:r w:rsidRPr="0062074F">
        <w:rPr>
          <w:b/>
          <w:bCs/>
          <w:lang w:eastAsia="en-US"/>
        </w:rPr>
        <w:t>Dataset Loading Algorithm</w:t>
      </w:r>
      <w:bookmarkEnd w:id="2822"/>
    </w:p>
    <w:p w14:paraId="1827A221" w14:textId="77777777" w:rsidR="00E67DD4" w:rsidRPr="0062074F" w:rsidRDefault="00E67DD4">
      <w:pPr>
        <w:pStyle w:val="berschrift3"/>
        <w:numPr>
          <w:ilvl w:val="2"/>
          <w:numId w:val="102"/>
        </w:numPr>
        <w:rPr>
          <w:lang w:eastAsia="en-US"/>
        </w:rPr>
      </w:pPr>
      <w:bookmarkStart w:id="2824" w:name="_Hlk177457598"/>
      <w:bookmarkStart w:id="2825" w:name="_Toc226035172"/>
      <w:r w:rsidRPr="0062074F">
        <w:rPr>
          <w:lang w:eastAsia="en-US"/>
        </w:rPr>
        <w:t>Prerequisites</w:t>
      </w:r>
      <w:bookmarkEnd w:id="2824"/>
      <w:bookmarkEnd w:id="2825"/>
    </w:p>
    <w:p w14:paraId="43837918" w14:textId="1366CA60" w:rsidR="00E67DD4" w:rsidRPr="0062074F" w:rsidRDefault="00E67DD4" w:rsidP="00E67DD4">
      <w:pPr>
        <w:spacing w:before="60" w:after="60" w:line="240" w:lineRule="auto"/>
        <w:rPr>
          <w:rFonts w:cs="Arial"/>
        </w:rPr>
      </w:pPr>
      <w:r w:rsidRPr="0062074F">
        <w:rPr>
          <w:rFonts w:cs="Arial"/>
        </w:rPr>
        <w:t xml:space="preserve">A collection of </w:t>
      </w:r>
      <w:r w:rsidRPr="0062074F">
        <w:rPr>
          <w:rFonts w:cs="Arial"/>
          <w:b/>
        </w:rPr>
        <w:t>Data Coverages, each</w:t>
      </w:r>
      <w:r w:rsidRPr="0062074F">
        <w:rPr>
          <w:rFonts w:cs="Arial"/>
        </w:rPr>
        <w:t xml:space="preserve"> containing:</w:t>
      </w:r>
    </w:p>
    <w:p w14:paraId="25C974E6" w14:textId="77777777" w:rsidR="00E67DD4" w:rsidRPr="0062074F" w:rsidRDefault="00E67DD4">
      <w:pPr>
        <w:pStyle w:val="Listenabsatz"/>
        <w:numPr>
          <w:ilvl w:val="0"/>
          <w:numId w:val="73"/>
        </w:numPr>
        <w:spacing w:before="60" w:after="60" w:line="240" w:lineRule="auto"/>
        <w:ind w:left="567" w:hanging="283"/>
        <w:jc w:val="both"/>
        <w:rPr>
          <w:lang w:val="en-US"/>
        </w:rPr>
      </w:pPr>
      <w:r w:rsidRPr="0062074F">
        <w:t xml:space="preserve">A polygon describing the </w:t>
      </w:r>
      <w:r w:rsidRPr="0062074F">
        <w:rPr>
          <w:b/>
        </w:rPr>
        <w:t>Data Coverage</w:t>
      </w:r>
      <w:r w:rsidRPr="0062074F">
        <w:t xml:space="preserve">: </w:t>
      </w:r>
      <w:r w:rsidRPr="0062074F">
        <w:rPr>
          <w:i/>
          <w:iCs/>
        </w:rPr>
        <w:t>(</w:t>
      </w:r>
      <w:proofErr w:type="spellStart"/>
      <w:r w:rsidRPr="0062074F">
        <w:rPr>
          <w:rFonts w:cs="Arial"/>
          <w:i/>
          <w:iCs/>
        </w:rPr>
        <w:t>dataCoverage</w:t>
      </w:r>
      <w:proofErr w:type="spellEnd"/>
      <w:r w:rsidRPr="0062074F">
        <w:rPr>
          <w:i/>
          <w:iCs/>
        </w:rPr>
        <w:t>)</w:t>
      </w:r>
      <w:r w:rsidRPr="0062074F">
        <w:t>;</w:t>
      </w:r>
    </w:p>
    <w:p w14:paraId="3C96539A" w14:textId="77777777" w:rsidR="00E67DD4" w:rsidRPr="0062074F" w:rsidRDefault="00E67DD4">
      <w:pPr>
        <w:pStyle w:val="Listenabsatz"/>
        <w:numPr>
          <w:ilvl w:val="0"/>
          <w:numId w:val="73"/>
        </w:numPr>
        <w:spacing w:before="60" w:after="60" w:line="240" w:lineRule="auto"/>
        <w:ind w:left="567" w:hanging="283"/>
        <w:jc w:val="both"/>
        <w:rPr>
          <w:lang w:val="en-US"/>
        </w:rPr>
      </w:pPr>
      <w:r w:rsidRPr="0062074F">
        <w:t xml:space="preserve">A set of scale bands: </w:t>
      </w:r>
      <w:proofErr w:type="spellStart"/>
      <w:r w:rsidRPr="0062074F">
        <w:rPr>
          <w:i/>
          <w:iCs/>
        </w:rPr>
        <w:t>scaleBands</w:t>
      </w:r>
      <w:proofErr w:type="spellEnd"/>
      <w:r w:rsidRPr="0062074F">
        <w:rPr>
          <w:i/>
          <w:iCs/>
        </w:rPr>
        <w:t>(</w:t>
      </w:r>
      <w:proofErr w:type="spellStart"/>
      <w:r w:rsidRPr="0062074F">
        <w:rPr>
          <w:rFonts w:cs="Arial"/>
          <w:i/>
          <w:iCs/>
        </w:rPr>
        <w:t>dataCoverage</w:t>
      </w:r>
      <w:proofErr w:type="spellEnd"/>
      <w:r w:rsidRPr="0062074F">
        <w:rPr>
          <w:i/>
          <w:iCs/>
        </w:rPr>
        <w:t>)</w:t>
      </w:r>
      <w:r w:rsidRPr="0062074F">
        <w:t>;</w:t>
      </w:r>
    </w:p>
    <w:p w14:paraId="6E120FB0" w14:textId="77777777" w:rsidR="00E67DD4" w:rsidRPr="0062074F" w:rsidRDefault="00E67DD4">
      <w:pPr>
        <w:pStyle w:val="Listenabsatz"/>
        <w:numPr>
          <w:ilvl w:val="0"/>
          <w:numId w:val="73"/>
        </w:numPr>
        <w:spacing w:after="120" w:line="240" w:lineRule="auto"/>
        <w:ind w:left="567" w:hanging="283"/>
        <w:jc w:val="both"/>
        <w:rPr>
          <w:lang w:val="en-US"/>
        </w:rPr>
      </w:pPr>
      <w:r w:rsidRPr="0062074F">
        <w:t xml:space="preserve">The associated dataset: </w:t>
      </w:r>
      <w:r w:rsidRPr="0062074F">
        <w:rPr>
          <w:i/>
          <w:iCs/>
        </w:rPr>
        <w:t>dataset(</w:t>
      </w:r>
      <w:proofErr w:type="spellStart"/>
      <w:r w:rsidRPr="0062074F">
        <w:rPr>
          <w:rFonts w:cs="Arial"/>
          <w:i/>
          <w:iCs/>
        </w:rPr>
        <w:t>dataCoverage</w:t>
      </w:r>
      <w:proofErr w:type="spellEnd"/>
      <w:r w:rsidRPr="0062074F">
        <w:rPr>
          <w:i/>
          <w:iCs/>
        </w:rPr>
        <w:t>)</w:t>
      </w:r>
      <w:r w:rsidRPr="0062074F">
        <w:t>.</w:t>
      </w:r>
    </w:p>
    <w:p w14:paraId="45F0BD7C" w14:textId="77777777" w:rsidR="00E67DD4" w:rsidRPr="0062074F" w:rsidRDefault="00E67DD4" w:rsidP="00E67DD4">
      <w:pPr>
        <w:spacing w:before="60" w:after="60" w:line="240" w:lineRule="auto"/>
      </w:pPr>
      <w:r w:rsidRPr="0062074F">
        <w:rPr>
          <w:rFonts w:cs="Arial"/>
        </w:rPr>
        <w:t xml:space="preserve">A projection </w:t>
      </w:r>
      <w:proofErr w:type="spellStart"/>
      <w:r w:rsidRPr="0062074F">
        <w:rPr>
          <w:rFonts w:cs="Arial"/>
          <w:i/>
          <w:iCs/>
        </w:rPr>
        <w:t>projection</w:t>
      </w:r>
      <w:proofErr w:type="spellEnd"/>
      <w:r w:rsidRPr="0062074F">
        <w:rPr>
          <w:rFonts w:cs="Arial"/>
        </w:rPr>
        <w:t xml:space="preserve"> that can</w:t>
      </w:r>
      <w:r w:rsidRPr="0062074F">
        <w:t xml:space="preserve"> convert geographic polygons </w:t>
      </w:r>
      <w:proofErr w:type="spellStart"/>
      <w:r w:rsidRPr="0062074F">
        <w:rPr>
          <w:i/>
          <w:iCs/>
        </w:rPr>
        <w:t>geoPolygon</w:t>
      </w:r>
      <w:proofErr w:type="spellEnd"/>
      <w:r w:rsidRPr="0062074F">
        <w:t xml:space="preserve"> to device polygons: </w:t>
      </w:r>
      <w:r w:rsidRPr="0062074F">
        <w:rPr>
          <w:i/>
          <w:iCs/>
        </w:rPr>
        <w:t>projection(</w:t>
      </w:r>
      <w:proofErr w:type="spellStart"/>
      <w:r w:rsidRPr="0062074F">
        <w:rPr>
          <w:i/>
          <w:iCs/>
        </w:rPr>
        <w:t>geoPolygon</w:t>
      </w:r>
      <w:proofErr w:type="spellEnd"/>
      <w:r w:rsidRPr="0062074F">
        <w:rPr>
          <w:i/>
          <w:iCs/>
        </w:rPr>
        <w:t>)</w:t>
      </w:r>
      <w:r w:rsidRPr="0062074F">
        <w:t>;</w:t>
      </w:r>
    </w:p>
    <w:p w14:paraId="4F8DBC64" w14:textId="77777777" w:rsidR="00F94FB6" w:rsidRPr="0062074F" w:rsidRDefault="00F94FB6" w:rsidP="00E67DD4">
      <w:pPr>
        <w:spacing w:before="60" w:after="60" w:line="240" w:lineRule="auto"/>
        <w:rPr>
          <w:lang w:val="en-US"/>
        </w:rPr>
      </w:pPr>
    </w:p>
    <w:p w14:paraId="40983CA1" w14:textId="6A952352" w:rsidR="00F94FB6" w:rsidRPr="0062074F" w:rsidRDefault="00F94FB6">
      <w:pPr>
        <w:pStyle w:val="Listenabsatz"/>
        <w:numPr>
          <w:ilvl w:val="1"/>
          <w:numId w:val="96"/>
        </w:numPr>
        <w:rPr>
          <w:b/>
          <w:bCs/>
          <w:lang w:eastAsia="en-US"/>
        </w:rPr>
      </w:pPr>
      <w:bookmarkStart w:id="2826" w:name="_Toc188368797"/>
      <w:bookmarkStart w:id="2827" w:name="_Toc188621990"/>
      <w:bookmarkStart w:id="2828" w:name="_Ref205451828"/>
      <w:bookmarkEnd w:id="2823"/>
      <w:bookmarkEnd w:id="2826"/>
      <w:bookmarkEnd w:id="2827"/>
      <w:r w:rsidRPr="0062074F">
        <w:rPr>
          <w:b/>
          <w:bCs/>
          <w:lang w:eastAsia="en-US"/>
        </w:rPr>
        <w:t>Scale Bands</w:t>
      </w:r>
      <w:bookmarkEnd w:id="2828"/>
    </w:p>
    <w:p w14:paraId="32E7C47C" w14:textId="77777777" w:rsidR="00E67DD4" w:rsidRPr="0062074F" w:rsidRDefault="00E67DD4" w:rsidP="00E67DD4">
      <w:pPr>
        <w:spacing w:after="120" w:line="240" w:lineRule="auto"/>
      </w:pPr>
      <w:r w:rsidRPr="0062074F">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Pr="0062074F" w:rsidRDefault="00E67DD4" w:rsidP="00E67DD4">
      <w:pPr>
        <w:spacing w:after="120" w:line="240" w:lineRule="auto"/>
      </w:pPr>
      <w:r w:rsidRPr="0062074F">
        <w:t xml:space="preserve">A scale range is the set of scales between different scale values. The attributes </w:t>
      </w:r>
      <w:r w:rsidRPr="0062074F">
        <w:rPr>
          <w:b/>
          <w:bCs/>
        </w:rPr>
        <w:t>minimum display scale</w:t>
      </w:r>
      <w:r w:rsidRPr="0062074F">
        <w:t xml:space="preserve"> and </w:t>
      </w:r>
      <w:r w:rsidRPr="0062074F">
        <w:rPr>
          <w:b/>
          <w:bCs/>
        </w:rPr>
        <w:t>optimum display scale</w:t>
      </w:r>
      <w:r w:rsidRPr="0062074F">
        <w:t xml:space="preserve"> describe the scale range of a </w:t>
      </w:r>
      <w:r w:rsidRPr="0062074F">
        <w:rPr>
          <w:b/>
          <w:bCs/>
        </w:rPr>
        <w:t>Data Coverage</w:t>
      </w:r>
      <w:r w:rsidRPr="0062074F">
        <w:t xml:space="preserve"> feature. The scale range of a dataset is a set of ranges, each range taken from each of the component </w:t>
      </w:r>
      <w:r w:rsidRPr="0062074F">
        <w:rPr>
          <w:b/>
          <w:bCs/>
        </w:rPr>
        <w:t>Data Coverage</w:t>
      </w:r>
      <w:r w:rsidRPr="0062074F">
        <w:t>.</w:t>
      </w:r>
    </w:p>
    <w:p w14:paraId="70A6041B" w14:textId="44075164" w:rsidR="00E67DD4" w:rsidRPr="0062074F" w:rsidRDefault="00E67DD4" w:rsidP="00E67DD4">
      <w:pPr>
        <w:spacing w:after="120" w:line="240" w:lineRule="auto"/>
      </w:pPr>
      <w:r w:rsidRPr="0062074F">
        <w:t xml:space="preserve">Scale bands describe specific scale ranges, as defined in table </w:t>
      </w:r>
      <w:r w:rsidR="00147AFE">
        <w:t>1</w:t>
      </w:r>
      <w:r w:rsidRPr="0062074F">
        <w:t xml:space="preserve">1. Each scale band is defined by its minimum and optimum scale denominators and is defined using a numerical index. </w:t>
      </w:r>
    </w:p>
    <w:p w14:paraId="2BF87FF0" w14:textId="77777777" w:rsidR="00E67DD4" w:rsidRPr="0062074F" w:rsidRDefault="00E67DD4" w:rsidP="00E67DD4">
      <w:pPr>
        <w:spacing w:after="120" w:line="240" w:lineRule="auto"/>
      </w:pPr>
      <w:r w:rsidRPr="0062074F">
        <w:t xml:space="preserve">Note that whenever scales are compared in these algorithms the numerical comparison and </w:t>
      </w:r>
      <w:r w:rsidRPr="0062074F">
        <w:rPr>
          <w:i/>
          <w:iCs/>
        </w:rPr>
        <w:t>min/max</w:t>
      </w:r>
      <w:r w:rsidRPr="0062074F">
        <w:t xml:space="preserve"> functions are based on scales, not on scale denominators for example a scale of 45,000 is less than (“&lt;”) a scale of 22,000 and </w:t>
      </w:r>
      <w:proofErr w:type="gramStart"/>
      <w:r w:rsidRPr="0062074F">
        <w:rPr>
          <w:i/>
          <w:iCs/>
        </w:rPr>
        <w:t>min</w:t>
      </w:r>
      <w:r w:rsidRPr="0062074F">
        <w:t>(</w:t>
      </w:r>
      <w:proofErr w:type="gramEnd"/>
      <w:r w:rsidRPr="0062074F">
        <w:t>22,000,45,000) = 45,000.</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62074F" w14:paraId="05B4CF99" w14:textId="77777777" w:rsidTr="00D343CC">
        <w:trPr>
          <w:jc w:val="center"/>
        </w:trPr>
        <w:tc>
          <w:tcPr>
            <w:tcW w:w="912" w:type="dxa"/>
            <w:shd w:val="clear" w:color="auto" w:fill="D9D9D9" w:themeFill="background1" w:themeFillShade="D9"/>
          </w:tcPr>
          <w:p w14:paraId="7750F346" w14:textId="77777777" w:rsidR="00E67DD4" w:rsidRPr="0062074F" w:rsidRDefault="00E67DD4" w:rsidP="00D343CC">
            <w:pPr>
              <w:pStyle w:val="Tabletext9"/>
              <w:jc w:val="center"/>
              <w:rPr>
                <w:b/>
                <w:i/>
              </w:rPr>
            </w:pPr>
            <w:r w:rsidRPr="0062074F">
              <w:rPr>
                <w:b/>
                <w:i/>
              </w:rPr>
              <w:lastRenderedPageBreak/>
              <w:t>scale band index</w:t>
            </w:r>
          </w:p>
        </w:tc>
        <w:tc>
          <w:tcPr>
            <w:tcW w:w="2320" w:type="dxa"/>
            <w:shd w:val="clear" w:color="auto" w:fill="D9D9D9" w:themeFill="background1" w:themeFillShade="D9"/>
            <w:vAlign w:val="center"/>
          </w:tcPr>
          <w:p w14:paraId="7791C381" w14:textId="77777777" w:rsidR="00E67DD4" w:rsidRPr="0062074F" w:rsidRDefault="00E67DD4" w:rsidP="00D343CC">
            <w:pPr>
              <w:pStyle w:val="Tabletext9"/>
              <w:jc w:val="center"/>
              <w:rPr>
                <w:b/>
                <w:i/>
              </w:rPr>
            </w:pPr>
            <w:proofErr w:type="spellStart"/>
            <w:r w:rsidRPr="0062074F">
              <w:rPr>
                <w:b/>
                <w:i/>
              </w:rPr>
              <w:t>minimumScale</w:t>
            </w:r>
            <w:proofErr w:type="spellEnd"/>
          </w:p>
        </w:tc>
        <w:tc>
          <w:tcPr>
            <w:tcW w:w="3426" w:type="dxa"/>
            <w:shd w:val="clear" w:color="auto" w:fill="D9D9D9" w:themeFill="background1" w:themeFillShade="D9"/>
            <w:vAlign w:val="center"/>
          </w:tcPr>
          <w:p w14:paraId="2E062E77" w14:textId="77777777" w:rsidR="00E67DD4" w:rsidRPr="0062074F" w:rsidRDefault="00E67DD4" w:rsidP="00D343CC">
            <w:pPr>
              <w:pStyle w:val="Tabletext9"/>
              <w:jc w:val="center"/>
              <w:rPr>
                <w:bCs/>
                <w:i/>
              </w:rPr>
            </w:pPr>
            <w:proofErr w:type="spellStart"/>
            <w:r w:rsidRPr="0062074F">
              <w:rPr>
                <w:b/>
                <w:i/>
              </w:rPr>
              <w:t>optimumScale</w:t>
            </w:r>
            <w:proofErr w:type="spellEnd"/>
          </w:p>
        </w:tc>
        <w:tc>
          <w:tcPr>
            <w:tcW w:w="2329" w:type="dxa"/>
            <w:shd w:val="clear" w:color="auto" w:fill="D9D9D9" w:themeFill="background1" w:themeFillShade="D9"/>
            <w:vAlign w:val="center"/>
          </w:tcPr>
          <w:p w14:paraId="3E3155C9" w14:textId="77777777" w:rsidR="00E67DD4" w:rsidRPr="0062074F" w:rsidRDefault="00E67DD4" w:rsidP="00D343CC">
            <w:pPr>
              <w:pStyle w:val="Tabletext9"/>
              <w:rPr>
                <w:b/>
              </w:rPr>
            </w:pPr>
            <w:r w:rsidRPr="0062074F">
              <w:rPr>
                <w:b/>
              </w:rPr>
              <w:t>Remarks</w:t>
            </w:r>
          </w:p>
        </w:tc>
      </w:tr>
      <w:tr w:rsidR="00E67DD4" w:rsidRPr="0062074F" w14:paraId="2695677F" w14:textId="77777777" w:rsidTr="00D343CC">
        <w:trPr>
          <w:jc w:val="center"/>
        </w:trPr>
        <w:tc>
          <w:tcPr>
            <w:tcW w:w="912" w:type="dxa"/>
          </w:tcPr>
          <w:p w14:paraId="048CD051" w14:textId="77777777" w:rsidR="00E67DD4" w:rsidRPr="0062074F" w:rsidRDefault="00E67DD4" w:rsidP="00D343CC">
            <w:pPr>
              <w:pStyle w:val="Tabletext9"/>
              <w:jc w:val="center"/>
            </w:pPr>
            <w:r w:rsidRPr="0062074F">
              <w:t>1</w:t>
            </w:r>
          </w:p>
        </w:tc>
        <w:tc>
          <w:tcPr>
            <w:tcW w:w="2320" w:type="dxa"/>
          </w:tcPr>
          <w:p w14:paraId="29205B97" w14:textId="77777777" w:rsidR="00E67DD4" w:rsidRPr="0062074F" w:rsidRDefault="00E67DD4" w:rsidP="00D343CC">
            <w:pPr>
              <w:pStyle w:val="Tabletext9"/>
              <w:jc w:val="center"/>
            </w:pPr>
            <w:r w:rsidRPr="0062074F">
              <w:t>NULL (</w:t>
            </w:r>
            <w:r w:rsidRPr="0062074F">
              <w:rPr>
                <w:rFonts w:cs="Arial"/>
              </w:rPr>
              <w:t>∞</w:t>
            </w:r>
            <w:r w:rsidRPr="0062074F">
              <w:t>)</w:t>
            </w:r>
          </w:p>
        </w:tc>
        <w:tc>
          <w:tcPr>
            <w:tcW w:w="3426" w:type="dxa"/>
            <w:vAlign w:val="center"/>
          </w:tcPr>
          <w:p w14:paraId="5966711E" w14:textId="77777777" w:rsidR="00E67DD4" w:rsidRPr="0062074F" w:rsidRDefault="00E67DD4" w:rsidP="00D343CC">
            <w:pPr>
              <w:pStyle w:val="Tabletext9"/>
              <w:jc w:val="center"/>
            </w:pPr>
            <w:r w:rsidRPr="0062074F">
              <w:t>10,000,000</w:t>
            </w:r>
          </w:p>
        </w:tc>
        <w:tc>
          <w:tcPr>
            <w:tcW w:w="2329" w:type="dxa"/>
          </w:tcPr>
          <w:p w14:paraId="4A0E6DC1" w14:textId="77777777" w:rsidR="00E67DD4" w:rsidRPr="0062074F" w:rsidRDefault="00E67DD4" w:rsidP="00D343CC">
            <w:pPr>
              <w:pStyle w:val="Tabletext9"/>
            </w:pPr>
            <w:r w:rsidRPr="0062074F">
              <w:t>For all values larger than 10,000,000</w:t>
            </w:r>
          </w:p>
        </w:tc>
      </w:tr>
      <w:tr w:rsidR="00E67DD4" w:rsidRPr="0062074F" w14:paraId="02C1D84F" w14:textId="77777777" w:rsidTr="00D343CC">
        <w:trPr>
          <w:jc w:val="center"/>
        </w:trPr>
        <w:tc>
          <w:tcPr>
            <w:tcW w:w="912" w:type="dxa"/>
          </w:tcPr>
          <w:p w14:paraId="4CB03992" w14:textId="77777777" w:rsidR="00E67DD4" w:rsidRPr="0062074F" w:rsidRDefault="00E67DD4" w:rsidP="00D343CC">
            <w:pPr>
              <w:pStyle w:val="Tabletext9"/>
              <w:jc w:val="center"/>
            </w:pPr>
            <w:r w:rsidRPr="0062074F">
              <w:t>2</w:t>
            </w:r>
          </w:p>
        </w:tc>
        <w:tc>
          <w:tcPr>
            <w:tcW w:w="2320" w:type="dxa"/>
            <w:vAlign w:val="center"/>
          </w:tcPr>
          <w:p w14:paraId="1F9D65FD" w14:textId="77777777" w:rsidR="00E67DD4" w:rsidRPr="0062074F" w:rsidRDefault="00E67DD4" w:rsidP="00D343CC">
            <w:pPr>
              <w:pStyle w:val="Tabletext9"/>
              <w:jc w:val="center"/>
            </w:pPr>
            <w:r w:rsidRPr="0062074F">
              <w:t>10,000,000</w:t>
            </w:r>
          </w:p>
        </w:tc>
        <w:tc>
          <w:tcPr>
            <w:tcW w:w="3426" w:type="dxa"/>
            <w:vAlign w:val="center"/>
          </w:tcPr>
          <w:p w14:paraId="745E6D7A" w14:textId="77777777" w:rsidR="00E67DD4" w:rsidRPr="0062074F" w:rsidRDefault="00E67DD4" w:rsidP="00D343CC">
            <w:pPr>
              <w:pStyle w:val="Tabletext9"/>
              <w:jc w:val="center"/>
            </w:pPr>
            <w:r w:rsidRPr="0062074F">
              <w:t>3,500,000</w:t>
            </w:r>
          </w:p>
        </w:tc>
        <w:tc>
          <w:tcPr>
            <w:tcW w:w="2329" w:type="dxa"/>
            <w:vAlign w:val="center"/>
          </w:tcPr>
          <w:p w14:paraId="659AE7F7" w14:textId="77777777" w:rsidR="00E67DD4" w:rsidRPr="0062074F" w:rsidRDefault="00E67DD4" w:rsidP="00D343CC">
            <w:pPr>
              <w:pStyle w:val="Tabletext9"/>
              <w:jc w:val="center"/>
            </w:pPr>
          </w:p>
        </w:tc>
      </w:tr>
      <w:tr w:rsidR="00E67DD4" w:rsidRPr="0062074F" w14:paraId="419DBAF4" w14:textId="77777777" w:rsidTr="00D343CC">
        <w:trPr>
          <w:jc w:val="center"/>
        </w:trPr>
        <w:tc>
          <w:tcPr>
            <w:tcW w:w="912" w:type="dxa"/>
          </w:tcPr>
          <w:p w14:paraId="6193FF8D" w14:textId="77777777" w:rsidR="00E67DD4" w:rsidRPr="0062074F" w:rsidRDefault="00E67DD4" w:rsidP="00D343CC">
            <w:pPr>
              <w:pStyle w:val="Tabletext9"/>
              <w:jc w:val="center"/>
            </w:pPr>
            <w:r w:rsidRPr="0062074F">
              <w:t>3</w:t>
            </w:r>
          </w:p>
        </w:tc>
        <w:tc>
          <w:tcPr>
            <w:tcW w:w="2320" w:type="dxa"/>
            <w:vAlign w:val="center"/>
          </w:tcPr>
          <w:p w14:paraId="05BFAE8D" w14:textId="77777777" w:rsidR="00E67DD4" w:rsidRPr="0062074F" w:rsidRDefault="00E67DD4" w:rsidP="00D343CC">
            <w:pPr>
              <w:pStyle w:val="Tabletext9"/>
              <w:jc w:val="center"/>
            </w:pPr>
            <w:r w:rsidRPr="0062074F">
              <w:t>3,500,000</w:t>
            </w:r>
          </w:p>
        </w:tc>
        <w:tc>
          <w:tcPr>
            <w:tcW w:w="3426" w:type="dxa"/>
            <w:vAlign w:val="center"/>
          </w:tcPr>
          <w:p w14:paraId="2598180A" w14:textId="77777777" w:rsidR="00E67DD4" w:rsidRPr="0062074F" w:rsidRDefault="00E67DD4" w:rsidP="00D343CC">
            <w:pPr>
              <w:pStyle w:val="Tabletext9"/>
              <w:jc w:val="center"/>
            </w:pPr>
            <w:r w:rsidRPr="0062074F">
              <w:t>1,500,000</w:t>
            </w:r>
          </w:p>
        </w:tc>
        <w:tc>
          <w:tcPr>
            <w:tcW w:w="2329" w:type="dxa"/>
            <w:vAlign w:val="center"/>
          </w:tcPr>
          <w:p w14:paraId="56DEEFAE" w14:textId="77777777" w:rsidR="00E67DD4" w:rsidRPr="0062074F" w:rsidRDefault="00E67DD4" w:rsidP="00D343CC">
            <w:pPr>
              <w:pStyle w:val="Tabletext9"/>
              <w:jc w:val="center"/>
            </w:pPr>
          </w:p>
        </w:tc>
      </w:tr>
      <w:tr w:rsidR="00E67DD4" w:rsidRPr="0062074F" w14:paraId="101C8768" w14:textId="77777777" w:rsidTr="00D343CC">
        <w:trPr>
          <w:jc w:val="center"/>
        </w:trPr>
        <w:tc>
          <w:tcPr>
            <w:tcW w:w="912" w:type="dxa"/>
          </w:tcPr>
          <w:p w14:paraId="5B1A0D30" w14:textId="77777777" w:rsidR="00E67DD4" w:rsidRPr="0062074F" w:rsidRDefault="00E67DD4" w:rsidP="00D343CC">
            <w:pPr>
              <w:pStyle w:val="Tabletext9"/>
              <w:jc w:val="center"/>
            </w:pPr>
            <w:r w:rsidRPr="0062074F">
              <w:t>4</w:t>
            </w:r>
          </w:p>
        </w:tc>
        <w:tc>
          <w:tcPr>
            <w:tcW w:w="2320" w:type="dxa"/>
            <w:vAlign w:val="center"/>
          </w:tcPr>
          <w:p w14:paraId="1178CF85" w14:textId="77777777" w:rsidR="00E67DD4" w:rsidRPr="0062074F" w:rsidRDefault="00E67DD4" w:rsidP="00D343CC">
            <w:pPr>
              <w:pStyle w:val="Tabletext9"/>
              <w:jc w:val="center"/>
            </w:pPr>
            <w:r w:rsidRPr="0062074F">
              <w:t>1,500,000</w:t>
            </w:r>
          </w:p>
        </w:tc>
        <w:tc>
          <w:tcPr>
            <w:tcW w:w="3426" w:type="dxa"/>
            <w:vAlign w:val="center"/>
          </w:tcPr>
          <w:p w14:paraId="62BDD610" w14:textId="77777777" w:rsidR="00E67DD4" w:rsidRPr="0062074F" w:rsidRDefault="00E67DD4" w:rsidP="00D343CC">
            <w:pPr>
              <w:pStyle w:val="Tabletext9"/>
              <w:jc w:val="center"/>
            </w:pPr>
            <w:r w:rsidRPr="0062074F">
              <w:t>700,000</w:t>
            </w:r>
          </w:p>
        </w:tc>
        <w:tc>
          <w:tcPr>
            <w:tcW w:w="2329" w:type="dxa"/>
            <w:vAlign w:val="center"/>
          </w:tcPr>
          <w:p w14:paraId="27CA1F39" w14:textId="77777777" w:rsidR="00E67DD4" w:rsidRPr="0062074F" w:rsidRDefault="00E67DD4" w:rsidP="00D343CC">
            <w:pPr>
              <w:pStyle w:val="Tabletext9"/>
              <w:jc w:val="center"/>
            </w:pPr>
          </w:p>
        </w:tc>
      </w:tr>
      <w:tr w:rsidR="00E67DD4" w:rsidRPr="0062074F" w14:paraId="6CB7C2C0" w14:textId="77777777" w:rsidTr="00D343CC">
        <w:trPr>
          <w:jc w:val="center"/>
        </w:trPr>
        <w:tc>
          <w:tcPr>
            <w:tcW w:w="912" w:type="dxa"/>
          </w:tcPr>
          <w:p w14:paraId="31834F03" w14:textId="77777777" w:rsidR="00E67DD4" w:rsidRPr="0062074F" w:rsidRDefault="00E67DD4" w:rsidP="00D343CC">
            <w:pPr>
              <w:pStyle w:val="Tabletext9"/>
              <w:jc w:val="center"/>
            </w:pPr>
            <w:r w:rsidRPr="0062074F">
              <w:t>5</w:t>
            </w:r>
          </w:p>
        </w:tc>
        <w:tc>
          <w:tcPr>
            <w:tcW w:w="2320" w:type="dxa"/>
            <w:vAlign w:val="center"/>
          </w:tcPr>
          <w:p w14:paraId="157B02B4" w14:textId="77777777" w:rsidR="00E67DD4" w:rsidRPr="0062074F" w:rsidRDefault="00E67DD4" w:rsidP="00D343CC">
            <w:pPr>
              <w:pStyle w:val="Tabletext9"/>
              <w:jc w:val="center"/>
            </w:pPr>
            <w:r w:rsidRPr="0062074F">
              <w:t>700,000</w:t>
            </w:r>
          </w:p>
        </w:tc>
        <w:tc>
          <w:tcPr>
            <w:tcW w:w="3426" w:type="dxa"/>
            <w:vAlign w:val="center"/>
          </w:tcPr>
          <w:p w14:paraId="2B237A59" w14:textId="77777777" w:rsidR="00E67DD4" w:rsidRPr="0062074F" w:rsidRDefault="00E67DD4" w:rsidP="00D343CC">
            <w:pPr>
              <w:pStyle w:val="Tabletext9"/>
              <w:jc w:val="center"/>
            </w:pPr>
            <w:r w:rsidRPr="0062074F">
              <w:t>350,000</w:t>
            </w:r>
          </w:p>
        </w:tc>
        <w:tc>
          <w:tcPr>
            <w:tcW w:w="2329" w:type="dxa"/>
            <w:vAlign w:val="center"/>
          </w:tcPr>
          <w:p w14:paraId="0B1982B3" w14:textId="77777777" w:rsidR="00E67DD4" w:rsidRPr="0062074F" w:rsidRDefault="00E67DD4" w:rsidP="00D343CC">
            <w:pPr>
              <w:pStyle w:val="Tabletext9"/>
              <w:jc w:val="center"/>
            </w:pPr>
          </w:p>
        </w:tc>
      </w:tr>
      <w:tr w:rsidR="00E67DD4" w:rsidRPr="0062074F" w14:paraId="09877F5E" w14:textId="77777777" w:rsidTr="00D343CC">
        <w:trPr>
          <w:jc w:val="center"/>
        </w:trPr>
        <w:tc>
          <w:tcPr>
            <w:tcW w:w="912" w:type="dxa"/>
          </w:tcPr>
          <w:p w14:paraId="60B722A7" w14:textId="77777777" w:rsidR="00E67DD4" w:rsidRPr="0062074F" w:rsidRDefault="00E67DD4" w:rsidP="00D343CC">
            <w:pPr>
              <w:pStyle w:val="Tabletext9"/>
              <w:jc w:val="center"/>
            </w:pPr>
            <w:r w:rsidRPr="0062074F">
              <w:t>6</w:t>
            </w:r>
          </w:p>
        </w:tc>
        <w:tc>
          <w:tcPr>
            <w:tcW w:w="2320" w:type="dxa"/>
            <w:vAlign w:val="center"/>
          </w:tcPr>
          <w:p w14:paraId="6CB957E0" w14:textId="77777777" w:rsidR="00E67DD4" w:rsidRPr="0062074F" w:rsidRDefault="00E67DD4" w:rsidP="00D343CC">
            <w:pPr>
              <w:pStyle w:val="Tabletext9"/>
              <w:jc w:val="center"/>
            </w:pPr>
            <w:r w:rsidRPr="0062074F">
              <w:t>350,000</w:t>
            </w:r>
          </w:p>
        </w:tc>
        <w:tc>
          <w:tcPr>
            <w:tcW w:w="3426" w:type="dxa"/>
            <w:vAlign w:val="center"/>
          </w:tcPr>
          <w:p w14:paraId="1D6D2C35" w14:textId="77777777" w:rsidR="00E67DD4" w:rsidRPr="0062074F" w:rsidRDefault="00E67DD4" w:rsidP="00D343CC">
            <w:pPr>
              <w:pStyle w:val="Tabletext9"/>
              <w:jc w:val="center"/>
            </w:pPr>
            <w:r w:rsidRPr="0062074F">
              <w:t>180,000</w:t>
            </w:r>
          </w:p>
        </w:tc>
        <w:tc>
          <w:tcPr>
            <w:tcW w:w="2329" w:type="dxa"/>
            <w:vAlign w:val="center"/>
          </w:tcPr>
          <w:p w14:paraId="00459C3D" w14:textId="77777777" w:rsidR="00E67DD4" w:rsidRPr="0062074F" w:rsidRDefault="00E67DD4" w:rsidP="00D343CC">
            <w:pPr>
              <w:pStyle w:val="Tabletext9"/>
              <w:jc w:val="center"/>
            </w:pPr>
          </w:p>
        </w:tc>
      </w:tr>
      <w:tr w:rsidR="00E67DD4" w:rsidRPr="0062074F" w14:paraId="281D0B6C" w14:textId="77777777" w:rsidTr="00D343CC">
        <w:trPr>
          <w:jc w:val="center"/>
        </w:trPr>
        <w:tc>
          <w:tcPr>
            <w:tcW w:w="912" w:type="dxa"/>
          </w:tcPr>
          <w:p w14:paraId="2E2DFD43" w14:textId="77777777" w:rsidR="00E67DD4" w:rsidRPr="0062074F" w:rsidRDefault="00E67DD4" w:rsidP="00D343CC">
            <w:pPr>
              <w:pStyle w:val="Tabletext9"/>
              <w:jc w:val="center"/>
            </w:pPr>
            <w:r w:rsidRPr="0062074F">
              <w:t>7</w:t>
            </w:r>
          </w:p>
        </w:tc>
        <w:tc>
          <w:tcPr>
            <w:tcW w:w="2320" w:type="dxa"/>
            <w:vAlign w:val="center"/>
          </w:tcPr>
          <w:p w14:paraId="3559B977" w14:textId="77777777" w:rsidR="00E67DD4" w:rsidRPr="0062074F" w:rsidRDefault="00E67DD4" w:rsidP="00D343CC">
            <w:pPr>
              <w:pStyle w:val="Tabletext9"/>
              <w:jc w:val="center"/>
            </w:pPr>
            <w:r w:rsidRPr="0062074F">
              <w:t>180,000</w:t>
            </w:r>
          </w:p>
        </w:tc>
        <w:tc>
          <w:tcPr>
            <w:tcW w:w="3426" w:type="dxa"/>
            <w:vAlign w:val="center"/>
          </w:tcPr>
          <w:p w14:paraId="4E2CD56C" w14:textId="77777777" w:rsidR="00E67DD4" w:rsidRPr="0062074F" w:rsidRDefault="00E67DD4" w:rsidP="00D343CC">
            <w:pPr>
              <w:pStyle w:val="Tabletext9"/>
              <w:jc w:val="center"/>
            </w:pPr>
            <w:r w:rsidRPr="0062074F">
              <w:t>90,000</w:t>
            </w:r>
          </w:p>
        </w:tc>
        <w:tc>
          <w:tcPr>
            <w:tcW w:w="2329" w:type="dxa"/>
            <w:vAlign w:val="center"/>
          </w:tcPr>
          <w:p w14:paraId="2904617F" w14:textId="77777777" w:rsidR="00E67DD4" w:rsidRPr="0062074F" w:rsidRDefault="00E67DD4" w:rsidP="00D343CC">
            <w:pPr>
              <w:pStyle w:val="Tabletext9"/>
              <w:jc w:val="center"/>
            </w:pPr>
          </w:p>
        </w:tc>
      </w:tr>
      <w:tr w:rsidR="00E67DD4" w:rsidRPr="0062074F" w14:paraId="1ABB03DF" w14:textId="77777777" w:rsidTr="00D343CC">
        <w:trPr>
          <w:jc w:val="center"/>
        </w:trPr>
        <w:tc>
          <w:tcPr>
            <w:tcW w:w="912" w:type="dxa"/>
          </w:tcPr>
          <w:p w14:paraId="7D4BF03E" w14:textId="77777777" w:rsidR="00E67DD4" w:rsidRPr="0062074F" w:rsidRDefault="00E67DD4" w:rsidP="00D343CC">
            <w:pPr>
              <w:pStyle w:val="Tabletext9"/>
              <w:jc w:val="center"/>
            </w:pPr>
            <w:r w:rsidRPr="0062074F">
              <w:t>8</w:t>
            </w:r>
          </w:p>
        </w:tc>
        <w:tc>
          <w:tcPr>
            <w:tcW w:w="2320" w:type="dxa"/>
            <w:vAlign w:val="center"/>
          </w:tcPr>
          <w:p w14:paraId="654C7BB3" w14:textId="77777777" w:rsidR="00E67DD4" w:rsidRPr="0062074F" w:rsidRDefault="00E67DD4" w:rsidP="00D343CC">
            <w:pPr>
              <w:pStyle w:val="Tabletext9"/>
              <w:jc w:val="center"/>
            </w:pPr>
            <w:r w:rsidRPr="0062074F">
              <w:t>90,000</w:t>
            </w:r>
          </w:p>
        </w:tc>
        <w:tc>
          <w:tcPr>
            <w:tcW w:w="3426" w:type="dxa"/>
            <w:vAlign w:val="center"/>
          </w:tcPr>
          <w:p w14:paraId="42326190" w14:textId="77777777" w:rsidR="00E67DD4" w:rsidRPr="0062074F" w:rsidRDefault="00E67DD4" w:rsidP="00D343CC">
            <w:pPr>
              <w:pStyle w:val="Tabletext9"/>
              <w:jc w:val="center"/>
            </w:pPr>
            <w:r w:rsidRPr="0062074F">
              <w:t>45,000</w:t>
            </w:r>
          </w:p>
        </w:tc>
        <w:tc>
          <w:tcPr>
            <w:tcW w:w="2329" w:type="dxa"/>
            <w:vAlign w:val="center"/>
          </w:tcPr>
          <w:p w14:paraId="21D59B7E" w14:textId="77777777" w:rsidR="00E67DD4" w:rsidRPr="0062074F" w:rsidRDefault="00E67DD4" w:rsidP="00D343CC">
            <w:pPr>
              <w:pStyle w:val="Tabletext9"/>
              <w:jc w:val="center"/>
            </w:pPr>
          </w:p>
        </w:tc>
      </w:tr>
      <w:tr w:rsidR="00E67DD4" w:rsidRPr="0062074F" w14:paraId="18128EDA" w14:textId="77777777" w:rsidTr="00D343CC">
        <w:trPr>
          <w:jc w:val="center"/>
        </w:trPr>
        <w:tc>
          <w:tcPr>
            <w:tcW w:w="912" w:type="dxa"/>
          </w:tcPr>
          <w:p w14:paraId="13904659" w14:textId="77777777" w:rsidR="00E67DD4" w:rsidRPr="0062074F" w:rsidRDefault="00E67DD4" w:rsidP="00D343CC">
            <w:pPr>
              <w:pStyle w:val="Tabletext9"/>
              <w:jc w:val="center"/>
            </w:pPr>
            <w:r w:rsidRPr="0062074F">
              <w:t>9</w:t>
            </w:r>
          </w:p>
        </w:tc>
        <w:tc>
          <w:tcPr>
            <w:tcW w:w="2320" w:type="dxa"/>
            <w:vAlign w:val="center"/>
          </w:tcPr>
          <w:p w14:paraId="20E790FC" w14:textId="77777777" w:rsidR="00E67DD4" w:rsidRPr="0062074F" w:rsidRDefault="00E67DD4" w:rsidP="00D343CC">
            <w:pPr>
              <w:pStyle w:val="Tabletext9"/>
              <w:jc w:val="center"/>
            </w:pPr>
            <w:r w:rsidRPr="0062074F">
              <w:t>45,000</w:t>
            </w:r>
          </w:p>
        </w:tc>
        <w:tc>
          <w:tcPr>
            <w:tcW w:w="3426" w:type="dxa"/>
            <w:vAlign w:val="center"/>
          </w:tcPr>
          <w:p w14:paraId="6EB1E66A" w14:textId="77777777" w:rsidR="00E67DD4" w:rsidRPr="0062074F" w:rsidRDefault="00E67DD4" w:rsidP="00D343CC">
            <w:pPr>
              <w:pStyle w:val="Tabletext9"/>
              <w:jc w:val="center"/>
            </w:pPr>
            <w:r w:rsidRPr="0062074F">
              <w:t>22,000</w:t>
            </w:r>
          </w:p>
        </w:tc>
        <w:tc>
          <w:tcPr>
            <w:tcW w:w="2329" w:type="dxa"/>
            <w:vAlign w:val="center"/>
          </w:tcPr>
          <w:p w14:paraId="39E16CAA" w14:textId="77777777" w:rsidR="00E67DD4" w:rsidRPr="0062074F" w:rsidRDefault="00E67DD4" w:rsidP="00D343CC">
            <w:pPr>
              <w:pStyle w:val="Tabletext9"/>
              <w:jc w:val="center"/>
            </w:pPr>
          </w:p>
        </w:tc>
      </w:tr>
      <w:tr w:rsidR="00E67DD4" w:rsidRPr="0062074F" w14:paraId="66FEA495" w14:textId="77777777" w:rsidTr="00D343CC">
        <w:trPr>
          <w:jc w:val="center"/>
        </w:trPr>
        <w:tc>
          <w:tcPr>
            <w:tcW w:w="912" w:type="dxa"/>
          </w:tcPr>
          <w:p w14:paraId="1AFEF38D" w14:textId="77777777" w:rsidR="00E67DD4" w:rsidRPr="0062074F" w:rsidRDefault="00E67DD4" w:rsidP="00D343CC">
            <w:pPr>
              <w:pStyle w:val="Tabletext9"/>
              <w:jc w:val="center"/>
            </w:pPr>
            <w:r w:rsidRPr="0062074F">
              <w:t>10</w:t>
            </w:r>
          </w:p>
        </w:tc>
        <w:tc>
          <w:tcPr>
            <w:tcW w:w="2320" w:type="dxa"/>
            <w:vAlign w:val="center"/>
          </w:tcPr>
          <w:p w14:paraId="41D21E19" w14:textId="77777777" w:rsidR="00E67DD4" w:rsidRPr="0062074F" w:rsidRDefault="00E67DD4" w:rsidP="00D343CC">
            <w:pPr>
              <w:pStyle w:val="Tabletext9"/>
              <w:jc w:val="center"/>
            </w:pPr>
            <w:r w:rsidRPr="0062074F">
              <w:t>22,000</w:t>
            </w:r>
          </w:p>
        </w:tc>
        <w:tc>
          <w:tcPr>
            <w:tcW w:w="3426" w:type="dxa"/>
            <w:vAlign w:val="center"/>
          </w:tcPr>
          <w:p w14:paraId="34D96F90" w14:textId="77777777" w:rsidR="00E67DD4" w:rsidRPr="0062074F" w:rsidRDefault="00E67DD4" w:rsidP="00D343CC">
            <w:pPr>
              <w:pStyle w:val="Tabletext9"/>
              <w:jc w:val="center"/>
            </w:pPr>
            <w:r w:rsidRPr="0062074F">
              <w:t>12,000</w:t>
            </w:r>
          </w:p>
        </w:tc>
        <w:tc>
          <w:tcPr>
            <w:tcW w:w="2329" w:type="dxa"/>
            <w:vAlign w:val="center"/>
          </w:tcPr>
          <w:p w14:paraId="1499AFEC" w14:textId="77777777" w:rsidR="00E67DD4" w:rsidRPr="0062074F" w:rsidRDefault="00E67DD4" w:rsidP="00D343CC">
            <w:pPr>
              <w:pStyle w:val="Tabletext9"/>
              <w:jc w:val="center"/>
            </w:pPr>
          </w:p>
        </w:tc>
      </w:tr>
      <w:tr w:rsidR="00E67DD4" w:rsidRPr="0062074F" w14:paraId="7467D166" w14:textId="77777777" w:rsidTr="00D343CC">
        <w:trPr>
          <w:jc w:val="center"/>
        </w:trPr>
        <w:tc>
          <w:tcPr>
            <w:tcW w:w="912" w:type="dxa"/>
          </w:tcPr>
          <w:p w14:paraId="51FCDCA4" w14:textId="77777777" w:rsidR="00E67DD4" w:rsidRPr="0062074F" w:rsidRDefault="00E67DD4" w:rsidP="00D343CC">
            <w:pPr>
              <w:pStyle w:val="Tabletext9"/>
              <w:jc w:val="center"/>
            </w:pPr>
            <w:r w:rsidRPr="0062074F">
              <w:t>11</w:t>
            </w:r>
          </w:p>
        </w:tc>
        <w:tc>
          <w:tcPr>
            <w:tcW w:w="2320" w:type="dxa"/>
            <w:vAlign w:val="center"/>
          </w:tcPr>
          <w:p w14:paraId="6CA96AB9" w14:textId="77777777" w:rsidR="00E67DD4" w:rsidRPr="0062074F" w:rsidRDefault="00E67DD4" w:rsidP="00D343CC">
            <w:pPr>
              <w:pStyle w:val="Tabletext9"/>
              <w:jc w:val="center"/>
            </w:pPr>
            <w:r w:rsidRPr="0062074F">
              <w:t>12,000</w:t>
            </w:r>
          </w:p>
        </w:tc>
        <w:tc>
          <w:tcPr>
            <w:tcW w:w="3426" w:type="dxa"/>
            <w:vAlign w:val="center"/>
          </w:tcPr>
          <w:p w14:paraId="3A7031AB" w14:textId="77777777" w:rsidR="00E67DD4" w:rsidRPr="0062074F" w:rsidRDefault="00E67DD4" w:rsidP="00D343CC">
            <w:pPr>
              <w:pStyle w:val="Tabletext9"/>
              <w:jc w:val="center"/>
            </w:pPr>
            <w:r w:rsidRPr="0062074F">
              <w:t>8,000</w:t>
            </w:r>
          </w:p>
        </w:tc>
        <w:tc>
          <w:tcPr>
            <w:tcW w:w="2329" w:type="dxa"/>
            <w:vAlign w:val="center"/>
          </w:tcPr>
          <w:p w14:paraId="7D2E4DB3" w14:textId="77777777" w:rsidR="00E67DD4" w:rsidRPr="0062074F" w:rsidRDefault="00E67DD4" w:rsidP="00D343CC">
            <w:pPr>
              <w:pStyle w:val="Tabletext9"/>
              <w:jc w:val="center"/>
            </w:pPr>
          </w:p>
        </w:tc>
      </w:tr>
      <w:tr w:rsidR="00E67DD4" w:rsidRPr="0062074F" w14:paraId="2D65B460" w14:textId="77777777" w:rsidTr="00D343CC">
        <w:trPr>
          <w:jc w:val="center"/>
        </w:trPr>
        <w:tc>
          <w:tcPr>
            <w:tcW w:w="912" w:type="dxa"/>
          </w:tcPr>
          <w:p w14:paraId="4DD91C2E" w14:textId="77777777" w:rsidR="00E67DD4" w:rsidRPr="0062074F" w:rsidRDefault="00E67DD4" w:rsidP="00D343CC">
            <w:pPr>
              <w:pStyle w:val="Tabletext9"/>
              <w:jc w:val="center"/>
            </w:pPr>
            <w:r w:rsidRPr="0062074F">
              <w:t>12</w:t>
            </w:r>
          </w:p>
        </w:tc>
        <w:tc>
          <w:tcPr>
            <w:tcW w:w="2320" w:type="dxa"/>
            <w:vAlign w:val="center"/>
          </w:tcPr>
          <w:p w14:paraId="1D1B00BB" w14:textId="77777777" w:rsidR="00E67DD4" w:rsidRPr="0062074F" w:rsidRDefault="00E67DD4" w:rsidP="00D343CC">
            <w:pPr>
              <w:pStyle w:val="Tabletext9"/>
              <w:jc w:val="center"/>
            </w:pPr>
            <w:r w:rsidRPr="0062074F">
              <w:t>8,000</w:t>
            </w:r>
          </w:p>
        </w:tc>
        <w:tc>
          <w:tcPr>
            <w:tcW w:w="3426" w:type="dxa"/>
            <w:vAlign w:val="center"/>
          </w:tcPr>
          <w:p w14:paraId="2FF7CE9E" w14:textId="77777777" w:rsidR="00E67DD4" w:rsidRPr="0062074F" w:rsidRDefault="00E67DD4" w:rsidP="00D343CC">
            <w:pPr>
              <w:pStyle w:val="Tabletext9"/>
              <w:jc w:val="center"/>
            </w:pPr>
            <w:r w:rsidRPr="0062074F">
              <w:t>4,000</w:t>
            </w:r>
          </w:p>
        </w:tc>
        <w:tc>
          <w:tcPr>
            <w:tcW w:w="2329" w:type="dxa"/>
            <w:vAlign w:val="center"/>
          </w:tcPr>
          <w:p w14:paraId="50BE3E37" w14:textId="77777777" w:rsidR="00E67DD4" w:rsidRPr="0062074F" w:rsidRDefault="00E67DD4" w:rsidP="00D343CC">
            <w:pPr>
              <w:pStyle w:val="Tabletext9"/>
              <w:jc w:val="center"/>
            </w:pPr>
          </w:p>
        </w:tc>
      </w:tr>
      <w:tr w:rsidR="00E67DD4" w:rsidRPr="0062074F" w14:paraId="3B4E0A43" w14:textId="77777777" w:rsidTr="00D343CC">
        <w:trPr>
          <w:jc w:val="center"/>
        </w:trPr>
        <w:tc>
          <w:tcPr>
            <w:tcW w:w="912" w:type="dxa"/>
          </w:tcPr>
          <w:p w14:paraId="31C58C09" w14:textId="77777777" w:rsidR="00E67DD4" w:rsidRPr="0062074F" w:rsidRDefault="00E67DD4" w:rsidP="00D343CC">
            <w:pPr>
              <w:pStyle w:val="Tabletext9"/>
              <w:jc w:val="center"/>
            </w:pPr>
            <w:r w:rsidRPr="0062074F">
              <w:t>13</w:t>
            </w:r>
          </w:p>
        </w:tc>
        <w:tc>
          <w:tcPr>
            <w:tcW w:w="2320" w:type="dxa"/>
            <w:vAlign w:val="center"/>
          </w:tcPr>
          <w:p w14:paraId="029A01DA" w14:textId="77777777" w:rsidR="00E67DD4" w:rsidRPr="0062074F" w:rsidRDefault="00E67DD4" w:rsidP="00D343CC">
            <w:pPr>
              <w:pStyle w:val="Tabletext9"/>
              <w:jc w:val="center"/>
            </w:pPr>
            <w:r w:rsidRPr="0062074F">
              <w:t>4,000</w:t>
            </w:r>
          </w:p>
        </w:tc>
        <w:tc>
          <w:tcPr>
            <w:tcW w:w="3426" w:type="dxa"/>
            <w:vAlign w:val="center"/>
          </w:tcPr>
          <w:p w14:paraId="6945ADBB" w14:textId="77777777" w:rsidR="00E67DD4" w:rsidRPr="0062074F" w:rsidRDefault="00E67DD4" w:rsidP="00D343CC">
            <w:pPr>
              <w:pStyle w:val="Tabletext9"/>
              <w:jc w:val="center"/>
            </w:pPr>
            <w:r w:rsidRPr="0062074F">
              <w:t>3,000</w:t>
            </w:r>
          </w:p>
        </w:tc>
        <w:tc>
          <w:tcPr>
            <w:tcW w:w="2329" w:type="dxa"/>
            <w:vAlign w:val="center"/>
          </w:tcPr>
          <w:p w14:paraId="3126DF37" w14:textId="77777777" w:rsidR="00E67DD4" w:rsidRPr="0062074F" w:rsidRDefault="00E67DD4" w:rsidP="00D343CC">
            <w:pPr>
              <w:pStyle w:val="Tabletext9"/>
              <w:jc w:val="center"/>
            </w:pPr>
          </w:p>
        </w:tc>
      </w:tr>
      <w:tr w:rsidR="00E67DD4" w:rsidRPr="0062074F" w14:paraId="2CD41EF8" w14:textId="77777777" w:rsidTr="00D343CC">
        <w:trPr>
          <w:jc w:val="center"/>
        </w:trPr>
        <w:tc>
          <w:tcPr>
            <w:tcW w:w="912" w:type="dxa"/>
          </w:tcPr>
          <w:p w14:paraId="3BEC788B" w14:textId="77777777" w:rsidR="00E67DD4" w:rsidRPr="0062074F" w:rsidRDefault="00E67DD4" w:rsidP="00D343CC">
            <w:pPr>
              <w:pStyle w:val="Tabletext9"/>
              <w:jc w:val="center"/>
            </w:pPr>
            <w:r w:rsidRPr="0062074F">
              <w:t>14</w:t>
            </w:r>
          </w:p>
        </w:tc>
        <w:tc>
          <w:tcPr>
            <w:tcW w:w="2320" w:type="dxa"/>
            <w:vAlign w:val="center"/>
          </w:tcPr>
          <w:p w14:paraId="79D93BEB" w14:textId="77777777" w:rsidR="00E67DD4" w:rsidRPr="0062074F" w:rsidRDefault="00E67DD4" w:rsidP="00D343CC">
            <w:pPr>
              <w:pStyle w:val="Tabletext9"/>
              <w:jc w:val="center"/>
            </w:pPr>
            <w:r w:rsidRPr="0062074F">
              <w:t>3,000</w:t>
            </w:r>
          </w:p>
        </w:tc>
        <w:tc>
          <w:tcPr>
            <w:tcW w:w="3426" w:type="dxa"/>
            <w:vAlign w:val="center"/>
          </w:tcPr>
          <w:p w14:paraId="1DDC94E5" w14:textId="77777777" w:rsidR="00E67DD4" w:rsidRPr="0062074F" w:rsidRDefault="00E67DD4" w:rsidP="00D343CC">
            <w:pPr>
              <w:pStyle w:val="Tabletext9"/>
              <w:jc w:val="center"/>
            </w:pPr>
            <w:r w:rsidRPr="0062074F">
              <w:t>2,000</w:t>
            </w:r>
          </w:p>
        </w:tc>
        <w:tc>
          <w:tcPr>
            <w:tcW w:w="2329" w:type="dxa"/>
            <w:vAlign w:val="center"/>
          </w:tcPr>
          <w:p w14:paraId="3248C5AC" w14:textId="77777777" w:rsidR="00E67DD4" w:rsidRPr="0062074F" w:rsidRDefault="00E67DD4" w:rsidP="00D343CC">
            <w:pPr>
              <w:pStyle w:val="Tabletext9"/>
              <w:jc w:val="center"/>
            </w:pPr>
          </w:p>
        </w:tc>
      </w:tr>
      <w:tr w:rsidR="00E67DD4" w:rsidRPr="0062074F" w14:paraId="01928AC5" w14:textId="77777777" w:rsidTr="00D343CC">
        <w:trPr>
          <w:jc w:val="center"/>
        </w:trPr>
        <w:tc>
          <w:tcPr>
            <w:tcW w:w="912" w:type="dxa"/>
          </w:tcPr>
          <w:p w14:paraId="60B4CE82" w14:textId="77777777" w:rsidR="00E67DD4" w:rsidRPr="0062074F" w:rsidRDefault="00E67DD4" w:rsidP="00D343CC">
            <w:pPr>
              <w:pStyle w:val="Tabletext9"/>
              <w:keepNext/>
              <w:jc w:val="center"/>
            </w:pPr>
            <w:r w:rsidRPr="0062074F">
              <w:t>15</w:t>
            </w:r>
          </w:p>
        </w:tc>
        <w:tc>
          <w:tcPr>
            <w:tcW w:w="2320" w:type="dxa"/>
            <w:vAlign w:val="center"/>
          </w:tcPr>
          <w:p w14:paraId="136336D5" w14:textId="77777777" w:rsidR="00E67DD4" w:rsidRPr="0062074F" w:rsidRDefault="00E67DD4" w:rsidP="00D343CC">
            <w:pPr>
              <w:pStyle w:val="Tabletext9"/>
              <w:keepNext/>
              <w:jc w:val="center"/>
            </w:pPr>
            <w:r w:rsidRPr="0062074F">
              <w:t>2,000</w:t>
            </w:r>
          </w:p>
        </w:tc>
        <w:tc>
          <w:tcPr>
            <w:tcW w:w="3426" w:type="dxa"/>
            <w:vAlign w:val="center"/>
          </w:tcPr>
          <w:p w14:paraId="603B488B" w14:textId="77777777" w:rsidR="00E67DD4" w:rsidRPr="0062074F" w:rsidRDefault="00E67DD4" w:rsidP="00D343CC">
            <w:pPr>
              <w:pStyle w:val="Tabletext9"/>
              <w:keepNext/>
              <w:jc w:val="center"/>
            </w:pPr>
            <w:r w:rsidRPr="0062074F">
              <w:t>1,000</w:t>
            </w:r>
          </w:p>
        </w:tc>
        <w:tc>
          <w:tcPr>
            <w:tcW w:w="2329" w:type="dxa"/>
            <w:vAlign w:val="center"/>
          </w:tcPr>
          <w:p w14:paraId="5D5ADB0E" w14:textId="77777777" w:rsidR="00E67DD4" w:rsidRPr="0062074F" w:rsidRDefault="00E67DD4" w:rsidP="00D343CC">
            <w:pPr>
              <w:pStyle w:val="Tabletext9"/>
              <w:keepNext/>
              <w:jc w:val="center"/>
            </w:pPr>
          </w:p>
        </w:tc>
      </w:tr>
      <w:tr w:rsidR="00B156D9" w:rsidRPr="0062074F" w14:paraId="1DC87064" w14:textId="77777777" w:rsidTr="00D343CC">
        <w:trPr>
          <w:jc w:val="center"/>
          <w:ins w:id="2829" w:author="Birklhuber Bernd" w:date="2026-08-10T11:06:00Z"/>
        </w:trPr>
        <w:tc>
          <w:tcPr>
            <w:tcW w:w="912" w:type="dxa"/>
          </w:tcPr>
          <w:p w14:paraId="509638BF" w14:textId="0978C2A3" w:rsidR="00B156D9" w:rsidRPr="0062074F" w:rsidRDefault="00B156D9" w:rsidP="00D343CC">
            <w:pPr>
              <w:pStyle w:val="Tabletext9"/>
              <w:keepNext/>
              <w:jc w:val="center"/>
              <w:rPr>
                <w:ins w:id="2830" w:author="Birklhuber Bernd" w:date="2026-08-10T11:06:00Z"/>
              </w:rPr>
            </w:pPr>
            <w:ins w:id="2831" w:author="Birklhuber Bernd" w:date="2026-08-10T11:06:00Z">
              <w:r>
                <w:t>16</w:t>
              </w:r>
            </w:ins>
          </w:p>
        </w:tc>
        <w:tc>
          <w:tcPr>
            <w:tcW w:w="2320" w:type="dxa"/>
            <w:vAlign w:val="center"/>
          </w:tcPr>
          <w:p w14:paraId="2E0BE861" w14:textId="59DA7090" w:rsidR="00B156D9" w:rsidRPr="0062074F" w:rsidRDefault="00B156D9" w:rsidP="00D343CC">
            <w:pPr>
              <w:pStyle w:val="Tabletext9"/>
              <w:keepNext/>
              <w:jc w:val="center"/>
              <w:rPr>
                <w:ins w:id="2832" w:author="Birklhuber Bernd" w:date="2026-08-10T11:06:00Z"/>
              </w:rPr>
            </w:pPr>
            <w:ins w:id="2833" w:author="Birklhuber Bernd" w:date="2026-08-10T11:06:00Z">
              <w:r>
                <w:t>1,000</w:t>
              </w:r>
            </w:ins>
          </w:p>
        </w:tc>
        <w:tc>
          <w:tcPr>
            <w:tcW w:w="3426" w:type="dxa"/>
            <w:vAlign w:val="center"/>
          </w:tcPr>
          <w:p w14:paraId="19DEA7C8" w14:textId="3C14A9E2" w:rsidR="00B156D9" w:rsidRPr="0062074F" w:rsidRDefault="00B156D9" w:rsidP="00D343CC">
            <w:pPr>
              <w:pStyle w:val="Tabletext9"/>
              <w:keepNext/>
              <w:jc w:val="center"/>
              <w:rPr>
                <w:ins w:id="2834" w:author="Birklhuber Bernd" w:date="2026-08-10T11:06:00Z"/>
              </w:rPr>
            </w:pPr>
            <w:ins w:id="2835" w:author="Birklhuber Bernd" w:date="2026-08-10T11:06:00Z">
              <w:r>
                <w:t>500</w:t>
              </w:r>
            </w:ins>
          </w:p>
        </w:tc>
        <w:tc>
          <w:tcPr>
            <w:tcW w:w="2329" w:type="dxa"/>
            <w:vAlign w:val="center"/>
          </w:tcPr>
          <w:p w14:paraId="0DD775A2" w14:textId="77777777" w:rsidR="00B156D9" w:rsidRPr="0062074F" w:rsidRDefault="00B156D9" w:rsidP="00D343CC">
            <w:pPr>
              <w:pStyle w:val="Tabletext9"/>
              <w:keepNext/>
              <w:jc w:val="center"/>
              <w:rPr>
                <w:ins w:id="2836" w:author="Birklhuber Bernd" w:date="2026-08-10T11:06:00Z"/>
              </w:rPr>
            </w:pPr>
          </w:p>
        </w:tc>
      </w:tr>
      <w:tr w:rsidR="00B156D9" w:rsidRPr="0062074F" w14:paraId="53C1055B" w14:textId="77777777" w:rsidTr="00D343CC">
        <w:trPr>
          <w:jc w:val="center"/>
          <w:ins w:id="2837" w:author="Birklhuber Bernd" w:date="2026-08-10T11:06:00Z"/>
        </w:trPr>
        <w:tc>
          <w:tcPr>
            <w:tcW w:w="912" w:type="dxa"/>
          </w:tcPr>
          <w:p w14:paraId="7B156162" w14:textId="696663BF" w:rsidR="00B156D9" w:rsidRPr="0062074F" w:rsidRDefault="00B156D9" w:rsidP="00D343CC">
            <w:pPr>
              <w:pStyle w:val="Tabletext9"/>
              <w:keepNext/>
              <w:jc w:val="center"/>
              <w:rPr>
                <w:ins w:id="2838" w:author="Birklhuber Bernd" w:date="2026-08-10T11:06:00Z"/>
              </w:rPr>
            </w:pPr>
            <w:ins w:id="2839" w:author="Birklhuber Bernd" w:date="2026-08-10T11:06:00Z">
              <w:r>
                <w:t>17</w:t>
              </w:r>
            </w:ins>
          </w:p>
        </w:tc>
        <w:tc>
          <w:tcPr>
            <w:tcW w:w="2320" w:type="dxa"/>
            <w:vAlign w:val="center"/>
          </w:tcPr>
          <w:p w14:paraId="7E45D8CB" w14:textId="71D03F5F" w:rsidR="00B156D9" w:rsidRPr="0062074F" w:rsidRDefault="00B156D9" w:rsidP="00D343CC">
            <w:pPr>
              <w:pStyle w:val="Tabletext9"/>
              <w:keepNext/>
              <w:jc w:val="center"/>
              <w:rPr>
                <w:ins w:id="2840" w:author="Birklhuber Bernd" w:date="2026-08-10T11:06:00Z"/>
              </w:rPr>
            </w:pPr>
            <w:ins w:id="2841" w:author="Birklhuber Bernd" w:date="2026-08-10T11:06:00Z">
              <w:r>
                <w:t>500</w:t>
              </w:r>
            </w:ins>
          </w:p>
        </w:tc>
        <w:tc>
          <w:tcPr>
            <w:tcW w:w="3426" w:type="dxa"/>
            <w:vAlign w:val="center"/>
          </w:tcPr>
          <w:p w14:paraId="589AEF09" w14:textId="7051C2BD" w:rsidR="00B156D9" w:rsidRPr="0062074F" w:rsidRDefault="00B156D9" w:rsidP="00D343CC">
            <w:pPr>
              <w:pStyle w:val="Tabletext9"/>
              <w:keepNext/>
              <w:jc w:val="center"/>
              <w:rPr>
                <w:ins w:id="2842" w:author="Birklhuber Bernd" w:date="2026-08-10T11:06:00Z"/>
              </w:rPr>
            </w:pPr>
            <w:ins w:id="2843" w:author="Birklhuber Bernd" w:date="2026-08-10T11:06:00Z">
              <w:r>
                <w:t>200</w:t>
              </w:r>
            </w:ins>
          </w:p>
        </w:tc>
        <w:tc>
          <w:tcPr>
            <w:tcW w:w="2329" w:type="dxa"/>
            <w:vAlign w:val="center"/>
          </w:tcPr>
          <w:p w14:paraId="4AD11FE2" w14:textId="77777777" w:rsidR="00B156D9" w:rsidRPr="0062074F" w:rsidRDefault="00B156D9" w:rsidP="00D343CC">
            <w:pPr>
              <w:pStyle w:val="Tabletext9"/>
              <w:keepNext/>
              <w:jc w:val="center"/>
              <w:rPr>
                <w:ins w:id="2844" w:author="Birklhuber Bernd" w:date="2026-08-10T11:06:00Z"/>
              </w:rPr>
            </w:pPr>
          </w:p>
        </w:tc>
      </w:tr>
    </w:tbl>
    <w:p w14:paraId="6DE26382" w14:textId="7ED5EAF3" w:rsidR="00E67DD4" w:rsidRPr="0062074F" w:rsidRDefault="00E67DD4" w:rsidP="00E67DD4">
      <w:pPr>
        <w:pStyle w:val="Beschriftung"/>
        <w:jc w:val="center"/>
        <w:rPr>
          <w:lang w:val="en-US"/>
        </w:rPr>
      </w:pPr>
      <w:r w:rsidRPr="0062074F">
        <w:t xml:space="preserve">Table </w:t>
      </w:r>
      <w:r w:rsidR="00157948">
        <w:fldChar w:fldCharType="begin"/>
      </w:r>
      <w:r w:rsidR="00157948">
        <w:instrText xml:space="preserve"> SEQ Table \* ARABIC </w:instrText>
      </w:r>
      <w:r w:rsidR="00157948">
        <w:fldChar w:fldCharType="separate"/>
      </w:r>
      <w:r w:rsidR="00157948">
        <w:rPr>
          <w:noProof/>
        </w:rPr>
        <w:t>11</w:t>
      </w:r>
      <w:r w:rsidR="00157948">
        <w:fldChar w:fldCharType="end"/>
      </w:r>
      <w:r w:rsidRPr="0062074F">
        <w:t>: Scale Band definition</w:t>
      </w:r>
      <w:r w:rsidRPr="0062074F">
        <w:rPr>
          <w:noProof/>
        </w:rPr>
        <w:t>s</w:t>
      </w:r>
    </w:p>
    <w:p w14:paraId="2110580F" w14:textId="77777777" w:rsidR="00E67DD4" w:rsidRPr="0062074F" w:rsidRDefault="00E67DD4" w:rsidP="00E67DD4">
      <w:pPr>
        <w:spacing w:after="120" w:line="240" w:lineRule="auto"/>
      </w:pPr>
      <w:r w:rsidRPr="0062074F">
        <w:rPr>
          <w:noProof/>
          <w:sz w:val="24"/>
          <w:szCs w:val="24"/>
          <w:lang w:val="fr-FR" w:eastAsia="fr-FR"/>
        </w:rPr>
        <mc:AlternateContent>
          <mc:Choice Requires="wps">
            <w:drawing>
              <wp:anchor distT="45720" distB="45720" distL="114300" distR="114300" simplePos="0" relativeHeight="251636224" behindDoc="0" locked="0" layoutInCell="1" allowOverlap="1" wp14:anchorId="6E462DCD" wp14:editId="52D94E76">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pPr>
                              <w:pStyle w:val="Listenabsatz"/>
                              <w:numPr>
                                <w:ilvl w:val="0"/>
                                <w:numId w:val="75"/>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pPr>
                              <w:pStyle w:val="Listenabsatz"/>
                              <w:numPr>
                                <w:ilvl w:val="1"/>
                                <w:numId w:val="75"/>
                              </w:numPr>
                              <w:spacing w:after="0"/>
                              <w:contextualSpacing/>
                            </w:pPr>
                            <w:r w:rsidRPr="002672EF">
                              <w:rPr>
                                <w:b/>
                                <w:bCs/>
                              </w:rPr>
                              <w:t>Return</w:t>
                            </w:r>
                            <w:r>
                              <w:t xml:space="preserve"> 1</w:t>
                            </w:r>
                          </w:p>
                          <w:p w14:paraId="02A157A6" w14:textId="77777777" w:rsidR="00E67DD4" w:rsidRDefault="00E67DD4">
                            <w:pPr>
                              <w:pStyle w:val="Listenabsatz"/>
                              <w:numPr>
                                <w:ilvl w:val="0"/>
                                <w:numId w:val="75"/>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pPr>
                              <w:pStyle w:val="Listenabsatz"/>
                              <w:numPr>
                                <w:ilvl w:val="1"/>
                                <w:numId w:val="75"/>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pPr>
                              <w:pStyle w:val="Listenabsatz"/>
                              <w:numPr>
                                <w:ilvl w:val="2"/>
                                <w:numId w:val="75"/>
                              </w:numPr>
                              <w:spacing w:after="0"/>
                              <w:contextualSpacing/>
                            </w:pPr>
                            <w:r w:rsidRPr="00142BCB">
                              <w:rPr>
                                <w:b/>
                              </w:rPr>
                              <w:t>Return</w:t>
                            </w:r>
                            <w:r>
                              <w:t xml:space="preserve"> </w:t>
                            </w:r>
                            <w:r w:rsidRPr="002672EF">
                              <w:rPr>
                                <w:i/>
                                <w:iCs/>
                              </w:rPr>
                              <w:t>index</w:t>
                            </w:r>
                          </w:p>
                          <w:p w14:paraId="5F2A5F65" w14:textId="77777777" w:rsidR="00E67DD4" w:rsidRPr="00965081" w:rsidRDefault="00E67DD4">
                            <w:pPr>
                              <w:pStyle w:val="Listenabsatz"/>
                              <w:numPr>
                                <w:ilvl w:val="0"/>
                                <w:numId w:val="75"/>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29" type="#_x0000_t202" style="position:absolute;margin-left:0;margin-top:19.55pt;width:468.75pt;height:126.8pt;z-index:2516362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e3g8B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pPr>
                        <w:pStyle w:val="Listenabsatz"/>
                        <w:numPr>
                          <w:ilvl w:val="0"/>
                          <w:numId w:val="75"/>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pPr>
                        <w:pStyle w:val="Listenabsatz"/>
                        <w:numPr>
                          <w:ilvl w:val="1"/>
                          <w:numId w:val="75"/>
                        </w:numPr>
                        <w:spacing w:after="0"/>
                        <w:contextualSpacing/>
                      </w:pPr>
                      <w:r w:rsidRPr="002672EF">
                        <w:rPr>
                          <w:b/>
                          <w:bCs/>
                        </w:rPr>
                        <w:t>Return</w:t>
                      </w:r>
                      <w:r>
                        <w:t xml:space="preserve"> 1</w:t>
                      </w:r>
                    </w:p>
                    <w:p w14:paraId="02A157A6" w14:textId="77777777" w:rsidR="00E67DD4" w:rsidRDefault="00E67DD4">
                      <w:pPr>
                        <w:pStyle w:val="Listenabsatz"/>
                        <w:numPr>
                          <w:ilvl w:val="0"/>
                          <w:numId w:val="75"/>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pPr>
                        <w:pStyle w:val="Listenabsatz"/>
                        <w:numPr>
                          <w:ilvl w:val="1"/>
                          <w:numId w:val="75"/>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pPr>
                        <w:pStyle w:val="Listenabsatz"/>
                        <w:numPr>
                          <w:ilvl w:val="2"/>
                          <w:numId w:val="75"/>
                        </w:numPr>
                        <w:spacing w:after="0"/>
                        <w:contextualSpacing/>
                      </w:pPr>
                      <w:r w:rsidRPr="00142BCB">
                        <w:rPr>
                          <w:b/>
                        </w:rPr>
                        <w:t>Return</w:t>
                      </w:r>
                      <w:r>
                        <w:t xml:space="preserve"> </w:t>
                      </w:r>
                      <w:r w:rsidRPr="002672EF">
                        <w:rPr>
                          <w:i/>
                          <w:iCs/>
                        </w:rPr>
                        <w:t>index</w:t>
                      </w:r>
                    </w:p>
                    <w:p w14:paraId="5F2A5F65" w14:textId="77777777" w:rsidR="00E67DD4" w:rsidRPr="00965081" w:rsidRDefault="00E67DD4">
                      <w:pPr>
                        <w:pStyle w:val="Listenabsatz"/>
                        <w:numPr>
                          <w:ilvl w:val="0"/>
                          <w:numId w:val="75"/>
                        </w:numPr>
                        <w:spacing w:after="0"/>
                        <w:contextualSpacing/>
                      </w:pPr>
                      <w:r w:rsidRPr="002D0255">
                        <w:rPr>
                          <w:b/>
                          <w:bCs/>
                        </w:rPr>
                        <w:t>Return</w:t>
                      </w:r>
                      <w:r>
                        <w:t xml:space="preserve"> 15</w:t>
                      </w:r>
                    </w:p>
                  </w:txbxContent>
                </v:textbox>
                <w10:wrap type="square" anchorx="margin"/>
              </v:shape>
            </w:pict>
          </mc:Fallback>
        </mc:AlternateContent>
      </w:r>
      <w:r w:rsidRPr="0062074F">
        <w:t>The following algorithm associates a scale band index with a (display) scale:</w:t>
      </w:r>
    </w:p>
    <w:p w14:paraId="0B0EF0C6" w14:textId="77777777" w:rsidR="00E67DD4" w:rsidRPr="0062074F" w:rsidRDefault="00E67DD4" w:rsidP="00E67DD4">
      <w:pPr>
        <w:spacing w:after="0" w:line="240" w:lineRule="auto"/>
      </w:pPr>
    </w:p>
    <w:p w14:paraId="57378DAE" w14:textId="77777777" w:rsidR="00E67DD4" w:rsidRPr="0062074F" w:rsidRDefault="00E67DD4" w:rsidP="00E67DD4">
      <w:pPr>
        <w:spacing w:after="120" w:line="240" w:lineRule="auto"/>
        <w:rPr>
          <w:iCs/>
        </w:rPr>
      </w:pPr>
      <w:r w:rsidRPr="0062074F">
        <w:rPr>
          <w:noProof/>
          <w:sz w:val="24"/>
          <w:szCs w:val="24"/>
          <w:lang w:val="fr-FR" w:eastAsia="fr-FR"/>
        </w:rPr>
        <w:lastRenderedPageBreak/>
        <mc:AlternateContent>
          <mc:Choice Requires="wps">
            <w:drawing>
              <wp:anchor distT="45720" distB="45720" distL="114300" distR="114300" simplePos="0" relativeHeight="251638272" behindDoc="0" locked="0" layoutInCell="1" allowOverlap="1" wp14:anchorId="69C5A3FA" wp14:editId="2DE811CB">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pPr>
                              <w:pStyle w:val="Listenabsatz"/>
                              <w:numPr>
                                <w:ilvl w:val="0"/>
                                <w:numId w:val="76"/>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w:t>
                            </w:r>
                            <w:proofErr w:type="gramStart"/>
                            <w:r>
                              <w:t>1:</w:t>
                            </w:r>
                            <w:r>
                              <w:rPr>
                                <w:rFonts w:cs="Arial"/>
                              </w:rPr>
                              <w:t>∞</w:t>
                            </w:r>
                            <w:proofErr w:type="gramEnd"/>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pPr>
                              <w:pStyle w:val="Listenabsatz"/>
                              <w:numPr>
                                <w:ilvl w:val="0"/>
                                <w:numId w:val="76"/>
                              </w:numPr>
                              <w:spacing w:after="60" w:line="240" w:lineRule="auto"/>
                              <w:ind w:left="714" w:hanging="357"/>
                            </w:pPr>
                            <w:r>
                              <w:t xml:space="preserve">Create an empty set </w:t>
                            </w:r>
                            <w:r w:rsidRPr="00726CDC">
                              <w:rPr>
                                <w:i/>
                                <w:iCs/>
                              </w:rPr>
                              <w:t>S</w:t>
                            </w:r>
                          </w:p>
                          <w:p w14:paraId="70F31E1D" w14:textId="77777777" w:rsidR="00E67DD4" w:rsidRDefault="00E67DD4">
                            <w:pPr>
                              <w:pStyle w:val="Listenabsatz"/>
                              <w:numPr>
                                <w:ilvl w:val="0"/>
                                <w:numId w:val="76"/>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pPr>
                              <w:pStyle w:val="Listenabsatz"/>
                              <w:numPr>
                                <w:ilvl w:val="1"/>
                                <w:numId w:val="76"/>
                              </w:numPr>
                              <w:spacing w:after="0"/>
                              <w:contextualSpacing/>
                            </w:pPr>
                            <m:oMath>
                              <m:r>
                                <w:rPr>
                                  <w:rFonts w:ascii="Cambria Math" w:hAnsi="Cambria Math"/>
                                </w:rPr>
                                <m:t>S = S ∪1</m:t>
                              </m:r>
                            </m:oMath>
                          </w:p>
                          <w:p w14:paraId="11386E4A" w14:textId="77777777" w:rsidR="00E67DD4" w:rsidRDefault="00E67DD4">
                            <w:pPr>
                              <w:pStyle w:val="Listenabsatz"/>
                              <w:numPr>
                                <w:ilvl w:val="0"/>
                                <w:numId w:val="76"/>
                              </w:numPr>
                              <w:spacing w:after="0"/>
                              <w:contextualSpacing/>
                            </w:pPr>
                            <w:r w:rsidRPr="00215D9E">
                              <w:rPr>
                                <w:b/>
                                <w:bCs/>
                              </w:rPr>
                              <w:t>For</w:t>
                            </w:r>
                            <w:r>
                              <w:t xml:space="preserve"> index = 2 to 15</w:t>
                            </w:r>
                          </w:p>
                          <w:p w14:paraId="3CEBCF6B" w14:textId="77777777" w:rsidR="00E67DD4" w:rsidRPr="00624B58" w:rsidRDefault="00E67DD4">
                            <w:pPr>
                              <w:pStyle w:val="Listenabsatz"/>
                              <w:numPr>
                                <w:ilvl w:val="1"/>
                                <w:numId w:val="76"/>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pPr>
                              <w:pStyle w:val="Listenabsatz"/>
                              <w:numPr>
                                <w:ilvl w:val="2"/>
                                <w:numId w:val="76"/>
                              </w:numPr>
                              <w:spacing w:after="0"/>
                              <w:contextualSpacing/>
                            </w:pPr>
                            <m:oMath>
                              <m:r>
                                <w:rPr>
                                  <w:rFonts w:ascii="Cambria Math" w:hAnsi="Cambria Math"/>
                                </w:rPr>
                                <m:t>S = S ∪index</m:t>
                              </m:r>
                            </m:oMath>
                          </w:p>
                          <w:p w14:paraId="1DDFA522" w14:textId="77777777" w:rsidR="00E67DD4" w:rsidRDefault="00E67DD4">
                            <w:pPr>
                              <w:pStyle w:val="Listenabsatz"/>
                              <w:numPr>
                                <w:ilvl w:val="0"/>
                                <w:numId w:val="76"/>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0" type="#_x0000_t202" style="position:absolute;margin-left:-.1pt;margin-top:19.65pt;width:453.5pt;height:189.7pt;z-index:251638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wycDz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pPr>
                        <w:pStyle w:val="Listenabsatz"/>
                        <w:numPr>
                          <w:ilvl w:val="0"/>
                          <w:numId w:val="76"/>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w:t>
                      </w:r>
                      <w:proofErr w:type="gramStart"/>
                      <w:r>
                        <w:t>1:</w:t>
                      </w:r>
                      <w:r>
                        <w:rPr>
                          <w:rFonts w:cs="Arial"/>
                        </w:rPr>
                        <w:t>∞</w:t>
                      </w:r>
                      <w:proofErr w:type="gramEnd"/>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pPr>
                        <w:pStyle w:val="Listenabsatz"/>
                        <w:numPr>
                          <w:ilvl w:val="0"/>
                          <w:numId w:val="76"/>
                        </w:numPr>
                        <w:spacing w:after="60" w:line="240" w:lineRule="auto"/>
                        <w:ind w:left="714" w:hanging="357"/>
                      </w:pPr>
                      <w:r>
                        <w:t xml:space="preserve">Create an empty set </w:t>
                      </w:r>
                      <w:r w:rsidRPr="00726CDC">
                        <w:rPr>
                          <w:i/>
                          <w:iCs/>
                        </w:rPr>
                        <w:t>S</w:t>
                      </w:r>
                    </w:p>
                    <w:p w14:paraId="70F31E1D" w14:textId="77777777" w:rsidR="00E67DD4" w:rsidRDefault="00E67DD4">
                      <w:pPr>
                        <w:pStyle w:val="Listenabsatz"/>
                        <w:numPr>
                          <w:ilvl w:val="0"/>
                          <w:numId w:val="76"/>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pPr>
                        <w:pStyle w:val="Listenabsatz"/>
                        <w:numPr>
                          <w:ilvl w:val="1"/>
                          <w:numId w:val="76"/>
                        </w:numPr>
                        <w:spacing w:after="0"/>
                        <w:contextualSpacing/>
                      </w:pPr>
                      <m:oMath>
                        <m:r>
                          <w:rPr>
                            <w:rFonts w:ascii="Cambria Math" w:hAnsi="Cambria Math"/>
                          </w:rPr>
                          <m:t>S = S ∪1</m:t>
                        </m:r>
                      </m:oMath>
                    </w:p>
                    <w:p w14:paraId="11386E4A" w14:textId="77777777" w:rsidR="00E67DD4" w:rsidRDefault="00E67DD4">
                      <w:pPr>
                        <w:pStyle w:val="Listenabsatz"/>
                        <w:numPr>
                          <w:ilvl w:val="0"/>
                          <w:numId w:val="76"/>
                        </w:numPr>
                        <w:spacing w:after="0"/>
                        <w:contextualSpacing/>
                      </w:pPr>
                      <w:r w:rsidRPr="00215D9E">
                        <w:rPr>
                          <w:b/>
                          <w:bCs/>
                        </w:rPr>
                        <w:t>For</w:t>
                      </w:r>
                      <w:r>
                        <w:t xml:space="preserve"> index = 2 to 15</w:t>
                      </w:r>
                    </w:p>
                    <w:p w14:paraId="3CEBCF6B" w14:textId="77777777" w:rsidR="00E67DD4" w:rsidRPr="00624B58" w:rsidRDefault="00E67DD4">
                      <w:pPr>
                        <w:pStyle w:val="Listenabsatz"/>
                        <w:numPr>
                          <w:ilvl w:val="1"/>
                          <w:numId w:val="76"/>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pPr>
                        <w:pStyle w:val="Listenabsatz"/>
                        <w:numPr>
                          <w:ilvl w:val="2"/>
                          <w:numId w:val="76"/>
                        </w:numPr>
                        <w:spacing w:after="0"/>
                        <w:contextualSpacing/>
                      </w:pPr>
                      <m:oMath>
                        <m:r>
                          <w:rPr>
                            <w:rFonts w:ascii="Cambria Math" w:hAnsi="Cambria Math"/>
                          </w:rPr>
                          <m:t>S = S ∪index</m:t>
                        </m:r>
                      </m:oMath>
                    </w:p>
                    <w:p w14:paraId="1DDFA522" w14:textId="77777777" w:rsidR="00E67DD4" w:rsidRDefault="00E67DD4">
                      <w:pPr>
                        <w:pStyle w:val="Listenabsatz"/>
                        <w:numPr>
                          <w:ilvl w:val="0"/>
                          <w:numId w:val="76"/>
                        </w:numPr>
                        <w:spacing w:after="0"/>
                        <w:contextualSpacing/>
                      </w:pPr>
                      <w:r w:rsidRPr="00215D9E">
                        <w:rPr>
                          <w:b/>
                          <w:bCs/>
                        </w:rPr>
                        <w:t>Return</w:t>
                      </w:r>
                      <w:r>
                        <w:t xml:space="preserve"> S</w:t>
                      </w:r>
                    </w:p>
                  </w:txbxContent>
                </v:textbox>
                <w10:wrap type="topAndBottom" anchorx="margin"/>
              </v:shape>
            </w:pict>
          </mc:Fallback>
        </mc:AlternateContent>
      </w:r>
      <w:r w:rsidRPr="0062074F">
        <w:t xml:space="preserve">The following algorithm associates a set of scale band indexes with a </w:t>
      </w:r>
      <w:r w:rsidRPr="0062074F">
        <w:rPr>
          <w:b/>
        </w:rPr>
        <w:t>Data Coverage</w:t>
      </w:r>
      <w:r w:rsidRPr="0062074F">
        <w:t xml:space="preserve"> feature:</w:t>
      </w:r>
    </w:p>
    <w:p w14:paraId="09433D6E" w14:textId="77777777" w:rsidR="00E67DD4" w:rsidRPr="0062074F" w:rsidRDefault="00E67DD4" w:rsidP="00E67DD4">
      <w:pPr>
        <w:spacing w:after="120" w:line="240" w:lineRule="auto"/>
        <w:rPr>
          <w:iCs/>
        </w:rPr>
      </w:pPr>
    </w:p>
    <w:p w14:paraId="44B8F076" w14:textId="77777777" w:rsidR="00AD5EEC" w:rsidRPr="0062074F" w:rsidRDefault="00AD5EEC">
      <w:pPr>
        <w:pStyle w:val="Listenabsatz"/>
        <w:numPr>
          <w:ilvl w:val="1"/>
          <w:numId w:val="96"/>
        </w:numPr>
        <w:rPr>
          <w:b/>
          <w:bCs/>
          <w:lang w:eastAsia="en-US"/>
        </w:rPr>
      </w:pPr>
      <w:bookmarkStart w:id="2845" w:name="_Ref223799748"/>
      <w:r w:rsidRPr="0062074F">
        <w:rPr>
          <w:b/>
          <w:bCs/>
          <w:lang w:eastAsia="en-US"/>
        </w:rPr>
        <w:t>Dataset Selection Process</w:t>
      </w:r>
      <w:bookmarkEnd w:id="2845"/>
    </w:p>
    <w:p w14:paraId="392913F8" w14:textId="77777777" w:rsidR="00E67DD4" w:rsidRPr="0062074F" w:rsidRDefault="00E67DD4" w:rsidP="00E67DD4">
      <w:pPr>
        <w:spacing w:after="120" w:line="240" w:lineRule="auto"/>
      </w:pPr>
      <w:r w:rsidRPr="0062074F">
        <w:t xml:space="preserve">The following algorithm selects </w:t>
      </w:r>
      <w:r w:rsidRPr="0062074F">
        <w:rPr>
          <w:b/>
        </w:rPr>
        <w:t>Data Coverage</w:t>
      </w:r>
      <w:r w:rsidRPr="0062074F">
        <w:t xml:space="preserve"> features. The output is used to load each dataset which is associated with any of the selected features (</w:t>
      </w:r>
      <w:r w:rsidRPr="0062074F">
        <w:rPr>
          <w:i/>
          <w:iCs/>
        </w:rPr>
        <w:t>S)</w:t>
      </w:r>
      <w:r w:rsidRPr="0062074F">
        <w:t>.</w:t>
      </w:r>
    </w:p>
    <w:p w14:paraId="77EFE130" w14:textId="77777777" w:rsidR="00E67DD4" w:rsidRPr="0062074F" w:rsidRDefault="00E67DD4" w:rsidP="00E67DD4">
      <w:pPr>
        <w:spacing w:after="120" w:line="240" w:lineRule="auto"/>
      </w:pPr>
      <w:r w:rsidRPr="0062074F">
        <w:t xml:space="preserve">The algorithm evaluates a collection of </w:t>
      </w:r>
      <w:r w:rsidRPr="0062074F">
        <w:rPr>
          <w:b/>
        </w:rPr>
        <w:t>Data Coverage</w:t>
      </w:r>
      <w:r w:rsidRPr="0062074F">
        <w:t xml:space="preserve"> features and selects those which overlap both the viewport and a supplied scale. If selected, the coverage footprint is subtracted from the viewport. This process is repeated until the viewport is empty or the entire inventory has been evaluated.</w:t>
      </w:r>
    </w:p>
    <w:tbl>
      <w:tblPr>
        <w:tblStyle w:val="Tabellenraster"/>
        <w:tblW w:w="9209" w:type="dxa"/>
        <w:tblLook w:val="04A0" w:firstRow="1" w:lastRow="0" w:firstColumn="1" w:lastColumn="0" w:noHBand="0" w:noVBand="1"/>
      </w:tblPr>
      <w:tblGrid>
        <w:gridCol w:w="9209"/>
      </w:tblGrid>
      <w:tr w:rsidR="00E67DD4" w:rsidRPr="0062074F" w14:paraId="4F81F645" w14:textId="77777777" w:rsidTr="00D343CC">
        <w:tc>
          <w:tcPr>
            <w:tcW w:w="9209" w:type="dxa"/>
          </w:tcPr>
          <w:p w14:paraId="489EF54F" w14:textId="77777777" w:rsidR="00E67DD4" w:rsidRPr="0062074F" w:rsidRDefault="00E67DD4" w:rsidP="00D343CC">
            <w:pPr>
              <w:spacing w:before="60" w:after="120"/>
            </w:pPr>
            <w:r w:rsidRPr="0062074F">
              <w:rPr>
                <w:b/>
                <w:bCs/>
              </w:rPr>
              <w:t>Algorithm</w:t>
            </w:r>
            <w:r w:rsidRPr="0062074F">
              <w:t xml:space="preserve"> </w:t>
            </w:r>
            <w:proofErr w:type="spellStart"/>
            <w:proofErr w:type="gramStart"/>
            <w:r w:rsidRPr="0062074F">
              <w:rPr>
                <w:i/>
                <w:iCs/>
              </w:rPr>
              <w:t>SelectDataCoverages</w:t>
            </w:r>
            <w:proofErr w:type="spellEnd"/>
            <w:r w:rsidRPr="0062074F">
              <w:t>(</w:t>
            </w:r>
            <w:proofErr w:type="gramEnd"/>
            <w:r w:rsidRPr="0062074F">
              <w:rPr>
                <w:i/>
                <w:iCs/>
              </w:rPr>
              <w:t>collection, scale, viewport, projection</w:t>
            </w:r>
            <w:r w:rsidRPr="0062074F">
              <w:t>)</w:t>
            </w:r>
          </w:p>
          <w:p w14:paraId="1535AFBE" w14:textId="77777777" w:rsidR="00E67DD4" w:rsidRPr="0062074F" w:rsidRDefault="00E67DD4" w:rsidP="00D343CC">
            <w:pPr>
              <w:spacing w:before="60" w:after="60"/>
              <w:ind w:left="597" w:hanging="597"/>
            </w:pPr>
            <w:r w:rsidRPr="0062074F">
              <w:rPr>
                <w:b/>
                <w:bCs/>
              </w:rPr>
              <w:t>Input</w:t>
            </w:r>
            <w:r w:rsidRPr="0062074F">
              <w:t xml:space="preserve">: A collection of </w:t>
            </w:r>
            <w:r w:rsidRPr="0062074F">
              <w:rPr>
                <w:b/>
              </w:rPr>
              <w:t>Data Coverage</w:t>
            </w:r>
            <w:r w:rsidRPr="0062074F">
              <w:t xml:space="preserve"> features </w:t>
            </w:r>
            <w:r w:rsidRPr="0062074F">
              <w:rPr>
                <w:i/>
                <w:iCs/>
              </w:rPr>
              <w:t>collection</w:t>
            </w:r>
          </w:p>
          <w:p w14:paraId="47A3CFE9" w14:textId="77777777" w:rsidR="00E67DD4" w:rsidRPr="0062074F" w:rsidRDefault="00E67DD4" w:rsidP="00D343CC">
            <w:pPr>
              <w:spacing w:before="60" w:after="60"/>
              <w:ind w:left="595"/>
            </w:pPr>
            <w:r w:rsidRPr="0062074F">
              <w:t xml:space="preserve">A </w:t>
            </w:r>
            <w:r w:rsidRPr="0062074F">
              <w:rPr>
                <w:i/>
                <w:iCs/>
              </w:rPr>
              <w:t>scale</w:t>
            </w:r>
            <w:r w:rsidRPr="0062074F">
              <w:t xml:space="preserve"> for which the </w:t>
            </w:r>
            <w:r w:rsidRPr="0062074F">
              <w:rPr>
                <w:b/>
              </w:rPr>
              <w:t>Data Coverage</w:t>
            </w:r>
            <w:r w:rsidRPr="0062074F">
              <w:t xml:space="preserve"> features will be selected (usually the display scale)</w:t>
            </w:r>
          </w:p>
          <w:p w14:paraId="726BE6D9" w14:textId="77777777" w:rsidR="00E67DD4" w:rsidRPr="0062074F" w:rsidRDefault="00E67DD4" w:rsidP="00D343CC">
            <w:pPr>
              <w:spacing w:before="60" w:after="60"/>
              <w:ind w:left="595"/>
            </w:pPr>
            <w:bookmarkStart w:id="2846" w:name="_Hlk177394136"/>
            <w:r w:rsidRPr="0062074F">
              <w:t xml:space="preserve">A device-polygon </w:t>
            </w:r>
            <w:r w:rsidRPr="0062074F">
              <w:rPr>
                <w:i/>
                <w:iCs/>
              </w:rPr>
              <w:t>viewport</w:t>
            </w:r>
            <w:r w:rsidRPr="0062074F">
              <w:t xml:space="preserve"> describing the device area that should be covered with data</w:t>
            </w:r>
          </w:p>
          <w:bookmarkEnd w:id="2846"/>
          <w:p w14:paraId="3083FE6E" w14:textId="77777777" w:rsidR="00E67DD4" w:rsidRPr="0062074F" w:rsidRDefault="00E67DD4" w:rsidP="00D343CC">
            <w:pPr>
              <w:spacing w:before="60" w:after="120"/>
              <w:ind w:left="595"/>
            </w:pPr>
            <w:r w:rsidRPr="0062074F">
              <w:t xml:space="preserve">A projection </w:t>
            </w:r>
            <w:proofErr w:type="spellStart"/>
            <w:r w:rsidRPr="0062074F">
              <w:rPr>
                <w:i/>
                <w:iCs/>
              </w:rPr>
              <w:t>projection</w:t>
            </w:r>
            <w:proofErr w:type="spellEnd"/>
          </w:p>
          <w:p w14:paraId="52C49581" w14:textId="77777777" w:rsidR="00E67DD4" w:rsidRPr="0062074F" w:rsidRDefault="00E67DD4" w:rsidP="00D343CC">
            <w:pPr>
              <w:spacing w:before="60" w:after="60"/>
              <w:rPr>
                <w:i/>
                <w:iCs/>
              </w:rPr>
            </w:pPr>
            <w:r w:rsidRPr="0062074F">
              <w:rPr>
                <w:b/>
                <w:bCs/>
              </w:rPr>
              <w:t>Output</w:t>
            </w:r>
            <w:r w:rsidRPr="0062074F">
              <w:t xml:space="preserve">: A set of </w:t>
            </w:r>
            <w:r w:rsidRPr="0062074F">
              <w:rPr>
                <w:b/>
              </w:rPr>
              <w:t>Data Coverage</w:t>
            </w:r>
            <w:r w:rsidRPr="0062074F">
              <w:t xml:space="preserve"> features </w:t>
            </w:r>
            <w:r w:rsidRPr="0062074F">
              <w:rPr>
                <w:i/>
                <w:iCs/>
              </w:rPr>
              <w:t>S</w:t>
            </w:r>
          </w:p>
          <w:p w14:paraId="5AA86402" w14:textId="77777777" w:rsidR="00E67DD4" w:rsidRPr="0062074F" w:rsidRDefault="00E67DD4">
            <w:pPr>
              <w:pStyle w:val="Listenabsatz"/>
              <w:numPr>
                <w:ilvl w:val="0"/>
                <w:numId w:val="74"/>
              </w:numPr>
              <w:spacing w:before="60" w:after="60"/>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w:t>
            </w:r>
          </w:p>
          <w:p w14:paraId="09117B05" w14:textId="77777777" w:rsidR="00E67DD4" w:rsidRPr="0062074F" w:rsidRDefault="00E67DD4">
            <w:pPr>
              <w:pStyle w:val="Listenabsatz"/>
              <w:numPr>
                <w:ilvl w:val="0"/>
                <w:numId w:val="74"/>
              </w:numPr>
              <w:spacing w:before="60" w:after="60"/>
              <w:contextualSpacing/>
              <w:jc w:val="both"/>
              <w:rPr>
                <w:lang w:val="en-US"/>
              </w:rPr>
            </w:pPr>
            <w:proofErr w:type="spellStart"/>
            <w:r w:rsidRPr="0062074F">
              <w:rPr>
                <w:rFonts w:ascii="Cambria Math" w:hAnsi="Cambria Math" w:cs="Cambria Math"/>
                <w:i/>
              </w:rPr>
              <w:t>ScaleBand</w:t>
            </w:r>
            <w:proofErr w:type="spellEnd"/>
            <w:r w:rsidRPr="0062074F">
              <w:t xml:space="preserve"> = </w:t>
            </w:r>
            <w:r w:rsidRPr="0062074F">
              <w:rPr>
                <w:rFonts w:ascii="Cambria Math" w:hAnsi="Cambria Math" w:cs="Cambria Math"/>
              </w:rPr>
              <w:t>𝐺𝑒𝑡𝑆𝑐𝑎𝑙𝑒𝐵𝑎𝑛𝑑</w:t>
            </w:r>
            <w:r w:rsidRPr="0062074F">
              <w:t>(</w:t>
            </w:r>
            <w:r w:rsidRPr="0062074F">
              <w:rPr>
                <w:rFonts w:ascii="Cambria Math" w:hAnsi="Cambria Math" w:cs="Cambria Math"/>
              </w:rPr>
              <w:t>𝑠𝑐𝑎𝑙𝑒</w:t>
            </w:r>
            <w:r w:rsidRPr="0062074F">
              <w:t>)</w:t>
            </w:r>
          </w:p>
          <w:p w14:paraId="7EA91D91" w14:textId="77777777" w:rsidR="00E67DD4" w:rsidRPr="0062074F" w:rsidRDefault="00E67DD4">
            <w:pPr>
              <w:pStyle w:val="Listenabsatz"/>
              <w:numPr>
                <w:ilvl w:val="0"/>
                <w:numId w:val="74"/>
              </w:numPr>
              <w:spacing w:before="60" w:after="60"/>
              <w:contextualSpacing/>
              <w:jc w:val="both"/>
              <w:rPr>
                <w:lang w:val="en-US"/>
              </w:rPr>
            </w:pPr>
            <w:r w:rsidRPr="0062074F">
              <w:rPr>
                <w:b/>
                <w:bCs/>
              </w:rPr>
              <w:t>While</w:t>
            </w:r>
            <w:r w:rsidRPr="0062074F">
              <w:t xml:space="preserve"> </w:t>
            </w:r>
            <w:r w:rsidRPr="0062074F">
              <w:rPr>
                <w:rFonts w:ascii="Cambria Math" w:hAnsi="Cambria Math" w:cs="Cambria Math"/>
              </w:rPr>
              <w:t>𝑣𝑖𝑒𝑤𝑝𝑜𝑟𝑡</w:t>
            </w:r>
            <w:r w:rsidRPr="0062074F">
              <w:t xml:space="preserve"> ≠ </w:t>
            </w:r>
            <w:r w:rsidRPr="0062074F">
              <w:rPr>
                <w:rFonts w:ascii="Cambria Math" w:hAnsi="Cambria Math" w:cs="Cambria Math"/>
              </w:rPr>
              <w:t>∅</w:t>
            </w:r>
            <w:r w:rsidRPr="0062074F">
              <w:t xml:space="preserve"> </w:t>
            </w:r>
            <w:r w:rsidRPr="0062074F">
              <w:rPr>
                <w:b/>
                <w:bCs/>
              </w:rPr>
              <w:t>do</w:t>
            </w:r>
          </w:p>
          <w:p w14:paraId="38E05111" w14:textId="77777777" w:rsidR="00E67DD4" w:rsidRPr="0062074F" w:rsidRDefault="00E67DD4">
            <w:pPr>
              <w:pStyle w:val="Listenabsatz"/>
              <w:numPr>
                <w:ilvl w:val="1"/>
                <w:numId w:val="74"/>
              </w:numPr>
              <w:spacing w:before="60" w:after="60"/>
              <w:ind w:left="1164" w:hanging="283"/>
              <w:contextualSpacing/>
              <w:jc w:val="both"/>
              <w:rPr>
                <w:lang w:val="en-US"/>
              </w:rPr>
            </w:pPr>
            <w:r w:rsidRPr="0062074F">
              <w:rPr>
                <w:b/>
                <w:bCs/>
              </w:rPr>
              <w:t>For</w:t>
            </w:r>
            <w:r w:rsidRPr="0062074F">
              <w:t xml:space="preserve"> all </w:t>
            </w:r>
            <w:proofErr w:type="spellStart"/>
            <w:r w:rsidRPr="0062074F">
              <w:rPr>
                <w:i/>
                <w:iCs/>
              </w:rPr>
              <w:t>dataCoverage</w:t>
            </w:r>
            <w:proofErr w:type="spellEnd"/>
            <w:r w:rsidRPr="0062074F">
              <w:t xml:space="preserve"> in </w:t>
            </w:r>
            <w:r w:rsidRPr="0062074F">
              <w:rPr>
                <w:i/>
                <w:iCs/>
              </w:rPr>
              <w:t>collection</w:t>
            </w:r>
          </w:p>
          <w:p w14:paraId="1092C9BA" w14:textId="77777777" w:rsidR="00E67DD4" w:rsidRPr="0062074F" w:rsidRDefault="00E67DD4">
            <w:pPr>
              <w:pStyle w:val="Listenabsatz"/>
              <w:numPr>
                <w:ilvl w:val="2"/>
                <w:numId w:val="74"/>
              </w:numPr>
              <w:spacing w:before="60" w:after="60"/>
              <w:ind w:left="1731"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rPr>
              <w:t>𝑠𝑐𝑎𝑙𝑒𝐵𝑎𝑛𝑑𝑠</w:t>
            </w:r>
            <w:r w:rsidRPr="0062074F">
              <w:t>(</w:t>
            </w:r>
            <w:proofErr w:type="spellStart"/>
            <w:r w:rsidRPr="0062074F">
              <w:rPr>
                <w:rFonts w:ascii="Cambria Math" w:hAnsi="Cambria Math" w:cs="Cambria Math"/>
                <w:i/>
              </w:rPr>
              <w:t>dataCoverage</w:t>
            </w:r>
            <w:proofErr w:type="spellEnd"/>
            <w:r w:rsidRPr="0062074F">
              <w:t xml:space="preserve">) </w:t>
            </w:r>
            <w:r w:rsidRPr="0062074F">
              <w:rPr>
                <w:rFonts w:ascii="Cambria Math" w:hAnsi="Cambria Math" w:cs="Cambria Math"/>
              </w:rPr>
              <w:t>AND</w:t>
            </w:r>
            <w:r w:rsidRPr="0062074F">
              <w:t xml:space="preserve">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w:t>
            </w:r>
            <w:r w:rsidRPr="0062074F">
              <w:t>e</w:t>
            </w:r>
            <w:proofErr w:type="spellEnd"/>
            <w:r w:rsidRPr="0062074F">
              <w:t xml:space="preserve">) ∩ </w:t>
            </w:r>
            <w:r w:rsidRPr="0062074F">
              <w:rPr>
                <w:rFonts w:ascii="Cambria Math" w:hAnsi="Cambria Math" w:cs="Cambria Math"/>
              </w:rPr>
              <w:t>𝑣𝑖𝑒𝑤𝑝𝑜𝑟𝑡</w:t>
            </w:r>
            <w:r w:rsidRPr="0062074F">
              <w:t>) ≠ Ø</w:t>
            </w:r>
          </w:p>
          <w:p w14:paraId="6A51A229" w14:textId="77777777" w:rsidR="00E67DD4" w:rsidRPr="0062074F" w:rsidRDefault="00E67DD4">
            <w:pPr>
              <w:pStyle w:val="Listenabsatz"/>
              <w:numPr>
                <w:ilvl w:val="3"/>
                <w:numId w:val="74"/>
              </w:numPr>
              <w:spacing w:before="60" w:after="60"/>
              <w:ind w:left="2015" w:hanging="284"/>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𝑆</w:t>
            </w:r>
            <w:r w:rsidRPr="0062074F">
              <w:t xml:space="preserve"> </w:t>
            </w:r>
            <w:r w:rsidRPr="0062074F">
              <w:rPr>
                <w:rFonts w:ascii="Cambria Math" w:hAnsi="Cambria Math" w:cs="Cambria Math"/>
              </w:rPr>
              <w:t>∪</w:t>
            </w:r>
            <w:r w:rsidRPr="0062074F">
              <w:t xml:space="preserve"> </w:t>
            </w:r>
            <w:proofErr w:type="spellStart"/>
            <w:r w:rsidRPr="0062074F">
              <w:rPr>
                <w:rFonts w:ascii="Cambria Math" w:hAnsi="Cambria Math" w:cs="Cambria Math"/>
                <w:i/>
                <w:iCs/>
              </w:rPr>
              <w:t>dataCoverage</w:t>
            </w:r>
            <w:proofErr w:type="spellEnd"/>
          </w:p>
          <w:p w14:paraId="58C6E492" w14:textId="77777777" w:rsidR="00E67DD4" w:rsidRPr="0062074F" w:rsidRDefault="00E67DD4">
            <w:pPr>
              <w:pStyle w:val="Listenabsatz"/>
              <w:numPr>
                <w:ilvl w:val="3"/>
                <w:numId w:val="74"/>
              </w:numPr>
              <w:spacing w:before="60" w:after="60"/>
              <w:ind w:left="2015" w:hanging="284"/>
              <w:contextualSpacing/>
              <w:jc w:val="both"/>
              <w:rPr>
                <w:lang w:val="en-US"/>
              </w:rPr>
            </w:pPr>
            <w:r w:rsidRPr="0062074F">
              <w:rPr>
                <w:rFonts w:ascii="Cambria Math" w:hAnsi="Cambria Math" w:cs="Cambria Math"/>
              </w:rPr>
              <w:t>𝑣𝑖𝑒𝑤𝑝𝑜𝑟𝑡</w:t>
            </w:r>
            <w:r w:rsidRPr="0062074F">
              <w:t xml:space="preserve"> = </w:t>
            </w:r>
            <w:r w:rsidRPr="0062074F">
              <w:rPr>
                <w:rFonts w:ascii="Cambria Math" w:hAnsi="Cambria Math" w:cs="Cambria Math"/>
              </w:rPr>
              <w:t>𝑣𝑖𝑒𝑤𝑝𝑜𝑟𝑡</w:t>
            </w:r>
            <w:r w:rsidRPr="0062074F">
              <w:t xml:space="preserve"> \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dataCoverage</w:t>
            </w:r>
            <w:proofErr w:type="spellEnd"/>
            <w:r w:rsidRPr="0062074F">
              <w:t>)</w:t>
            </w:r>
          </w:p>
          <w:p w14:paraId="613BA189" w14:textId="77777777" w:rsidR="00E67DD4" w:rsidRPr="0062074F" w:rsidRDefault="00E67DD4">
            <w:pPr>
              <w:pStyle w:val="Listenabsatz"/>
              <w:numPr>
                <w:ilvl w:val="1"/>
                <w:numId w:val="74"/>
              </w:numPr>
              <w:spacing w:before="60" w:after="60"/>
              <w:ind w:left="1164" w:hanging="283"/>
              <w:contextualSpacing/>
              <w:jc w:val="both"/>
              <w:rPr>
                <w:lang w:val="en-US"/>
              </w:rPr>
            </w:pPr>
            <w:proofErr w:type="spellStart"/>
            <w:r w:rsidRPr="0062074F">
              <w:rPr>
                <w:rFonts w:ascii="Cambria Math" w:hAnsi="Cambria Math" w:cs="Cambria Math"/>
                <w:i/>
              </w:rPr>
              <w:t>ScaleBand</w:t>
            </w:r>
            <w:proofErr w:type="spellEnd"/>
            <w:r w:rsidRPr="0062074F">
              <w:t xml:space="preserve"> = </w:t>
            </w:r>
            <w:proofErr w:type="spellStart"/>
            <w:r w:rsidRPr="0062074F">
              <w:rPr>
                <w:rFonts w:ascii="Cambria Math" w:hAnsi="Cambria Math" w:cs="Cambria Math"/>
                <w:i/>
              </w:rPr>
              <w:t>ScaleBand</w:t>
            </w:r>
            <w:proofErr w:type="spellEnd"/>
            <w:r w:rsidRPr="0062074F">
              <w:t xml:space="preserve"> – 1</w:t>
            </w:r>
          </w:p>
          <w:p w14:paraId="47B0DF35" w14:textId="77777777" w:rsidR="00E67DD4" w:rsidRPr="0062074F" w:rsidRDefault="00E67DD4">
            <w:pPr>
              <w:pStyle w:val="Listenabsatz"/>
              <w:numPr>
                <w:ilvl w:val="1"/>
                <w:numId w:val="74"/>
              </w:numPr>
              <w:spacing w:before="60" w:after="60"/>
              <w:ind w:left="1164"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 0</w:t>
            </w:r>
          </w:p>
          <w:p w14:paraId="676FD74F" w14:textId="77777777" w:rsidR="00E67DD4" w:rsidRPr="0062074F" w:rsidRDefault="00E67DD4">
            <w:pPr>
              <w:pStyle w:val="Listenabsatz"/>
              <w:numPr>
                <w:ilvl w:val="2"/>
                <w:numId w:val="74"/>
              </w:numPr>
              <w:spacing w:before="60" w:after="120"/>
              <w:ind w:left="1730" w:hanging="284"/>
              <w:jc w:val="both"/>
              <w:rPr>
                <w:lang w:val="en-US"/>
              </w:rPr>
            </w:pPr>
            <w:r w:rsidRPr="0062074F">
              <w:rPr>
                <w:b/>
                <w:bCs/>
              </w:rPr>
              <w:t>Return</w:t>
            </w:r>
            <w:r w:rsidRPr="0062074F">
              <w:t xml:space="preserve"> </w:t>
            </w:r>
            <w:r w:rsidRPr="0062074F">
              <w:rPr>
                <w:i/>
                <w:iCs/>
              </w:rPr>
              <w:t>S</w:t>
            </w:r>
          </w:p>
          <w:p w14:paraId="48A3D07C" w14:textId="77777777" w:rsidR="00E67DD4" w:rsidRPr="0062074F" w:rsidRDefault="00E67DD4">
            <w:pPr>
              <w:pStyle w:val="Listenabsatz"/>
              <w:numPr>
                <w:ilvl w:val="0"/>
                <w:numId w:val="74"/>
              </w:numPr>
              <w:spacing w:before="60" w:after="120"/>
              <w:ind w:left="714" w:hanging="357"/>
              <w:contextualSpacing/>
              <w:jc w:val="both"/>
              <w:rPr>
                <w:lang w:val="en-US"/>
              </w:rPr>
            </w:pPr>
            <w:r w:rsidRPr="0062074F">
              <w:rPr>
                <w:b/>
                <w:bCs/>
              </w:rPr>
              <w:t>Return</w:t>
            </w:r>
            <w:r w:rsidRPr="0062074F">
              <w:t xml:space="preserve"> </w:t>
            </w:r>
            <w:r w:rsidRPr="0062074F">
              <w:rPr>
                <w:i/>
                <w:iCs/>
              </w:rPr>
              <w:t>S</w:t>
            </w:r>
          </w:p>
        </w:tc>
      </w:tr>
    </w:tbl>
    <w:p w14:paraId="47D18B02" w14:textId="77777777" w:rsidR="00E67DD4" w:rsidRPr="0062074F" w:rsidRDefault="00E67DD4" w:rsidP="00E67DD4">
      <w:pPr>
        <w:spacing w:after="0" w:line="240" w:lineRule="auto"/>
        <w:rPr>
          <w:lang w:val="en-US"/>
        </w:rPr>
      </w:pPr>
    </w:p>
    <w:p w14:paraId="4CCEB2AD" w14:textId="77777777" w:rsidR="00E67DD4" w:rsidRPr="0062074F" w:rsidRDefault="00E67DD4" w:rsidP="00E67DD4">
      <w:pPr>
        <w:spacing w:after="120" w:line="240" w:lineRule="auto"/>
        <w:rPr>
          <w:lang w:val="en-US"/>
        </w:rPr>
      </w:pPr>
      <w:r w:rsidRPr="0062074F">
        <w:rPr>
          <w:lang w:val="en-US"/>
        </w:rPr>
        <w:t>Comments:</w:t>
      </w:r>
    </w:p>
    <w:tbl>
      <w:tblPr>
        <w:tblStyle w:val="Tabellenraster"/>
        <w:tblW w:w="0" w:type="auto"/>
        <w:tblLook w:val="04A0" w:firstRow="1" w:lastRow="0" w:firstColumn="1" w:lastColumn="0" w:noHBand="0" w:noVBand="1"/>
      </w:tblPr>
      <w:tblGrid>
        <w:gridCol w:w="846"/>
        <w:gridCol w:w="8232"/>
      </w:tblGrid>
      <w:tr w:rsidR="00E67DD4" w:rsidRPr="0062074F" w14:paraId="4B3D92EA" w14:textId="77777777" w:rsidTr="00D343CC">
        <w:tc>
          <w:tcPr>
            <w:tcW w:w="846" w:type="dxa"/>
            <w:shd w:val="clear" w:color="auto" w:fill="D9D9D9" w:themeFill="background1" w:themeFillShade="D9"/>
          </w:tcPr>
          <w:p w14:paraId="30A986B8" w14:textId="77777777" w:rsidR="00E67DD4" w:rsidRPr="0062074F" w:rsidRDefault="00E67DD4" w:rsidP="00D343CC">
            <w:pPr>
              <w:spacing w:before="60" w:after="60"/>
              <w:rPr>
                <w:b/>
                <w:bCs/>
                <w:lang w:val="en-US"/>
              </w:rPr>
            </w:pPr>
            <w:r w:rsidRPr="0062074F">
              <w:rPr>
                <w:b/>
                <w:bCs/>
                <w:lang w:val="en-US"/>
              </w:rPr>
              <w:t>Row</w:t>
            </w:r>
          </w:p>
        </w:tc>
        <w:tc>
          <w:tcPr>
            <w:tcW w:w="8232" w:type="dxa"/>
            <w:shd w:val="clear" w:color="auto" w:fill="D9D9D9" w:themeFill="background1" w:themeFillShade="D9"/>
          </w:tcPr>
          <w:p w14:paraId="72A1FB96" w14:textId="77777777" w:rsidR="00E67DD4" w:rsidRPr="0062074F" w:rsidRDefault="00E67DD4" w:rsidP="00D343CC">
            <w:pPr>
              <w:spacing w:before="60" w:after="60"/>
              <w:rPr>
                <w:b/>
                <w:bCs/>
                <w:lang w:val="en-US"/>
              </w:rPr>
            </w:pPr>
            <w:r w:rsidRPr="0062074F">
              <w:rPr>
                <w:b/>
                <w:bCs/>
                <w:lang w:val="en-US"/>
              </w:rPr>
              <w:t>Description</w:t>
            </w:r>
          </w:p>
        </w:tc>
      </w:tr>
      <w:tr w:rsidR="00E67DD4" w:rsidRPr="0062074F" w14:paraId="3451C854" w14:textId="77777777" w:rsidTr="00D343CC">
        <w:tc>
          <w:tcPr>
            <w:tcW w:w="846" w:type="dxa"/>
          </w:tcPr>
          <w:p w14:paraId="143A0ABB" w14:textId="77777777" w:rsidR="00E67DD4" w:rsidRPr="0062074F" w:rsidRDefault="00E67DD4" w:rsidP="00D343CC">
            <w:pPr>
              <w:spacing w:before="60" w:after="60"/>
              <w:rPr>
                <w:b/>
                <w:bCs/>
                <w:lang w:val="en-US"/>
              </w:rPr>
            </w:pPr>
            <w:r w:rsidRPr="0062074F">
              <w:rPr>
                <w:b/>
                <w:bCs/>
                <w:lang w:val="en-US"/>
              </w:rPr>
              <w:t>1.</w:t>
            </w:r>
          </w:p>
        </w:tc>
        <w:tc>
          <w:tcPr>
            <w:tcW w:w="8232" w:type="dxa"/>
          </w:tcPr>
          <w:p w14:paraId="11BA54BE" w14:textId="77777777" w:rsidR="00E67DD4" w:rsidRPr="0062074F" w:rsidRDefault="00E67DD4" w:rsidP="00D343CC">
            <w:pPr>
              <w:spacing w:before="60" w:after="60"/>
              <w:rPr>
                <w:lang w:val="en-US"/>
              </w:rPr>
            </w:pPr>
            <w:r w:rsidRPr="0062074F">
              <w:t xml:space="preserve">Create an empty set of inventory </w:t>
            </w:r>
            <w:r w:rsidRPr="0062074F">
              <w:rPr>
                <w:b/>
              </w:rPr>
              <w:t>Data Coverage</w:t>
            </w:r>
            <w:r w:rsidRPr="0062074F">
              <w:t xml:space="preserve"> features</w:t>
            </w:r>
          </w:p>
        </w:tc>
      </w:tr>
      <w:tr w:rsidR="00E67DD4" w:rsidRPr="0062074F" w14:paraId="3FF54E95" w14:textId="77777777" w:rsidTr="00D343CC">
        <w:tc>
          <w:tcPr>
            <w:tcW w:w="846" w:type="dxa"/>
          </w:tcPr>
          <w:p w14:paraId="407F070C" w14:textId="77777777" w:rsidR="00E67DD4" w:rsidRPr="0062074F" w:rsidRDefault="00E67DD4" w:rsidP="00D343CC">
            <w:pPr>
              <w:spacing w:before="60" w:after="60"/>
              <w:rPr>
                <w:b/>
                <w:bCs/>
                <w:lang w:val="en-US"/>
              </w:rPr>
            </w:pPr>
            <w:r w:rsidRPr="0062074F">
              <w:rPr>
                <w:b/>
                <w:bCs/>
                <w:lang w:val="en-US"/>
              </w:rPr>
              <w:lastRenderedPageBreak/>
              <w:t>2.</w:t>
            </w:r>
          </w:p>
        </w:tc>
        <w:tc>
          <w:tcPr>
            <w:tcW w:w="8232" w:type="dxa"/>
          </w:tcPr>
          <w:p w14:paraId="643E2A9A" w14:textId="77777777" w:rsidR="00E67DD4" w:rsidRPr="0062074F" w:rsidRDefault="00E67DD4" w:rsidP="00D343CC">
            <w:pPr>
              <w:spacing w:before="60" w:after="60"/>
              <w:rPr>
                <w:lang w:val="en-US"/>
              </w:rPr>
            </w:pPr>
            <w:r w:rsidRPr="0062074F">
              <w:t xml:space="preserve">Get the scale band to which </w:t>
            </w:r>
            <w:r w:rsidRPr="0062074F">
              <w:rPr>
                <w:i/>
                <w:iCs/>
              </w:rPr>
              <w:t>scale</w:t>
            </w:r>
            <w:r w:rsidRPr="0062074F">
              <w:t xml:space="preserve"> belongs and assign it to the variable </w:t>
            </w:r>
            <w:proofErr w:type="spellStart"/>
            <w:r w:rsidRPr="0062074F">
              <w:rPr>
                <w:i/>
                <w:iCs/>
              </w:rPr>
              <w:t>ScaleBand</w:t>
            </w:r>
            <w:proofErr w:type="spellEnd"/>
          </w:p>
        </w:tc>
      </w:tr>
      <w:tr w:rsidR="00E67DD4" w:rsidRPr="0062074F" w14:paraId="3D7BF5DD" w14:textId="77777777" w:rsidTr="00D343CC">
        <w:tc>
          <w:tcPr>
            <w:tcW w:w="846" w:type="dxa"/>
          </w:tcPr>
          <w:p w14:paraId="40D46E8A" w14:textId="77777777" w:rsidR="00E67DD4" w:rsidRPr="0062074F" w:rsidRDefault="00E67DD4" w:rsidP="00D343CC">
            <w:pPr>
              <w:spacing w:before="60" w:after="60"/>
              <w:rPr>
                <w:b/>
                <w:bCs/>
                <w:lang w:val="en-US"/>
              </w:rPr>
            </w:pPr>
            <w:r w:rsidRPr="0062074F">
              <w:rPr>
                <w:b/>
                <w:bCs/>
                <w:lang w:val="en-US"/>
              </w:rPr>
              <w:t>3.</w:t>
            </w:r>
          </w:p>
        </w:tc>
        <w:tc>
          <w:tcPr>
            <w:tcW w:w="8232" w:type="dxa"/>
          </w:tcPr>
          <w:p w14:paraId="30A177C1" w14:textId="77777777" w:rsidR="00E67DD4" w:rsidRPr="0062074F" w:rsidRDefault="00E67DD4" w:rsidP="00D343CC">
            <w:pPr>
              <w:spacing w:before="60" w:after="60"/>
              <w:rPr>
                <w:lang w:val="en-US"/>
              </w:rPr>
            </w:pPr>
            <w:r w:rsidRPr="0062074F">
              <w:t xml:space="preserve">While the </w:t>
            </w:r>
            <w:r w:rsidRPr="0062074F">
              <w:rPr>
                <w:i/>
                <w:iCs/>
              </w:rPr>
              <w:t>viewport</w:t>
            </w:r>
            <w:r w:rsidRPr="0062074F">
              <w:t xml:space="preserve"> area is not empty</w:t>
            </w:r>
          </w:p>
        </w:tc>
      </w:tr>
      <w:tr w:rsidR="00E67DD4" w:rsidRPr="0062074F" w14:paraId="3B55825B" w14:textId="77777777" w:rsidTr="00D343CC">
        <w:tc>
          <w:tcPr>
            <w:tcW w:w="846" w:type="dxa"/>
          </w:tcPr>
          <w:p w14:paraId="5793F574" w14:textId="77777777" w:rsidR="00E67DD4" w:rsidRPr="0062074F" w:rsidRDefault="00E67DD4" w:rsidP="00D343CC">
            <w:pPr>
              <w:spacing w:before="60" w:after="60"/>
              <w:rPr>
                <w:b/>
                <w:bCs/>
                <w:lang w:val="en-US"/>
              </w:rPr>
            </w:pPr>
            <w:r w:rsidRPr="0062074F">
              <w:rPr>
                <w:b/>
                <w:bCs/>
                <w:lang w:val="en-US"/>
              </w:rPr>
              <w:t>3.a</w:t>
            </w:r>
          </w:p>
        </w:tc>
        <w:tc>
          <w:tcPr>
            <w:tcW w:w="8232" w:type="dxa"/>
          </w:tcPr>
          <w:p w14:paraId="623C38A2" w14:textId="77777777" w:rsidR="00E67DD4" w:rsidRPr="0062074F" w:rsidRDefault="00E67DD4" w:rsidP="00D343CC">
            <w:pPr>
              <w:spacing w:before="60" w:after="60"/>
              <w:rPr>
                <w:lang w:val="en-US"/>
              </w:rPr>
            </w:pPr>
            <w:r w:rsidRPr="0062074F">
              <w:t xml:space="preserve">Loop over all </w:t>
            </w:r>
            <w:r w:rsidRPr="0062074F">
              <w:rPr>
                <w:b/>
              </w:rPr>
              <w:t>Data Coverage</w:t>
            </w:r>
            <w:r w:rsidRPr="0062074F">
              <w:t xml:space="preserve"> features in the inventory</w:t>
            </w:r>
          </w:p>
        </w:tc>
      </w:tr>
      <w:tr w:rsidR="00E67DD4" w:rsidRPr="0062074F" w14:paraId="347A4937" w14:textId="77777777" w:rsidTr="00D343CC">
        <w:tc>
          <w:tcPr>
            <w:tcW w:w="846" w:type="dxa"/>
          </w:tcPr>
          <w:p w14:paraId="5A76BF4A" w14:textId="77777777" w:rsidR="00E67DD4" w:rsidRPr="0062074F" w:rsidRDefault="00E67DD4" w:rsidP="00D343CC">
            <w:pPr>
              <w:spacing w:before="60" w:after="60"/>
              <w:rPr>
                <w:b/>
                <w:bCs/>
                <w:lang w:val="en-US"/>
              </w:rPr>
            </w:pPr>
            <w:r w:rsidRPr="0062074F">
              <w:rPr>
                <w:b/>
                <w:bCs/>
                <w:lang w:val="en-US"/>
              </w:rPr>
              <w:t>3.</w:t>
            </w:r>
            <w:proofErr w:type="gramStart"/>
            <w:r w:rsidRPr="0062074F">
              <w:rPr>
                <w:b/>
                <w:bCs/>
                <w:lang w:val="en-US"/>
              </w:rPr>
              <w:t>a.i</w:t>
            </w:r>
            <w:proofErr w:type="gramEnd"/>
          </w:p>
        </w:tc>
        <w:tc>
          <w:tcPr>
            <w:tcW w:w="8232" w:type="dxa"/>
          </w:tcPr>
          <w:p w14:paraId="189558BF"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is an element of the scale bands of the </w:t>
            </w:r>
            <w:r w:rsidRPr="0062074F">
              <w:rPr>
                <w:b/>
              </w:rPr>
              <w:t>Data Coverage</w:t>
            </w:r>
            <w:r w:rsidRPr="0062074F">
              <w:t xml:space="preserve"> </w:t>
            </w:r>
            <w:r w:rsidRPr="0062074F">
              <w:rPr>
                <w:b/>
              </w:rPr>
              <w:t>and</w:t>
            </w:r>
            <w:r w:rsidRPr="0062074F">
              <w:t xml:space="preserve"> the projected </w:t>
            </w:r>
            <w:r w:rsidRPr="0062074F">
              <w:rPr>
                <w:b/>
              </w:rPr>
              <w:t>Data Coverage</w:t>
            </w:r>
            <w:r w:rsidRPr="0062074F">
              <w:t xml:space="preserve"> polygon overlaps the </w:t>
            </w:r>
            <w:r w:rsidRPr="0062074F">
              <w:rPr>
                <w:i/>
                <w:iCs/>
              </w:rPr>
              <w:t>viewport</w:t>
            </w:r>
          </w:p>
        </w:tc>
      </w:tr>
      <w:tr w:rsidR="00E67DD4" w:rsidRPr="0062074F" w14:paraId="2EA57575" w14:textId="77777777" w:rsidTr="00D343CC">
        <w:tc>
          <w:tcPr>
            <w:tcW w:w="846" w:type="dxa"/>
          </w:tcPr>
          <w:p w14:paraId="525794CD" w14:textId="77777777" w:rsidR="00E67DD4" w:rsidRPr="0062074F" w:rsidRDefault="00E67DD4" w:rsidP="00D343CC">
            <w:pPr>
              <w:spacing w:before="60" w:after="60"/>
              <w:rPr>
                <w:b/>
                <w:bCs/>
                <w:lang w:val="en-US"/>
              </w:rPr>
            </w:pPr>
            <w:r w:rsidRPr="0062074F">
              <w:rPr>
                <w:b/>
                <w:bCs/>
                <w:lang w:val="en-US"/>
              </w:rPr>
              <w:t>3.a.i.1.</w:t>
            </w:r>
          </w:p>
        </w:tc>
        <w:tc>
          <w:tcPr>
            <w:tcW w:w="8232" w:type="dxa"/>
          </w:tcPr>
          <w:p w14:paraId="04F463CD" w14:textId="77777777" w:rsidR="00E67DD4" w:rsidRPr="0062074F" w:rsidRDefault="00E67DD4" w:rsidP="00D343CC">
            <w:pPr>
              <w:spacing w:before="60" w:after="60"/>
              <w:rPr>
                <w:lang w:val="en-US"/>
              </w:rPr>
            </w:pPr>
            <w:r w:rsidRPr="0062074F">
              <w:t xml:space="preserve">Add the </w:t>
            </w:r>
            <w:r w:rsidRPr="0062074F">
              <w:rPr>
                <w:b/>
              </w:rPr>
              <w:t>Data Coverage</w:t>
            </w:r>
            <w:r w:rsidRPr="0062074F">
              <w:t xml:space="preserve"> to </w:t>
            </w:r>
            <w:r w:rsidRPr="0062074F">
              <w:rPr>
                <w:i/>
                <w:iCs/>
              </w:rPr>
              <w:t>S</w:t>
            </w:r>
          </w:p>
        </w:tc>
      </w:tr>
      <w:tr w:rsidR="00E67DD4" w:rsidRPr="0062074F" w14:paraId="15A0646F" w14:textId="77777777" w:rsidTr="00D343CC">
        <w:tc>
          <w:tcPr>
            <w:tcW w:w="846" w:type="dxa"/>
          </w:tcPr>
          <w:p w14:paraId="1C97D602" w14:textId="77777777" w:rsidR="00E67DD4" w:rsidRPr="0062074F" w:rsidRDefault="00E67DD4" w:rsidP="00D343CC">
            <w:pPr>
              <w:spacing w:before="60" w:after="60"/>
              <w:rPr>
                <w:b/>
                <w:bCs/>
                <w:lang w:val="en-US"/>
              </w:rPr>
            </w:pPr>
            <w:r w:rsidRPr="0062074F">
              <w:rPr>
                <w:b/>
                <w:bCs/>
                <w:lang w:val="en-US"/>
              </w:rPr>
              <w:t>3.a.i.2.</w:t>
            </w:r>
          </w:p>
        </w:tc>
        <w:tc>
          <w:tcPr>
            <w:tcW w:w="8232" w:type="dxa"/>
          </w:tcPr>
          <w:p w14:paraId="07F9CFAA" w14:textId="77777777" w:rsidR="00E67DD4" w:rsidRPr="0062074F" w:rsidRDefault="00E67DD4" w:rsidP="00D343CC">
            <w:pPr>
              <w:spacing w:before="60" w:after="60"/>
              <w:rPr>
                <w:lang w:val="en-US"/>
              </w:rPr>
            </w:pPr>
            <w:r w:rsidRPr="0062074F">
              <w:t xml:space="preserve">Remove the projected </w:t>
            </w:r>
            <w:r w:rsidRPr="0062074F">
              <w:rPr>
                <w:b/>
              </w:rPr>
              <w:t>Data Coverage</w:t>
            </w:r>
            <w:r w:rsidRPr="0062074F">
              <w:t xml:space="preserve"> polygon from the </w:t>
            </w:r>
            <w:r w:rsidRPr="0062074F">
              <w:rPr>
                <w:i/>
                <w:iCs/>
              </w:rPr>
              <w:t>viewport</w:t>
            </w:r>
            <w:r w:rsidRPr="0062074F">
              <w:t xml:space="preserve">, The </w:t>
            </w:r>
            <w:r w:rsidRPr="0062074F">
              <w:rPr>
                <w:i/>
                <w:iCs/>
              </w:rPr>
              <w:t>viewport</w:t>
            </w:r>
            <w:r w:rsidRPr="0062074F">
              <w:t xml:space="preserve"> will now only define the uncovered part of the original </w:t>
            </w:r>
            <w:r w:rsidRPr="0062074F">
              <w:rPr>
                <w:i/>
                <w:iCs/>
              </w:rPr>
              <w:t>viewport</w:t>
            </w:r>
          </w:p>
        </w:tc>
      </w:tr>
      <w:tr w:rsidR="00E67DD4" w:rsidRPr="0062074F" w14:paraId="67A38820" w14:textId="77777777" w:rsidTr="00D343CC">
        <w:tc>
          <w:tcPr>
            <w:tcW w:w="846" w:type="dxa"/>
          </w:tcPr>
          <w:p w14:paraId="4539A83A" w14:textId="77777777" w:rsidR="00E67DD4" w:rsidRPr="0062074F" w:rsidRDefault="00E67DD4" w:rsidP="00D343CC">
            <w:pPr>
              <w:spacing w:before="60" w:after="60"/>
              <w:rPr>
                <w:b/>
                <w:bCs/>
                <w:lang w:val="en-US"/>
              </w:rPr>
            </w:pPr>
            <w:r w:rsidRPr="0062074F">
              <w:rPr>
                <w:b/>
                <w:bCs/>
                <w:lang w:val="en-US"/>
              </w:rPr>
              <w:t>3.b.</w:t>
            </w:r>
          </w:p>
        </w:tc>
        <w:tc>
          <w:tcPr>
            <w:tcW w:w="8232" w:type="dxa"/>
          </w:tcPr>
          <w:p w14:paraId="4FF791DC" w14:textId="77FBB545" w:rsidR="00E67DD4" w:rsidRPr="0062074F" w:rsidRDefault="00E67DD4" w:rsidP="00D343CC">
            <w:pPr>
              <w:spacing w:before="60" w:after="60"/>
              <w:rPr>
                <w:lang w:val="en-US"/>
              </w:rPr>
            </w:pPr>
            <w:r w:rsidRPr="0062074F">
              <w:t xml:space="preserve">Decrement </w:t>
            </w:r>
            <w:proofErr w:type="spellStart"/>
            <w:r w:rsidRPr="0062074F">
              <w:rPr>
                <w:i/>
                <w:iCs/>
              </w:rPr>
              <w:t>ScaleBand</w:t>
            </w:r>
            <w:proofErr w:type="spellEnd"/>
            <w:r w:rsidR="00CC4988" w:rsidRPr="0062074F">
              <w:rPr>
                <w:rStyle w:val="Funotenzeichen"/>
                <w:i/>
                <w:iCs/>
              </w:rPr>
              <w:footnoteReference w:id="11"/>
            </w:r>
          </w:p>
        </w:tc>
      </w:tr>
      <w:tr w:rsidR="00E67DD4" w:rsidRPr="0062074F" w14:paraId="526336C1" w14:textId="77777777" w:rsidTr="00D343CC">
        <w:tc>
          <w:tcPr>
            <w:tcW w:w="846" w:type="dxa"/>
          </w:tcPr>
          <w:p w14:paraId="07AA205A" w14:textId="77777777" w:rsidR="00E67DD4" w:rsidRPr="0062074F" w:rsidRDefault="00E67DD4" w:rsidP="00D343CC">
            <w:pPr>
              <w:spacing w:before="60" w:after="60"/>
              <w:rPr>
                <w:b/>
                <w:bCs/>
                <w:lang w:val="en-US"/>
              </w:rPr>
            </w:pPr>
            <w:r w:rsidRPr="0062074F">
              <w:rPr>
                <w:b/>
                <w:bCs/>
                <w:lang w:val="en-US"/>
              </w:rPr>
              <w:t>3.c.</w:t>
            </w:r>
          </w:p>
        </w:tc>
        <w:tc>
          <w:tcPr>
            <w:tcW w:w="8232" w:type="dxa"/>
          </w:tcPr>
          <w:p w14:paraId="24A7BF50"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equals to zero (no scale band left to investigate)</w:t>
            </w:r>
          </w:p>
        </w:tc>
      </w:tr>
      <w:tr w:rsidR="00E67DD4" w:rsidRPr="0062074F" w14:paraId="7A39AC98" w14:textId="77777777" w:rsidTr="00D343CC">
        <w:tc>
          <w:tcPr>
            <w:tcW w:w="846" w:type="dxa"/>
          </w:tcPr>
          <w:p w14:paraId="43386A06" w14:textId="77777777" w:rsidR="00E67DD4" w:rsidRPr="0062074F" w:rsidRDefault="00E67DD4" w:rsidP="00D343CC">
            <w:pPr>
              <w:spacing w:before="60" w:after="60"/>
              <w:rPr>
                <w:b/>
                <w:bCs/>
                <w:lang w:val="en-US"/>
              </w:rPr>
            </w:pPr>
            <w:r w:rsidRPr="0062074F">
              <w:rPr>
                <w:b/>
                <w:bCs/>
                <w:lang w:val="en-US"/>
              </w:rPr>
              <w:t>3.c.i.</w:t>
            </w:r>
          </w:p>
        </w:tc>
        <w:tc>
          <w:tcPr>
            <w:tcW w:w="8232" w:type="dxa"/>
          </w:tcPr>
          <w:p w14:paraId="66482ED6" w14:textId="77777777" w:rsidR="00E67DD4" w:rsidRPr="0062074F" w:rsidRDefault="00E67DD4" w:rsidP="00D343CC">
            <w:pPr>
              <w:spacing w:before="60" w:after="60"/>
              <w:rPr>
                <w:lang w:val="en-US"/>
              </w:rPr>
            </w:pPr>
            <w:r w:rsidRPr="0062074F">
              <w:t>Return the collected result</w:t>
            </w:r>
          </w:p>
        </w:tc>
      </w:tr>
      <w:tr w:rsidR="00E67DD4" w:rsidRPr="0062074F" w14:paraId="4E2DB930" w14:textId="77777777" w:rsidTr="00D343CC">
        <w:tc>
          <w:tcPr>
            <w:tcW w:w="846" w:type="dxa"/>
          </w:tcPr>
          <w:p w14:paraId="119F2FCB" w14:textId="77777777" w:rsidR="00E67DD4" w:rsidRPr="0062074F" w:rsidRDefault="00E67DD4" w:rsidP="00D343CC">
            <w:pPr>
              <w:spacing w:before="60" w:after="60"/>
              <w:rPr>
                <w:b/>
                <w:bCs/>
                <w:lang w:val="en-US"/>
              </w:rPr>
            </w:pPr>
            <w:r w:rsidRPr="0062074F">
              <w:rPr>
                <w:b/>
                <w:bCs/>
                <w:lang w:val="en-US"/>
              </w:rPr>
              <w:t>4.</w:t>
            </w:r>
          </w:p>
        </w:tc>
        <w:tc>
          <w:tcPr>
            <w:tcW w:w="8232" w:type="dxa"/>
          </w:tcPr>
          <w:p w14:paraId="22F939DE" w14:textId="77777777" w:rsidR="00E67DD4" w:rsidRPr="0062074F" w:rsidRDefault="00E67DD4" w:rsidP="00D343CC">
            <w:pPr>
              <w:spacing w:before="60" w:after="60"/>
              <w:rPr>
                <w:lang w:val="en-US"/>
              </w:rPr>
            </w:pPr>
            <w:r w:rsidRPr="0062074F">
              <w:t>Return the collected result</w:t>
            </w:r>
          </w:p>
        </w:tc>
      </w:tr>
    </w:tbl>
    <w:p w14:paraId="4B26417A" w14:textId="77777777" w:rsidR="00E67DD4" w:rsidRPr="0062074F" w:rsidRDefault="00E67DD4" w:rsidP="00E67DD4">
      <w:pPr>
        <w:spacing w:after="120" w:line="240" w:lineRule="auto"/>
        <w:rPr>
          <w:lang w:val="en-US"/>
        </w:rPr>
      </w:pPr>
    </w:p>
    <w:p w14:paraId="1CD8CF92" w14:textId="7F888778" w:rsidR="00E67DD4" w:rsidRPr="0062074F" w:rsidRDefault="00AD5EEC">
      <w:pPr>
        <w:pStyle w:val="Listenabsatz"/>
        <w:numPr>
          <w:ilvl w:val="1"/>
          <w:numId w:val="96"/>
        </w:numPr>
        <w:rPr>
          <w:b/>
          <w:bCs/>
          <w:lang w:eastAsia="en-US"/>
        </w:rPr>
      </w:pPr>
      <w:r w:rsidRPr="0062074F">
        <w:rPr>
          <w:b/>
          <w:bCs/>
          <w:lang w:eastAsia="en-US"/>
        </w:rPr>
        <w:t>Data display Algorithm</w:t>
      </w:r>
    </w:p>
    <w:p w14:paraId="0CF987B3" w14:textId="6A0C5706" w:rsidR="00AD5EEC" w:rsidRPr="0062074F" w:rsidRDefault="00AD5EEC">
      <w:pPr>
        <w:pStyle w:val="Listenabsatz"/>
        <w:numPr>
          <w:ilvl w:val="2"/>
          <w:numId w:val="96"/>
        </w:numPr>
        <w:rPr>
          <w:b/>
          <w:bCs/>
          <w:lang w:eastAsia="en-US"/>
        </w:rPr>
      </w:pPr>
      <w:r w:rsidRPr="0062074F">
        <w:rPr>
          <w:b/>
          <w:bCs/>
          <w:lang w:eastAsia="en-US"/>
        </w:rPr>
        <w:t>Rendering Algorithm</w:t>
      </w:r>
    </w:p>
    <w:p w14:paraId="05642B01" w14:textId="4CCC93C8" w:rsidR="00E67DD4" w:rsidRPr="0062074F" w:rsidRDefault="00E67DD4" w:rsidP="00E67DD4">
      <w:pPr>
        <w:spacing w:after="120" w:line="240" w:lineRule="auto"/>
        <w:rPr>
          <w:lang w:val="en-US"/>
        </w:rPr>
      </w:pPr>
      <w:r w:rsidRPr="0062074F">
        <w:rPr>
          <w:lang w:val="en-US"/>
        </w:rPr>
        <w:t xml:space="preserve">The first step is to use information from the loading algorithm to assign a </w:t>
      </w:r>
      <w:r w:rsidRPr="0062074F">
        <w:rPr>
          <w:i/>
          <w:iCs/>
          <w:lang w:val="en-US"/>
        </w:rPr>
        <w:t>mask</w:t>
      </w:r>
      <w:r w:rsidRPr="0062074F">
        <w:rPr>
          <w:lang w:val="en-US"/>
        </w:rPr>
        <w:t xml:space="preserve"> to each of the </w:t>
      </w:r>
      <w:r w:rsidRPr="0062074F">
        <w:rPr>
          <w:b/>
          <w:bCs/>
          <w:lang w:val="en-US"/>
        </w:rPr>
        <w:t>Data Coverage</w:t>
      </w:r>
      <w:r w:rsidRPr="0062074F">
        <w:rPr>
          <w:lang w:val="en-US"/>
        </w:rPr>
        <w:t xml:space="preserve"> features within each dataset. </w:t>
      </w:r>
    </w:p>
    <w:p w14:paraId="6ED275D7" w14:textId="3CEF670A" w:rsidR="00E67DD4" w:rsidRPr="0062074F" w:rsidRDefault="00E67DD4" w:rsidP="00E67DD4">
      <w:pPr>
        <w:spacing w:after="120" w:line="240" w:lineRule="auto"/>
        <w:rPr>
          <w:lang w:val="en-US"/>
        </w:rPr>
      </w:pPr>
      <w:r w:rsidRPr="0062074F">
        <w:rPr>
          <w:lang w:val="en-US"/>
        </w:rPr>
        <w:t xml:space="preserve">Each </w:t>
      </w:r>
      <w:r w:rsidRPr="0062074F">
        <w:rPr>
          <w:i/>
          <w:iCs/>
          <w:lang w:val="en-US"/>
        </w:rPr>
        <w:t>mask</w:t>
      </w:r>
      <w:r w:rsidRPr="0062074F">
        <w:rPr>
          <w:lang w:val="en-US"/>
        </w:rPr>
        <w:t xml:space="preserve"> represents the footprint of obscuring </w:t>
      </w:r>
      <w:r w:rsidRPr="0062074F">
        <w:rPr>
          <w:b/>
          <w:bCs/>
          <w:lang w:val="en-US"/>
        </w:rPr>
        <w:t>Data Coverages;</w:t>
      </w:r>
      <w:r w:rsidRPr="0062074F">
        <w:rPr>
          <w:lang w:val="en-US"/>
        </w:rPr>
        <w:t xml:space="preserve"> it indicates areas of a dataset which should not be visible. Each dataset is then assigned a </w:t>
      </w:r>
      <w:r w:rsidRPr="0062074F">
        <w:rPr>
          <w:i/>
          <w:iCs/>
          <w:lang w:val="en-US"/>
        </w:rPr>
        <w:t>mask</w:t>
      </w:r>
      <w:r w:rsidRPr="0062074F">
        <w:rPr>
          <w:lang w:val="en-US"/>
        </w:rPr>
        <w:t xml:space="preserve"> from the component </w:t>
      </w:r>
      <w:r w:rsidRPr="0062074F">
        <w:rPr>
          <w:b/>
          <w:bCs/>
          <w:lang w:val="en-US"/>
        </w:rPr>
        <w:t>Data Coverage</w:t>
      </w:r>
      <w:r w:rsidRPr="0062074F">
        <w:rPr>
          <w:lang w:val="en-US"/>
        </w:rPr>
        <w:t xml:space="preserve"> features. The dataset </w:t>
      </w:r>
      <w:r w:rsidRPr="0062074F">
        <w:rPr>
          <w:i/>
          <w:iCs/>
          <w:lang w:val="en-US"/>
        </w:rPr>
        <w:t>mask</w:t>
      </w:r>
      <w:r w:rsidRPr="0062074F">
        <w:rPr>
          <w:lang w:val="en-US"/>
        </w:rPr>
        <w:t xml:space="preserve"> is the union of the component </w:t>
      </w:r>
      <w:r w:rsidRPr="0062074F">
        <w:rPr>
          <w:b/>
          <w:bCs/>
          <w:lang w:val="en-US"/>
        </w:rPr>
        <w:t>Data Coverage</w:t>
      </w:r>
      <w:r w:rsidRPr="0062074F">
        <w:rPr>
          <w:lang w:val="en-US"/>
        </w:rPr>
        <w:t xml:space="preserve"> masks.</w:t>
      </w:r>
    </w:p>
    <w:p w14:paraId="4572371F" w14:textId="5F4E390B" w:rsidR="00CC4988" w:rsidRPr="0062074F" w:rsidRDefault="00CC4988" w:rsidP="00E67DD4">
      <w:pPr>
        <w:spacing w:after="120" w:line="240" w:lineRule="auto"/>
        <w:rPr>
          <w:lang w:val="en-US"/>
        </w:rPr>
      </w:pPr>
      <w:r w:rsidRPr="0062074F">
        <w:rPr>
          <w:noProof/>
          <w:lang w:val="en-US" w:eastAsia="en-US"/>
        </w:rPr>
        <w:lastRenderedPageBreak/>
        <mc:AlternateContent>
          <mc:Choice Requires="wps">
            <w:drawing>
              <wp:anchor distT="0" distB="0" distL="114300" distR="114300" simplePos="0" relativeHeight="251635200" behindDoc="0" locked="0" layoutInCell="1" allowOverlap="1" wp14:anchorId="0C998D78" wp14:editId="65A05492">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gramStart"/>
                            <w:r>
                              <w:rPr>
                                <w:i/>
                                <w:iCs/>
                                <w:lang w:val="en-US"/>
                              </w:rPr>
                              <w:t>AssignMasks(</w:t>
                            </w:r>
                            <w:proofErr w:type="gramEnd"/>
                            <w:r>
                              <w:rPr>
                                <w:i/>
                                <w:iCs/>
                                <w:lang w:val="en-US"/>
                              </w:rPr>
                              <w:t>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w:t>
                            </w:r>
                            <w:proofErr w:type="gramStart"/>
                            <w:r>
                              <w:rPr>
                                <w:lang w:val="en-US"/>
                              </w:rPr>
                              <w:t>algorithm )</w:t>
                            </w:r>
                            <w:proofErr w:type="gramEnd"/>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pPr>
                              <w:pStyle w:val="Listenabsatz"/>
                              <w:numPr>
                                <w:ilvl w:val="0"/>
                                <w:numId w:val="78"/>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pPr>
                              <w:pStyle w:val="Listenabsatz"/>
                              <w:numPr>
                                <w:ilvl w:val="0"/>
                                <w:numId w:val="78"/>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pPr>
                              <w:pStyle w:val="Listenabsatz"/>
                              <w:numPr>
                                <w:ilvl w:val="0"/>
                                <w:numId w:val="78"/>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pPr>
                              <w:pStyle w:val="Listenabsatz"/>
                              <w:numPr>
                                <w:ilvl w:val="1"/>
                                <w:numId w:val="78"/>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pPr>
                              <w:pStyle w:val="Listenabsatz"/>
                              <w:numPr>
                                <w:ilvl w:val="1"/>
                                <w:numId w:val="78"/>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pPr>
                              <w:pStyle w:val="Listenabsatz"/>
                              <w:numPr>
                                <w:ilvl w:val="2"/>
                                <w:numId w:val="78"/>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pPr>
                              <w:pStyle w:val="Listenabsatz"/>
                              <w:numPr>
                                <w:ilvl w:val="3"/>
                                <w:numId w:val="78"/>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pPr>
                              <w:pStyle w:val="Listenabsatz"/>
                              <w:numPr>
                                <w:ilvl w:val="0"/>
                                <w:numId w:val="78"/>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pPr>
                              <w:pStyle w:val="Listenabsatz"/>
                              <w:numPr>
                                <w:ilvl w:val="1"/>
                                <w:numId w:val="78"/>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pPr>
                              <w:pStyle w:val="Listenabsatz"/>
                              <w:numPr>
                                <w:ilvl w:val="1"/>
                                <w:numId w:val="78"/>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pPr>
                              <w:pStyle w:val="Listenabsatz"/>
                              <w:numPr>
                                <w:ilvl w:val="2"/>
                                <w:numId w:val="78"/>
                              </w:numPr>
                              <w:spacing w:after="120" w:line="240" w:lineRule="auto"/>
                              <w:contextualSpacing/>
                              <w:rPr>
                                <w:lang w:val="en-US"/>
                              </w:rPr>
                            </w:pPr>
                            <w:proofErr w:type="gramStart"/>
                            <w:r w:rsidRPr="0040375C">
                              <w:rPr>
                                <w:rFonts w:ascii="Tahoma" w:hAnsi="Tahoma" w:cs="Tahoma"/>
                                <w:i/>
                                <w:iCs/>
                              </w:rPr>
                              <w:t>dataset.mask</w:t>
                            </w:r>
                            <w:proofErr w:type="gramEnd"/>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1" type="#_x0000_t202" style="position:absolute;margin-left:0;margin-top:29.85pt;width:2in;height:2in;z-index:25163520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qUh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gramStart"/>
                      <w:r>
                        <w:rPr>
                          <w:i/>
                          <w:iCs/>
                          <w:lang w:val="en-US"/>
                        </w:rPr>
                        <w:t>AssignMasks(</w:t>
                      </w:r>
                      <w:proofErr w:type="gramEnd"/>
                      <w:r>
                        <w:rPr>
                          <w:i/>
                          <w:iCs/>
                          <w:lang w:val="en-US"/>
                        </w:rPr>
                        <w:t>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w:t>
                      </w:r>
                      <w:proofErr w:type="gramStart"/>
                      <w:r>
                        <w:rPr>
                          <w:lang w:val="en-US"/>
                        </w:rPr>
                        <w:t>algorithm )</w:t>
                      </w:r>
                      <w:proofErr w:type="gramEnd"/>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pPr>
                        <w:pStyle w:val="Listenabsatz"/>
                        <w:numPr>
                          <w:ilvl w:val="0"/>
                          <w:numId w:val="78"/>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pPr>
                        <w:pStyle w:val="Listenabsatz"/>
                        <w:numPr>
                          <w:ilvl w:val="0"/>
                          <w:numId w:val="78"/>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pPr>
                        <w:pStyle w:val="Listenabsatz"/>
                        <w:numPr>
                          <w:ilvl w:val="0"/>
                          <w:numId w:val="78"/>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pPr>
                        <w:pStyle w:val="Listenabsatz"/>
                        <w:numPr>
                          <w:ilvl w:val="1"/>
                          <w:numId w:val="78"/>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pPr>
                        <w:pStyle w:val="Listenabsatz"/>
                        <w:numPr>
                          <w:ilvl w:val="1"/>
                          <w:numId w:val="78"/>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pPr>
                        <w:pStyle w:val="Listenabsatz"/>
                        <w:numPr>
                          <w:ilvl w:val="2"/>
                          <w:numId w:val="78"/>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pPr>
                        <w:pStyle w:val="Listenabsatz"/>
                        <w:numPr>
                          <w:ilvl w:val="3"/>
                          <w:numId w:val="78"/>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pPr>
                        <w:pStyle w:val="Listenabsatz"/>
                        <w:numPr>
                          <w:ilvl w:val="0"/>
                          <w:numId w:val="78"/>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pPr>
                        <w:pStyle w:val="Listenabsatz"/>
                        <w:numPr>
                          <w:ilvl w:val="1"/>
                          <w:numId w:val="78"/>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pPr>
                        <w:pStyle w:val="Listenabsatz"/>
                        <w:numPr>
                          <w:ilvl w:val="1"/>
                          <w:numId w:val="78"/>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pPr>
                        <w:pStyle w:val="Listenabsatz"/>
                        <w:numPr>
                          <w:ilvl w:val="2"/>
                          <w:numId w:val="78"/>
                        </w:numPr>
                        <w:spacing w:after="120" w:line="240" w:lineRule="auto"/>
                        <w:contextualSpacing/>
                        <w:rPr>
                          <w:lang w:val="en-US"/>
                        </w:rPr>
                      </w:pPr>
                      <w:proofErr w:type="gramStart"/>
                      <w:r w:rsidRPr="0040375C">
                        <w:rPr>
                          <w:rFonts w:ascii="Tahoma" w:hAnsi="Tahoma" w:cs="Tahoma"/>
                          <w:i/>
                          <w:iCs/>
                        </w:rPr>
                        <w:t>dataset.mask</w:t>
                      </w:r>
                      <w:proofErr w:type="gramEnd"/>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v:textbox>
                <w10:wrap type="square" anchorx="margin"/>
              </v:shape>
            </w:pict>
          </mc:Fallback>
        </mc:AlternateContent>
      </w:r>
    </w:p>
    <w:p w14:paraId="225A8952" w14:textId="77777777" w:rsidR="00CC4988" w:rsidRPr="0062074F" w:rsidRDefault="00CC4988" w:rsidP="00E67DD4">
      <w:pPr>
        <w:spacing w:after="120" w:line="240" w:lineRule="auto"/>
        <w:rPr>
          <w:lang w:val="en-US"/>
        </w:rPr>
      </w:pPr>
    </w:p>
    <w:p w14:paraId="1AFFA6F4" w14:textId="77777777" w:rsidR="00E67DD4" w:rsidRPr="0062074F" w:rsidRDefault="00E67DD4" w:rsidP="00E67DD4">
      <w:pPr>
        <w:spacing w:after="0" w:line="240" w:lineRule="auto"/>
        <w:rPr>
          <w:lang w:val="en-US"/>
        </w:rPr>
      </w:pPr>
    </w:p>
    <w:p w14:paraId="5CB49D34" w14:textId="77777777" w:rsidR="00E67DD4" w:rsidRPr="0062074F" w:rsidRDefault="00E67DD4" w:rsidP="00E67DD4">
      <w:pPr>
        <w:spacing w:after="120" w:line="240" w:lineRule="auto"/>
        <w:rPr>
          <w:lang w:val="en-US"/>
        </w:rPr>
      </w:pPr>
      <w:r w:rsidRPr="0062074F">
        <w:rPr>
          <w:noProof/>
          <w:lang w:val="en-US" w:eastAsia="en-US"/>
        </w:rPr>
        <mc:AlternateContent>
          <mc:Choice Requires="wps">
            <w:drawing>
              <wp:anchor distT="0" distB="0" distL="114300" distR="114300" simplePos="0" relativeHeight="251637248" behindDoc="0" locked="0" layoutInCell="1" allowOverlap="1" wp14:anchorId="75EC4253" wp14:editId="75A3F482">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gramStart"/>
                            <w:r>
                              <w:rPr>
                                <w:i/>
                                <w:iCs/>
                                <w:lang w:val="en-US"/>
                              </w:rPr>
                              <w:t>RenderChartImage(</w:t>
                            </w:r>
                            <w:proofErr w:type="gramEnd"/>
                            <w:r>
                              <w:rPr>
                                <w:i/>
                                <w:iCs/>
                                <w:lang w:val="en-US"/>
                              </w:rPr>
                              <w:t>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pPr>
                              <w:pStyle w:val="Listenabsatz"/>
                              <w:numPr>
                                <w:ilvl w:val="0"/>
                                <w:numId w:val="77"/>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pPr>
                              <w:pStyle w:val="Listenabsatz"/>
                              <w:numPr>
                                <w:ilvl w:val="0"/>
                                <w:numId w:val="77"/>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pPr>
                              <w:pStyle w:val="Listenabsatz"/>
                              <w:numPr>
                                <w:ilvl w:val="0"/>
                                <w:numId w:val="77"/>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w:t>
                            </w:r>
                            <w:proofErr w:type="gramStart"/>
                            <w:r>
                              <w:t>largest)</w:t>
                            </w:r>
                            <w:r w:rsidRPr="0040375C">
                              <w:rPr>
                                <w:vertAlign w:val="superscript"/>
                              </w:rPr>
                              <w:t>*</w:t>
                            </w:r>
                            <w:proofErr w:type="gramEnd"/>
                            <w:r w:rsidRPr="0040375C">
                              <w:rPr>
                                <w:vertAlign w:val="superscript"/>
                              </w:rPr>
                              <w:t>*</w:t>
                            </w:r>
                          </w:p>
                          <w:p w14:paraId="64ECE924" w14:textId="77777777" w:rsidR="00E67DD4" w:rsidRPr="004B2E66" w:rsidRDefault="00E67DD4">
                            <w:pPr>
                              <w:pStyle w:val="Listenabsatz"/>
                              <w:numPr>
                                <w:ilvl w:val="1"/>
                                <w:numId w:val="77"/>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pPr>
                              <w:pStyle w:val="Listenabsatz"/>
                              <w:numPr>
                                <w:ilvl w:val="2"/>
                                <w:numId w:val="77"/>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pPr>
                              <w:pStyle w:val="Listenabsatz"/>
                              <w:numPr>
                                <w:ilvl w:val="2"/>
                                <w:numId w:val="77"/>
                              </w:numPr>
                              <w:spacing w:after="60" w:line="240" w:lineRule="auto"/>
                              <w:jc w:val="both"/>
                              <w:rPr>
                                <w:lang w:val="en-US"/>
                              </w:rPr>
                            </w:pPr>
                            <w:r>
                              <w:rPr>
                                <w:lang w:val="en-US"/>
                              </w:rPr>
                              <w:t>all area instructions, followed by</w:t>
                            </w:r>
                          </w:p>
                          <w:p w14:paraId="6462694C" w14:textId="77777777" w:rsidR="00E67DD4" w:rsidRDefault="00E67DD4">
                            <w:pPr>
                              <w:pStyle w:val="Listenabsatz"/>
                              <w:numPr>
                                <w:ilvl w:val="2"/>
                                <w:numId w:val="77"/>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pPr>
                              <w:pStyle w:val="Listenabsatz"/>
                              <w:numPr>
                                <w:ilvl w:val="2"/>
                                <w:numId w:val="77"/>
                              </w:numPr>
                              <w:spacing w:after="60" w:line="240" w:lineRule="auto"/>
                              <w:jc w:val="both"/>
                              <w:rPr>
                                <w:lang w:val="en-US"/>
                              </w:rPr>
                            </w:pPr>
                            <w:r>
                              <w:rPr>
                                <w:lang w:val="en-US"/>
                              </w:rPr>
                              <w:t>all point instructions, followed by</w:t>
                            </w:r>
                          </w:p>
                          <w:p w14:paraId="5BFA44FE" w14:textId="77777777" w:rsidR="00E67DD4" w:rsidRDefault="00E67DD4">
                            <w:pPr>
                              <w:pStyle w:val="Listenabsatz"/>
                              <w:numPr>
                                <w:ilvl w:val="2"/>
                                <w:numId w:val="77"/>
                              </w:numPr>
                              <w:spacing w:after="120" w:line="240" w:lineRule="auto"/>
                              <w:contextualSpacing/>
                              <w:jc w:val="both"/>
                            </w:pPr>
                            <w:r>
                              <w:rPr>
                                <w:lang w:val="en-US"/>
                              </w:rPr>
                              <w:t>all text instructions</w:t>
                            </w:r>
                          </w:p>
                          <w:p w14:paraId="2B359C17" w14:textId="77777777" w:rsidR="00E67DD4" w:rsidRPr="0040375C" w:rsidRDefault="00E67DD4">
                            <w:pPr>
                              <w:pStyle w:val="Listenabsatz"/>
                              <w:numPr>
                                <w:ilvl w:val="0"/>
                                <w:numId w:val="77"/>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pPr>
                              <w:pStyle w:val="Listenabsatz"/>
                              <w:numPr>
                                <w:ilvl w:val="1"/>
                                <w:numId w:val="77"/>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2" type="#_x0000_t202" style="position:absolute;margin-left:0;margin-top:46.15pt;width:2in;height:2in;z-index:25163724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HhtCvS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gramStart"/>
                      <w:r>
                        <w:rPr>
                          <w:i/>
                          <w:iCs/>
                          <w:lang w:val="en-US"/>
                        </w:rPr>
                        <w:t>RenderChartImage(</w:t>
                      </w:r>
                      <w:proofErr w:type="gramEnd"/>
                      <w:r>
                        <w:rPr>
                          <w:i/>
                          <w:iCs/>
                          <w:lang w:val="en-US"/>
                        </w:rPr>
                        <w:t>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pPr>
                        <w:pStyle w:val="Listenabsatz"/>
                        <w:numPr>
                          <w:ilvl w:val="0"/>
                          <w:numId w:val="77"/>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pPr>
                        <w:pStyle w:val="Listenabsatz"/>
                        <w:numPr>
                          <w:ilvl w:val="0"/>
                          <w:numId w:val="77"/>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pPr>
                        <w:pStyle w:val="Listenabsatz"/>
                        <w:numPr>
                          <w:ilvl w:val="0"/>
                          <w:numId w:val="77"/>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w:t>
                      </w:r>
                      <w:proofErr w:type="gramStart"/>
                      <w:r>
                        <w:t>largest)</w:t>
                      </w:r>
                      <w:r w:rsidRPr="0040375C">
                        <w:rPr>
                          <w:vertAlign w:val="superscript"/>
                        </w:rPr>
                        <w:t>*</w:t>
                      </w:r>
                      <w:proofErr w:type="gramEnd"/>
                      <w:r w:rsidRPr="0040375C">
                        <w:rPr>
                          <w:vertAlign w:val="superscript"/>
                        </w:rPr>
                        <w:t>*</w:t>
                      </w:r>
                    </w:p>
                    <w:p w14:paraId="64ECE924" w14:textId="77777777" w:rsidR="00E67DD4" w:rsidRPr="004B2E66" w:rsidRDefault="00E67DD4">
                      <w:pPr>
                        <w:pStyle w:val="Listenabsatz"/>
                        <w:numPr>
                          <w:ilvl w:val="1"/>
                          <w:numId w:val="77"/>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pPr>
                        <w:pStyle w:val="Listenabsatz"/>
                        <w:numPr>
                          <w:ilvl w:val="2"/>
                          <w:numId w:val="77"/>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pPr>
                        <w:pStyle w:val="Listenabsatz"/>
                        <w:numPr>
                          <w:ilvl w:val="2"/>
                          <w:numId w:val="77"/>
                        </w:numPr>
                        <w:spacing w:after="60" w:line="240" w:lineRule="auto"/>
                        <w:jc w:val="both"/>
                        <w:rPr>
                          <w:lang w:val="en-US"/>
                        </w:rPr>
                      </w:pPr>
                      <w:r>
                        <w:rPr>
                          <w:lang w:val="en-US"/>
                        </w:rPr>
                        <w:t>all area instructions, followed by</w:t>
                      </w:r>
                    </w:p>
                    <w:p w14:paraId="6462694C" w14:textId="77777777" w:rsidR="00E67DD4" w:rsidRDefault="00E67DD4">
                      <w:pPr>
                        <w:pStyle w:val="Listenabsatz"/>
                        <w:numPr>
                          <w:ilvl w:val="2"/>
                          <w:numId w:val="77"/>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pPr>
                        <w:pStyle w:val="Listenabsatz"/>
                        <w:numPr>
                          <w:ilvl w:val="2"/>
                          <w:numId w:val="77"/>
                        </w:numPr>
                        <w:spacing w:after="60" w:line="240" w:lineRule="auto"/>
                        <w:jc w:val="both"/>
                        <w:rPr>
                          <w:lang w:val="en-US"/>
                        </w:rPr>
                      </w:pPr>
                      <w:r>
                        <w:rPr>
                          <w:lang w:val="en-US"/>
                        </w:rPr>
                        <w:t>all point instructions, followed by</w:t>
                      </w:r>
                    </w:p>
                    <w:p w14:paraId="5BFA44FE" w14:textId="77777777" w:rsidR="00E67DD4" w:rsidRDefault="00E67DD4">
                      <w:pPr>
                        <w:pStyle w:val="Listenabsatz"/>
                        <w:numPr>
                          <w:ilvl w:val="2"/>
                          <w:numId w:val="77"/>
                        </w:numPr>
                        <w:spacing w:after="120" w:line="240" w:lineRule="auto"/>
                        <w:contextualSpacing/>
                        <w:jc w:val="both"/>
                      </w:pPr>
                      <w:r>
                        <w:rPr>
                          <w:lang w:val="en-US"/>
                        </w:rPr>
                        <w:t>all text instructions</w:t>
                      </w:r>
                    </w:p>
                    <w:p w14:paraId="2B359C17" w14:textId="77777777" w:rsidR="00E67DD4" w:rsidRPr="0040375C" w:rsidRDefault="00E67DD4">
                      <w:pPr>
                        <w:pStyle w:val="Listenabsatz"/>
                        <w:numPr>
                          <w:ilvl w:val="0"/>
                          <w:numId w:val="77"/>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pPr>
                        <w:pStyle w:val="Listenabsatz"/>
                        <w:numPr>
                          <w:ilvl w:val="1"/>
                          <w:numId w:val="77"/>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sidRPr="0062074F">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proofErr w:type="spellStart"/>
      <w:r w:rsidRPr="0062074F">
        <w:rPr>
          <w:i/>
          <w:iCs/>
          <w:lang w:val="en-US"/>
        </w:rPr>
        <w:t>RenderInstruction</w:t>
      </w:r>
      <w:proofErr w:type="spellEnd"/>
      <w:r w:rsidRPr="0062074F">
        <w:rPr>
          <w:lang w:val="en-US"/>
        </w:rPr>
        <w:t xml:space="preserve"> algorithm.</w:t>
      </w:r>
    </w:p>
    <w:p w14:paraId="00615C3F" w14:textId="77777777" w:rsidR="0033096A" w:rsidRPr="0062074F" w:rsidRDefault="0033096A" w:rsidP="0033096A">
      <w:pPr>
        <w:rPr>
          <w:lang w:eastAsia="en-US"/>
        </w:rPr>
      </w:pPr>
    </w:p>
    <w:p w14:paraId="6928E23D" w14:textId="77777777" w:rsidR="0033096A" w:rsidRPr="0062074F" w:rsidRDefault="0033096A" w:rsidP="0033096A">
      <w:pPr>
        <w:rPr>
          <w:lang w:eastAsia="en-US"/>
        </w:rPr>
      </w:pPr>
    </w:p>
    <w:p w14:paraId="190D3B3B" w14:textId="3E87F225" w:rsidR="0033096A" w:rsidRPr="0062074F" w:rsidRDefault="0033096A">
      <w:pPr>
        <w:pStyle w:val="Listenabsatz"/>
        <w:numPr>
          <w:ilvl w:val="1"/>
          <w:numId w:val="96"/>
        </w:numPr>
        <w:rPr>
          <w:b/>
          <w:bCs/>
          <w:lang w:eastAsia="en-US"/>
        </w:rPr>
      </w:pPr>
      <w:r w:rsidRPr="0062074F">
        <w:rPr>
          <w:b/>
          <w:bCs/>
          <w:lang w:eastAsia="en-US"/>
        </w:rPr>
        <w:lastRenderedPageBreak/>
        <w:t xml:space="preserve">The </w:t>
      </w:r>
      <w:proofErr w:type="spellStart"/>
      <w:r w:rsidRPr="0062074F">
        <w:rPr>
          <w:b/>
          <w:bCs/>
          <w:lang w:eastAsia="en-US"/>
        </w:rPr>
        <w:t>RenderInstruction</w:t>
      </w:r>
      <w:proofErr w:type="spellEnd"/>
      <w:r w:rsidRPr="0062074F">
        <w:rPr>
          <w:b/>
          <w:bCs/>
          <w:lang w:eastAsia="en-US"/>
        </w:rPr>
        <w:t xml:space="preserve"> Algorithm</w:t>
      </w:r>
    </w:p>
    <w:p w14:paraId="4A92A43F" w14:textId="77777777" w:rsidR="00E67DD4" w:rsidRPr="0062074F" w:rsidRDefault="00E67DD4" w:rsidP="00E67DD4">
      <w:pPr>
        <w:spacing w:after="120" w:line="240" w:lineRule="auto"/>
        <w:rPr>
          <w:lang w:val="en-US"/>
        </w:rPr>
      </w:pPr>
      <w:r w:rsidRPr="0062074F">
        <w:rPr>
          <w:lang w:val="en-US"/>
        </w:rPr>
        <w:t xml:space="preserve">This algorithm describes how each drawing instruction is to be rendered. Instructions originating from non-point geometries use </w:t>
      </w:r>
      <w:r w:rsidRPr="0062074F">
        <w:rPr>
          <w:i/>
          <w:iCs/>
          <w:lang w:val="en-US"/>
        </w:rPr>
        <w:t>mask</w:t>
      </w:r>
      <w:r w:rsidRPr="0062074F">
        <w:rPr>
          <w:lang w:val="en-US"/>
        </w:rPr>
        <w:t xml:space="preserve"> to clip or mask the rendered output; those originating from occluded point geometries are not rendered, and those originating from non-occluded point geometries are rendered without masking or clipping.</w:t>
      </w:r>
    </w:p>
    <w:p w14:paraId="76B3E431" w14:textId="77777777" w:rsidR="00E67DD4" w:rsidRPr="0062074F" w:rsidRDefault="00E67DD4" w:rsidP="00E67DD4">
      <w:pPr>
        <w:spacing w:line="240" w:lineRule="auto"/>
        <w:rPr>
          <w:lang w:val="en-US"/>
        </w:rPr>
      </w:pPr>
      <w:r w:rsidRPr="0062074F">
        <w:rPr>
          <w:noProof/>
          <w:lang w:val="en-US" w:eastAsia="en-US"/>
        </w:rPr>
        <mc:AlternateContent>
          <mc:Choice Requires="wps">
            <w:drawing>
              <wp:anchor distT="0" distB="0" distL="114300" distR="114300" simplePos="0" relativeHeight="251639296" behindDoc="0" locked="0" layoutInCell="1" allowOverlap="1" wp14:anchorId="77832139" wp14:editId="3AFF683F">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gramStart"/>
                            <w:r w:rsidRPr="00487F8D">
                              <w:rPr>
                                <w:i/>
                                <w:iCs/>
                                <w:lang w:val="en-US"/>
                              </w:rPr>
                              <w:t>Rende</w:t>
                            </w:r>
                            <w:r>
                              <w:rPr>
                                <w:i/>
                                <w:iCs/>
                                <w:lang w:val="en-US"/>
                              </w:rPr>
                              <w:t>rInstruction(</w:t>
                            </w:r>
                            <w:proofErr w:type="gramEnd"/>
                            <w:r>
                              <w:rPr>
                                <w:i/>
                                <w:iCs/>
                                <w:lang w:val="en-US"/>
                              </w:rPr>
                              <w:t>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pPr>
                              <w:pStyle w:val="Listenabsatz"/>
                              <w:numPr>
                                <w:ilvl w:val="0"/>
                                <w:numId w:val="79"/>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pPr>
                              <w:pStyle w:val="Listenabsatz"/>
                              <w:numPr>
                                <w:ilvl w:val="1"/>
                                <w:numId w:val="79"/>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pPr>
                              <w:pStyle w:val="Listenabsatz"/>
                              <w:numPr>
                                <w:ilvl w:val="2"/>
                                <w:numId w:val="79"/>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pPr>
                              <w:pStyle w:val="Listenabsatz"/>
                              <w:numPr>
                                <w:ilvl w:val="2"/>
                                <w:numId w:val="79"/>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pPr>
                              <w:pStyle w:val="Listenabsatz"/>
                              <w:numPr>
                                <w:ilvl w:val="1"/>
                                <w:numId w:val="79"/>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pPr>
                              <w:pStyle w:val="Listenabsatz"/>
                              <w:numPr>
                                <w:ilvl w:val="2"/>
                                <w:numId w:val="79"/>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pPr>
                              <w:pStyle w:val="Listenabsatz"/>
                              <w:numPr>
                                <w:ilvl w:val="2"/>
                                <w:numId w:val="79"/>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pPr>
                              <w:pStyle w:val="Listenabsatz"/>
                              <w:numPr>
                                <w:ilvl w:val="0"/>
                                <w:numId w:val="79"/>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pPr>
                              <w:pStyle w:val="Listenabsatz"/>
                              <w:numPr>
                                <w:ilvl w:val="1"/>
                                <w:numId w:val="79"/>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pPr>
                              <w:pStyle w:val="Listenabsatz"/>
                              <w:numPr>
                                <w:ilvl w:val="0"/>
                                <w:numId w:val="79"/>
                              </w:numPr>
                              <w:spacing w:after="60" w:line="240" w:lineRule="auto"/>
                              <w:jc w:val="both"/>
                              <w:rPr>
                                <w:lang w:val="en-US"/>
                              </w:rPr>
                            </w:pPr>
                            <w:r>
                              <w:rPr>
                                <w:b/>
                                <w:bCs/>
                                <w:lang w:val="en-US"/>
                              </w:rPr>
                              <w:t xml:space="preserve">Else If </w:t>
                            </w:r>
                            <w:proofErr w:type="gramStart"/>
                            <w:r>
                              <w:rPr>
                                <w:i/>
                                <w:iCs/>
                                <w:lang w:val="en-US"/>
                              </w:rPr>
                              <w:t>dataset.mask</w:t>
                            </w:r>
                            <w:proofErr w:type="gram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pPr>
                              <w:pStyle w:val="Listenabsatz"/>
                              <w:numPr>
                                <w:ilvl w:val="1"/>
                                <w:numId w:val="79"/>
                              </w:numPr>
                              <w:spacing w:after="60" w:line="240" w:lineRule="auto"/>
                              <w:jc w:val="both"/>
                              <w:rPr>
                                <w:lang w:val="en-US"/>
                              </w:rPr>
                            </w:pPr>
                            <w:r>
                              <w:rPr>
                                <w:lang w:val="en-US"/>
                              </w:rPr>
                              <w:t>Do not render the instruction</w:t>
                            </w:r>
                          </w:p>
                          <w:p w14:paraId="34A1D549" w14:textId="77777777" w:rsidR="00E67DD4" w:rsidRPr="0040375C" w:rsidRDefault="00E67DD4">
                            <w:pPr>
                              <w:pStyle w:val="Listenabsatz"/>
                              <w:numPr>
                                <w:ilvl w:val="0"/>
                                <w:numId w:val="79"/>
                              </w:numPr>
                              <w:spacing w:after="60" w:line="240" w:lineRule="auto"/>
                              <w:jc w:val="both"/>
                              <w:rPr>
                                <w:b/>
                                <w:bCs/>
                                <w:lang w:val="en-US"/>
                              </w:rPr>
                            </w:pPr>
                            <w:r w:rsidRPr="0040375C">
                              <w:rPr>
                                <w:b/>
                                <w:bCs/>
                                <w:lang w:val="en-US"/>
                              </w:rPr>
                              <w:t>Else</w:t>
                            </w:r>
                          </w:p>
                          <w:p w14:paraId="3F8013AE" w14:textId="77777777" w:rsidR="00E67DD4" w:rsidRPr="00487F8D" w:rsidRDefault="00E67DD4">
                            <w:pPr>
                              <w:pStyle w:val="Listenabsatz"/>
                              <w:numPr>
                                <w:ilvl w:val="1"/>
                                <w:numId w:val="79"/>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3" type="#_x0000_t202" style="position:absolute;margin-left:92.8pt;margin-top:11.7pt;width:2in;height:2in;z-index:25163929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gramStart"/>
                      <w:r w:rsidRPr="00487F8D">
                        <w:rPr>
                          <w:i/>
                          <w:iCs/>
                          <w:lang w:val="en-US"/>
                        </w:rPr>
                        <w:t>Rende</w:t>
                      </w:r>
                      <w:r>
                        <w:rPr>
                          <w:i/>
                          <w:iCs/>
                          <w:lang w:val="en-US"/>
                        </w:rPr>
                        <w:t>rInstruction(</w:t>
                      </w:r>
                      <w:proofErr w:type="gramEnd"/>
                      <w:r>
                        <w:rPr>
                          <w:i/>
                          <w:iCs/>
                          <w:lang w:val="en-US"/>
                        </w:rPr>
                        <w:t>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pPr>
                        <w:pStyle w:val="Listenabsatz"/>
                        <w:numPr>
                          <w:ilvl w:val="0"/>
                          <w:numId w:val="79"/>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pPr>
                        <w:pStyle w:val="Listenabsatz"/>
                        <w:numPr>
                          <w:ilvl w:val="1"/>
                          <w:numId w:val="79"/>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pPr>
                        <w:pStyle w:val="Listenabsatz"/>
                        <w:numPr>
                          <w:ilvl w:val="2"/>
                          <w:numId w:val="79"/>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pPr>
                        <w:pStyle w:val="Listenabsatz"/>
                        <w:numPr>
                          <w:ilvl w:val="2"/>
                          <w:numId w:val="79"/>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pPr>
                        <w:pStyle w:val="Listenabsatz"/>
                        <w:numPr>
                          <w:ilvl w:val="1"/>
                          <w:numId w:val="79"/>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pPr>
                        <w:pStyle w:val="Listenabsatz"/>
                        <w:numPr>
                          <w:ilvl w:val="2"/>
                          <w:numId w:val="79"/>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pPr>
                        <w:pStyle w:val="Listenabsatz"/>
                        <w:numPr>
                          <w:ilvl w:val="2"/>
                          <w:numId w:val="79"/>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pPr>
                        <w:pStyle w:val="Listenabsatz"/>
                        <w:numPr>
                          <w:ilvl w:val="0"/>
                          <w:numId w:val="79"/>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pPr>
                        <w:pStyle w:val="Listenabsatz"/>
                        <w:numPr>
                          <w:ilvl w:val="1"/>
                          <w:numId w:val="79"/>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pPr>
                        <w:pStyle w:val="Listenabsatz"/>
                        <w:numPr>
                          <w:ilvl w:val="0"/>
                          <w:numId w:val="79"/>
                        </w:numPr>
                        <w:spacing w:after="60" w:line="240" w:lineRule="auto"/>
                        <w:jc w:val="both"/>
                        <w:rPr>
                          <w:lang w:val="en-US"/>
                        </w:rPr>
                      </w:pPr>
                      <w:r>
                        <w:rPr>
                          <w:b/>
                          <w:bCs/>
                          <w:lang w:val="en-US"/>
                        </w:rPr>
                        <w:t xml:space="preserve">Else If </w:t>
                      </w:r>
                      <w:proofErr w:type="gramStart"/>
                      <w:r>
                        <w:rPr>
                          <w:i/>
                          <w:iCs/>
                          <w:lang w:val="en-US"/>
                        </w:rPr>
                        <w:t>dataset.mask</w:t>
                      </w:r>
                      <w:proofErr w:type="gram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pPr>
                        <w:pStyle w:val="Listenabsatz"/>
                        <w:numPr>
                          <w:ilvl w:val="1"/>
                          <w:numId w:val="79"/>
                        </w:numPr>
                        <w:spacing w:after="60" w:line="240" w:lineRule="auto"/>
                        <w:jc w:val="both"/>
                        <w:rPr>
                          <w:lang w:val="en-US"/>
                        </w:rPr>
                      </w:pPr>
                      <w:r>
                        <w:rPr>
                          <w:lang w:val="en-US"/>
                        </w:rPr>
                        <w:t>Do not render the instruction</w:t>
                      </w:r>
                    </w:p>
                    <w:p w14:paraId="34A1D549" w14:textId="77777777" w:rsidR="00E67DD4" w:rsidRPr="0040375C" w:rsidRDefault="00E67DD4">
                      <w:pPr>
                        <w:pStyle w:val="Listenabsatz"/>
                        <w:numPr>
                          <w:ilvl w:val="0"/>
                          <w:numId w:val="79"/>
                        </w:numPr>
                        <w:spacing w:after="60" w:line="240" w:lineRule="auto"/>
                        <w:jc w:val="both"/>
                        <w:rPr>
                          <w:b/>
                          <w:bCs/>
                          <w:lang w:val="en-US"/>
                        </w:rPr>
                      </w:pPr>
                      <w:r w:rsidRPr="0040375C">
                        <w:rPr>
                          <w:b/>
                          <w:bCs/>
                          <w:lang w:val="en-US"/>
                        </w:rPr>
                        <w:t>Else</w:t>
                      </w:r>
                    </w:p>
                    <w:p w14:paraId="3F8013AE" w14:textId="77777777" w:rsidR="00E67DD4" w:rsidRPr="00487F8D" w:rsidRDefault="00E67DD4">
                      <w:pPr>
                        <w:pStyle w:val="Listenabsatz"/>
                        <w:numPr>
                          <w:ilvl w:val="1"/>
                          <w:numId w:val="79"/>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62074F" w:rsidRDefault="00A73737" w:rsidP="00530F27">
      <w:pPr>
        <w:rPr>
          <w:lang w:val="en-US"/>
        </w:rPr>
      </w:pPr>
    </w:p>
    <w:p w14:paraId="42A5AC86" w14:textId="426EBCC9" w:rsidR="0065597A" w:rsidRPr="0062074F" w:rsidRDefault="0065597A">
      <w:r w:rsidRPr="0062074F">
        <w:br w:type="page"/>
      </w:r>
    </w:p>
    <w:p w14:paraId="37491CD4" w14:textId="33C1F0FE" w:rsidR="0065597A" w:rsidRPr="0062074F" w:rsidRDefault="0065597A" w:rsidP="0065597A">
      <w:pPr>
        <w:pStyle w:val="berschrift1"/>
        <w:numPr>
          <w:ilvl w:val="0"/>
          <w:numId w:val="0"/>
        </w:numPr>
        <w:spacing w:before="0" w:after="0"/>
        <w:ind w:left="2127" w:right="2160"/>
        <w:jc w:val="center"/>
      </w:pPr>
      <w:bookmarkStart w:id="2847" w:name="_Toc226035173"/>
      <w:r w:rsidRPr="0062074F">
        <w:lastRenderedPageBreak/>
        <w:t xml:space="preserve">Appendix </w:t>
      </w:r>
      <w:r w:rsidR="00E93146" w:rsidRPr="0062074F">
        <w:t>F</w:t>
      </w:r>
      <w:r w:rsidRPr="0062074F">
        <w:t xml:space="preserve"> – GML Coverage Polygons</w:t>
      </w:r>
      <w:bookmarkEnd w:id="2847"/>
    </w:p>
    <w:p w14:paraId="0AE3D2F3" w14:textId="77777777" w:rsidR="0065597A" w:rsidRPr="0062074F" w:rsidRDefault="0065597A" w:rsidP="0065597A">
      <w:pPr>
        <w:spacing w:after="120" w:line="240" w:lineRule="auto"/>
      </w:pPr>
    </w:p>
    <w:p w14:paraId="61207743" w14:textId="51EFA3BC" w:rsidR="0065597A" w:rsidRPr="0062074F" w:rsidRDefault="0065597A">
      <w:pPr>
        <w:pStyle w:val="berschrift1"/>
        <w:numPr>
          <w:ilvl w:val="0"/>
          <w:numId w:val="103"/>
        </w:numPr>
      </w:pPr>
      <w:bookmarkStart w:id="2848" w:name="_Toc226035174"/>
      <w:r w:rsidRPr="0062074F">
        <w:t>GML Coverage Polygons</w:t>
      </w:r>
      <w:bookmarkEnd w:id="2848"/>
    </w:p>
    <w:p w14:paraId="10AD9221" w14:textId="2C7C83B0" w:rsidR="0065597A" w:rsidRPr="0062074F" w:rsidRDefault="0065597A">
      <w:pPr>
        <w:pStyle w:val="berschrift2"/>
        <w:numPr>
          <w:ilvl w:val="1"/>
          <w:numId w:val="103"/>
        </w:numPr>
      </w:pPr>
      <w:bookmarkStart w:id="2849" w:name="_Toc226035175"/>
      <w:r w:rsidRPr="0062074F">
        <w:t>Introduction</w:t>
      </w:r>
      <w:bookmarkEnd w:id="2849"/>
    </w:p>
    <w:p w14:paraId="1983A9C0" w14:textId="1D848D72" w:rsidR="00DB785B" w:rsidRPr="0062074F" w:rsidRDefault="00DB785B" w:rsidP="00700B73">
      <w:pPr>
        <w:jc w:val="both"/>
      </w:pPr>
      <w:r w:rsidRPr="0062074F">
        <w:t>GML is used as an integral part of S-100 Part 17, specifically in the XML elements defined by the Exchange Catalogue Schema.</w:t>
      </w:r>
      <w:r w:rsidR="00DA7747">
        <w:t xml:space="preserve"> </w:t>
      </w:r>
      <w:r w:rsidRPr="0062074F">
        <w:t>For the purpose of representing coverage objects in CATALOG.XML, however only a very small number of possibilities are required.</w:t>
      </w:r>
      <w:r w:rsidR="00DA7747">
        <w:t xml:space="preserve"> </w:t>
      </w:r>
      <w:r w:rsidRPr="0062074F">
        <w:t>Implementers benefit from a tighter standardization through a reduction of the CATALOG.XML coverage polygons.</w:t>
      </w:r>
    </w:p>
    <w:p w14:paraId="358C2E04" w14:textId="6E850449" w:rsidR="0065597A" w:rsidRPr="0062074F" w:rsidRDefault="0065597A">
      <w:pPr>
        <w:pStyle w:val="berschrift2"/>
        <w:numPr>
          <w:ilvl w:val="1"/>
          <w:numId w:val="103"/>
        </w:numPr>
      </w:pPr>
      <w:bookmarkStart w:id="2850" w:name="_Toc194061867"/>
      <w:bookmarkStart w:id="2851" w:name="_Toc194067255"/>
      <w:bookmarkStart w:id="2852" w:name="_Toc226035176"/>
      <w:bookmarkEnd w:id="2850"/>
      <w:bookmarkEnd w:id="2851"/>
      <w:r w:rsidRPr="0062074F">
        <w:t>Specification</w:t>
      </w:r>
      <w:bookmarkEnd w:id="2852"/>
    </w:p>
    <w:p w14:paraId="5EA6A3A6" w14:textId="77777777" w:rsidR="00E50048" w:rsidRPr="0062074F" w:rsidRDefault="00E50048" w:rsidP="00E50048">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62074F" w:rsidRDefault="00E50048" w:rsidP="00700B73">
      <w:pPr>
        <w:rPr>
          <w:rFonts w:cs="Arial"/>
        </w:rPr>
      </w:pPr>
      <w:r w:rsidRPr="0062074F">
        <w:rPr>
          <w:rFonts w:cs="Arial"/>
        </w:rPr>
        <w:t>Such polygons will be implemented using the GML vocabulary implemented in the included S-100 schemas as follows:</w:t>
      </w:r>
    </w:p>
    <w:p w14:paraId="1B6809D6"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w:t>
      </w:r>
      <w:proofErr w:type="gramStart"/>
      <w:r w:rsidRPr="0062074F">
        <w:rPr>
          <w:rFonts w:ascii="Consolas" w:hAnsi="Consolas" w:cs="Calibri"/>
          <w:b/>
          <w:bCs/>
          <w:color w:val="174E86"/>
          <w:sz w:val="18"/>
          <w:szCs w:val="18"/>
          <w:bdr w:val="none" w:sz="0" w:space="0" w:color="auto" w:frame="1"/>
        </w:rPr>
        <w:t>XC:boundingPolygon</w:t>
      </w:r>
      <w:proofErr w:type="gramEnd"/>
      <w:r w:rsidRPr="0062074F">
        <w:rPr>
          <w:rFonts w:ascii="Consolas" w:hAnsi="Consolas" w:cs="Calibri"/>
          <w:b/>
          <w:bCs/>
          <w:color w:val="174E86"/>
          <w:sz w:val="18"/>
          <w:szCs w:val="18"/>
          <w:bdr w:val="none" w:sz="0" w:space="0" w:color="auto" w:frame="1"/>
        </w:rPr>
        <w:t>&gt;</w:t>
      </w:r>
    </w:p>
    <w:p w14:paraId="014E147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gex:polygon</w:t>
      </w:r>
      <w:proofErr w:type="spellEnd"/>
      <w:proofErr w:type="gramEnd"/>
      <w:r w:rsidRPr="0062074F">
        <w:rPr>
          <w:rFonts w:ascii="Consolas" w:hAnsi="Consolas" w:cs="Calibri"/>
          <w:b/>
          <w:bCs/>
          <w:color w:val="174E86"/>
          <w:sz w:val="18"/>
          <w:szCs w:val="18"/>
          <w:bdr w:val="none" w:sz="0" w:space="0" w:color="auto" w:frame="1"/>
        </w:rPr>
        <w:t>&gt;</w:t>
      </w:r>
    </w:p>
    <w:p w14:paraId="2B74A64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gml:Polygon</w:t>
      </w:r>
      <w:proofErr w:type="spellEnd"/>
      <w:proofErr w:type="gram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gml:id</w:t>
      </w:r>
      <w:proofErr w:type="spellEnd"/>
      <w:r w:rsidRPr="0062074F">
        <w:rPr>
          <w:rFonts w:ascii="Consolas" w:hAnsi="Consolas" w:cs="Calibri"/>
          <w:b/>
          <w:bCs/>
          <w:color w:val="174E86"/>
          <w:sz w:val="18"/>
          <w:szCs w:val="18"/>
          <w:bdr w:val="none" w:sz="0" w:space="0" w:color="auto" w:frame="1"/>
        </w:rPr>
        <w:t>="DC1"&gt;</w:t>
      </w:r>
    </w:p>
    <w:p w14:paraId="351C95DE"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gml:exterior</w:t>
      </w:r>
      <w:proofErr w:type="spellEnd"/>
      <w:proofErr w:type="gramEnd"/>
      <w:r w:rsidRPr="0062074F">
        <w:rPr>
          <w:rFonts w:ascii="Consolas" w:hAnsi="Consolas" w:cs="Calibri"/>
          <w:b/>
          <w:bCs/>
          <w:color w:val="174E86"/>
          <w:sz w:val="18"/>
          <w:szCs w:val="18"/>
          <w:bdr w:val="none" w:sz="0" w:space="0" w:color="auto" w:frame="1"/>
        </w:rPr>
        <w:t>&gt;</w:t>
      </w:r>
    </w:p>
    <w:p w14:paraId="24AE25FA"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gml:LinearRing</w:t>
      </w:r>
      <w:proofErr w:type="spellEnd"/>
      <w:proofErr w:type="gramEnd"/>
      <w:r w:rsidRPr="0062074F">
        <w:rPr>
          <w:rFonts w:ascii="Consolas" w:hAnsi="Consolas" w:cs="Calibri"/>
          <w:b/>
          <w:bCs/>
          <w:color w:val="174E86"/>
          <w:sz w:val="18"/>
          <w:szCs w:val="18"/>
          <w:bdr w:val="none" w:sz="0" w:space="0" w:color="auto" w:frame="1"/>
        </w:rPr>
        <w:t>&gt;</w:t>
      </w:r>
    </w:p>
    <w:p w14:paraId="3C34740A" w14:textId="1923A95F"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gml:posList</w:t>
      </w:r>
      <w:proofErr w:type="spellEnd"/>
      <w:proofErr w:type="gram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"&gt;0.0 0.0 1.0 0.0 1.1 1.1 0.0 1.0 0.0 0.0&lt;/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4354698B"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gml:LinearRing</w:t>
      </w:r>
      <w:proofErr w:type="spellEnd"/>
      <w:proofErr w:type="gramEnd"/>
      <w:r w:rsidRPr="0062074F">
        <w:rPr>
          <w:rFonts w:ascii="Consolas" w:hAnsi="Consolas" w:cs="Calibri"/>
          <w:b/>
          <w:bCs/>
          <w:color w:val="174E86"/>
          <w:sz w:val="18"/>
          <w:szCs w:val="18"/>
          <w:bdr w:val="none" w:sz="0" w:space="0" w:color="auto" w:frame="1"/>
        </w:rPr>
        <w:t>&gt;</w:t>
      </w:r>
    </w:p>
    <w:p w14:paraId="1861BF08"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gml:exterior</w:t>
      </w:r>
      <w:proofErr w:type="spellEnd"/>
      <w:proofErr w:type="gramEnd"/>
      <w:r w:rsidRPr="0062074F">
        <w:rPr>
          <w:rFonts w:ascii="Consolas" w:hAnsi="Consolas" w:cs="Calibri"/>
          <w:b/>
          <w:bCs/>
          <w:color w:val="174E86"/>
          <w:sz w:val="18"/>
          <w:szCs w:val="18"/>
          <w:bdr w:val="none" w:sz="0" w:space="0" w:color="auto" w:frame="1"/>
        </w:rPr>
        <w:t>&gt;</w:t>
      </w:r>
    </w:p>
    <w:p w14:paraId="78EA5EF5"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gml:interior</w:t>
      </w:r>
      <w:proofErr w:type="spellEnd"/>
      <w:proofErr w:type="gramEnd"/>
      <w:r w:rsidRPr="0062074F">
        <w:rPr>
          <w:rFonts w:ascii="Consolas" w:hAnsi="Consolas" w:cs="Calibri"/>
          <w:b/>
          <w:bCs/>
          <w:color w:val="174E86"/>
          <w:sz w:val="18"/>
          <w:szCs w:val="18"/>
          <w:bdr w:val="none" w:sz="0" w:space="0" w:color="auto" w:frame="1"/>
        </w:rPr>
        <w:t>&gt;</w:t>
      </w:r>
    </w:p>
    <w:p w14:paraId="5249E10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gml:LinearRing</w:t>
      </w:r>
      <w:proofErr w:type="spellEnd"/>
      <w:proofErr w:type="gramEnd"/>
      <w:r w:rsidRPr="0062074F">
        <w:rPr>
          <w:rFonts w:ascii="Consolas" w:hAnsi="Consolas" w:cs="Calibri"/>
          <w:b/>
          <w:bCs/>
          <w:color w:val="174E86"/>
          <w:sz w:val="18"/>
          <w:szCs w:val="18"/>
          <w:bdr w:val="none" w:sz="0" w:space="0" w:color="auto" w:frame="1"/>
        </w:rPr>
        <w:t>&gt;</w:t>
      </w:r>
    </w:p>
    <w:p w14:paraId="79DFC3E8" w14:textId="188E0A3D"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gml:posList</w:t>
      </w:r>
      <w:proofErr w:type="spellEnd"/>
      <w:proofErr w:type="gram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"&gt;0.25 0.25 0.75 0.25 0.75 0.75 0.25 0.75 0.25 0.25</w:t>
      </w:r>
      <w:r w:rsidR="00D7270F">
        <w:rPr>
          <w:rFonts w:ascii="Consolas" w:hAnsi="Consolas" w:cs="Calibri"/>
          <w:b/>
          <w:bCs/>
          <w:color w:val="174E86"/>
          <w:sz w:val="18"/>
          <w:szCs w:val="18"/>
          <w:bdr w:val="none" w:sz="0" w:space="0" w:color="auto" w:frame="1"/>
        </w:rPr>
        <w:t>&lt;</w:t>
      </w:r>
      <w:r w:rsidRPr="0062074F">
        <w:rPr>
          <w:rFonts w:ascii="Consolas" w:hAnsi="Consolas" w:cs="Calibri"/>
          <w:b/>
          <w:bCs/>
          <w:color w:val="174E86"/>
          <w:sz w:val="18"/>
          <w:szCs w:val="18"/>
          <w:bdr w:val="none" w:sz="0" w:space="0" w:color="auto" w:frame="1"/>
        </w:rPr>
        <w: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186B81F0"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gml:LinearRing</w:t>
      </w:r>
      <w:proofErr w:type="spellEnd"/>
      <w:proofErr w:type="gramEnd"/>
      <w:r w:rsidRPr="0062074F">
        <w:rPr>
          <w:rFonts w:ascii="Consolas" w:hAnsi="Consolas" w:cs="Calibri"/>
          <w:b/>
          <w:bCs/>
          <w:color w:val="174E86"/>
          <w:sz w:val="18"/>
          <w:szCs w:val="18"/>
          <w:bdr w:val="none" w:sz="0" w:space="0" w:color="auto" w:frame="1"/>
        </w:rPr>
        <w:t>&gt;</w:t>
      </w:r>
    </w:p>
    <w:p w14:paraId="6F6481F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gml:interior</w:t>
      </w:r>
      <w:proofErr w:type="spellEnd"/>
      <w:proofErr w:type="gramEnd"/>
      <w:r w:rsidRPr="0062074F">
        <w:rPr>
          <w:rFonts w:ascii="Consolas" w:hAnsi="Consolas" w:cs="Calibri"/>
          <w:b/>
          <w:bCs/>
          <w:color w:val="174E86"/>
          <w:sz w:val="18"/>
          <w:szCs w:val="18"/>
          <w:bdr w:val="none" w:sz="0" w:space="0" w:color="auto" w:frame="1"/>
        </w:rPr>
        <w:t>&gt;</w:t>
      </w:r>
    </w:p>
    <w:p w14:paraId="7DDAE041"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gml:Polygon</w:t>
      </w:r>
      <w:proofErr w:type="spellEnd"/>
      <w:proofErr w:type="gramEnd"/>
      <w:r w:rsidRPr="0062074F">
        <w:rPr>
          <w:rFonts w:ascii="Consolas" w:hAnsi="Consolas" w:cs="Calibri"/>
          <w:b/>
          <w:bCs/>
          <w:color w:val="174E86"/>
          <w:sz w:val="18"/>
          <w:szCs w:val="18"/>
          <w:bdr w:val="none" w:sz="0" w:space="0" w:color="auto" w:frame="1"/>
        </w:rPr>
        <w:t>&gt;</w:t>
      </w:r>
    </w:p>
    <w:p w14:paraId="50DA23CF"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proofErr w:type="gramStart"/>
      <w:r w:rsidRPr="0062074F">
        <w:rPr>
          <w:rFonts w:ascii="Consolas" w:hAnsi="Consolas" w:cs="Calibri"/>
          <w:b/>
          <w:bCs/>
          <w:color w:val="174E86"/>
          <w:sz w:val="18"/>
          <w:szCs w:val="18"/>
          <w:bdr w:val="none" w:sz="0" w:space="0" w:color="auto" w:frame="1"/>
        </w:rPr>
        <w:t>gex:polygon</w:t>
      </w:r>
      <w:proofErr w:type="spellEnd"/>
      <w:proofErr w:type="gramEnd"/>
      <w:r w:rsidRPr="0062074F">
        <w:rPr>
          <w:rFonts w:ascii="Consolas" w:hAnsi="Consolas" w:cs="Calibri"/>
          <w:b/>
          <w:bCs/>
          <w:color w:val="174E86"/>
          <w:sz w:val="18"/>
          <w:szCs w:val="18"/>
          <w:bdr w:val="none" w:sz="0" w:space="0" w:color="auto" w:frame="1"/>
        </w:rPr>
        <w:t>&gt;</w:t>
      </w:r>
    </w:p>
    <w:p w14:paraId="5B9CA253"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w:t>
      </w:r>
      <w:proofErr w:type="gramStart"/>
      <w:r w:rsidRPr="0062074F">
        <w:rPr>
          <w:rFonts w:ascii="Consolas" w:hAnsi="Consolas" w:cs="Calibri"/>
          <w:b/>
          <w:bCs/>
          <w:color w:val="174E86"/>
          <w:sz w:val="18"/>
          <w:szCs w:val="18"/>
          <w:bdr w:val="none" w:sz="0" w:space="0" w:color="auto" w:frame="1"/>
        </w:rPr>
        <w:t>XC:boundingPolygon</w:t>
      </w:r>
      <w:proofErr w:type="gramEnd"/>
      <w:r w:rsidRPr="0062074F">
        <w:rPr>
          <w:rFonts w:ascii="Consolas" w:hAnsi="Consolas" w:cs="Calibri"/>
          <w:b/>
          <w:bCs/>
          <w:color w:val="174E86"/>
          <w:sz w:val="18"/>
          <w:szCs w:val="18"/>
          <w:bdr w:val="none" w:sz="0" w:space="0" w:color="auto" w:frame="1"/>
        </w:rPr>
        <w:t>&gt;</w:t>
      </w:r>
    </w:p>
    <w:p w14:paraId="230C3A19" w14:textId="77777777" w:rsidR="00E50048" w:rsidRPr="0062074F" w:rsidRDefault="00E50048" w:rsidP="00E50048"/>
    <w:p w14:paraId="4FDD7854" w14:textId="6FA365F5" w:rsidR="009B5E2C" w:rsidRDefault="00E50048">
      <w:pPr>
        <w:jc w:val="both"/>
      </w:pPr>
      <w:r w:rsidRPr="0062074F">
        <w:t xml:space="preserve">This implements bounding Polygons restricted to a single GML Polygon (with a </w:t>
      </w:r>
      <w:proofErr w:type="spellStart"/>
      <w:r w:rsidRPr="0062074F">
        <w:t>gml:id</w:t>
      </w:r>
      <w:proofErr w:type="spellEnd"/>
      <w:r w:rsidRPr="0062074F">
        <w:t xml:space="preserve"> </w:t>
      </w:r>
      <w:r w:rsidR="00764FAB">
        <w:t>and</w:t>
      </w:r>
      <w:r w:rsidR="00764FAB" w:rsidRPr="0062074F">
        <w:t xml:space="preserve"> </w:t>
      </w:r>
      <w:r w:rsidRPr="0062074F">
        <w:t xml:space="preserve">an SRS defined in each of the </w:t>
      </w:r>
      <w:proofErr w:type="spellStart"/>
      <w:r w:rsidRPr="0062074F">
        <w:t>posList</w:t>
      </w:r>
      <w:proofErr w:type="spellEnd"/>
      <w:r w:rsidRPr="0062074F">
        <w:t xml:space="preserve"> coordinates of </w:t>
      </w:r>
      <w:r w:rsidR="00F62901" w:rsidRPr="0062074F">
        <w:t>http://www.opengis.net/def/crs/EPSG/0/4326</w:t>
      </w:r>
      <w:r w:rsidRPr="0062074F">
        <w:t xml:space="preserve">) with a single exterior element and optional (i.e. 0 or </w:t>
      </w:r>
      <w:proofErr w:type="gramStart"/>
      <w:r w:rsidRPr="0062074F">
        <w:t>more )</w:t>
      </w:r>
      <w:proofErr w:type="gramEnd"/>
      <w:r w:rsidRPr="0062074F">
        <w:t xml:space="preserve"> interior elements. Each exterior or optional interior is a Linear Ring with &gt;=4 coordinate pairs</w:t>
      </w:r>
      <w:r w:rsidR="00494CD1" w:rsidRPr="0062074F">
        <w:t xml:space="preserve"> expressed as a single space separated </w:t>
      </w:r>
      <w:proofErr w:type="spellStart"/>
      <w:r w:rsidR="00494CD1" w:rsidRPr="0062074F">
        <w:t>posList</w:t>
      </w:r>
      <w:proofErr w:type="spellEnd"/>
      <w:r w:rsidRPr="0062074F">
        <w:t xml:space="preserve">, </w:t>
      </w:r>
      <w:r w:rsidR="00D7270F">
        <w:t xml:space="preserve">(with no leading or trailing spaces), and </w:t>
      </w:r>
      <w:r w:rsidRPr="0062074F">
        <w:t>with the first and last coordinate pair being identical, i.e. the Linear Ring is closed</w:t>
      </w:r>
      <w:r w:rsidR="009B5E2C">
        <w:t xml:space="preserve">, e.g. </w:t>
      </w:r>
    </w:p>
    <w:p w14:paraId="6B8DED71" w14:textId="3138DFEB" w:rsidR="009B5E2C" w:rsidRPr="001C1CAB" w:rsidRDefault="009B5E2C" w:rsidP="009B5E2C">
      <w:pPr>
        <w:shd w:val="clear" w:color="auto" w:fill="FFFFFF"/>
        <w:spacing w:after="0" w:line="240" w:lineRule="auto"/>
        <w:textAlignment w:val="baseline"/>
        <w:rPr>
          <w:rFonts w:ascii="Consolas" w:eastAsia="Times New Roman" w:hAnsi="Consolas" w:cs="Calibri"/>
          <w:b/>
          <w:bCs/>
          <w:color w:val="174E86"/>
          <w:sz w:val="18"/>
          <w:szCs w:val="18"/>
          <w:bdr w:val="none" w:sz="0" w:space="0" w:color="auto" w:frame="1"/>
          <w:lang w:eastAsia="en-GB"/>
        </w:rPr>
      </w:pPr>
      <w:r w:rsidRPr="00EB60C7">
        <w:rPr>
          <w:rFonts w:ascii="Consolas" w:eastAsia="Times New Roman" w:hAnsi="Consolas" w:cs="Calibri"/>
          <w:b/>
          <w:bCs/>
          <w:color w:val="174E86"/>
          <w:sz w:val="18"/>
          <w:szCs w:val="18"/>
          <w:bdr w:val="none" w:sz="0" w:space="0" w:color="auto" w:frame="1"/>
          <w:lang w:eastAsia="en-GB"/>
        </w:rPr>
        <w:t>&lt;</w:t>
      </w:r>
      <w:proofErr w:type="spellStart"/>
      <w:proofErr w:type="gramStart"/>
      <w:r w:rsidRPr="00EB60C7">
        <w:rPr>
          <w:rFonts w:ascii="Consolas" w:eastAsia="Times New Roman" w:hAnsi="Consolas" w:cs="Calibri"/>
          <w:b/>
          <w:bCs/>
          <w:color w:val="174E86"/>
          <w:sz w:val="18"/>
          <w:szCs w:val="18"/>
          <w:bdr w:val="none" w:sz="0" w:space="0" w:color="auto" w:frame="1"/>
          <w:lang w:eastAsia="en-GB"/>
        </w:rPr>
        <w:t>gml:posList</w:t>
      </w:r>
      <w:proofErr w:type="spellEnd"/>
      <w:proofErr w:type="gramEnd"/>
      <w:r w:rsidRPr="00EB60C7">
        <w:rPr>
          <w:rFonts w:ascii="Consolas" w:eastAsia="Times New Roman" w:hAnsi="Consolas" w:cs="Calibri"/>
          <w:b/>
          <w:bCs/>
          <w:color w:val="174E86"/>
          <w:sz w:val="18"/>
          <w:szCs w:val="18"/>
          <w:bdr w:val="none" w:sz="0" w:space="0" w:color="auto" w:frame="1"/>
          <w:lang w:eastAsia="en-GB"/>
        </w:rPr>
        <w:t xml:space="preserve"> </w:t>
      </w:r>
      <w:proofErr w:type="spellStart"/>
      <w:r w:rsidRPr="00EB60C7">
        <w:rPr>
          <w:rFonts w:ascii="Consolas" w:eastAsia="Times New Roman" w:hAnsi="Consolas" w:cs="Calibri"/>
          <w:b/>
          <w:bCs/>
          <w:color w:val="174E86"/>
          <w:sz w:val="18"/>
          <w:szCs w:val="18"/>
          <w:bdr w:val="none" w:sz="0" w:space="0" w:color="auto" w:frame="1"/>
          <w:lang w:eastAsia="en-GB"/>
        </w:rPr>
        <w:t>srsName</w:t>
      </w:r>
      <w:proofErr w:type="spellEnd"/>
      <w:r w:rsidRPr="00EB60C7">
        <w:rPr>
          <w:rFonts w:ascii="Consolas" w:eastAsia="Times New Roman" w:hAnsi="Consolas" w:cs="Calibri"/>
          <w:b/>
          <w:bCs/>
          <w:color w:val="174E86"/>
          <w:sz w:val="18"/>
          <w:szCs w:val="18"/>
          <w:bdr w:val="none" w:sz="0" w:space="0" w:color="auto" w:frame="1"/>
          <w:lang w:eastAsia="en-GB"/>
        </w:rPr>
        <w:t>="http://www.opengis.net/def/crs/EPSG/0/4326"&gt;44.4736122 -63.6849136 44.7395111 -63.6849136 44.7395111 -63.4249994 44.4736122 -63.4249994 44.4736122 -63.6849136&lt;/</w:t>
      </w:r>
      <w:proofErr w:type="spellStart"/>
      <w:r w:rsidRPr="00EB60C7">
        <w:rPr>
          <w:rFonts w:ascii="Consolas" w:eastAsia="Times New Roman" w:hAnsi="Consolas" w:cs="Calibri"/>
          <w:b/>
          <w:bCs/>
          <w:color w:val="174E86"/>
          <w:sz w:val="18"/>
          <w:szCs w:val="18"/>
          <w:bdr w:val="none" w:sz="0" w:space="0" w:color="auto" w:frame="1"/>
          <w:lang w:eastAsia="en-GB"/>
        </w:rPr>
        <w:t>gml:posList</w:t>
      </w:r>
      <w:proofErr w:type="spellEnd"/>
      <w:r w:rsidRPr="00EB60C7">
        <w:rPr>
          <w:rFonts w:ascii="Consolas" w:eastAsia="Times New Roman" w:hAnsi="Consolas" w:cs="Calibri"/>
          <w:b/>
          <w:bCs/>
          <w:color w:val="174E86"/>
          <w:sz w:val="18"/>
          <w:szCs w:val="18"/>
          <w:bdr w:val="none" w:sz="0" w:space="0" w:color="auto" w:frame="1"/>
          <w:lang w:eastAsia="en-GB"/>
        </w:rPr>
        <w:t>&gt;</w:t>
      </w:r>
    </w:p>
    <w:p w14:paraId="38723FE9" w14:textId="1C2B9224" w:rsidR="005B35F8" w:rsidRPr="0062074F" w:rsidRDefault="00E50048" w:rsidP="001C1CAB">
      <w:pPr>
        <w:jc w:val="both"/>
      </w:pPr>
      <w:r w:rsidRPr="0062074F">
        <w:t xml:space="preserve"> </w:t>
      </w:r>
    </w:p>
    <w:p w14:paraId="271D92CC" w14:textId="4483D64B" w:rsidR="00E50048" w:rsidRPr="0062074F" w:rsidRDefault="00E50048" w:rsidP="001C1CAB">
      <w:pPr>
        <w:jc w:val="both"/>
      </w:pPr>
      <w:r w:rsidRPr="0062074F">
        <w:t xml:space="preserve">Coordinate order is </w:t>
      </w:r>
      <w:r w:rsidR="00323FB5" w:rsidRPr="0062074F">
        <w:t xml:space="preserve">always </w:t>
      </w:r>
      <w:r w:rsidRPr="0062074F">
        <w:t xml:space="preserve">as per </w:t>
      </w:r>
      <w:r w:rsidR="005B35F8" w:rsidRPr="0062074F">
        <w:t>http://www.opengis.net/def/crs/EPSG/0/4326</w:t>
      </w:r>
      <w:r w:rsidRPr="0062074F">
        <w:t>, latitude</w:t>
      </w:r>
      <w:r w:rsidR="001314CB" w:rsidRPr="0062074F">
        <w:t xml:space="preserve"> followed by </w:t>
      </w:r>
      <w:r w:rsidRPr="0062074F">
        <w:t>longitude.</w:t>
      </w:r>
    </w:p>
    <w:p w14:paraId="34955B0D" w14:textId="10C0CFFE" w:rsidR="00E50048" w:rsidRPr="0062074F" w:rsidRDefault="00E50048" w:rsidP="001C1CAB">
      <w:pPr>
        <w:jc w:val="both"/>
      </w:pPr>
      <w:r w:rsidRPr="0062074F">
        <w:t>No further stipulations are required as geometry must also conform to the S-100 geometry model and be conformant with the XML Schema for exchange catalogues.</w:t>
      </w:r>
    </w:p>
    <w:p w14:paraId="407F94FE" w14:textId="0C8A6CC2" w:rsidR="00E85AE1" w:rsidRPr="0062074F" w:rsidRDefault="00E85AE1">
      <w:r w:rsidRPr="0062074F">
        <w:br w:type="page"/>
      </w:r>
    </w:p>
    <w:p w14:paraId="357B06D3" w14:textId="18CE3C3B" w:rsidR="00E85AE1" w:rsidRPr="0062074F" w:rsidRDefault="00E93146" w:rsidP="002D7DEE">
      <w:pPr>
        <w:pStyle w:val="berschrift1"/>
        <w:numPr>
          <w:ilvl w:val="0"/>
          <w:numId w:val="0"/>
        </w:numPr>
        <w:jc w:val="center"/>
      </w:pPr>
      <w:bookmarkStart w:id="2853" w:name="_Toc226035177"/>
      <w:r w:rsidRPr="0062074F">
        <w:lastRenderedPageBreak/>
        <w:t xml:space="preserve">Appendix G - </w:t>
      </w:r>
      <w:r w:rsidR="00E85AE1" w:rsidRPr="0062074F">
        <w:t>Thinning Algorithms</w:t>
      </w:r>
      <w:bookmarkEnd w:id="2853"/>
    </w:p>
    <w:p w14:paraId="1CA58779" w14:textId="3B8E920C" w:rsidR="00E85AE1" w:rsidRPr="0062074F" w:rsidRDefault="00E85AE1">
      <w:pPr>
        <w:pStyle w:val="berschrift1"/>
        <w:numPr>
          <w:ilvl w:val="0"/>
          <w:numId w:val="98"/>
        </w:numPr>
      </w:pPr>
      <w:bookmarkStart w:id="2854" w:name="_Toc226035178"/>
      <w:r w:rsidRPr="0062074F">
        <w:t>Introduction</w:t>
      </w:r>
      <w:bookmarkEnd w:id="2854"/>
    </w:p>
    <w:p w14:paraId="6ACBFA69" w14:textId="11F6F715" w:rsidR="001A0951" w:rsidRPr="0062074F" w:rsidRDefault="00624B58" w:rsidP="001C1CAB">
      <w:pPr>
        <w:jc w:val="both"/>
      </w:pPr>
      <w:r w:rsidRPr="0062074F">
        <w:t>T</w:t>
      </w:r>
      <w:r w:rsidR="006309CB" w:rsidRPr="0062074F">
        <w:t>hinning algorithms resize symbols and ensure they do not conflict on screen</w:t>
      </w:r>
      <w:r w:rsidRPr="0062074F">
        <w:t xml:space="preserve">. </w:t>
      </w:r>
      <w:r w:rsidR="009802FD" w:rsidRPr="0062074F">
        <w:t xml:space="preserve">Thinning is only required when zooming within the visible scale range (maximum – minimum display scale) of a dataset. </w:t>
      </w:r>
      <w:r w:rsidR="006309CB" w:rsidRPr="0062074F">
        <w:t xml:space="preserve">The </w:t>
      </w:r>
      <w:ins w:id="2855" w:author="Birklhuber Bernd" w:date="2026-08-07T13:24:00Z">
        <w:r w:rsidR="006B353A">
          <w:t xml:space="preserve">Inland </w:t>
        </w:r>
      </w:ins>
      <w:r w:rsidRPr="0062074F">
        <w:t xml:space="preserve">ECDIS </w:t>
      </w:r>
      <w:ins w:id="2856" w:author="Birklhuber Bernd" w:date="2026-08-07T13:24:00Z">
        <w:r w:rsidR="006B353A">
          <w:t>and</w:t>
        </w:r>
      </w:ins>
      <w:ins w:id="2857" w:author="Birklhuber Bernd" w:date="2026-08-21T13:56:00Z">
        <w:r w:rsidR="00D977D2">
          <w:t xml:space="preserve"> Inland</w:t>
        </w:r>
      </w:ins>
      <w:ins w:id="2858" w:author="Birklhuber Bernd" w:date="2026-08-07T13:24:00Z">
        <w:r w:rsidR="006B353A">
          <w:t xml:space="preserve"> ECS </w:t>
        </w:r>
      </w:ins>
      <w:r w:rsidR="006309CB" w:rsidRPr="0062074F">
        <w:t>implementer must use a thinning algorithm</w:t>
      </w:r>
      <w:r w:rsidRPr="0062074F">
        <w:t xml:space="preserve"> to reduce the possibility of screen clutter. </w:t>
      </w:r>
      <w:r w:rsidR="001A0951" w:rsidRPr="0062074F">
        <w:t xml:space="preserve">The algorithm described meets these requirements but implementers may </w:t>
      </w:r>
      <w:r w:rsidRPr="0062074F">
        <w:t xml:space="preserve">also </w:t>
      </w:r>
      <w:r w:rsidR="001A0951" w:rsidRPr="0062074F">
        <w:t>use their own.</w:t>
      </w:r>
    </w:p>
    <w:p w14:paraId="154AF557" w14:textId="77777777" w:rsidR="00E85AE1" w:rsidRPr="0062074F" w:rsidRDefault="00E85AE1">
      <w:pPr>
        <w:pStyle w:val="berschrift2"/>
        <w:numPr>
          <w:ilvl w:val="1"/>
          <w:numId w:val="98"/>
        </w:numPr>
      </w:pPr>
      <w:bookmarkStart w:id="2859" w:name="_Toc226035179"/>
      <w:r w:rsidRPr="0062074F">
        <w:t>Regularly gridded data</w:t>
      </w:r>
      <w:bookmarkEnd w:id="2859"/>
    </w:p>
    <w:p w14:paraId="77B2CFE9" w14:textId="77777777" w:rsidR="00E85AE1" w:rsidRPr="0062074F" w:rsidRDefault="00E85AE1" w:rsidP="00E85AE1">
      <w:pPr>
        <w:spacing w:after="120" w:line="240" w:lineRule="auto"/>
        <w:jc w:val="both"/>
      </w:pPr>
      <w:r w:rsidRPr="0062074F">
        <w:t xml:space="preserve">Let the grid cell’s diagonal for the </w:t>
      </w:r>
      <w:proofErr w:type="spellStart"/>
      <w:r w:rsidRPr="0062074F">
        <w:t>unthinned</w:t>
      </w:r>
      <w:proofErr w:type="spellEnd"/>
      <w:r w:rsidRPr="0062074F">
        <w:t xml:space="preserve"> grid at the current display scale be given by </w:t>
      </w:r>
      <w:r w:rsidRPr="0062074F">
        <w:rPr>
          <w:i/>
          <w:iCs/>
        </w:rPr>
        <w:t>D</w:t>
      </w:r>
      <w:r w:rsidRPr="0062074F">
        <w:t xml:space="preserve"> mm. Note that </w:t>
      </w:r>
      <w:r w:rsidRPr="0062074F">
        <w:rPr>
          <w:i/>
          <w:iCs/>
        </w:rPr>
        <w:t>D</w:t>
      </w:r>
      <w:r w:rsidRPr="0062074F">
        <w:t xml:space="preserve"> is dependent on the dataset and the characteristics of the viewing monitor. If every </w:t>
      </w:r>
      <w:r w:rsidRPr="0062074F">
        <w:rPr>
          <w:i/>
          <w:iCs/>
        </w:rPr>
        <w:t>n</w:t>
      </w:r>
      <w:r w:rsidRPr="0062074F">
        <w:rPr>
          <w:i/>
          <w:iCs/>
          <w:vertAlign w:val="superscript"/>
        </w:rPr>
        <w:t>th</w:t>
      </w:r>
      <w:r w:rsidRPr="0062074F">
        <w:t xml:space="preserve"> cell is displayed, the displayed spacing is </w:t>
      </w:r>
      <w:proofErr w:type="spellStart"/>
      <w:r w:rsidRPr="0062074F">
        <w:rPr>
          <w:i/>
          <w:iCs/>
        </w:rPr>
        <w:t>nD</w:t>
      </w:r>
      <w:proofErr w:type="spellEnd"/>
      <w:r w:rsidRPr="0062074F">
        <w:t xml:space="preserve">. Next, suppose the maximum dimension of the largest scaled symbol in the displayed field is </w:t>
      </w:r>
      <w:proofErr w:type="spellStart"/>
      <w:r w:rsidRPr="0062074F">
        <w:rPr>
          <w:i/>
          <w:iCs/>
        </w:rPr>
        <w:t>Lsmax</w:t>
      </w:r>
      <w:proofErr w:type="spellEnd"/>
      <w:r w:rsidRPr="0062074F">
        <w:t xml:space="preserve"> mm. Then the ratio </w:t>
      </w:r>
      <w:r w:rsidRPr="0062074F">
        <w:rPr>
          <w:i/>
          <w:iCs/>
        </w:rPr>
        <w:t>R</w:t>
      </w:r>
      <w:r w:rsidRPr="0062074F">
        <w:t xml:space="preserve"> of the maximum symbol dimension to the displayed grid spacing is constrained to be less than a prescribed maximum value, </w:t>
      </w:r>
      <w:proofErr w:type="spellStart"/>
      <w:r w:rsidRPr="0062074F">
        <w:rPr>
          <w:i/>
          <w:iCs/>
        </w:rPr>
        <w:t>Rmax</w:t>
      </w:r>
      <w:proofErr w:type="spellEnd"/>
      <w:r w:rsidRPr="0062074F">
        <w:t xml:space="preserve">. A typical value for </w:t>
      </w:r>
      <w:proofErr w:type="spellStart"/>
      <w:r w:rsidRPr="0062074F">
        <w:rPr>
          <w:i/>
          <w:iCs/>
        </w:rPr>
        <w:t>Rmax</w:t>
      </w:r>
      <w:proofErr w:type="spellEnd"/>
      <w:r w:rsidRPr="0062074F">
        <w:t xml:space="preserve"> can be taken to be 0.5. (Given that on a navigation display there may be point features from other products within the extent of the grid, </w:t>
      </w:r>
      <w:proofErr w:type="spellStart"/>
      <w:r w:rsidRPr="0062074F">
        <w:rPr>
          <w:i/>
          <w:iCs/>
        </w:rPr>
        <w:t>Rmax</w:t>
      </w:r>
      <w:proofErr w:type="spellEnd"/>
      <w:r w:rsidRPr="0062074F">
        <w:rPr>
          <w:i/>
          <w:iCs/>
        </w:rPr>
        <w:t>=0.5</w:t>
      </w:r>
      <w:r w:rsidRPr="0062074F">
        <w:t xml:space="preserve"> may be too high for practical use; the optimal value of </w:t>
      </w:r>
      <w:proofErr w:type="spellStart"/>
      <w:r w:rsidRPr="0062074F">
        <w:rPr>
          <w:i/>
          <w:iCs/>
        </w:rPr>
        <w:t>Rmax</w:t>
      </w:r>
      <w:proofErr w:type="spellEnd"/>
      <w:r w:rsidRPr="0062074F">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62074F"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62074F" w:rsidRDefault="00E85AE1" w:rsidP="00E85AE1">
      <w:pPr>
        <w:spacing w:after="120" w:line="240" w:lineRule="auto"/>
        <w:jc w:val="both"/>
      </w:pPr>
      <w:r w:rsidRPr="0062074F">
        <w:t xml:space="preserve">If the above inequality cannot be met with increment </w:t>
      </w:r>
      <w:r w:rsidRPr="0062074F">
        <w:rPr>
          <w:i/>
          <w:iCs/>
        </w:rPr>
        <w:t>n</w:t>
      </w:r>
      <w:r w:rsidRPr="0062074F">
        <w:t xml:space="preserve"> equal to 1, then a new value for </w:t>
      </w:r>
      <w:r w:rsidRPr="0062074F">
        <w:rPr>
          <w:i/>
          <w:iCs/>
        </w:rPr>
        <w:t>n</w:t>
      </w:r>
      <w:r w:rsidRPr="0062074F">
        <w:t xml:space="preserve"> is computed by the following formula:</w:t>
      </w:r>
    </w:p>
    <w:p w14:paraId="096CEA46" w14:textId="77777777" w:rsidR="00E85AE1" w:rsidRPr="0062074F"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62074F" w:rsidRDefault="00E85AE1" w:rsidP="00E85AE1">
      <w:pPr>
        <w:spacing w:after="120" w:line="240" w:lineRule="auto"/>
        <w:jc w:val="both"/>
      </w:pPr>
      <w:r w:rsidRPr="0062074F">
        <w:t xml:space="preserve">Where </w:t>
      </w:r>
      <w:proofErr w:type="gramStart"/>
      <w:r w:rsidRPr="0062074F">
        <w:rPr>
          <w:i/>
          <w:iCs/>
        </w:rPr>
        <w:t>fix(</w:t>
      </w:r>
      <w:proofErr w:type="gramEnd"/>
      <w:r w:rsidRPr="0062074F">
        <w:rPr>
          <w:i/>
          <w:iCs/>
        </w:rPr>
        <w:t>)</w:t>
      </w:r>
      <w:r w:rsidRPr="0062074F">
        <w:t xml:space="preserve"> is a function that returns the truncated integer value of its argument. For plotting, arrows at every </w:t>
      </w:r>
      <w:r w:rsidRPr="0062074F">
        <w:rPr>
          <w:i/>
          <w:iCs/>
        </w:rPr>
        <w:t>n</w:t>
      </w:r>
      <w:r w:rsidRPr="0062074F">
        <w:rPr>
          <w:i/>
          <w:iCs/>
          <w:vertAlign w:val="superscript"/>
        </w:rPr>
        <w:t>th</w:t>
      </w:r>
      <w:r w:rsidRPr="0062074F">
        <w:t xml:space="preserve"> column and every </w:t>
      </w:r>
      <w:r w:rsidRPr="0062074F">
        <w:rPr>
          <w:i/>
          <w:iCs/>
        </w:rPr>
        <w:t>n</w:t>
      </w:r>
      <w:r w:rsidRPr="0062074F">
        <w:rPr>
          <w:i/>
          <w:iCs/>
          <w:vertAlign w:val="superscript"/>
        </w:rPr>
        <w:t>th</w:t>
      </w:r>
      <w:r w:rsidRPr="0062074F">
        <w:t xml:space="preserve"> row are drawn, making sure that the row and column with the maximum-size symbol is drawn. The value of </w:t>
      </w:r>
      <w:r w:rsidRPr="0062074F">
        <w:rPr>
          <w:i/>
          <w:iCs/>
        </w:rPr>
        <w:t>n</w:t>
      </w:r>
      <w:r w:rsidRPr="0062074F">
        <w:t xml:space="preserve"> must be calculated by the system. It also requires identifying a “seed point,” a grid point with the maximum-size symbol from which counting starts. Designating this seed point as </w:t>
      </w:r>
      <w:r w:rsidRPr="0062074F">
        <w:rPr>
          <w:i/>
          <w:iCs/>
        </w:rPr>
        <w:t>(x</w:t>
      </w:r>
      <w:r w:rsidRPr="0062074F">
        <w:rPr>
          <w:i/>
          <w:iCs/>
          <w:vertAlign w:val="subscript"/>
        </w:rPr>
        <w:t>0</w:t>
      </w:r>
      <w:r w:rsidRPr="0062074F">
        <w:rPr>
          <w:i/>
          <w:iCs/>
        </w:rPr>
        <w:t>, y</w:t>
      </w:r>
      <w:r w:rsidRPr="0062074F">
        <w:rPr>
          <w:i/>
          <w:iCs/>
          <w:vertAlign w:val="subscript"/>
        </w:rPr>
        <w:t>0</w:t>
      </w:r>
      <w:r w:rsidRPr="0062074F">
        <w:rPr>
          <w:i/>
          <w:iCs/>
        </w:rPr>
        <w:t>)</w:t>
      </w:r>
      <w:r w:rsidRPr="0062074F">
        <w:t>, the grid points where symbols are drawn are given by:</w:t>
      </w:r>
    </w:p>
    <w:p w14:paraId="47C58E2E"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62074F" w:rsidRDefault="00E85AE1" w:rsidP="00E85AE1">
      <w:pPr>
        <w:spacing w:line="240" w:lineRule="auto"/>
      </w:pPr>
      <w:r w:rsidRPr="0062074F">
        <w:t>This algorithm assumes the grid spacing can be represented by its cell diagonal. It can be adapted to allow for symbols that are aligned parallel to grid axes or for rectangular cells.</w:t>
      </w:r>
    </w:p>
    <w:p w14:paraId="045503D5" w14:textId="0F79D05E" w:rsidR="00E85AE1" w:rsidRPr="0062074F" w:rsidRDefault="00E85AE1" w:rsidP="00E85AE1">
      <w:pPr>
        <w:spacing w:after="120" w:line="240" w:lineRule="auto"/>
        <w:jc w:val="both"/>
      </w:pPr>
      <w:r w:rsidRPr="0062074F">
        <w:t>The Figures below illustrate the use of this algorithm.</w:t>
      </w:r>
      <w:r w:rsidR="00D46A50">
        <w:t xml:space="preserve"> Figure G-1-1 </w:t>
      </w:r>
      <w:r w:rsidRPr="0062074F">
        <w:t xml:space="preserve">depicts a grid coverage feature symbolised by arrows of dimensions varying according to the value of an attribute at the grid point. </w:t>
      </w:r>
      <w:r w:rsidR="00D46A50">
        <w:t xml:space="preserve">Figure G-1.2 </w:t>
      </w:r>
      <w:r w:rsidRPr="0062074F">
        <w:t xml:space="preserve">depicts the same data thinned with </w:t>
      </w:r>
      <w:proofErr w:type="spellStart"/>
      <w:r w:rsidRPr="0062074F">
        <w:rPr>
          <w:i/>
          <w:iCs/>
        </w:rPr>
        <w:t>Rmax</w:t>
      </w:r>
      <w:proofErr w:type="spellEnd"/>
      <w:r w:rsidRPr="0062074F">
        <w:t xml:space="preserve"> = 0.5 (outline-only arrows are suppressed). </w:t>
      </w:r>
      <w:r w:rsidR="00D46A50">
        <w:t xml:space="preserve">Figure G-1.3 </w:t>
      </w:r>
      <w:r w:rsidRPr="0062074F">
        <w:t xml:space="preserve">depicts the thinning of the same data with </w:t>
      </w:r>
      <w:proofErr w:type="spellStart"/>
      <w:r w:rsidRPr="0062074F">
        <w:rPr>
          <w:i/>
          <w:iCs/>
        </w:rPr>
        <w:t>Rmax</w:t>
      </w:r>
      <w:proofErr w:type="spellEnd"/>
      <w:r w:rsidRPr="0062074F">
        <w:t xml:space="preserve"> = 0.33. The nominal</w:t>
      </w:r>
      <w:r w:rsidRPr="0062074F">
        <w:rPr>
          <w:rStyle w:val="Funotenzeichen"/>
          <w:noProof w:val="0"/>
          <w:sz w:val="20"/>
          <w:vertAlign w:val="superscript"/>
          <w:lang w:val="en-GB"/>
        </w:rPr>
        <w:footnoteReference w:id="12"/>
      </w:r>
      <w:r w:rsidRPr="0062074F">
        <w:t xml:space="preserve"> dimensions and parameters for the three cases are:</w:t>
      </w:r>
    </w:p>
    <w:p w14:paraId="4C80AB84" w14:textId="77777777" w:rsidR="00E85AE1" w:rsidRPr="0062074F" w:rsidRDefault="00E85AE1" w:rsidP="00E85AE1">
      <w:pPr>
        <w:spacing w:after="120" w:line="240" w:lineRule="auto"/>
        <w:jc w:val="both"/>
      </w:pPr>
      <w:r w:rsidRPr="0062074F">
        <w:t>Grid spacing at the display scale (</w:t>
      </w:r>
      <w:r w:rsidRPr="0062074F">
        <w:rPr>
          <w:i/>
          <w:iCs/>
        </w:rPr>
        <w:t>D</w:t>
      </w:r>
      <w:r w:rsidRPr="0062074F">
        <w:t>): 36mm (grid diagonal).</w:t>
      </w:r>
    </w:p>
    <w:p w14:paraId="7F40C192" w14:textId="77777777" w:rsidR="00E85AE1" w:rsidRPr="0062074F" w:rsidRDefault="00E85AE1" w:rsidP="00E85AE1">
      <w:pPr>
        <w:spacing w:after="60" w:line="240" w:lineRule="auto"/>
        <w:jc w:val="both"/>
      </w:pPr>
      <w:r w:rsidRPr="0062074F">
        <w:t>Scaling of symbols by data attribute values at grid points produced symbols of four sizes (arrow length):</w:t>
      </w:r>
    </w:p>
    <w:p w14:paraId="724EFE17" w14:textId="77777777" w:rsidR="00E85AE1" w:rsidRPr="0062074F" w:rsidRDefault="00E85AE1">
      <w:pPr>
        <w:pStyle w:val="Listenabsatz"/>
        <w:numPr>
          <w:ilvl w:val="0"/>
          <w:numId w:val="26"/>
        </w:numPr>
        <w:spacing w:after="60" w:line="240" w:lineRule="auto"/>
        <w:jc w:val="both"/>
      </w:pPr>
      <w:r w:rsidRPr="0062074F">
        <w:t xml:space="preserve">L0 = 30.4mm = </w:t>
      </w:r>
      <w:proofErr w:type="spellStart"/>
      <w:r w:rsidRPr="0062074F">
        <w:rPr>
          <w:i/>
          <w:iCs/>
        </w:rPr>
        <w:t>Lsmax</w:t>
      </w:r>
      <w:proofErr w:type="spellEnd"/>
    </w:p>
    <w:p w14:paraId="5B76A287" w14:textId="77777777" w:rsidR="00E85AE1" w:rsidRPr="0062074F" w:rsidRDefault="00E85AE1">
      <w:pPr>
        <w:pStyle w:val="Listenabsatz"/>
        <w:numPr>
          <w:ilvl w:val="0"/>
          <w:numId w:val="26"/>
        </w:numPr>
        <w:spacing w:after="60" w:line="240" w:lineRule="auto"/>
        <w:jc w:val="both"/>
      </w:pPr>
      <w:r w:rsidRPr="0062074F">
        <w:lastRenderedPageBreak/>
        <w:t>L1 = 17.7mm</w:t>
      </w:r>
    </w:p>
    <w:p w14:paraId="7145FDB7" w14:textId="77777777" w:rsidR="00E85AE1" w:rsidRPr="0062074F" w:rsidRDefault="00E85AE1">
      <w:pPr>
        <w:pStyle w:val="Listenabsatz"/>
        <w:numPr>
          <w:ilvl w:val="0"/>
          <w:numId w:val="26"/>
        </w:numPr>
        <w:spacing w:after="60" w:line="240" w:lineRule="auto"/>
        <w:jc w:val="both"/>
      </w:pPr>
      <w:r w:rsidRPr="0062074F">
        <w:t>L2 = 16.2mm</w:t>
      </w:r>
    </w:p>
    <w:p w14:paraId="25234C2B" w14:textId="77777777" w:rsidR="00E85AE1" w:rsidRPr="0062074F" w:rsidRDefault="00E85AE1">
      <w:pPr>
        <w:pStyle w:val="Listenabsatz"/>
        <w:numPr>
          <w:ilvl w:val="0"/>
          <w:numId w:val="26"/>
        </w:numPr>
        <w:spacing w:after="120" w:line="240" w:lineRule="auto"/>
        <w:jc w:val="both"/>
      </w:pPr>
      <w:r w:rsidRPr="0062074F">
        <w:t>L3 = 12.7mm</w:t>
      </w:r>
    </w:p>
    <w:p w14:paraId="562DDCAB" w14:textId="77777777" w:rsidR="00E85AE1" w:rsidRPr="0062074F" w:rsidRDefault="00E85AE1" w:rsidP="00E85AE1">
      <w:pPr>
        <w:keepNext/>
        <w:spacing w:line="240" w:lineRule="auto"/>
        <w:jc w:val="center"/>
      </w:pPr>
      <w:r w:rsidRPr="0062074F">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77">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62074F" w:rsidRDefault="00E85AE1" w:rsidP="00E85AE1">
      <w:pPr>
        <w:pStyle w:val="Beschriftung"/>
        <w:spacing w:line="240" w:lineRule="auto"/>
        <w:jc w:val="center"/>
      </w:pPr>
      <w:r w:rsidRPr="0062074F">
        <w:t xml:space="preserve">Figure </w:t>
      </w:r>
      <w:r w:rsidR="00BE7834" w:rsidRPr="0062074F">
        <w:t>G-1-1</w:t>
      </w:r>
      <w:r w:rsidRPr="0062074F">
        <w:t xml:space="preserve"> - Grid without thinning</w:t>
      </w:r>
    </w:p>
    <w:p w14:paraId="5B2FD644"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0.5, with </w:t>
      </w:r>
      <w:r w:rsidRPr="0062074F">
        <w:rPr>
          <w:i/>
          <w:iCs/>
        </w:rPr>
        <w:t>n</w:t>
      </w:r>
      <w:r w:rsidRPr="0062074F">
        <w:t xml:space="preserve"> = 1, the value of </w:t>
      </w:r>
      <w:r w:rsidRPr="0062074F">
        <w:rPr>
          <w:i/>
          <w:iCs/>
        </w:rPr>
        <w:t>R</w:t>
      </w:r>
      <w:r w:rsidRPr="0062074F">
        <w:t xml:space="preserve"> is greater than </w:t>
      </w:r>
      <w:proofErr w:type="spellStart"/>
      <w:r w:rsidRPr="0062074F">
        <w:rPr>
          <w:i/>
          <w:iCs/>
        </w:rPr>
        <w:t>Rmax</w:t>
      </w:r>
      <w:proofErr w:type="spellEnd"/>
      <w:r w:rsidRPr="0062074F">
        <w:t>:</w:t>
      </w:r>
    </w:p>
    <w:p w14:paraId="553BD3B5"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62074F" w:rsidRDefault="00E85AE1" w:rsidP="00E85AE1">
      <w:pPr>
        <w:spacing w:after="120" w:line="240" w:lineRule="auto"/>
        <w:jc w:val="both"/>
      </w:pPr>
      <w:r w:rsidRPr="0062074F">
        <w:t xml:space="preserve">Applying the formula for computing </w:t>
      </w:r>
      <w:r w:rsidRPr="0062074F">
        <w:rPr>
          <w:i/>
          <w:iCs/>
        </w:rPr>
        <w:t>n</w:t>
      </w:r>
      <w:r w:rsidRPr="0062074F">
        <w:t>:</w:t>
      </w:r>
    </w:p>
    <w:p w14:paraId="6A8442B8"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62074F" w:rsidRDefault="00E85AE1" w:rsidP="00E85AE1">
      <w:pPr>
        <w:spacing w:after="120" w:line="240" w:lineRule="auto"/>
        <w:jc w:val="both"/>
      </w:pPr>
      <w:r w:rsidRPr="0062074F">
        <w:t xml:space="preserve">Counting in row-major order from the grid origin </w:t>
      </w:r>
      <w:r w:rsidRPr="0062074F">
        <w:rPr>
          <w:i/>
          <w:iCs/>
        </w:rPr>
        <w:t>(0,0)</w:t>
      </w:r>
      <w:r w:rsidRPr="0062074F">
        <w:t xml:space="preserve">, the first symbol of size </w:t>
      </w:r>
      <w:proofErr w:type="spellStart"/>
      <w:r w:rsidRPr="0062074F">
        <w:rPr>
          <w:i/>
          <w:iCs/>
        </w:rPr>
        <w:t>Lsmax</w:t>
      </w:r>
      <w:proofErr w:type="spellEnd"/>
      <w:r w:rsidRPr="0062074F">
        <w:t xml:space="preserve"> is located at </w:t>
      </w:r>
      <w:r w:rsidRPr="0062074F">
        <w:rPr>
          <w:i/>
          <w:iCs/>
        </w:rPr>
        <w:t>(1,1)</w:t>
      </w:r>
      <w:r w:rsidRPr="0062074F">
        <w:t xml:space="preserve">. Denoting this point as the seed point </w:t>
      </w:r>
      <w:r w:rsidRPr="0062074F">
        <w:rPr>
          <w:i/>
          <w:iCs/>
        </w:rPr>
        <w:t>(x0, y0)</w:t>
      </w:r>
      <w:r w:rsidRPr="0062074F">
        <w:t>, the only grid points where symbols are displayed are:</w:t>
      </w:r>
    </w:p>
    <w:p w14:paraId="7E560EE6"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62074F" w:rsidRDefault="00E85AE1" w:rsidP="00E85AE1">
      <w:pPr>
        <w:spacing w:after="120" w:line="240" w:lineRule="auto"/>
        <w:jc w:val="both"/>
      </w:pPr>
      <w:r w:rsidRPr="0062074F">
        <w:t xml:space="preserve">The results are depicted in </w:t>
      </w:r>
      <w:r w:rsidR="00624B58" w:rsidRPr="0062074F">
        <w:t>the following figure.</w:t>
      </w:r>
    </w:p>
    <w:p w14:paraId="2F83C50F" w14:textId="77777777" w:rsidR="00E85AE1" w:rsidRPr="0062074F" w:rsidRDefault="00E85AE1" w:rsidP="00E85AE1">
      <w:pPr>
        <w:spacing w:line="240" w:lineRule="auto"/>
      </w:pPr>
    </w:p>
    <w:p w14:paraId="6D2B8DBD"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159A734B" wp14:editId="70A175E5">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62074F" w:rsidRDefault="00E85AE1" w:rsidP="00E85AE1">
      <w:pPr>
        <w:pStyle w:val="Beschriftung"/>
        <w:spacing w:after="120" w:line="240" w:lineRule="auto"/>
        <w:jc w:val="center"/>
      </w:pPr>
      <w:r w:rsidRPr="0062074F">
        <w:t>Figure</w:t>
      </w:r>
      <w:r w:rsidR="00BE7834" w:rsidRPr="0062074F">
        <w:t xml:space="preserve"> G-1-2</w:t>
      </w:r>
      <w:r w:rsidRPr="0062074F">
        <w:t xml:space="preserve"> - Grid thinned with </w:t>
      </w:r>
      <w:proofErr w:type="spellStart"/>
      <w:r w:rsidRPr="0062074F">
        <w:rPr>
          <w:i/>
          <w:iCs/>
        </w:rPr>
        <w:t>Rmax</w:t>
      </w:r>
      <w:proofErr w:type="spellEnd"/>
      <w:r w:rsidRPr="0062074F">
        <w:t xml:space="preserve"> = 0.5</w:t>
      </w:r>
    </w:p>
    <w:p w14:paraId="2A404AB6" w14:textId="77777777" w:rsidR="00E85AE1" w:rsidRPr="0062074F" w:rsidRDefault="00E85AE1" w:rsidP="00E85AE1">
      <w:pPr>
        <w:spacing w:line="240" w:lineRule="auto"/>
      </w:pPr>
    </w:p>
    <w:p w14:paraId="7F7EE1A9"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0.33, the formula for </w:t>
      </w:r>
      <w:r w:rsidRPr="0062074F">
        <w:rPr>
          <w:i/>
          <w:iCs/>
        </w:rPr>
        <w:t>n</w:t>
      </w:r>
      <w:r w:rsidRPr="0062074F">
        <w:t xml:space="preserve"> yields:</w:t>
      </w:r>
    </w:p>
    <w:p w14:paraId="41A3FD6A" w14:textId="77777777" w:rsidR="00E85AE1" w:rsidRPr="0062074F"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62074F" w:rsidRDefault="00E85AE1" w:rsidP="00E85AE1">
      <w:pPr>
        <w:spacing w:after="120" w:line="240" w:lineRule="auto"/>
        <w:jc w:val="both"/>
      </w:pPr>
      <w:r w:rsidRPr="0062074F">
        <w:t>and</w:t>
      </w:r>
    </w:p>
    <w:p w14:paraId="18A685DE" w14:textId="77777777" w:rsidR="00E85AE1" w:rsidRPr="0062074F"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62074F" w:rsidRDefault="00E85AE1" w:rsidP="00E85AE1">
      <w:pPr>
        <w:spacing w:after="120" w:line="240" w:lineRule="auto"/>
        <w:jc w:val="both"/>
      </w:pPr>
      <w:r w:rsidRPr="0062074F">
        <w:t xml:space="preserve"> The results are shown in </w:t>
      </w:r>
      <w:r w:rsidR="00624B58" w:rsidRPr="0062074F">
        <w:t>Figure 10.</w:t>
      </w:r>
    </w:p>
    <w:p w14:paraId="54085C59" w14:textId="77777777" w:rsidR="00E85AE1" w:rsidRPr="0062074F" w:rsidRDefault="00E85AE1" w:rsidP="00E85AE1">
      <w:pPr>
        <w:spacing w:line="240" w:lineRule="auto"/>
      </w:pPr>
    </w:p>
    <w:p w14:paraId="5FCB9DF8"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4B583DDC" wp14:editId="2E182DCA">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62074F" w:rsidRDefault="00E85AE1" w:rsidP="00E85AE1">
      <w:pPr>
        <w:pStyle w:val="Beschriftung"/>
        <w:spacing w:after="120" w:line="240" w:lineRule="auto"/>
        <w:jc w:val="center"/>
      </w:pPr>
      <w:r w:rsidRPr="0062074F">
        <w:t xml:space="preserve">Figure </w:t>
      </w:r>
      <w:r w:rsidR="00BE7834" w:rsidRPr="0062074F">
        <w:t xml:space="preserve">G-1-3 </w:t>
      </w:r>
      <w:r w:rsidRPr="0062074F">
        <w:t xml:space="preserve">- Grid thinned with </w:t>
      </w:r>
      <w:proofErr w:type="spellStart"/>
      <w:r w:rsidRPr="0062074F">
        <w:rPr>
          <w:i/>
          <w:iCs/>
        </w:rPr>
        <w:t>Rmax</w:t>
      </w:r>
      <w:proofErr w:type="spellEnd"/>
      <w:r w:rsidRPr="0062074F">
        <w:t xml:space="preserve"> = 0.33</w:t>
      </w:r>
    </w:p>
    <w:p w14:paraId="166C94CD" w14:textId="186A7DBE" w:rsidR="00E85AE1" w:rsidRPr="0062074F" w:rsidRDefault="00E85AE1" w:rsidP="00E85AE1">
      <w:pPr>
        <w:spacing w:after="120" w:line="240" w:lineRule="auto"/>
        <w:jc w:val="both"/>
      </w:pPr>
      <w:r w:rsidRPr="0062074F">
        <w:t>The algorithm may hide significant characteristics of the data; for example, counting displayable rows and columns starting with the first instance of a maximised symbol may suppress significant information in nearby grid points and produce the wrong overall impression. In</w:t>
      </w:r>
      <w:r w:rsidR="003D2C33" w:rsidRPr="0062074F">
        <w:t xml:space="preserve"> Figure G-1.3</w:t>
      </w:r>
      <w:r w:rsidRPr="0062074F">
        <w:t>, row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62074F" w:rsidRDefault="00E85AE1" w:rsidP="00E85AE1">
      <w:pPr>
        <w:spacing w:after="120" w:line="240" w:lineRule="auto"/>
        <w:jc w:val="both"/>
      </w:pPr>
      <w:r w:rsidRPr="0062074F">
        <w:t xml:space="preserve">Grid diagonal as a measure of cell spacing is more suitable for grids where cell dimensions along both axes are approximately equal in display units (that is, in millimetres at the display scale); if there are significant differences, the </w:t>
      </w:r>
      <w:r w:rsidRPr="0062074F">
        <w:rPr>
          <w:i/>
          <w:iCs/>
        </w:rPr>
        <w:t>D</w:t>
      </w:r>
      <w:r w:rsidRPr="0062074F">
        <w:t xml:space="preserve"> and </w:t>
      </w:r>
      <w:proofErr w:type="spellStart"/>
      <w:r w:rsidRPr="0062074F">
        <w:rPr>
          <w:i/>
          <w:iCs/>
        </w:rPr>
        <w:t>Rmax</w:t>
      </w:r>
      <w:proofErr w:type="spellEnd"/>
      <w:r w:rsidRPr="0062074F">
        <w:t xml:space="preserve"> parameters will need to be different for the two axes.</w:t>
      </w:r>
    </w:p>
    <w:p w14:paraId="1BF8B37A" w14:textId="77777777" w:rsidR="00E85AE1" w:rsidRPr="0062074F" w:rsidRDefault="00E85AE1" w:rsidP="00E85AE1">
      <w:pPr>
        <w:spacing w:after="120" w:line="240" w:lineRule="auto"/>
        <w:jc w:val="both"/>
      </w:pPr>
      <w:r w:rsidRPr="0062074F">
        <w:t xml:space="preserve">Execution of this algorithm would be faster if the grid coordinates of the seed point </w:t>
      </w:r>
      <w:r w:rsidRPr="0062074F">
        <w:rPr>
          <w:i/>
          <w:iCs/>
        </w:rPr>
        <w:t>(x0, y0)</w:t>
      </w:r>
      <w:r w:rsidRPr="0062074F">
        <w:t xml:space="preserve"> are known in advance, either encoded by the producer as instance metadata, or calculated when the dataset is ingested into the system. S-100 does not yet provide a standard way of encoding this information.</w:t>
      </w:r>
    </w:p>
    <w:p w14:paraId="2F0A1F7F" w14:textId="7EAC6FE2" w:rsidR="00E85AE1" w:rsidRPr="0062074F" w:rsidRDefault="00E85AE1" w:rsidP="00E85AE1">
      <w:pPr>
        <w:spacing w:after="60" w:line="240" w:lineRule="auto"/>
        <w:jc w:val="both"/>
      </w:pPr>
      <w:r w:rsidRPr="0062074F">
        <w:t>Manufa</w:t>
      </w:r>
      <w:r w:rsidR="003B29CE">
        <w:t>c</w:t>
      </w:r>
      <w:r w:rsidRPr="0062074F">
        <w:t>turers may extend or adapt this algorithm in various ways, for example:</w:t>
      </w:r>
    </w:p>
    <w:p w14:paraId="32670C40" w14:textId="77777777" w:rsidR="00E85AE1" w:rsidRPr="0062074F" w:rsidRDefault="00E85AE1">
      <w:pPr>
        <w:pStyle w:val="Listenabsatz"/>
        <w:numPr>
          <w:ilvl w:val="0"/>
          <w:numId w:val="27"/>
        </w:numPr>
        <w:spacing w:after="60" w:line="240" w:lineRule="auto"/>
        <w:jc w:val="both"/>
      </w:pPr>
      <w:r w:rsidRPr="0062074F">
        <w:t xml:space="preserve">Adapt </w:t>
      </w:r>
      <w:proofErr w:type="spellStart"/>
      <w:r w:rsidRPr="0062074F">
        <w:rPr>
          <w:i/>
          <w:iCs/>
        </w:rPr>
        <w:t>Rmax</w:t>
      </w:r>
      <w:proofErr w:type="spellEnd"/>
      <w:r w:rsidRPr="0062074F">
        <w:t xml:space="preserve"> to the shape and proportions of the symbol (that is, its perceived effect on the display).</w:t>
      </w:r>
    </w:p>
    <w:p w14:paraId="364DC72C" w14:textId="77777777" w:rsidR="00E85AE1" w:rsidRPr="0062074F" w:rsidRDefault="00E85AE1">
      <w:pPr>
        <w:pStyle w:val="Listenabsatz"/>
        <w:numPr>
          <w:ilvl w:val="0"/>
          <w:numId w:val="27"/>
        </w:numPr>
        <w:spacing w:after="60" w:line="240" w:lineRule="auto"/>
        <w:jc w:val="both"/>
      </w:pPr>
      <w:r w:rsidRPr="0062074F">
        <w:t xml:space="preserve">For grids with cells whose dimensions in display units are very different along different axes, use different </w:t>
      </w:r>
      <w:r w:rsidRPr="0062074F">
        <w:rPr>
          <w:i/>
          <w:iCs/>
        </w:rPr>
        <w:t>D</w:t>
      </w:r>
      <w:r w:rsidRPr="0062074F">
        <w:t xml:space="preserve"> and </w:t>
      </w:r>
      <w:proofErr w:type="spellStart"/>
      <w:r w:rsidRPr="0062074F">
        <w:rPr>
          <w:i/>
          <w:iCs/>
        </w:rPr>
        <w:t>Rmax</w:t>
      </w:r>
      <w:proofErr w:type="spellEnd"/>
      <w:r w:rsidRPr="0062074F">
        <w:t xml:space="preserve"> parameters for the two axes, giving different values of </w:t>
      </w:r>
      <w:r w:rsidRPr="0062074F">
        <w:rPr>
          <w:i/>
          <w:iCs/>
        </w:rPr>
        <w:t>n</w:t>
      </w:r>
      <w:r w:rsidRPr="0062074F">
        <w:t xml:space="preserve"> for different axes.</w:t>
      </w:r>
    </w:p>
    <w:p w14:paraId="60DEA73E" w14:textId="77777777" w:rsidR="00E85AE1" w:rsidRPr="0062074F" w:rsidRDefault="00E85AE1">
      <w:pPr>
        <w:pStyle w:val="Listenabsatz"/>
        <w:numPr>
          <w:ilvl w:val="0"/>
          <w:numId w:val="27"/>
        </w:numPr>
        <w:spacing w:after="60" w:line="240" w:lineRule="auto"/>
        <w:jc w:val="both"/>
      </w:pPr>
      <w:r w:rsidRPr="0062074F">
        <w:t xml:space="preserve">Pre-compute and cache the scale values where </w:t>
      </w:r>
      <w:r w:rsidRPr="0062074F">
        <w:rPr>
          <w:i/>
          <w:iCs/>
        </w:rPr>
        <w:t>n</w:t>
      </w:r>
      <w:r w:rsidRPr="0062074F">
        <w:t xml:space="preserve"> changes, so that suppression or revelation of symbols can be determined by the scale of the display.</w:t>
      </w:r>
    </w:p>
    <w:p w14:paraId="58C2E192" w14:textId="77777777" w:rsidR="00E85AE1" w:rsidRPr="0062074F" w:rsidRDefault="00E85AE1">
      <w:pPr>
        <w:pStyle w:val="Listenabsatz"/>
        <w:numPr>
          <w:ilvl w:val="0"/>
          <w:numId w:val="27"/>
        </w:numPr>
        <w:spacing w:after="120" w:line="240" w:lineRule="auto"/>
        <w:jc w:val="both"/>
      </w:pPr>
      <w:r w:rsidRPr="0062074F">
        <w:t>Adapt the determination of the seed point to show as many significant values as possible.</w:t>
      </w:r>
    </w:p>
    <w:p w14:paraId="47547508" w14:textId="77777777" w:rsidR="00E85AE1" w:rsidRPr="0062074F" w:rsidRDefault="00E85AE1" w:rsidP="00E85AE1">
      <w:pPr>
        <w:spacing w:after="120" w:line="240" w:lineRule="auto"/>
        <w:jc w:val="both"/>
      </w:pPr>
      <w:r w:rsidRPr="0062074F">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Pr="0062074F" w:rsidRDefault="00D343CC">
      <w:r w:rsidRPr="0062074F">
        <w:br w:type="page"/>
      </w:r>
    </w:p>
    <w:p w14:paraId="5A59A6D0" w14:textId="1D21CA7E" w:rsidR="00D343CC" w:rsidRPr="0062074F" w:rsidRDefault="00D343CC" w:rsidP="002D7DEE">
      <w:pPr>
        <w:pStyle w:val="berschrift1"/>
        <w:numPr>
          <w:ilvl w:val="0"/>
          <w:numId w:val="0"/>
        </w:numPr>
        <w:ind w:left="432" w:hanging="432"/>
        <w:jc w:val="center"/>
      </w:pPr>
      <w:bookmarkStart w:id="2860" w:name="_Toc226035180"/>
      <w:r w:rsidRPr="0062074F">
        <w:lastRenderedPageBreak/>
        <w:t xml:space="preserve">Appendix </w:t>
      </w:r>
      <w:r w:rsidR="00E93146" w:rsidRPr="0062074F">
        <w:t xml:space="preserve">H- </w:t>
      </w:r>
      <w:r w:rsidRPr="0062074F">
        <w:t xml:space="preserve">Import and Use of projected data on S-100 </w:t>
      </w:r>
      <w:ins w:id="2861" w:author="Birklhuber Bernd" w:date="2026-08-07T13:25:00Z">
        <w:r w:rsidR="006B353A">
          <w:t xml:space="preserve">Inland </w:t>
        </w:r>
      </w:ins>
      <w:r w:rsidRPr="0062074F">
        <w:t>ECDIS</w:t>
      </w:r>
      <w:bookmarkEnd w:id="2860"/>
      <w:ins w:id="2862" w:author="Birklhuber Bernd" w:date="2026-08-07T13:25:00Z">
        <w:r w:rsidR="006B353A">
          <w:t xml:space="preserve"> and </w:t>
        </w:r>
      </w:ins>
      <w:ins w:id="2863" w:author="Birklhuber Bernd" w:date="2026-08-21T13:56:00Z">
        <w:r w:rsidR="00D977D2">
          <w:t xml:space="preserve">Inland </w:t>
        </w:r>
      </w:ins>
      <w:ins w:id="2864" w:author="Birklhuber Bernd" w:date="2026-08-07T13:25:00Z">
        <w:r w:rsidR="006B353A">
          <w:t>ECS</w:t>
        </w:r>
      </w:ins>
    </w:p>
    <w:p w14:paraId="480DE3E4" w14:textId="6C131DB8" w:rsidR="00D343CC" w:rsidRPr="0062074F" w:rsidRDefault="00D343CC">
      <w:pPr>
        <w:pStyle w:val="berschrift1"/>
        <w:numPr>
          <w:ilvl w:val="0"/>
          <w:numId w:val="100"/>
        </w:numPr>
      </w:pPr>
      <w:bookmarkStart w:id="2865" w:name="_Toc226035181"/>
      <w:r w:rsidRPr="0062074F">
        <w:t>Introduction</w:t>
      </w:r>
      <w:bookmarkEnd w:id="2865"/>
    </w:p>
    <w:p w14:paraId="492C474C" w14:textId="5DD2CA3A" w:rsidR="001C665A" w:rsidRPr="0062074F" w:rsidRDefault="001C665A" w:rsidP="00E85AE1">
      <w:pPr>
        <w:spacing w:after="120" w:line="240" w:lineRule="auto"/>
        <w:jc w:val="both"/>
      </w:pPr>
      <w:r w:rsidRPr="0062074F">
        <w:t xml:space="preserve">The </w:t>
      </w:r>
      <w:ins w:id="2866" w:author="Birklhuber Bernd" w:date="2026-08-07T13:25:00Z">
        <w:r w:rsidR="006B353A">
          <w:t xml:space="preserve">Inland </w:t>
        </w:r>
      </w:ins>
      <w:r w:rsidRPr="0062074F">
        <w:t xml:space="preserve">ECDIS </w:t>
      </w:r>
      <w:ins w:id="2867" w:author="Birklhuber Bernd" w:date="2026-08-07T13:25:00Z">
        <w:r w:rsidR="006B353A">
          <w:t>and</w:t>
        </w:r>
      </w:ins>
      <w:ins w:id="2868" w:author="Birklhuber Bernd" w:date="2026-08-21T13:56:00Z">
        <w:r w:rsidR="00D977D2">
          <w:t xml:space="preserve"> Inland</w:t>
        </w:r>
      </w:ins>
      <w:ins w:id="2869" w:author="Birklhuber Bernd" w:date="2026-08-07T13:25:00Z">
        <w:r w:rsidR="006B353A">
          <w:t xml:space="preserve"> ECS </w:t>
        </w:r>
      </w:ins>
      <w:r w:rsidRPr="0062074F">
        <w:t xml:space="preserve">implementer must use an algorithm for </w:t>
      </w:r>
      <w:r w:rsidR="00D343CC" w:rsidRPr="0062074F">
        <w:t xml:space="preserve">the conversion of UTM coordinates to </w:t>
      </w:r>
      <w:r w:rsidR="00F13E78" w:rsidRPr="0062074F">
        <w:t>geographic</w:t>
      </w:r>
      <w:r w:rsidR="00D343CC" w:rsidRPr="0062074F">
        <w:t xml:space="preserve"> </w:t>
      </w:r>
      <w:r w:rsidR="00F13E78" w:rsidRPr="0062074F">
        <w:t>l</w:t>
      </w:r>
      <w:r w:rsidR="00D343CC" w:rsidRPr="0062074F">
        <w:t>atitude/longitude</w:t>
      </w:r>
      <w:r w:rsidR="005B58AA" w:rsidRPr="0062074F">
        <w:t>.</w:t>
      </w:r>
      <w:r w:rsidRPr="0062074F">
        <w:t xml:space="preserve"> The algorithm described meets these requirements but implementers may also use their own.</w:t>
      </w:r>
    </w:p>
    <w:p w14:paraId="37E26F1C" w14:textId="76D6CCCE" w:rsidR="00D343CC" w:rsidRPr="0062074F" w:rsidRDefault="005B58AA" w:rsidP="00E85AE1">
      <w:pPr>
        <w:spacing w:after="120" w:line="240" w:lineRule="auto"/>
        <w:jc w:val="both"/>
      </w:pPr>
      <w:r w:rsidRPr="0062074F">
        <w:t>Clause H-1.1 and H-1.2 provide a set of numbered, steps for the conversion calculations.</w:t>
      </w:r>
    </w:p>
    <w:p w14:paraId="1840A243" w14:textId="170114C8" w:rsidR="00F13E78" w:rsidRPr="0062074F" w:rsidRDefault="00D977D2" w:rsidP="00E85AE1">
      <w:pPr>
        <w:spacing w:after="120" w:line="240" w:lineRule="auto"/>
        <w:jc w:val="both"/>
      </w:pPr>
      <w:ins w:id="2870" w:author="Birklhuber Bernd" w:date="2026-08-21T13:56:00Z">
        <w:r>
          <w:t xml:space="preserve"> </w:t>
        </w:r>
      </w:ins>
    </w:p>
    <w:p w14:paraId="600F8A9B" w14:textId="77777777" w:rsidR="00F13E78" w:rsidRPr="0062074F" w:rsidRDefault="00F13E78">
      <w:pPr>
        <w:pStyle w:val="berschrift2"/>
        <w:numPr>
          <w:ilvl w:val="1"/>
          <w:numId w:val="100"/>
        </w:numPr>
      </w:pPr>
      <w:bookmarkStart w:id="2871" w:name="_Toc226035182"/>
      <w:r w:rsidRPr="0062074F">
        <w:t>Conversion from UTM to WGS 84</w:t>
      </w:r>
      <w:bookmarkEnd w:id="2871"/>
    </w:p>
    <w:p w14:paraId="4F454894" w14:textId="4BE73D6A" w:rsidR="00F13E78" w:rsidRPr="0062074F" w:rsidRDefault="00F13E78">
      <w:pPr>
        <w:pStyle w:val="Listenabsatz"/>
        <w:numPr>
          <w:ilvl w:val="0"/>
          <w:numId w:val="84"/>
        </w:numPr>
        <w:contextualSpacing/>
        <w:rPr>
          <w:rFonts w:ascii="Cambria Math" w:eastAsiaTheme="minorEastAsia" w:hAnsi="Cambria Math"/>
        </w:rPr>
      </w:pPr>
      <w:r w:rsidRPr="0062074F">
        <w:rPr>
          <w:rFonts w:eastAsiaTheme="minorEastAsia"/>
          <w:noProof/>
        </w:rPr>
        <mc:AlternateContent>
          <mc:Choice Requires="wps">
            <w:drawing>
              <wp:anchor distT="0" distB="0" distL="114300" distR="114300" simplePos="0" relativeHeight="251643392"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4" style="position:absolute;left:0;text-align:left;margin-left:15.6pt;margin-top:41pt;width:206.15pt;height:8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W5idgIAAD8FAAAOAAAAZHJzL2Uyb0RvYy54bWysVMFu2zAMvQ/YPwi6L7azJG2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C67W5i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44416"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35" type="#_x0000_t202" style="position:absolute;left:0;text-align:left;margin-left:215.55pt;margin-top:42.6pt;width:13.55pt;height:14.95pt;z-index:25164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zV9+gEAANM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IEOeNGjTQHlEFB5PL8K/A&#10;oAf3h5IBHVZT/3vPnKBEfTGo5LpYLqMl02W5uijx4s4zzXmGGY5QNQ2UTOFNSDaeKF+j4p1MarxM&#10;Mo+MzkkizS6P1jy/p1cv/+L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GMXNX36AQAA0w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a Universal Transverse Mercator (UTM) coordinate reference system (CRS) where the UTM CRS has a geodetic CRS of WGS 84, it is given for all UTM zones:</w:t>
      </w:r>
      <w:r w:rsidRPr="0062074F">
        <w:rPr>
          <w:rFonts w:ascii="Cambria Math" w:eastAsiaTheme="minorEastAsia" w:hAnsi="Cambria Math"/>
        </w:rPr>
        <w:t xml:space="preserve"> </w:t>
      </w:r>
    </w:p>
    <w:p w14:paraId="2FFE41AA" w14:textId="1AAF233B"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500000 m</w:t>
      </w:r>
    </w:p>
    <w:p w14:paraId="4829DFD0"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sidRPr="0062074F">
        <w:rPr>
          <w:rFonts w:eastAsiaTheme="minorEastAsia"/>
        </w:rPr>
        <w:t xml:space="preserve"> </w:t>
      </w:r>
    </w:p>
    <w:p w14:paraId="097C0C3A"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76EDC27E" w14:textId="7C3076AF"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4544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36" type="#_x0000_t202" style="position:absolute;left:0;text-align:left;margin-left:234.4pt;margin-top:19.75pt;width:15.85pt;height:16.35pt;z-index:251645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lE8+gEAANM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1A4B492C" w14:textId="22BD8F2B" w:rsidR="00F13E78" w:rsidRPr="0062074F" w:rsidRDefault="00F13E78" w:rsidP="00F13E78">
      <w:pPr>
        <w:spacing w:line="240" w:lineRule="auto"/>
        <w:ind w:left="360"/>
        <w:rPr>
          <w:rFonts w:eastAsiaTheme="minorEastAsia"/>
        </w:rPr>
      </w:pPr>
      <w:r w:rsidRPr="0062074F">
        <w:rPr>
          <w:rFonts w:eastAsiaTheme="minorEastAsia"/>
        </w:rPr>
        <w:t xml:space="preserve">Where </w:t>
      </w:r>
      <w:r w:rsidRPr="0062074F">
        <w:rPr>
          <w:rFonts w:ascii="Cambria Math" w:eastAsiaTheme="minorEastAsia" w:hAnsi="Cambria Math"/>
          <w:i/>
        </w:rPr>
        <w:t>b</w:t>
      </w:r>
      <w:r w:rsidRPr="0062074F">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sidRPr="0062074F">
        <w:rPr>
          <w:rFonts w:eastAsiaTheme="minorEastAsia"/>
        </w:rPr>
        <w:t xml:space="preserve">   </w:t>
      </w:r>
      <w:r w:rsidRPr="0062074F">
        <w:rPr>
          <w:rFonts w:eastAsiaTheme="minorEastAsia"/>
          <w:vertAlign w:val="subscript"/>
        </w:rPr>
        <w:t xml:space="preserve"> </w:t>
      </w:r>
    </w:p>
    <w:p w14:paraId="5542D7F4" w14:textId="61AC99B1"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it follows that </w:t>
      </w:r>
      <w:proofErr w:type="gramStart"/>
      <w:r w:rsidRPr="0062074F">
        <w:rPr>
          <w:rFonts w:ascii="Cambria Math" w:eastAsiaTheme="minorEastAsia" w:hAnsi="Cambria Math"/>
          <w:i/>
        </w:rPr>
        <w:t>f</w:t>
      </w:r>
      <w:r w:rsidRPr="0062074F">
        <w:rPr>
          <w:rFonts w:ascii="Cambria Math" w:eastAsiaTheme="minorEastAsia" w:hAnsi="Cambria Math"/>
        </w:rPr>
        <w:t xml:space="preserve">  =</w:t>
      </w:r>
      <w:proofErr w:type="gramEnd"/>
      <w:r w:rsidRPr="0062074F">
        <w:rPr>
          <w:rFonts w:ascii="Cambria Math" w:eastAsiaTheme="minorEastAsia" w:hAnsi="Cambria Math"/>
        </w:rPr>
        <w:t xml:space="preserve">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62074F" w:rsidRDefault="00F13E78" w:rsidP="00F13E78">
      <w:pPr>
        <w:spacing w:line="240" w:lineRule="auto"/>
        <w:ind w:left="360"/>
        <w:rPr>
          <w:rFonts w:eastAsiaTheme="minorEastAsia"/>
        </w:rPr>
      </w:pPr>
      <w:r w:rsidRPr="0062074F">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335D1BA0" w:rsidR="00F13E78" w:rsidRPr="0062074F" w:rsidRDefault="00F13E78" w:rsidP="00F13E78">
      <w:pPr>
        <w:spacing w:line="240" w:lineRule="auto"/>
        <w:ind w:left="360"/>
        <w:rPr>
          <w:rFonts w:eastAsiaTheme="minorEastAsia"/>
        </w:rPr>
      </w:pPr>
      <w:r w:rsidRPr="0062074F">
        <w:rPr>
          <w:rFonts w:eastAsiaTheme="minorEastAsia"/>
        </w:rPr>
        <w:t xml:space="preserve">and that </w:t>
      </w:r>
      <m:oMath>
        <m:r>
          <w:rPr>
            <w:rFonts w:ascii="Cambria Math" w:eastAsiaTheme="minorEastAsia" w:hAnsi="Cambria Math"/>
          </w:rPr>
          <m:t>b=6356752.31425</m:t>
        </m:r>
      </m:oMath>
      <w:r w:rsidRPr="0062074F">
        <w:rPr>
          <w:rFonts w:eastAsiaTheme="minorEastAsia"/>
        </w:rPr>
        <w:t xml:space="preserve">  </w:t>
      </w:r>
    </w:p>
    <w:p w14:paraId="5668D22F" w14:textId="77777777" w:rsidR="00F13E78" w:rsidRPr="0062074F" w:rsidRDefault="00F13E78" w:rsidP="00F13E78">
      <w:pPr>
        <w:spacing w:after="0" w:line="240" w:lineRule="auto"/>
        <w:ind w:left="360"/>
        <w:rPr>
          <w:rFonts w:eastAsiaTheme="minorEastAsia"/>
        </w:rPr>
      </w:pPr>
      <w:r w:rsidRPr="0062074F">
        <w:rPr>
          <w:rFonts w:eastAsiaTheme="minorEastAsia"/>
          <w:noProof/>
        </w:rPr>
        <mc:AlternateContent>
          <mc:Choice Requires="wps">
            <w:drawing>
              <wp:anchor distT="0" distB="0" distL="114300" distR="114300" simplePos="0" relativeHeight="251652608"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37" style="position:absolute;left:0;text-align:left;margin-left:213.2pt;margin-top:11.75pt;width:111.6pt;height:40.2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rAdQ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3632"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38" type="#_x0000_t202" style="position:absolute;left:0;text-align:left;margin-left:320.05pt;margin-top:7.35pt;width:15.85pt;height:16.35pt;z-index:25165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62074F" w:rsidRDefault="00F13E78">
      <w:pPr>
        <w:pStyle w:val="Listenabsatz"/>
        <w:numPr>
          <w:ilvl w:val="0"/>
          <w:numId w:val="84"/>
        </w:numPr>
        <w:contextualSpacing/>
        <w:rPr>
          <w:rFonts w:ascii="Cambria Math" w:eastAsiaTheme="minorEastAsia" w:hAnsi="Cambria Math"/>
          <w:vertAlign w:val="subscript"/>
        </w:rPr>
      </w:pPr>
      <w:r w:rsidRPr="0062074F">
        <w:rPr>
          <w:rFonts w:eastAsiaTheme="minorEastAsia"/>
        </w:rPr>
        <w:t xml:space="preserve">For all UTM North zones, false northing </w:t>
      </w:r>
      <w:r w:rsidRPr="0062074F">
        <w:rPr>
          <w:rFonts w:ascii="Cambria Math" w:eastAsiaTheme="minorEastAsia" w:hAnsi="Cambria Math"/>
          <w:i/>
        </w:rPr>
        <w:t>FN</w:t>
      </w:r>
      <w:r w:rsidRPr="0062074F">
        <w:rPr>
          <w:rFonts w:ascii="Cambria Math" w:eastAsiaTheme="minorEastAsia" w:hAnsi="Cambria Math"/>
        </w:rPr>
        <w:t xml:space="preserve">           = 0 m  </w:t>
      </w:r>
    </w:p>
    <w:p w14:paraId="4D9B1A1E" w14:textId="77777777" w:rsidR="00F13E78" w:rsidRPr="0062074F" w:rsidRDefault="00F13E78" w:rsidP="00F13E78">
      <w:pPr>
        <w:ind w:left="360" w:firstLine="360"/>
        <w:rPr>
          <w:rFonts w:ascii="Cambria Math" w:eastAsiaTheme="minorEastAsia" w:hAnsi="Cambria Math"/>
          <w:vertAlign w:val="subscript"/>
        </w:rPr>
      </w:pPr>
      <w:r w:rsidRPr="0062074F">
        <w:rPr>
          <w:rFonts w:eastAsiaTheme="minorEastAsia"/>
        </w:rPr>
        <w:t xml:space="preserve">For all UTM South zones, false northing </w:t>
      </w:r>
      <w:r w:rsidRPr="0062074F">
        <w:rPr>
          <w:rFonts w:ascii="Cambria Math" w:eastAsiaTheme="minorEastAsia" w:hAnsi="Cambria Math"/>
          <w:i/>
        </w:rPr>
        <w:t>FN</w:t>
      </w:r>
      <w:r w:rsidRPr="0062074F">
        <w:rPr>
          <w:rFonts w:ascii="Cambria Math" w:eastAsiaTheme="minorEastAsia" w:hAnsi="Cambria Math"/>
        </w:rPr>
        <w:t xml:space="preserve">          </w:t>
      </w:r>
      <w:r w:rsidRPr="0062074F">
        <w:rPr>
          <w:rFonts w:ascii="Cambria Math" w:eastAsiaTheme="minorEastAsia" w:hAnsi="Cambria Math"/>
        </w:rPr>
        <w:tab/>
        <w:t xml:space="preserve">= 10000000 m  </w:t>
      </w:r>
    </w:p>
    <w:p w14:paraId="5245CC4F" w14:textId="77777777" w:rsidR="00F13E78" w:rsidRPr="0062074F" w:rsidRDefault="00F13E78" w:rsidP="00F13E78">
      <w:pPr>
        <w:pStyle w:val="Listenabsatz"/>
        <w:spacing w:after="0"/>
        <w:rPr>
          <w:rFonts w:eastAsiaTheme="minorEastAsia"/>
        </w:rPr>
      </w:pPr>
    </w:p>
    <w:p w14:paraId="5ABBE39D" w14:textId="15F99721" w:rsidR="00F13E78" w:rsidRPr="0062074F" w:rsidRDefault="00F13E78">
      <w:pPr>
        <w:pStyle w:val="Listenabsatz"/>
        <w:numPr>
          <w:ilvl w:val="0"/>
          <w:numId w:val="84"/>
        </w:numPr>
        <w:contextualSpacing/>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4656"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39" type="#_x0000_t202" style="position:absolute;left:0;text-align:left;margin-left:64.35pt;margin-top:17.45pt;width:15.85pt;height:16.35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3Yi+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qpScRNhC+0wyIEw2o2dB&#10;mx7wF2cDWazh4edeoOLMfHIk5Wq+WCRP5sNieVnRAc8j2/OIcJKgGh45m7a3Mft44nxDknc6y/Ha&#10;ybFnsk5W6Wjz5M3zc/7r9TFufgM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OIndiL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which can be found in the EPSG dataset.</w:t>
      </w:r>
      <w:r w:rsidR="003C1749">
        <w:rPr>
          <w:rFonts w:eastAsiaTheme="minorEastAsia"/>
        </w:rPr>
        <w:t xml:space="preserve"> </w:t>
      </w:r>
      <w:r w:rsidRPr="0062074F">
        <w:rPr>
          <w:rFonts w:eastAsiaTheme="minorEastAsia"/>
        </w:rPr>
        <w:t xml:space="preserve">North and south zones of the same number (e.g., UTM Zone 18N and UTM Zone 18S) share a central meridian. </w:t>
      </w:r>
    </w:p>
    <w:p w14:paraId="7517F3F8" w14:textId="77777777" w:rsidR="00F13E78" w:rsidRPr="0062074F" w:rsidRDefault="00F13E78" w:rsidP="00F13E78">
      <w:pPr>
        <w:ind w:left="360"/>
        <w:rPr>
          <w:rFonts w:eastAsiaTheme="minorEastAsia"/>
        </w:rPr>
      </w:pPr>
      <w:r w:rsidRPr="0062074F">
        <w:rPr>
          <w:rFonts w:eastAsiaTheme="minorEastAsia"/>
        </w:rPr>
        <w:t>Algorithmically, the value can be found as follows:</w:t>
      </w:r>
    </w:p>
    <w:p w14:paraId="32F76D8D" w14:textId="77777777" w:rsidR="00F13E78" w:rsidRPr="0062074F" w:rsidRDefault="00F13E78" w:rsidP="00F13E78">
      <w:pPr>
        <w:pStyle w:val="Listenabsatz"/>
        <w:rPr>
          <w:rFonts w:ascii="Cambria Math" w:eastAsiaTheme="minorEastAsia" w:hAnsi="Cambria Math"/>
          <w:vertAlign w:val="subscript"/>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1 and 30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sidRPr="0062074F">
        <w:rPr>
          <w:rFonts w:eastAsiaTheme="minorEastAsia"/>
        </w:rPr>
        <w:t xml:space="preserve">  </w:t>
      </w:r>
    </w:p>
    <w:p w14:paraId="593288D2" w14:textId="77777777" w:rsidR="00F13E78" w:rsidRPr="0062074F" w:rsidRDefault="00F13E78" w:rsidP="00F13E78">
      <w:pPr>
        <w:ind w:left="360" w:firstLine="360"/>
        <w:rPr>
          <w:rFonts w:eastAsiaTheme="minorEastAsia"/>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31 and 60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Pr="0062074F" w:rsidRDefault="00F13E78" w:rsidP="00F13E78">
      <w:pPr>
        <w:ind w:left="360" w:firstLine="360"/>
        <w:rPr>
          <w:rFonts w:eastAsiaTheme="minorEastAsia"/>
        </w:rPr>
      </w:pPr>
      <w:r w:rsidRPr="0062074F">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sidRPr="0062074F">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sidRPr="0062074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is also </w:t>
      </w:r>
      <m:oMath>
        <m:r>
          <w:rPr>
            <w:rFonts w:ascii="Cambria Math" w:eastAsiaTheme="minorEastAsia" w:hAnsi="Cambria Math"/>
          </w:rPr>
          <m:t>87° E</m:t>
        </m:r>
      </m:oMath>
      <w:r w:rsidRPr="0062074F">
        <w:rPr>
          <w:rFonts w:eastAsiaTheme="minorEastAsia"/>
        </w:rPr>
        <w:t xml:space="preserve"> for UTM Zone 45N.</w:t>
      </w:r>
    </w:p>
    <w:p w14:paraId="608891D6" w14:textId="77777777" w:rsidR="00F13E78" w:rsidRPr="0062074F" w:rsidRDefault="00F13E78" w:rsidP="00F13E78">
      <w:pPr>
        <w:spacing w:after="0"/>
        <w:ind w:left="360" w:firstLine="360"/>
        <w:rPr>
          <w:rFonts w:eastAsiaTheme="minorEastAsia"/>
        </w:rPr>
      </w:pPr>
    </w:p>
    <w:p w14:paraId="724FA17F" w14:textId="77777777" w:rsidR="00F13E78" w:rsidRPr="0062074F" w:rsidRDefault="00F13E78">
      <w:pPr>
        <w:pStyle w:val="Listenabsatz"/>
        <w:numPr>
          <w:ilvl w:val="0"/>
          <w:numId w:val="84"/>
        </w:numPr>
        <w:contextualSpacing/>
        <w:rPr>
          <w:rFonts w:eastAsiaTheme="minorEastAsia"/>
        </w:rPr>
      </w:pPr>
      <w:r w:rsidRPr="0062074F">
        <w:rPr>
          <w:rFonts w:eastAsiaTheme="minorEastAsia"/>
          <w:noProof/>
        </w:rPr>
        <mc:AlternateContent>
          <mc:Choice Requires="wps">
            <w:drawing>
              <wp:anchor distT="0" distB="0" distL="114300" distR="114300" simplePos="0" relativeHeight="25165568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0" style="position:absolute;left:0;text-align:left;margin-left:14pt;margin-top:21.75pt;width:187.7pt;height:18.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AfysxU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47488"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1" type="#_x0000_t202" style="position:absolute;left:0;text-align:left;margin-left:244pt;margin-top:36.55pt;width:15.85pt;height:16.35pt;z-index:251647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zZ2Cev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46464"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2" style="position:absolute;left:0;text-align:left;margin-left:14.05pt;margin-top:41.45pt;width:236.05pt;height:53.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6MbdQ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6704"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3" type="#_x0000_t202" style="position:absolute;left:0;text-align:left;margin-left:195.95pt;margin-top:16.3pt;width:15.85pt;height:16.3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Cj0Lk3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We next calculate constants for the projection:</w:t>
      </w:r>
    </w:p>
    <w:p w14:paraId="73F38569" w14:textId="77777777" w:rsidR="00F13E78" w:rsidRPr="0062074F"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60520C25" w14:textId="77777777" w:rsidR="00F13E78" w:rsidRPr="0062074F"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62074F">
        <w:rPr>
          <w:rFonts w:ascii="Cambria Math" w:eastAsiaTheme="minorEastAsia" w:hAnsi="Cambria Math"/>
        </w:rPr>
        <w:t xml:space="preserve">  </w:t>
      </w:r>
    </w:p>
    <w:p w14:paraId="46A8E326" w14:textId="77777777" w:rsidR="00F13E78" w:rsidRPr="0062074F" w:rsidRDefault="00F13E78" w:rsidP="00F13E78">
      <w:pPr>
        <w:spacing w:after="0" w:line="360" w:lineRule="auto"/>
        <w:ind w:left="360"/>
        <w:rPr>
          <w:rFonts w:ascii="Cambria Math" w:eastAsiaTheme="minorEastAsia" w:hAnsi="Cambria Math"/>
        </w:rPr>
        <w:sectPr w:rsidR="00F13E78" w:rsidRPr="0062074F"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sidRPr="0062074F">
        <w:rPr>
          <w:rFonts w:ascii="Cambria Math" w:eastAsiaTheme="minorEastAsia" w:hAnsi="Cambria Math"/>
        </w:rPr>
        <w:t xml:space="preserve">  </w:t>
      </w:r>
    </w:p>
    <w:p w14:paraId="581EFE5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sidRPr="0062074F">
        <w:rPr>
          <w:rFonts w:eastAsiaTheme="minorEastAsia"/>
        </w:rPr>
        <w:t xml:space="preserve">  </w:t>
      </w:r>
    </w:p>
    <w:p w14:paraId="38116CFC"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sidRPr="0062074F">
        <w:rPr>
          <w:rFonts w:eastAsiaTheme="minorEastAsia"/>
        </w:rPr>
        <w:t xml:space="preserve">  </w:t>
      </w:r>
    </w:p>
    <w:p w14:paraId="0F8EDDA9"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sidRPr="0062074F">
        <w:rPr>
          <w:rFonts w:eastAsiaTheme="minorEastAsia"/>
        </w:rPr>
        <w:t xml:space="preserve">  </w:t>
      </w:r>
    </w:p>
    <w:p w14:paraId="76DA554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sidRPr="0062074F">
        <w:rPr>
          <w:rFonts w:eastAsiaTheme="minorEastAsia"/>
        </w:rPr>
        <w:t xml:space="preserve">  </w:t>
      </w:r>
    </w:p>
    <w:p w14:paraId="3105E660" w14:textId="77777777" w:rsidR="00F13E78" w:rsidRPr="0062074F" w:rsidRDefault="00F13E78" w:rsidP="00F13E78">
      <w:pPr>
        <w:spacing w:after="0"/>
        <w:ind w:left="360"/>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48512"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4" type="#_x0000_t202" style="position:absolute;left:0;text-align:left;margin-left:307.85pt;margin-top:-88.3pt;width:15.85pt;height:16.35pt;z-index:25164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D6Q0C7+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42368"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3"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45" style="position:absolute;left:0;text-align:left;margin-left:14.05pt;margin-top:-83.1pt;width:299.65pt;height:85.0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62074F" w:rsidRDefault="00F13E78">
      <w:pPr>
        <w:pStyle w:val="Listenabsatz"/>
        <w:numPr>
          <w:ilvl w:val="0"/>
          <w:numId w:val="84"/>
        </w:numPr>
        <w:spacing w:after="0"/>
        <w:contextualSpacing/>
        <w:rPr>
          <w:rFonts w:eastAsiaTheme="minorEastAsia"/>
        </w:rPr>
      </w:pPr>
      <w:r w:rsidRPr="0062074F">
        <w:rPr>
          <w:rFonts w:eastAsiaTheme="minorEastAsia"/>
          <w:noProof/>
        </w:rPr>
        <mc:AlternateContent>
          <mc:Choice Requires="wps">
            <w:drawing>
              <wp:anchor distT="0" distB="0" distL="114300" distR="114300" simplePos="0" relativeHeight="251657728"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shape w14:anchorId="7EEB3503"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62074F">
        <w:rPr>
          <w:rFonts w:eastAsiaTheme="minorEastAsia"/>
        </w:rPr>
        <w:t>Then</w:t>
      </w:r>
    </w:p>
    <w:p w14:paraId="6D20514B"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p>
    <w:p w14:paraId="0BDBA31C" w14:textId="77777777" w:rsidR="00F13E78" w:rsidRPr="0062074F" w:rsidRDefault="00F13E78" w:rsidP="00F13E78">
      <w:pPr>
        <w:spacing w:after="0"/>
        <w:ind w:left="360"/>
        <w:rPr>
          <w:rFonts w:eastAsiaTheme="minorEastAsia"/>
        </w:rPr>
      </w:pPr>
    </w:p>
    <w:p w14:paraId="040D1C34"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r w:rsidR="00F13E78" w:rsidRPr="0062074F">
        <w:tab/>
      </w:r>
    </w:p>
    <w:p w14:paraId="05FF9EC2" w14:textId="77777777" w:rsidR="00F13E78" w:rsidRPr="0062074F" w:rsidRDefault="00F13E78" w:rsidP="00F13E78">
      <w:pPr>
        <w:spacing w:after="0"/>
        <w:ind w:left="360"/>
        <w:rPr>
          <w:rFonts w:eastAsiaTheme="minorEastAsia"/>
        </w:rPr>
      </w:pPr>
      <w:r w:rsidRPr="0062074F">
        <w:rPr>
          <w:rFonts w:eastAsiaTheme="minorEastAsia"/>
          <w:noProof/>
        </w:rPr>
        <mc:AlternateContent>
          <mc:Choice Requires="wps">
            <w:drawing>
              <wp:anchor distT="45720" distB="45720" distL="114300" distR="114300" simplePos="0" relativeHeight="251649536"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46" type="#_x0000_t202" style="position:absolute;left:0;text-align:left;margin-left:444.1pt;margin-top:6.75pt;width:15.85pt;height:16.35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BBXgU9+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79D8999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58A700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2AF7D15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0261368"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p>
    <w:p w14:paraId="4FC31D60" w14:textId="77777777" w:rsidR="00F13E78" w:rsidRPr="0062074F" w:rsidRDefault="00F13E78" w:rsidP="00F13E78">
      <w:pPr>
        <w:spacing w:after="0"/>
        <w:ind w:left="360"/>
        <w:rPr>
          <w:rFonts w:eastAsiaTheme="minorEastAsia"/>
        </w:rPr>
      </w:pPr>
    </w:p>
    <w:p w14:paraId="0B4AC63E" w14:textId="77777777" w:rsidR="00F13E78" w:rsidRPr="0062074F"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sidRPr="0062074F">
        <w:rPr>
          <w:rFonts w:eastAsiaTheme="minorEastAsia"/>
        </w:rPr>
        <w:t xml:space="preserve">   </w:t>
      </w:r>
      <w:r w:rsidR="00F13E78" w:rsidRPr="0062074F">
        <w:tab/>
      </w:r>
      <w:r w:rsidR="00F13E78" w:rsidRPr="0062074F">
        <w:tab/>
      </w:r>
    </w:p>
    <w:p w14:paraId="4EA3FCA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sidRPr="0062074F">
        <w:rPr>
          <w:rFonts w:eastAsiaTheme="minorEastAsia"/>
        </w:rPr>
        <w:t xml:space="preserve">   </w:t>
      </w:r>
      <w:r w:rsidR="00F13E78" w:rsidRPr="0062074F">
        <w:tab/>
      </w:r>
      <w:r w:rsidR="00F13E78" w:rsidRPr="0062074F">
        <w:rPr>
          <w:rFonts w:eastAsiaTheme="minorEastAsia"/>
        </w:rPr>
        <w:tab/>
      </w:r>
    </w:p>
    <w:p w14:paraId="041FB0F7"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sidRPr="0062074F">
        <w:rPr>
          <w:rFonts w:eastAsiaTheme="minorEastAsia"/>
        </w:rPr>
        <w:t xml:space="preserve">   </w:t>
      </w:r>
      <w:r w:rsidR="00F13E78" w:rsidRPr="0062074F">
        <w:tab/>
      </w:r>
      <w:r w:rsidR="00F13E78" w:rsidRPr="0062074F">
        <w:rPr>
          <w:rFonts w:eastAsiaTheme="minorEastAsia"/>
        </w:rPr>
        <w:tab/>
      </w:r>
    </w:p>
    <w:p w14:paraId="4ED4AC9A" w14:textId="77777777" w:rsidR="00F13E78" w:rsidRPr="0062074F"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Pr="0062074F">
        <w:rPr>
          <w:rFonts w:eastAsiaTheme="minorEastAsia"/>
        </w:rPr>
        <w:t xml:space="preserve">   </w:t>
      </w:r>
      <w:r w:rsidRPr="0062074F">
        <w:t xml:space="preserve"> </w:t>
      </w:r>
      <w:r w:rsidRPr="0062074F">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Pr="0062074F">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62074F">
          <w:rPr>
            <w:rStyle w:val="Hyperlink"/>
            <w:rFonts w:eastAsiaTheme="minorEastAsia"/>
            <w:vertAlign w:val="superscript"/>
          </w:rPr>
          <w:t>‡</w:t>
        </w:r>
      </w:hyperlink>
    </w:p>
    <w:p w14:paraId="4FEE649D" w14:textId="77777777" w:rsidR="00F13E78" w:rsidRPr="0062074F" w:rsidRDefault="00F13E78" w:rsidP="00F13E78">
      <w:pPr>
        <w:spacing w:after="0"/>
        <w:ind w:firstLine="360"/>
        <w:rPr>
          <w:rFonts w:eastAsiaTheme="minorEastAsia"/>
        </w:rPr>
      </w:pPr>
    </w:p>
    <w:p w14:paraId="0796BE9E" w14:textId="77777777" w:rsidR="00F13E78" w:rsidRPr="0062074F" w:rsidRDefault="00F13E78">
      <w:pPr>
        <w:pStyle w:val="Listenabsatz"/>
        <w:numPr>
          <w:ilvl w:val="0"/>
          <w:numId w:val="84"/>
        </w:numPr>
        <w:contextualSpacing/>
        <w:rPr>
          <w:rFonts w:eastAsiaTheme="minorEastAsia"/>
        </w:rPr>
      </w:pPr>
      <w:r w:rsidRPr="0062074F">
        <w:rPr>
          <w:noProof/>
        </w:rPr>
        <mc:AlternateContent>
          <mc:Choice Requires="wps">
            <w:drawing>
              <wp:anchor distT="45720" distB="45720" distL="114300" distR="114300" simplePos="0" relativeHeight="251651584"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47" type="#_x0000_t202" style="position:absolute;left:0;text-align:left;margin-left:162.85pt;margin-top:18.05pt;width:9.5pt;height:16.35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LHJcKf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0560"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48" style="position:absolute;left:0;text-align:left;margin-left:16.75pt;margin-top:22.5pt;width:150.05pt;height:45.8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sidRPr="0062074F">
        <w:rPr>
          <w:rFonts w:eastAsiaTheme="minorEastAsia"/>
        </w:rPr>
        <w:t>Finally</w:t>
      </w:r>
    </w:p>
    <w:p w14:paraId="3D1B763C" w14:textId="77777777" w:rsidR="00F13E78" w:rsidRPr="0062074F"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sidRPr="0062074F">
        <w:rPr>
          <w:rFonts w:eastAsiaTheme="minorEastAsia"/>
        </w:rPr>
        <w:t xml:space="preserve">   </w:t>
      </w:r>
    </w:p>
    <w:p w14:paraId="6193B689" w14:textId="77777777" w:rsidR="00F13E78" w:rsidRPr="0062074F"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sidRPr="0062074F">
        <w:rPr>
          <w:rFonts w:eastAsiaTheme="minorEastAsia"/>
        </w:rPr>
        <w:t xml:space="preserve">    </w:t>
      </w:r>
      <w:r w:rsidRPr="0062074F">
        <w:rPr>
          <w:rFonts w:ascii="Cambria Math" w:hAnsi="Cambria Math" w:cs="Cambria Math"/>
          <w:color w:val="202122"/>
          <w:shd w:val="clear" w:color="auto" w:fill="FFFFFF"/>
        </w:rPr>
        <w:t>∎</w:t>
      </w:r>
    </w:p>
    <w:p w14:paraId="7ACE7E55" w14:textId="77777777" w:rsidR="00F13E78" w:rsidRPr="0062074F" w:rsidRDefault="00F13E78" w:rsidP="00F13E78">
      <w:pPr>
        <w:spacing w:after="0"/>
        <w:rPr>
          <w:rFonts w:ascii="Cambria Math" w:hAnsi="Cambria Math" w:cs="Cambria Math"/>
          <w:color w:val="202122"/>
          <w:shd w:val="clear" w:color="auto" w:fill="FFFFFF"/>
        </w:rPr>
      </w:pPr>
    </w:p>
    <w:p w14:paraId="5ED1778A" w14:textId="22D33FFE" w:rsidR="00F13E78" w:rsidRPr="0062074F" w:rsidRDefault="00F13E78">
      <w:pPr>
        <w:pStyle w:val="berschrift2"/>
        <w:numPr>
          <w:ilvl w:val="1"/>
          <w:numId w:val="100"/>
        </w:numPr>
      </w:pPr>
      <w:bookmarkStart w:id="2872" w:name="_Toc226035183"/>
      <w:r w:rsidRPr="0062074F">
        <w:t>Conversion from UPS North to WGS 84</w:t>
      </w:r>
      <w:bookmarkEnd w:id="2872"/>
    </w:p>
    <w:p w14:paraId="24E3E24B" w14:textId="77777777" w:rsidR="00F13E78" w:rsidRPr="0062074F" w:rsidRDefault="00F13E78">
      <w:pPr>
        <w:pStyle w:val="Listenabsatz"/>
        <w:numPr>
          <w:ilvl w:val="0"/>
          <w:numId w:val="86"/>
        </w:numPr>
        <w:spacing w:line="256" w:lineRule="auto"/>
        <w:contextualSpacing/>
        <w:rPr>
          <w:rFonts w:ascii="Cambria Math" w:eastAsiaTheme="minorEastAsia" w:hAnsi="Cambria Math"/>
        </w:rPr>
      </w:pPr>
      <w:r w:rsidRPr="0062074F">
        <w:rPr>
          <w:noProof/>
        </w:rPr>
        <mc:AlternateContent>
          <mc:Choice Requires="wpg">
            <w:drawing>
              <wp:anchor distT="0" distB="0" distL="114300" distR="114300" simplePos="0" relativeHeight="251658752"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49" style="position:absolute;left:0;text-align:left;margin-left:13.8pt;margin-top:33.3pt;width:219.25pt;height:126.5pt;z-index:251658752;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">
                <v:rect id="Rectangle 45" o:spid="_x0000_s1050"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1"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the Universal Polar Stereographic (UPS) North CRS with a geodetic CRS of WGS 84, it is given that:</w:t>
      </w:r>
      <w:r w:rsidRPr="0062074F">
        <w:rPr>
          <w:rFonts w:ascii="Cambria Math" w:eastAsiaTheme="minorEastAsia" w:hAnsi="Cambria Math"/>
        </w:rPr>
        <w:t xml:space="preserve"> </w:t>
      </w:r>
    </w:p>
    <w:p w14:paraId="556D2612"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575A5DAD"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40C88738"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67F8533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3C9D906B" w14:textId="77777777" w:rsidR="00F13E78" w:rsidRPr="0062074F" w:rsidRDefault="00F13E78" w:rsidP="00F13E78">
      <w:pPr>
        <w:spacing w:line="240" w:lineRule="auto"/>
        <w:ind w:left="360"/>
        <w:rPr>
          <w:rFonts w:ascii="Cambria Math" w:eastAsiaTheme="minorEastAsia" w:hAnsi="Cambria Math"/>
        </w:rPr>
        <w:sectPr w:rsidR="00F13E78" w:rsidRPr="0062074F" w:rsidSect="00F13E78">
          <w:footerReference w:type="default" r:id="rId80"/>
          <w:pgSz w:w="12240" w:h="15840"/>
          <w:pgMar w:top="1440" w:right="1440" w:bottom="1440" w:left="1440" w:header="720" w:footer="720" w:gutter="0"/>
          <w:cols w:space="720"/>
          <w:docGrid w:linePitch="360"/>
        </w:sect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w:t>
      </w:r>
    </w:p>
    <w:p w14:paraId="03BA2321"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rPr>
        <w:lastRenderedPageBreak/>
        <mc:AlternateContent>
          <mc:Choice Requires="wps">
            <w:drawing>
              <wp:anchor distT="0" distB="0" distL="114300" distR="114300" simplePos="0" relativeHeight="251667968"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2" style="position:absolute;left:0;text-align:left;margin-left:57.5pt;margin-top:20.55pt;width:71.25pt;height:18.35pt;z-index:25166796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2yb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TMomm8WkO5e0SG0C+Bd/Kups7cCx8eBdLU037QJpO2AvzFWUtbUXD/cyNQcWa+&#10;WRq7+WQ2i2uUDrOziykd8FizPtbYTXMD1IkJvQFOJjHaB7MXNULzSgu8ilFJJayk2AVf78Wb0O8q&#10;PQBSrVbJiBbHiXBvn52M0JG2OEcv3atANwxboCl9gP3+iMW7metto6eF1SaArtNAHlgaCKWlS5Mx&#10;PBBxq4/PyerwjC1/Aw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krNsm2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sidRPr="0062074F">
        <w:rPr>
          <w:rFonts w:ascii="Cambria Math" w:eastAsiaTheme="minorEastAsia" w:hAnsi="Cambria Math"/>
        </w:rPr>
        <w:t xml:space="preserve"> </w:t>
      </w:r>
      <w:r w:rsidRPr="0062074F">
        <w:rPr>
          <w:noProof/>
        </w:rPr>
        <mc:AlternateContent>
          <mc:Choice Requires="wps">
            <w:drawing>
              <wp:anchor distT="0" distB="0" distL="114300" distR="114300" simplePos="0" relativeHeight="251661824"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3" type="#_x0000_t202" style="position:absolute;left:0;text-align:left;margin-left:123.45pt;margin-top:14.2pt;width:16.15pt;height:19.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IBILn7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It follows that </w:t>
      </w:r>
      <w:proofErr w:type="gramStart"/>
      <w:r w:rsidRPr="0062074F">
        <w:rPr>
          <w:rFonts w:ascii="Cambria Math" w:eastAsiaTheme="minorEastAsia" w:hAnsi="Cambria Math"/>
          <w:i/>
        </w:rPr>
        <w:t>f</w:t>
      </w:r>
      <w:r w:rsidRPr="0062074F">
        <w:rPr>
          <w:rFonts w:ascii="Cambria Math" w:eastAsiaTheme="minorEastAsia" w:hAnsi="Cambria Math"/>
        </w:rPr>
        <w:t xml:space="preserve">  =</w:t>
      </w:r>
      <w:proofErr w:type="gramEnd"/>
      <w:r w:rsidRPr="0062074F">
        <w:rPr>
          <w:rFonts w:ascii="Cambria Math" w:eastAsiaTheme="minorEastAsia" w:hAnsi="Cambria Math"/>
        </w:rPr>
        <w:t xml:space="preserve">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050AB285" w14:textId="77777777" w:rsidR="00F13E78" w:rsidRPr="0062074F" w:rsidRDefault="00F13E78" w:rsidP="00F13E78">
      <w:pPr>
        <w:spacing w:after="0" w:line="360" w:lineRule="auto"/>
        <w:ind w:left="360"/>
        <w:rPr>
          <w:rFonts w:eastAsiaTheme="minorEastAsia"/>
        </w:rPr>
      </w:pPr>
    </w:p>
    <w:p w14:paraId="066F3EFC" w14:textId="77777777" w:rsidR="00F13E78" w:rsidRPr="0062074F" w:rsidRDefault="00F13E78">
      <w:pPr>
        <w:pStyle w:val="Listenabsatz"/>
        <w:numPr>
          <w:ilvl w:val="0"/>
          <w:numId w:val="86"/>
        </w:numPr>
        <w:spacing w:line="256" w:lineRule="auto"/>
        <w:contextualSpacing/>
        <w:rPr>
          <w:rFonts w:eastAsiaTheme="minorEastAsia"/>
        </w:rPr>
      </w:pPr>
      <w:r w:rsidRPr="0062074F">
        <w:rPr>
          <w:noProof/>
        </w:rPr>
        <mc:AlternateContent>
          <mc:Choice Requires="wps">
            <w:drawing>
              <wp:anchor distT="0" distB="0" distL="114300" distR="114300" simplePos="0" relativeHeight="251660800"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4" type="#_x0000_t202" style="position:absolute;left:0;text-align:left;margin-left:279.15pt;margin-top:14.45pt;width:16.15pt;height:19.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C3luy/+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9776"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55" style="position:absolute;left:0;text-align:left;margin-left:13.9pt;margin-top:18.85pt;width:283.6pt;height:40.4pt;z-index:251659776;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">
                <v:rect id="Rectangle 34" o:spid="_x0000_s1056"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57"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74CFF288"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1E7BC0B" w14:textId="77777777" w:rsidR="00F13E78" w:rsidRPr="0062074F" w:rsidRDefault="00F13E78" w:rsidP="00F13E78">
      <w:pPr>
        <w:ind w:left="360"/>
        <w:rPr>
          <w:rFonts w:eastAsiaTheme="minorEastAsia"/>
        </w:rPr>
      </w:pPr>
    </w:p>
    <w:p w14:paraId="2225C013" w14:textId="77777777" w:rsidR="00F13E78" w:rsidRPr="0062074F" w:rsidRDefault="00F13E78">
      <w:pPr>
        <w:pStyle w:val="Listenabsatz"/>
        <w:numPr>
          <w:ilvl w:val="0"/>
          <w:numId w:val="86"/>
        </w:numPr>
        <w:contextualSpacing/>
        <w:rPr>
          <w:rFonts w:eastAsiaTheme="minorEastAsia"/>
        </w:rPr>
      </w:pPr>
      <w:r w:rsidRPr="0062074F">
        <w:rPr>
          <w:noProof/>
        </w:rPr>
        <mc:AlternateContent>
          <mc:Choice Requires="wps">
            <w:drawing>
              <wp:anchor distT="0" distB="0" distL="114300" distR="114300" simplePos="0" relativeHeight="251670016"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58" style="position:absolute;left:0;text-align:left;margin-left:15.45pt;margin-top:20.25pt;width:91.95pt;height:27.9pt;z-index:25167001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msiZg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" filled="f" strokecolor="#1f3763 [1604]" strokeweight=".5pt">
                <v:textbox>
                  <w:txbxContent>
                    <w:p w14:paraId="3D1E0AAB" w14:textId="77777777" w:rsidR="00F13E78" w:rsidRDefault="00F13E78" w:rsidP="00F13E78">
                      <w:pPr>
                        <w:jc w:val="right"/>
                      </w:pPr>
                    </w:p>
                  </w:txbxContent>
                </v:textbox>
              </v:rect>
            </w:pict>
          </mc:Fallback>
        </mc:AlternateContent>
      </w:r>
      <w:r w:rsidRPr="0062074F">
        <w:rPr>
          <w:noProof/>
        </w:rPr>
        <mc:AlternateContent>
          <mc:Choice Requires="wps">
            <w:drawing>
              <wp:anchor distT="0" distB="0" distL="114300" distR="114300" simplePos="0" relativeHeight="251668992"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59" type="#_x0000_t202" style="position:absolute;left:0;text-align:left;margin-left:101.85pt;margin-top:16.45pt;width:16.15pt;height:19.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TOP+w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62848"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0" type="#_x0000_t202" style="position:absolute;left:0;text-align:left;margin-left:108.45pt;margin-top:32.4pt;width:16.15pt;height:19.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North:</w:t>
      </w:r>
    </w:p>
    <w:p w14:paraId="1D4656B8"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Pr="0062074F" w:rsidRDefault="00F13E78" w:rsidP="00F13E78">
      <w:pPr>
        <w:ind w:left="360"/>
        <w:rPr>
          <w:rFonts w:eastAsiaTheme="minorEastAsia"/>
        </w:rPr>
      </w:pPr>
    </w:p>
    <w:p w14:paraId="0BBE36F3" w14:textId="77777777" w:rsidR="00F13E78" w:rsidRPr="0062074F" w:rsidRDefault="00F13E78">
      <w:pPr>
        <w:pStyle w:val="Listenabsatz"/>
        <w:numPr>
          <w:ilvl w:val="0"/>
          <w:numId w:val="86"/>
        </w:numPr>
        <w:spacing w:line="256" w:lineRule="auto"/>
        <w:contextualSpacing/>
        <w:rPr>
          <w:rFonts w:eastAsiaTheme="minorEastAsia"/>
        </w:rPr>
      </w:pPr>
      <w:r w:rsidRPr="0062074F">
        <w:rPr>
          <w:noProof/>
        </w:rPr>
        <mc:AlternateContent>
          <mc:Choice Requires="wps">
            <w:drawing>
              <wp:anchor distT="0" distB="0" distL="114300" distR="114300" simplePos="0" relativeHeight="251664896"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1" type="#_x0000_t202" style="position:absolute;left:0;text-align:left;margin-left:460.05pt;margin-top:12.1pt;width:16.15pt;height:19.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R4Q/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6uUnETYQXtCGTxMNsNn&#10;gZse/C9KBrQYo+HngXtJif5oUcr1crVKnsyHVf22woO/jOwuI9wKhGI0UjJtb2P28cT5BiXvVJbj&#10;uZO5Z7ROVmm2efLm5Tn/9fwYt78B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XZUeE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63872"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2" style="position:absolute;left:0;text-align:left;margin-left:15.45pt;margin-top:14.7pt;width:531.35pt;height:35.05pt;z-index:251663872;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">
                <v:rect id="Rectangle 611283775" o:spid="_x0000_s1063"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4"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1B4EBD7B" w14:textId="77777777" w:rsidR="00F13E78" w:rsidRPr="0062074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Pr="0062074F" w:rsidRDefault="00F13E78" w:rsidP="00F13E78">
      <w:pPr>
        <w:ind w:left="360"/>
        <w:rPr>
          <w:rFonts w:eastAsiaTheme="minorEastAsia"/>
        </w:rPr>
      </w:pPr>
    </w:p>
    <w:p w14:paraId="7953E308" w14:textId="77777777" w:rsidR="00F13E78" w:rsidRPr="0062074F" w:rsidRDefault="00F13E78">
      <w:pPr>
        <w:pStyle w:val="Listenabsatz"/>
        <w:numPr>
          <w:ilvl w:val="0"/>
          <w:numId w:val="86"/>
        </w:numPr>
        <w:spacing w:line="256" w:lineRule="auto"/>
        <w:contextualSpacing/>
        <w:rPr>
          <w:rFonts w:eastAsiaTheme="minorEastAsia"/>
        </w:rPr>
      </w:pPr>
      <w:r w:rsidRPr="0062074F">
        <w:rPr>
          <w:noProof/>
        </w:rPr>
        <mc:AlternateContent>
          <mc:Choice Requires="wpg">
            <w:drawing>
              <wp:anchor distT="0" distB="0" distL="114300" distR="114300" simplePos="0" relativeHeight="25166592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65" style="position:absolute;left:0;text-align:left;margin-left:67.3pt;margin-top:10.8pt;width:271.65pt;height:48.6pt;z-index:25166592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">
                <v:rect id="Rectangle 1651185240" o:spid="_x0000_s1066"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67"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66944"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68" type="#_x0000_t202" style="position:absolute;left:0;text-align:left;margin-left:321.35pt;margin-top:8.2pt;width:16.15pt;height:19.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SiJ/AEAANQDAAAOAAAAZHJzL2Uyb0RvYy54bWysU11v2yAUfZ+0/4B4X+x48d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PS9rSgSGqsWyrutcgTfPyc6H+FmCIWnDqMeZZnC+vw8xNcOb519SLQt3Sus8V23JwOiy&#10;ruqccBYxKqLttDKMXpbpm4yQOH6ybU6OXOlpjwW0PZJOPCfGcdyMRLWMvr9IyUmEDbQHlMHDZDN8&#10;Frjpwf+hZECLMRp+77iXlOgvFqVczheL5Ml8WNQXFR78eWRzHuFWIBSjkZJpexOzjyfO1yh5p7Ic&#10;L50ce0brZJWONk/ePD/nv14e4/oJ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BF8SiJ/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 xml:space="preserve">Finally </w:t>
      </w:r>
    </w:p>
    <w:p w14:paraId="223997C1" w14:textId="77777777" w:rsidR="00F13E78" w:rsidRPr="0062074F" w:rsidRDefault="00F13E78" w:rsidP="00F13E78">
      <w:pPr>
        <w:pStyle w:val="Listenabsatz"/>
        <w:spacing w:line="256" w:lineRule="auto"/>
        <w:ind w:firstLine="720"/>
        <w:rPr>
          <w:rFonts w:eastAsiaTheme="minorEastAsia"/>
        </w:rPr>
      </w:pPr>
      <w:r w:rsidRPr="0062074F">
        <w:t xml:space="preserve">if </w:t>
      </w:r>
      <m:oMath>
        <m:r>
          <w:rPr>
            <w:rFonts w:ascii="Cambria Math" w:eastAsiaTheme="minorEastAsia" w:hAnsi="Cambria Math"/>
          </w:rPr>
          <m:t>E</m:t>
        </m:r>
      </m:oMath>
      <w:r w:rsidRPr="0062074F">
        <w:rPr>
          <w:rFonts w:eastAsiaTheme="minorEastAsia"/>
        </w:rPr>
        <w:t xml:space="preserve"> </w:t>
      </w:r>
      <w:r w:rsidRPr="0062074F">
        <w:rPr>
          <w:rFonts w:ascii="Cambria Math" w:hAnsi="Cambria Math"/>
        </w:rPr>
        <w:t>= 2000000</w:t>
      </w:r>
      <w:r w:rsidRPr="0062074F">
        <w:t xml:space="preserve">, </w:t>
      </w:r>
      <m:oMath>
        <m:r>
          <w:rPr>
            <w:rFonts w:ascii="Cambria Math" w:hAnsi="Cambria Math"/>
          </w:rPr>
          <m:t>λ=0°</m:t>
        </m:r>
      </m:oMath>
    </w:p>
    <w:p w14:paraId="167F85AE"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35383163" w14:textId="7F4BEAA7" w:rsidR="00F13E78" w:rsidRPr="0062074F" w:rsidRDefault="00F13E78">
      <w:pPr>
        <w:pStyle w:val="berschrift2"/>
        <w:numPr>
          <w:ilvl w:val="1"/>
          <w:numId w:val="100"/>
        </w:numPr>
      </w:pPr>
      <w:bookmarkStart w:id="2874" w:name="_Toc226035184"/>
      <w:r w:rsidRPr="0062074F">
        <w:t>Conversion from UPS South to WGS 84</w:t>
      </w:r>
      <w:bookmarkEnd w:id="2874"/>
    </w:p>
    <w:p w14:paraId="47CB8040" w14:textId="560AA467" w:rsidR="00F13E78" w:rsidRPr="0062074F" w:rsidRDefault="00796BD0">
      <w:pPr>
        <w:pStyle w:val="Listenabsatz"/>
        <w:numPr>
          <w:ilvl w:val="0"/>
          <w:numId w:val="87"/>
        </w:numPr>
        <w:contextualSpacing/>
        <w:rPr>
          <w:rFonts w:ascii="Cambria Math" w:eastAsiaTheme="minorEastAsia" w:hAnsi="Cambria Math"/>
        </w:rPr>
      </w:pPr>
      <w:r w:rsidRPr="0062074F">
        <w:rPr>
          <w:noProof/>
        </w:rPr>
        <mc:AlternateContent>
          <mc:Choice Requires="wpg">
            <w:drawing>
              <wp:anchor distT="0" distB="0" distL="114300" distR="114300" simplePos="0" relativeHeight="251671040"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69" style="position:absolute;left:0;text-align:left;margin-left:14pt;margin-top:39.1pt;width:219.25pt;height:126.6pt;z-index:251671040;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">
                <v:rect id="Rectangle 203" o:spid="_x0000_s1070"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1"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rsidRPr="0062074F">
        <w:t xml:space="preserve">For the calculation of latitude </w:t>
      </w:r>
      <m:oMath>
        <m:r>
          <w:rPr>
            <w:rFonts w:ascii="Cambria Math" w:eastAsiaTheme="minorEastAsia" w:hAnsi="Cambria Math"/>
          </w:rPr>
          <m:t>φ</m:t>
        </m:r>
      </m:oMath>
      <w:r w:rsidR="00F13E78" w:rsidRPr="0062074F">
        <w:rPr>
          <w:rFonts w:eastAsiaTheme="minorEastAsia"/>
        </w:rPr>
        <w:t xml:space="preserve"> and longitude </w:t>
      </w:r>
      <m:oMath>
        <m:r>
          <w:rPr>
            <w:rFonts w:ascii="Cambria Math" w:eastAsiaTheme="minorEastAsia" w:hAnsi="Cambria Math"/>
          </w:rPr>
          <m:t>λ</m:t>
        </m:r>
      </m:oMath>
      <w:r w:rsidR="00F13E78" w:rsidRPr="0062074F">
        <w:rPr>
          <w:rFonts w:eastAsiaTheme="minorEastAsia"/>
        </w:rPr>
        <w:t xml:space="preserve"> (both in degrees of arc) from easting </w:t>
      </w:r>
      <w:r w:rsidR="00F13E78" w:rsidRPr="0062074F">
        <w:rPr>
          <w:rFonts w:ascii="Cambria Math" w:eastAsiaTheme="minorEastAsia" w:hAnsi="Cambria Math"/>
          <w:i/>
        </w:rPr>
        <w:t>E</w:t>
      </w:r>
      <w:r w:rsidR="00F13E78" w:rsidRPr="0062074F">
        <w:rPr>
          <w:rFonts w:eastAsiaTheme="minorEastAsia"/>
        </w:rPr>
        <w:t xml:space="preserve"> and northing </w:t>
      </w:r>
      <w:r w:rsidR="00F13E78" w:rsidRPr="0062074F">
        <w:rPr>
          <w:rFonts w:ascii="Cambria Math" w:eastAsiaTheme="minorEastAsia" w:hAnsi="Cambria Math"/>
          <w:i/>
        </w:rPr>
        <w:t>N</w:t>
      </w:r>
      <w:r w:rsidR="00F13E78" w:rsidRPr="0062074F">
        <w:rPr>
          <w:rFonts w:ascii="Cambria Math" w:eastAsiaTheme="minorEastAsia" w:hAnsi="Cambria Math"/>
        </w:rPr>
        <w:t xml:space="preserve"> </w:t>
      </w:r>
      <w:r w:rsidR="00F13E78" w:rsidRPr="0062074F">
        <w:rPr>
          <w:rFonts w:eastAsiaTheme="minorEastAsia" w:cstheme="minorHAnsi"/>
        </w:rPr>
        <w:t>(both in meters)</w:t>
      </w:r>
      <w:r w:rsidR="00F13E78" w:rsidRPr="0062074F">
        <w:rPr>
          <w:rFonts w:ascii="Cambria Math" w:eastAsiaTheme="minorEastAsia" w:hAnsi="Cambria Math"/>
        </w:rPr>
        <w:t xml:space="preserve"> </w:t>
      </w:r>
      <w:r w:rsidR="00F13E78" w:rsidRPr="0062074F">
        <w:rPr>
          <w:rFonts w:eastAsiaTheme="minorEastAsia" w:cstheme="minorHAnsi"/>
        </w:rPr>
        <w:t>from the UPS South CRS with a geodetic CRS of WGS 84, it is given that:</w:t>
      </w:r>
      <w:r w:rsidR="00F13E78" w:rsidRPr="0062074F">
        <w:rPr>
          <w:rFonts w:ascii="Cambria Math" w:eastAsiaTheme="minorEastAsia" w:hAnsi="Cambria Math"/>
        </w:rPr>
        <w:t xml:space="preserve"> </w:t>
      </w:r>
    </w:p>
    <w:p w14:paraId="6503F68F" w14:textId="6C74C085"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6416A796"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542804F3"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1E52C7DB"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68C9CD6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20DA1F78" w14:textId="77777777" w:rsidR="00F13E78" w:rsidRPr="0062074F" w:rsidRDefault="00F13E78" w:rsidP="00F13E78">
      <w:pPr>
        <w:spacing w:line="240" w:lineRule="auto"/>
        <w:ind w:left="360"/>
        <w:rPr>
          <w:rFonts w:ascii="Cambria Math" w:eastAsiaTheme="minorEastAsia" w:hAnsi="Cambria Math"/>
        </w:rPr>
      </w:pPr>
      <w:r w:rsidRPr="0062074F">
        <w:rPr>
          <w:noProof/>
        </w:rPr>
        <mc:AlternateContent>
          <mc:Choice Requires="wps">
            <w:drawing>
              <wp:anchor distT="0" distB="0" distL="114300" distR="114300" simplePos="0" relativeHeight="251673088"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2" type="#_x0000_t202" style="position:absolute;left:0;text-align:left;margin-left:123.45pt;margin-top:14.2pt;width:16.15pt;height:19.6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sidRPr="0062074F">
        <w:rPr>
          <w:noProof/>
        </w:rPr>
        <mc:AlternateContent>
          <mc:Choice Requires="wpg">
            <w:drawing>
              <wp:anchor distT="0" distB="0" distL="114300" distR="114300" simplePos="0" relativeHeight="251679232"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3" style="position:absolute;left:0;text-align:left;margin-left:57.65pt;margin-top:19.9pt;width:74.65pt;height:19.45pt;z-index:251679232;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">
                <v:rect id="Rectangle 207" o:spid="_x0000_s1074"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75"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sidRPr="0062074F">
        <w:rPr>
          <w:rFonts w:eastAsiaTheme="minorEastAsia"/>
        </w:rPr>
        <w:t xml:space="preserve">it follows that </w:t>
      </w:r>
      <w:proofErr w:type="gramStart"/>
      <w:r w:rsidRPr="0062074F">
        <w:rPr>
          <w:rFonts w:ascii="Cambria Math" w:eastAsiaTheme="minorEastAsia" w:hAnsi="Cambria Math"/>
          <w:i/>
        </w:rPr>
        <w:t>f</w:t>
      </w:r>
      <w:r w:rsidRPr="0062074F">
        <w:rPr>
          <w:rFonts w:ascii="Cambria Math" w:eastAsiaTheme="minorEastAsia" w:hAnsi="Cambria Math"/>
        </w:rPr>
        <w:t xml:space="preserve">  =</w:t>
      </w:r>
      <w:proofErr w:type="gramEnd"/>
      <w:r w:rsidRPr="0062074F">
        <w:rPr>
          <w:rFonts w:ascii="Cambria Math" w:eastAsiaTheme="minorEastAsia" w:hAnsi="Cambria Math"/>
        </w:rPr>
        <w:t xml:space="preserve">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7CA15CAD" w14:textId="687CA195" w:rsidR="00F13E78" w:rsidRPr="0062074F" w:rsidRDefault="00F13E78">
      <w:pPr>
        <w:pStyle w:val="Listenabsatz"/>
        <w:numPr>
          <w:ilvl w:val="0"/>
          <w:numId w:val="87"/>
        </w:numPr>
        <w:contextualSpacing/>
        <w:rPr>
          <w:rFonts w:eastAsiaTheme="minorEastAsia"/>
        </w:rPr>
      </w:pPr>
      <w:r w:rsidRPr="0062074F">
        <w:rPr>
          <w:noProof/>
        </w:rPr>
        <mc:AlternateContent>
          <mc:Choice Requires="wpg">
            <w:drawing>
              <wp:anchor distT="0" distB="0" distL="114300" distR="114300" simplePos="0" relativeHeight="251680256"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76" style="position:absolute;left:0;text-align:left;margin-left:14.3pt;margin-top:53.7pt;width:292.85pt;height:106.45pt;z-index:251680256;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">
                <v:rect id="Rectangle 210" o:spid="_x0000_s1077"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78"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72064"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79" type="#_x0000_t202" style="position:absolute;left:0;text-align:left;margin-left:279.15pt;margin-top:14.45pt;width:16.15pt;height:19.6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eO+/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aLlJxE2EB7QBk8TDbD&#10;Z4GbHvwfSga0GKPh9457SYn+YlHK5byukyfzoV5cVHjw55HNeYRbgVCMRkqm7U3MPp44X6Pkncpy&#10;vHRy7Bmtk1U62jx58/yc/3p5jO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Ilt477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556D5334"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BAFAD7B" w14:textId="77777777" w:rsidR="00F13E78" w:rsidRPr="0062074F" w:rsidRDefault="00F13E78" w:rsidP="00F13E78">
      <w:pPr>
        <w:ind w:left="360"/>
        <w:rPr>
          <w:rFonts w:eastAsiaTheme="minorEastAsia"/>
        </w:rPr>
      </w:pPr>
    </w:p>
    <w:p w14:paraId="5D9F1AED" w14:textId="5BE9C70E" w:rsidR="00F13E78" w:rsidRPr="0062074F" w:rsidRDefault="00F13E78">
      <w:pPr>
        <w:pStyle w:val="Listenabsatz"/>
        <w:numPr>
          <w:ilvl w:val="0"/>
          <w:numId w:val="87"/>
        </w:numPr>
        <w:contextualSpacing/>
        <w:rPr>
          <w:rFonts w:eastAsiaTheme="minorEastAsia"/>
        </w:rPr>
      </w:pPr>
      <w:r w:rsidRPr="0062074F">
        <w:rPr>
          <w:noProof/>
        </w:rPr>
        <mc:AlternateContent>
          <mc:Choice Requires="wps">
            <w:drawing>
              <wp:anchor distT="0" distB="0" distL="114300" distR="114300" simplePos="0" relativeHeight="251681280"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0" type="#_x0000_t202" style="position:absolute;left:0;text-align:left;margin-left:100.9pt;margin-top:15.55pt;width:16.15pt;height:19.65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vrMh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74112"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1" type="#_x0000_t202" style="position:absolute;left:0;text-align:left;margin-left:108.45pt;margin-top:32.4pt;width:16.15pt;height:19.6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GwET4n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South:</w:t>
      </w:r>
    </w:p>
    <w:p w14:paraId="3BD8EEBC"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Pr="0062074F" w:rsidRDefault="00F13E78" w:rsidP="00F13E78">
      <w:pPr>
        <w:rPr>
          <w:rFonts w:eastAsiaTheme="minorEastAsia"/>
        </w:rPr>
      </w:pPr>
      <w:r w:rsidRPr="0062074F">
        <w:rPr>
          <w:noProof/>
        </w:rPr>
        <mc:AlternateContent>
          <mc:Choice Requires="wpg">
            <w:drawing>
              <wp:anchor distT="0" distB="0" distL="114300" distR="114300" simplePos="0" relativeHeight="251675136"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2" style="position:absolute;margin-left:5pt;margin-top:17.2pt;width:469.8pt;height:130.75pt;z-index:251675136;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">
                <v:rect id="Rectangle 218" o:spid="_x0000_s1083"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4"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62074F" w:rsidRDefault="00F13E78">
      <w:pPr>
        <w:pStyle w:val="Listenabsatz"/>
        <w:numPr>
          <w:ilvl w:val="0"/>
          <w:numId w:val="87"/>
        </w:numPr>
        <w:contextualSpacing/>
        <w:rPr>
          <w:rFonts w:eastAsiaTheme="minorEastAsia"/>
        </w:rPr>
      </w:pPr>
      <w:r w:rsidRPr="0062074F">
        <w:rPr>
          <w:noProof/>
        </w:rPr>
        <mc:AlternateContent>
          <mc:Choice Requires="wps">
            <w:drawing>
              <wp:anchor distT="0" distB="0" distL="114300" distR="114300" simplePos="0" relativeHeight="25167616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85" type="#_x0000_t202" style="position:absolute;left:0;text-align:left;margin-left:200.25pt;margin-top:71pt;width:16.15pt;height:19.6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P5P/A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52318EA0" w14:textId="77777777" w:rsidR="00F13E78" w:rsidRPr="0062074F"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62074F" w:rsidRDefault="00F13E78" w:rsidP="00F13E78">
      <w:pPr>
        <w:ind w:left="360"/>
        <w:rPr>
          <w:rFonts w:eastAsiaTheme="minorEastAsia"/>
        </w:rPr>
      </w:pPr>
    </w:p>
    <w:p w14:paraId="0EF2D62B" w14:textId="3613CB14" w:rsidR="00F13E78" w:rsidRPr="0062074F" w:rsidRDefault="00F13E78">
      <w:pPr>
        <w:pStyle w:val="Listenabsatz"/>
        <w:numPr>
          <w:ilvl w:val="0"/>
          <w:numId w:val="87"/>
        </w:numPr>
        <w:contextualSpacing/>
        <w:rPr>
          <w:rFonts w:eastAsiaTheme="minorEastAsia"/>
        </w:rPr>
      </w:pPr>
      <w:r w:rsidRPr="0062074F">
        <w:rPr>
          <w:noProof/>
        </w:rPr>
        <mc:AlternateContent>
          <mc:Choice Requires="wpg">
            <w:drawing>
              <wp:anchor distT="0" distB="0" distL="114300" distR="114300" simplePos="0" relativeHeight="251677184"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86" style="position:absolute;left:0;text-align:left;margin-left:67.4pt;margin-top:3.75pt;width:271.65pt;height:54.85pt;z-index:25167718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9lMjg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">
                <v:rect id="Rectangle 222" o:spid="_x0000_s1087"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88"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78208"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89" type="#_x0000_t202" style="position:absolute;left:0;text-align:left;margin-left:321.35pt;margin-top:10.15pt;width:16.1pt;height:19.6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njl/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Finally</w:t>
      </w:r>
    </w:p>
    <w:p w14:paraId="150EEB7E" w14:textId="77777777" w:rsidR="00F13E78" w:rsidRPr="0062074F" w:rsidRDefault="00F13E78" w:rsidP="00F13E78">
      <w:pPr>
        <w:pStyle w:val="Listenabsatz"/>
        <w:ind w:firstLine="720"/>
        <w:rPr>
          <w:rFonts w:eastAsiaTheme="minorEastAsia"/>
        </w:rPr>
      </w:pPr>
      <w:r w:rsidRPr="0062074F">
        <w:t xml:space="preserve">if </w:t>
      </w:r>
      <m:oMath>
        <m:r>
          <w:rPr>
            <w:rFonts w:ascii="Cambria Math" w:eastAsiaTheme="minorEastAsia" w:hAnsi="Cambria Math"/>
          </w:rPr>
          <m:t>E</m:t>
        </m:r>
      </m:oMath>
      <w:r w:rsidRPr="0062074F">
        <w:rPr>
          <w:rFonts w:ascii="Cambria Math" w:eastAsiaTheme="minorEastAsia" w:hAnsi="Cambria Math"/>
        </w:rPr>
        <w:t xml:space="preserve"> </w:t>
      </w:r>
      <w:r w:rsidRPr="0062074F">
        <w:rPr>
          <w:rFonts w:ascii="Cambria Math" w:hAnsi="Cambria Math"/>
        </w:rPr>
        <w:t>= 2000000</w:t>
      </w:r>
      <w:r w:rsidRPr="0062074F">
        <w:t xml:space="preserve">, </w:t>
      </w:r>
      <m:oMath>
        <m:r>
          <w:rPr>
            <w:rFonts w:ascii="Cambria Math" w:hAnsi="Cambria Math"/>
          </w:rPr>
          <m:t>λ=0°</m:t>
        </m:r>
      </m:oMath>
    </w:p>
    <w:p w14:paraId="786CF944"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07A3A443" w14:textId="77777777" w:rsidR="00F13E78" w:rsidRPr="0062074F" w:rsidRDefault="00F13E78" w:rsidP="00F13E78">
      <w:pPr>
        <w:ind w:left="1440"/>
        <w:rPr>
          <w:rFonts w:eastAsiaTheme="minorEastAsia"/>
        </w:rPr>
      </w:pPr>
    </w:p>
    <w:p w14:paraId="2BE149E0" w14:textId="0CF5661A" w:rsidR="00F13E78" w:rsidRPr="0062074F" w:rsidRDefault="00F13E78">
      <w:pPr>
        <w:pStyle w:val="berschrift2"/>
        <w:numPr>
          <w:ilvl w:val="1"/>
          <w:numId w:val="100"/>
        </w:numPr>
      </w:pPr>
      <w:bookmarkStart w:id="2875" w:name="_Toc226035185"/>
      <w:r w:rsidRPr="0062074F">
        <w:t>References</w:t>
      </w:r>
      <w:r w:rsidR="00B42BF5" w:rsidRPr="0062074F">
        <w:t xml:space="preserve"> [Informative]</w:t>
      </w:r>
      <w:bookmarkEnd w:id="2875"/>
    </w:p>
    <w:p w14:paraId="40698933" w14:textId="5779936B" w:rsidR="00B42BF5" w:rsidRPr="0062074F" w:rsidRDefault="00B42BF5" w:rsidP="00530F27">
      <w:r w:rsidRPr="0062074F">
        <w:t>The following references are provided for background, and to explain the origin of the formulas stated in this specification.</w:t>
      </w:r>
    </w:p>
    <w:p w14:paraId="7CDBDE4E" w14:textId="77777777" w:rsidR="00F13E78" w:rsidRPr="0062074F" w:rsidRDefault="00F13E78">
      <w:pPr>
        <w:pStyle w:val="Listenabsatz"/>
        <w:numPr>
          <w:ilvl w:val="0"/>
          <w:numId w:val="85"/>
        </w:numPr>
        <w:contextualSpacing/>
      </w:pPr>
      <w:bookmarkStart w:id="2876" w:name="_Ref184814621"/>
      <w:r w:rsidRPr="0062074F">
        <w:t>“EPSG Geodetic Parameter Dataset” v. 11.023, 5 December 2024, https://epsg.org/</w:t>
      </w:r>
      <w:bookmarkEnd w:id="2876"/>
      <w:r w:rsidRPr="0062074F">
        <w:t xml:space="preserve"> </w:t>
      </w:r>
    </w:p>
    <w:p w14:paraId="19EC3E90" w14:textId="77777777" w:rsidR="00F13E78" w:rsidRPr="0062074F" w:rsidRDefault="00F13E78">
      <w:pPr>
        <w:pStyle w:val="Listenabsatz"/>
        <w:numPr>
          <w:ilvl w:val="0"/>
          <w:numId w:val="85"/>
        </w:numPr>
        <w:contextualSpacing/>
      </w:pPr>
      <w:bookmarkStart w:id="2877" w:name="_Ref184814645"/>
      <w:r w:rsidRPr="0062074F">
        <w:t>IOGP Report 373-07-02 “Coordinate conversions and transformations including formulas” v. 68, August 2024, https://epsg.org/guidance-notes.html, p. 7</w:t>
      </w:r>
      <w:bookmarkEnd w:id="2877"/>
    </w:p>
    <w:p w14:paraId="1728E744" w14:textId="77777777" w:rsidR="00F13E78" w:rsidRPr="0062074F" w:rsidRDefault="00F13E78">
      <w:pPr>
        <w:pStyle w:val="Listenabsatz"/>
        <w:numPr>
          <w:ilvl w:val="0"/>
          <w:numId w:val="85"/>
        </w:numPr>
        <w:contextualSpacing/>
      </w:pPr>
      <w:bookmarkStart w:id="2878" w:name="_Ref184814718"/>
      <w:r w:rsidRPr="0062074F">
        <w:t>IOGP Report 373-07-02, p. 60</w:t>
      </w:r>
      <w:bookmarkEnd w:id="2878"/>
    </w:p>
    <w:p w14:paraId="173CE416" w14:textId="77777777" w:rsidR="00F13E78" w:rsidRPr="0062074F" w:rsidRDefault="00F13E78">
      <w:pPr>
        <w:pStyle w:val="Listenabsatz"/>
        <w:numPr>
          <w:ilvl w:val="0"/>
          <w:numId w:val="85"/>
        </w:numPr>
        <w:contextualSpacing/>
      </w:pPr>
      <w:bookmarkStart w:id="2879" w:name="_Ref184814728"/>
      <w:r w:rsidRPr="0062074F">
        <w:t>IOGP Report 373-07-02, p. 61</w:t>
      </w:r>
      <w:bookmarkEnd w:id="2879"/>
    </w:p>
    <w:p w14:paraId="1606E54E" w14:textId="77777777" w:rsidR="00F13E78" w:rsidRPr="0062074F" w:rsidRDefault="00F13E78">
      <w:pPr>
        <w:pStyle w:val="Listenabsatz"/>
        <w:numPr>
          <w:ilvl w:val="0"/>
          <w:numId w:val="85"/>
        </w:numPr>
        <w:contextualSpacing/>
      </w:pPr>
      <w:bookmarkStart w:id="2880" w:name="_Ref184814844"/>
      <w:r w:rsidRPr="0062074F">
        <w:t>IOGP Report 373-07-02, p. 84</w:t>
      </w:r>
      <w:bookmarkEnd w:id="2880"/>
    </w:p>
    <w:p w14:paraId="2197957D" w14:textId="77777777" w:rsidR="00F13E78" w:rsidRPr="0062074F" w:rsidRDefault="00F13E78" w:rsidP="00F13E78"/>
    <w:p w14:paraId="1FFA87D5" w14:textId="7EB4C40D" w:rsidR="00047ECB" w:rsidRPr="005F4BDB" w:rsidRDefault="00047ECB" w:rsidP="001C1CAB"/>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Birklhuber Bernd" w:date="2026-08-10T07:59:00Z" w:initials="BB">
    <w:p w14:paraId="595B0B56" w14:textId="4BF03ED2" w:rsidR="00BE56AF" w:rsidRDefault="00BE56AF">
      <w:pPr>
        <w:pStyle w:val="Kommentartext"/>
      </w:pPr>
      <w:r>
        <w:rPr>
          <w:rStyle w:val="Kommentarzeichen"/>
        </w:rPr>
        <w:annotationRef/>
      </w:r>
      <w:r w:rsidRPr="000A3192">
        <w:rPr>
          <w:highlight w:val="yellow"/>
        </w:rPr>
        <w:t>Title needs to be discussed</w:t>
      </w:r>
    </w:p>
  </w:comment>
  <w:comment w:id="154" w:author="Birklhuber Bernd" w:date="2026-08-10T08:01:00Z" w:initials="BB">
    <w:p w14:paraId="6730B5B2" w14:textId="125C7826" w:rsidR="00BE56AF" w:rsidRDefault="00BE56AF">
      <w:pPr>
        <w:pStyle w:val="Kommentartext"/>
      </w:pPr>
      <w:r>
        <w:rPr>
          <w:rStyle w:val="Kommentarzeichen"/>
        </w:rPr>
        <w:annotationRef/>
      </w:r>
      <w:r w:rsidRPr="000A3192">
        <w:rPr>
          <w:highlight w:val="yellow"/>
        </w:rPr>
        <w:t>Do we foresee a timeframe?</w:t>
      </w:r>
    </w:p>
  </w:comment>
  <w:comment w:id="167" w:author="Birklhuber Bernd" w:date="2026-08-10T08:05:00Z" w:initials="BB">
    <w:p w14:paraId="41A0F836" w14:textId="77777777" w:rsidR="00BE56AF" w:rsidRPr="000A3192" w:rsidRDefault="00BE56AF">
      <w:pPr>
        <w:pStyle w:val="Kommentartext"/>
        <w:rPr>
          <w:highlight w:val="yellow"/>
        </w:rPr>
      </w:pPr>
      <w:r>
        <w:rPr>
          <w:rStyle w:val="Kommentarzeichen"/>
        </w:rPr>
        <w:annotationRef/>
      </w:r>
      <w:r w:rsidRPr="000A3192">
        <w:rPr>
          <w:highlight w:val="yellow"/>
        </w:rPr>
        <w:t xml:space="preserve">Do we keep these sentences? </w:t>
      </w:r>
    </w:p>
    <w:p w14:paraId="478A426D" w14:textId="1F3D634E" w:rsidR="00BE56AF" w:rsidRDefault="00BE56AF">
      <w:pPr>
        <w:pStyle w:val="Kommentartext"/>
      </w:pPr>
      <w:r w:rsidRPr="000A3192">
        <w:rPr>
          <w:highlight w:val="yellow"/>
        </w:rPr>
        <w:t>They could be useful because we want applications that are able to read S-101 and S-401</w:t>
      </w:r>
    </w:p>
  </w:comment>
  <w:comment w:id="169" w:author="Birklhuber Bernd" w:date="2026-08-07T08:52:00Z" w:initials="BB">
    <w:p w14:paraId="79DE3752" w14:textId="6AD5EB1C" w:rsidR="009C0999" w:rsidRDefault="009C0999">
      <w:pPr>
        <w:pStyle w:val="Kommentartext"/>
      </w:pPr>
      <w:r>
        <w:rPr>
          <w:rStyle w:val="Kommentarzeichen"/>
        </w:rPr>
        <w:annotationRef/>
      </w:r>
      <w:r>
        <w:t>To be checked</w:t>
      </w:r>
    </w:p>
  </w:comment>
  <w:comment w:id="179" w:author="Birklhuber Bernd" w:date="2026-08-07T08:53:00Z" w:initials="BB">
    <w:p w14:paraId="3735BDC6" w14:textId="64842EAD" w:rsidR="009C0999" w:rsidRDefault="009C0999">
      <w:pPr>
        <w:pStyle w:val="Kommentartext"/>
      </w:pPr>
      <w:r>
        <w:rPr>
          <w:rStyle w:val="Kommentarzeichen"/>
        </w:rPr>
        <w:annotationRef/>
      </w:r>
      <w:r>
        <w:t>To be updated</w:t>
      </w:r>
    </w:p>
  </w:comment>
  <w:comment w:id="180" w:author="Birklhuber Bernd" w:date="2026-08-21T09:36:00Z" w:initials="BB">
    <w:p w14:paraId="1010D4F8" w14:textId="482BFE80" w:rsidR="000539F0" w:rsidRDefault="000539F0">
      <w:pPr>
        <w:pStyle w:val="Kommentartext"/>
      </w:pPr>
      <w:r>
        <w:rPr>
          <w:rStyle w:val="Kommentarzeichen"/>
        </w:rPr>
        <w:annotationRef/>
      </w:r>
      <w:r w:rsidRPr="000539F0">
        <w:rPr>
          <w:highlight w:val="yellow"/>
        </w:rPr>
        <w:t>To be discussed</w:t>
      </w:r>
    </w:p>
  </w:comment>
  <w:comment w:id="240" w:author="Birklhuber Bernd" w:date="2026-08-07T08:58:00Z" w:initials="BB">
    <w:p w14:paraId="07604ED0" w14:textId="45B6031E" w:rsidR="009C0999" w:rsidRDefault="009C0999">
      <w:pPr>
        <w:pStyle w:val="Kommentartext"/>
      </w:pPr>
      <w:r>
        <w:rPr>
          <w:rStyle w:val="Kommentarzeichen"/>
        </w:rPr>
        <w:annotationRef/>
      </w:r>
      <w:r>
        <w:t>To be checked</w:t>
      </w:r>
    </w:p>
  </w:comment>
  <w:comment w:id="241" w:author="Birklhuber Bernd" w:date="2026-08-07T08:58:00Z" w:initials="BB">
    <w:p w14:paraId="3E77804D" w14:textId="44B8F45E" w:rsidR="009C0999" w:rsidRDefault="009C0999">
      <w:pPr>
        <w:pStyle w:val="Kommentartext"/>
      </w:pPr>
      <w:r>
        <w:rPr>
          <w:rStyle w:val="Kommentarzeichen"/>
        </w:rPr>
        <w:annotationRef/>
      </w:r>
      <w:r>
        <w:t>To be checked</w:t>
      </w:r>
    </w:p>
  </w:comment>
  <w:comment w:id="244" w:author="Birklhuber Bernd" w:date="2026-08-07T08:58:00Z" w:initials="BB">
    <w:p w14:paraId="510B5553" w14:textId="6B0C5F69" w:rsidR="009C0999" w:rsidRDefault="009C0999">
      <w:pPr>
        <w:pStyle w:val="Kommentartext"/>
      </w:pPr>
      <w:r>
        <w:rPr>
          <w:rStyle w:val="Kommentarzeichen"/>
        </w:rPr>
        <w:annotationRef/>
      </w:r>
      <w:r>
        <w:t>To be checked</w:t>
      </w:r>
    </w:p>
  </w:comment>
  <w:comment w:id="336" w:author="Birklhuber Bernd" w:date="2026-08-07T09:09:00Z" w:initials="BB">
    <w:p w14:paraId="2C9E8552" w14:textId="77777777" w:rsidR="005227F1" w:rsidRPr="000A3192" w:rsidRDefault="005227F1">
      <w:pPr>
        <w:pStyle w:val="Kommentartext"/>
        <w:rPr>
          <w:highlight w:val="yellow"/>
        </w:rPr>
      </w:pPr>
      <w:r>
        <w:rPr>
          <w:rStyle w:val="Kommentarzeichen"/>
        </w:rPr>
        <w:annotationRef/>
      </w:r>
      <w:r w:rsidRPr="000A3192">
        <w:rPr>
          <w:highlight w:val="yellow"/>
        </w:rPr>
        <w:t>Or current European definition:</w:t>
      </w:r>
    </w:p>
    <w:p w14:paraId="0019C4DE" w14:textId="77777777" w:rsidR="005227F1" w:rsidRPr="000A3192" w:rsidRDefault="005227F1">
      <w:pPr>
        <w:pStyle w:val="Kommentartext"/>
        <w:rPr>
          <w:highlight w:val="yellow"/>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2240"/>
      </w:tblGrid>
      <w:tr w:rsidR="005227F1" w:rsidRPr="005227F1" w14:paraId="6CA8AC14" w14:textId="77777777">
        <w:trPr>
          <w:trHeight w:val="480"/>
        </w:trPr>
        <w:tc>
          <w:tcPr>
            <w:tcW w:w="12240" w:type="dxa"/>
            <w:tcBorders>
              <w:top w:val="none" w:sz="6" w:space="0" w:color="auto"/>
              <w:bottom w:val="none" w:sz="6" w:space="0" w:color="auto"/>
            </w:tcBorders>
          </w:tcPr>
          <w:p w14:paraId="7F94059F" w14:textId="77777777" w:rsidR="005227F1" w:rsidRPr="005227F1" w:rsidRDefault="005227F1" w:rsidP="005227F1">
            <w:pPr>
              <w:autoSpaceDE w:val="0"/>
              <w:autoSpaceDN w:val="0"/>
              <w:adjustRightInd w:val="0"/>
              <w:spacing w:after="0" w:line="240" w:lineRule="auto"/>
              <w:rPr>
                <w:rFonts w:eastAsiaTheme="minorHAnsi" w:cs="Arial"/>
                <w:color w:val="000000"/>
                <w:lang w:val="en-US" w:eastAsia="en-US"/>
              </w:rPr>
            </w:pPr>
            <w:r w:rsidRPr="000A3192">
              <w:rPr>
                <w:rFonts w:eastAsiaTheme="minorHAnsi" w:cs="Arial"/>
                <w:color w:val="000000"/>
                <w:highlight w:val="yellow"/>
                <w:lang w:val="en-US" w:eastAsia="en-US"/>
              </w:rPr>
              <w:t>Electronic Chart Display and Information System for inland navigation, displaying selected information from a SENC and optionally, information from other navigation sensors.</w:t>
            </w:r>
            <w:r w:rsidRPr="005227F1">
              <w:rPr>
                <w:rFonts w:eastAsiaTheme="minorHAnsi" w:cs="Arial"/>
                <w:color w:val="000000"/>
                <w:lang w:val="en-US" w:eastAsia="en-US"/>
              </w:rPr>
              <w:t xml:space="preserve"> </w:t>
            </w:r>
          </w:p>
        </w:tc>
      </w:tr>
    </w:tbl>
    <w:p w14:paraId="1FB51B8A" w14:textId="573409F2" w:rsidR="005227F1" w:rsidRDefault="005227F1">
      <w:pPr>
        <w:pStyle w:val="Kommentartext"/>
      </w:pPr>
    </w:p>
  </w:comment>
  <w:comment w:id="345" w:author="Birklhuber Bernd" w:date="2026-08-21T10:28:00Z" w:initials="BB">
    <w:p w14:paraId="7E37FD13" w14:textId="77777777" w:rsidR="0093539C" w:rsidRDefault="0093539C" w:rsidP="0093539C">
      <w:pPr>
        <w:pStyle w:val="Kommentartext"/>
      </w:pPr>
      <w:r>
        <w:rPr>
          <w:rStyle w:val="Kommentarzeichen"/>
        </w:rPr>
        <w:annotationRef/>
      </w:r>
      <w:r w:rsidRPr="00D0271F">
        <w:rPr>
          <w:highlight w:val="yellow"/>
        </w:rPr>
        <w:t>To be discussed</w:t>
      </w:r>
    </w:p>
    <w:p w14:paraId="6821AFE9" w14:textId="77777777" w:rsidR="00AD128D" w:rsidRDefault="00AD128D" w:rsidP="0093539C">
      <w:pPr>
        <w:pStyle w:val="Kommentartext"/>
      </w:pPr>
    </w:p>
    <w:p w14:paraId="1F8799DD" w14:textId="77777777" w:rsidR="00AD128D" w:rsidRDefault="00AD128D" w:rsidP="0093539C">
      <w:pPr>
        <w:pStyle w:val="Kommentartext"/>
      </w:pPr>
      <w:r w:rsidRPr="00AD128D">
        <w:rPr>
          <w:highlight w:val="yellow"/>
        </w:rPr>
        <w:t>Should we add the possibility that an Inland ECDIS can be used as an ECS in SOLAS areas if it is able to display S-101 ENCs, but is not type approved as maritime ECDIS?</w:t>
      </w:r>
    </w:p>
    <w:p w14:paraId="7228B4AE" w14:textId="64C064B0" w:rsidR="00D56A8D" w:rsidRDefault="00D56A8D" w:rsidP="0093539C">
      <w:pPr>
        <w:pStyle w:val="Kommentartext"/>
      </w:pPr>
      <w:proofErr w:type="spellStart"/>
      <w:r>
        <w:t>Periskal</w:t>
      </w:r>
      <w:proofErr w:type="spellEnd"/>
      <w:r>
        <w:t>: yes</w:t>
      </w:r>
    </w:p>
  </w:comment>
  <w:comment w:id="366" w:author="Birklhuber Bernd" w:date="2026-08-21T10:43:00Z" w:initials="BB">
    <w:p w14:paraId="15D14A64" w14:textId="27E4B3AA" w:rsidR="0093539C" w:rsidRDefault="0093539C">
      <w:pPr>
        <w:pStyle w:val="Kommentartext"/>
      </w:pPr>
      <w:r>
        <w:rPr>
          <w:rStyle w:val="Kommentarzeichen"/>
        </w:rPr>
        <w:annotationRef/>
      </w:r>
      <w:r w:rsidRPr="0093539C">
        <w:rPr>
          <w:highlight w:val="yellow"/>
        </w:rPr>
        <w:t>Should we add that S-98 is only mandatory for ECDIS, not for ECS?</w:t>
      </w:r>
    </w:p>
  </w:comment>
  <w:comment w:id="370" w:author="Birklhuber Bernd" w:date="2026-08-07T09:11:00Z" w:initials="BB">
    <w:p w14:paraId="4E500F67" w14:textId="3520559E" w:rsidR="000A3192" w:rsidRPr="0093539C" w:rsidRDefault="005227F1">
      <w:pPr>
        <w:pStyle w:val="Kommentartext"/>
        <w:rPr>
          <w:highlight w:val="yellow"/>
        </w:rPr>
      </w:pPr>
      <w:r w:rsidRPr="000A3192">
        <w:rPr>
          <w:rStyle w:val="Kommentarzeichen"/>
          <w:highlight w:val="yellow"/>
        </w:rPr>
        <w:annotationRef/>
      </w:r>
      <w:r w:rsidRPr="000A3192">
        <w:rPr>
          <w:highlight w:val="yellow"/>
        </w:rPr>
        <w:t xml:space="preserve">Do we keep this maritime explanation or do we </w:t>
      </w:r>
      <w:r w:rsidR="006A7E1B" w:rsidRPr="000A3192">
        <w:rPr>
          <w:highlight w:val="yellow"/>
        </w:rPr>
        <w:t>replace it by a statement that Inland ECDIS is meeting European standards and other regions accept ECS that are meeting the requirements of this S-403</w:t>
      </w:r>
      <w:r w:rsidR="000A3192" w:rsidRPr="000A3192">
        <w:rPr>
          <w:highlight w:val="yellow"/>
        </w:rPr>
        <w:t>?</w:t>
      </w:r>
    </w:p>
  </w:comment>
  <w:comment w:id="382" w:author="Birklhuber Bernd" w:date="2026-08-07T09:13:00Z" w:initials="BB">
    <w:p w14:paraId="277C8968" w14:textId="08779242" w:rsidR="006A7E1B" w:rsidRDefault="006A7E1B">
      <w:pPr>
        <w:pStyle w:val="Kommentartext"/>
      </w:pPr>
      <w:r>
        <w:rPr>
          <w:rStyle w:val="Kommentarzeichen"/>
        </w:rPr>
        <w:annotationRef/>
      </w:r>
      <w:r>
        <w:t>To be updated</w:t>
      </w:r>
    </w:p>
  </w:comment>
  <w:comment w:id="410" w:author="Birklhuber Bernd" w:date="2026-08-10T08:19:00Z" w:initials="BB">
    <w:p w14:paraId="7E7C9C03" w14:textId="06E22624" w:rsidR="009A26E0" w:rsidRDefault="009A26E0">
      <w:pPr>
        <w:pStyle w:val="Kommentartext"/>
      </w:pPr>
      <w:r>
        <w:rPr>
          <w:rStyle w:val="Kommentarzeichen"/>
        </w:rPr>
        <w:annotationRef/>
      </w:r>
      <w:r w:rsidRPr="000A3192">
        <w:rPr>
          <w:highlight w:val="yellow"/>
        </w:rPr>
        <w:t>To be discussed</w:t>
      </w:r>
    </w:p>
  </w:comment>
  <w:comment w:id="446" w:author="Birklhuber Bernd" w:date="2026-08-07T09:21:00Z" w:initials="BB">
    <w:p w14:paraId="09D960C0" w14:textId="11A52A29" w:rsidR="006A7E1B" w:rsidRDefault="006A7E1B">
      <w:pPr>
        <w:pStyle w:val="Kommentartext"/>
      </w:pPr>
      <w:r>
        <w:rPr>
          <w:rStyle w:val="Kommentarzeichen"/>
        </w:rPr>
        <w:annotationRef/>
      </w:r>
      <w:r>
        <w:t>Or S-402 and XML</w:t>
      </w:r>
    </w:p>
  </w:comment>
  <w:comment w:id="499" w:author="Birklhuber Bernd" w:date="2026-08-07T09:24:00Z" w:initials="BB">
    <w:p w14:paraId="3C83864B" w14:textId="0ACE22B9" w:rsidR="002D6696" w:rsidRDefault="002D6696">
      <w:pPr>
        <w:pStyle w:val="Kommentartext"/>
      </w:pPr>
      <w:r>
        <w:rPr>
          <w:rStyle w:val="Kommentarzeichen"/>
        </w:rPr>
        <w:annotationRef/>
      </w:r>
      <w:r>
        <w:t>Or S-402 and XML</w:t>
      </w:r>
    </w:p>
  </w:comment>
  <w:comment w:id="527" w:author="Birklhuber Bernd" w:date="2026-08-21T10:56:00Z" w:initials="BB">
    <w:p w14:paraId="53DCCB09" w14:textId="6A180E66" w:rsidR="00AD128D" w:rsidRDefault="00AD128D">
      <w:pPr>
        <w:pStyle w:val="Kommentartext"/>
      </w:pPr>
      <w:r>
        <w:rPr>
          <w:rStyle w:val="Kommentarzeichen"/>
        </w:rPr>
        <w:annotationRef/>
      </w:r>
      <w:r>
        <w:t>Or S-402 and XML</w:t>
      </w:r>
    </w:p>
  </w:comment>
  <w:comment w:id="538" w:author="Birklhuber Bernd" w:date="2026-08-07T09:26:00Z" w:initials="BB">
    <w:p w14:paraId="01F591BD" w14:textId="59269ACC" w:rsidR="002D6696" w:rsidRDefault="002D6696">
      <w:pPr>
        <w:pStyle w:val="Kommentartext"/>
      </w:pPr>
      <w:r>
        <w:rPr>
          <w:rStyle w:val="Kommentarzeichen"/>
        </w:rPr>
        <w:annotationRef/>
      </w:r>
      <w:r>
        <w:t>Or S-402 and XML</w:t>
      </w:r>
    </w:p>
  </w:comment>
  <w:comment w:id="529" w:author="Birklhuber Bernd" w:date="2026-08-10T08:23:00Z" w:initials="BB">
    <w:p w14:paraId="3BA10D2F" w14:textId="77777777" w:rsidR="009A26E0" w:rsidRDefault="009A26E0">
      <w:pPr>
        <w:pStyle w:val="Kommentartext"/>
      </w:pPr>
      <w:r>
        <w:rPr>
          <w:rStyle w:val="Kommentarzeichen"/>
        </w:rPr>
        <w:annotationRef/>
      </w:r>
      <w:r w:rsidRPr="000A3192">
        <w:rPr>
          <w:highlight w:val="yellow"/>
        </w:rPr>
        <w:t>Do we keep this requirement?</w:t>
      </w:r>
    </w:p>
    <w:p w14:paraId="456305AE" w14:textId="2AB99EAD" w:rsidR="00AD128D" w:rsidRDefault="00AD128D">
      <w:pPr>
        <w:pStyle w:val="Kommentartext"/>
      </w:pPr>
      <w:r>
        <w:t>If we use S-102 and S-104: yes</w:t>
      </w:r>
    </w:p>
  </w:comment>
  <w:comment w:id="542" w:author="Birklhuber Bernd" w:date="2026-08-07T09:27:00Z" w:initials="BB">
    <w:p w14:paraId="0313A436" w14:textId="6242FC93" w:rsidR="002D6696" w:rsidRDefault="002D6696">
      <w:pPr>
        <w:pStyle w:val="Kommentartext"/>
      </w:pPr>
      <w:r>
        <w:rPr>
          <w:rStyle w:val="Kommentarzeichen"/>
        </w:rPr>
        <w:annotationRef/>
      </w:r>
      <w:r w:rsidRPr="000A3192">
        <w:rPr>
          <w:highlight w:val="yellow"/>
        </w:rPr>
        <w:t>Do we list some products or do we delete this paragraph?</w:t>
      </w:r>
    </w:p>
  </w:comment>
  <w:comment w:id="563" w:author="Birklhuber Bernd" w:date="2026-08-07T09:29:00Z" w:initials="BB">
    <w:p w14:paraId="0272BE34" w14:textId="6AD70713" w:rsidR="002D6696" w:rsidRDefault="002D6696">
      <w:pPr>
        <w:pStyle w:val="Kommentartext"/>
      </w:pPr>
      <w:r>
        <w:rPr>
          <w:rStyle w:val="Kommentarzeichen"/>
        </w:rPr>
        <w:annotationRef/>
      </w:r>
      <w:r>
        <w:t>Or S-402 and XML</w:t>
      </w:r>
    </w:p>
  </w:comment>
  <w:comment w:id="652" w:author="Birklhuber Bernd" w:date="2026-08-07T09:42:00Z" w:initials="BB">
    <w:p w14:paraId="14A28218" w14:textId="77777777" w:rsidR="00DA7C14" w:rsidRPr="004210CE" w:rsidRDefault="00DA7C14">
      <w:pPr>
        <w:pStyle w:val="Kommentartext"/>
      </w:pPr>
      <w:r w:rsidRPr="000A3192">
        <w:rPr>
          <w:rStyle w:val="Kommentarzeichen"/>
          <w:highlight w:val="yellow"/>
        </w:rPr>
        <w:annotationRef/>
      </w:r>
      <w:r w:rsidRPr="004210CE">
        <w:t xml:space="preserve">Inland ECDIS in Europe will be required to display also standardized data (especially </w:t>
      </w:r>
      <w:proofErr w:type="spellStart"/>
      <w:r w:rsidRPr="004210CE">
        <w:t>NtS</w:t>
      </w:r>
      <w:proofErr w:type="spellEnd"/>
      <w:r w:rsidRPr="004210CE">
        <w:t>) that is not S-100 based and not signed.</w:t>
      </w:r>
    </w:p>
    <w:p w14:paraId="0BB962B1" w14:textId="77777777" w:rsidR="00DA7C14" w:rsidRPr="004210CE" w:rsidRDefault="00DA7C14">
      <w:pPr>
        <w:pStyle w:val="Kommentartext"/>
      </w:pPr>
    </w:p>
    <w:p w14:paraId="31AD8C13" w14:textId="77777777" w:rsidR="00DA7C14" w:rsidRDefault="00DA7C14">
      <w:pPr>
        <w:pStyle w:val="Kommentartext"/>
      </w:pPr>
      <w:r w:rsidRPr="004210CE">
        <w:t xml:space="preserve">If we decide to use S-402 and the </w:t>
      </w:r>
      <w:proofErr w:type="spellStart"/>
      <w:r w:rsidRPr="004210CE">
        <w:t>waterlevel</w:t>
      </w:r>
      <w:proofErr w:type="spellEnd"/>
      <w:r w:rsidRPr="004210CE">
        <w:t>-XML this would be another not S-100 based data source</w:t>
      </w:r>
    </w:p>
    <w:p w14:paraId="332ED91C" w14:textId="77777777" w:rsidR="004210CE" w:rsidRDefault="004210CE">
      <w:pPr>
        <w:pStyle w:val="Kommentartext"/>
      </w:pPr>
    </w:p>
    <w:p w14:paraId="6F5BDE6B" w14:textId="6EC6CF97" w:rsidR="004210CE" w:rsidRDefault="004210CE">
      <w:pPr>
        <w:pStyle w:val="Kommentartext"/>
      </w:pPr>
      <w:proofErr w:type="gramStart"/>
      <w:r>
        <w:t>Therefore</w:t>
      </w:r>
      <w:proofErr w:type="gramEnd"/>
      <w:r>
        <w:t xml:space="preserve"> added that this applies only to S-100 datasets.</w:t>
      </w:r>
    </w:p>
  </w:comment>
  <w:comment w:id="674" w:author="Birklhuber Bernd" w:date="2026-08-10T08:58:00Z" w:initials="BB">
    <w:p w14:paraId="1ED7F1C5" w14:textId="77777777" w:rsidR="00BE3C79" w:rsidRPr="00D87C6D" w:rsidRDefault="00BE3C79">
      <w:pPr>
        <w:pStyle w:val="Kommentartext"/>
        <w:rPr>
          <w:highlight w:val="yellow"/>
        </w:rPr>
      </w:pPr>
      <w:r>
        <w:rPr>
          <w:rStyle w:val="Kommentarzeichen"/>
        </w:rPr>
        <w:annotationRef/>
      </w:r>
      <w:r w:rsidRPr="00D87C6D">
        <w:rPr>
          <w:highlight w:val="yellow"/>
        </w:rPr>
        <w:t xml:space="preserve">This means that all IENCs will be treated as </w:t>
      </w:r>
      <w:proofErr w:type="spellStart"/>
      <w:r w:rsidRPr="00D87C6D">
        <w:rPr>
          <w:highlight w:val="yellow"/>
        </w:rPr>
        <w:t>non official</w:t>
      </w:r>
      <w:proofErr w:type="spellEnd"/>
      <w:r w:rsidRPr="00D87C6D">
        <w:rPr>
          <w:highlight w:val="yellow"/>
        </w:rPr>
        <w:t xml:space="preserve"> because they are not produced under SOLAS.</w:t>
      </w:r>
    </w:p>
    <w:p w14:paraId="30EFBEA4" w14:textId="77777777" w:rsidR="00D87C6D" w:rsidRPr="00D87C6D" w:rsidRDefault="00D87C6D">
      <w:pPr>
        <w:pStyle w:val="Kommentartext"/>
        <w:rPr>
          <w:highlight w:val="yellow"/>
        </w:rPr>
      </w:pPr>
    </w:p>
    <w:p w14:paraId="259A046D" w14:textId="77777777" w:rsidR="00D87C6D" w:rsidRPr="00D87C6D" w:rsidRDefault="00D87C6D">
      <w:pPr>
        <w:pStyle w:val="Kommentartext"/>
        <w:rPr>
          <w:highlight w:val="yellow"/>
        </w:rPr>
      </w:pPr>
      <w:r w:rsidRPr="00D87C6D">
        <w:rPr>
          <w:highlight w:val="yellow"/>
        </w:rPr>
        <w:t>How can we solve this?</w:t>
      </w:r>
    </w:p>
    <w:p w14:paraId="6DEA0022" w14:textId="77777777" w:rsidR="00D87C6D" w:rsidRPr="00D87C6D" w:rsidRDefault="00D87C6D">
      <w:pPr>
        <w:pStyle w:val="Kommentartext"/>
        <w:rPr>
          <w:highlight w:val="yellow"/>
        </w:rPr>
      </w:pPr>
      <w:r w:rsidRPr="00D87C6D">
        <w:rPr>
          <w:highlight w:val="yellow"/>
        </w:rPr>
        <w:t>- can we simply state in S-403 that DATA-PRODUCER is used by official data producers? (could disturb ECDIS)</w:t>
      </w:r>
    </w:p>
    <w:p w14:paraId="6DFB6ADE" w14:textId="77777777" w:rsidR="00D87C6D" w:rsidRDefault="00D87C6D">
      <w:pPr>
        <w:pStyle w:val="Kommentartext"/>
      </w:pPr>
      <w:r w:rsidRPr="00D87C6D">
        <w:rPr>
          <w:highlight w:val="yellow"/>
        </w:rPr>
        <w:t xml:space="preserve">- can we add a code INLAND_DATA-PRODUCER? Would it be sufficient to </w:t>
      </w:r>
      <w:r w:rsidR="00A15DFD">
        <w:rPr>
          <w:highlight w:val="yellow"/>
        </w:rPr>
        <w:t xml:space="preserve">do </w:t>
      </w:r>
      <w:r w:rsidRPr="00D87C6D">
        <w:rPr>
          <w:highlight w:val="yellow"/>
        </w:rPr>
        <w:t>this here?</w:t>
      </w:r>
    </w:p>
    <w:p w14:paraId="53181B6B" w14:textId="77777777" w:rsidR="002B3BF5" w:rsidRDefault="002B3BF5">
      <w:pPr>
        <w:pStyle w:val="Kommentartext"/>
      </w:pPr>
    </w:p>
    <w:p w14:paraId="7B0061B4" w14:textId="0D31D22D" w:rsidR="002B3BF5" w:rsidRDefault="002B3BF5">
      <w:pPr>
        <w:pStyle w:val="Kommentartext"/>
      </w:pPr>
      <w:r w:rsidRPr="002B3BF5">
        <w:rPr>
          <w:highlight w:val="yellow"/>
        </w:rPr>
        <w:t>IENCs are not distributed by RENCs and with S-128</w:t>
      </w:r>
    </w:p>
  </w:comment>
  <w:comment w:id="694" w:author="Birklhuber Bernd" w:date="2026-08-07T09:45:00Z" w:initials="BB">
    <w:p w14:paraId="7BF20D85" w14:textId="77777777" w:rsidR="00DA7C14" w:rsidRPr="002B3BF5" w:rsidRDefault="00DA7C14">
      <w:pPr>
        <w:pStyle w:val="Kommentartext"/>
        <w:rPr>
          <w:highlight w:val="yellow"/>
        </w:rPr>
      </w:pPr>
      <w:r>
        <w:rPr>
          <w:rStyle w:val="Kommentarzeichen"/>
        </w:rPr>
        <w:annotationRef/>
      </w:r>
      <w:r w:rsidR="002B3BF5" w:rsidRPr="002B3BF5">
        <w:rPr>
          <w:highlight w:val="yellow"/>
        </w:rPr>
        <w:t>Not available in the registry, not even in the test bed</w:t>
      </w:r>
    </w:p>
    <w:p w14:paraId="1F60E5AC" w14:textId="16E79FDD" w:rsidR="002B3BF5" w:rsidRDefault="002B3BF5">
      <w:pPr>
        <w:pStyle w:val="Kommentartext"/>
      </w:pPr>
      <w:r w:rsidRPr="002B3BF5">
        <w:rPr>
          <w:highlight w:val="yellow"/>
        </w:rPr>
        <w:t>Delete the sentence?</w:t>
      </w:r>
    </w:p>
  </w:comment>
  <w:comment w:id="738" w:author="Birklhuber Bernd" w:date="2026-08-21T11:38:00Z" w:initials="BB">
    <w:p w14:paraId="52040CF0" w14:textId="765C3A55" w:rsidR="002B3BF5" w:rsidRDefault="002B3BF5">
      <w:pPr>
        <w:pStyle w:val="Kommentartext"/>
      </w:pPr>
      <w:r>
        <w:rPr>
          <w:rStyle w:val="Kommentarzeichen"/>
        </w:rPr>
        <w:annotationRef/>
      </w:r>
      <w:r>
        <w:t>This is not about the display of updates to the software, but about the display of updates to the IENCs in Inland ECDIS and Inland ECS</w:t>
      </w:r>
    </w:p>
  </w:comment>
  <w:comment w:id="969" w:author="Birklhuber Bernd" w:date="2026-08-10T08:38:00Z" w:initials="BB">
    <w:p w14:paraId="6EFAE85D" w14:textId="295911E5" w:rsidR="004210CE" w:rsidRDefault="004210CE">
      <w:pPr>
        <w:pStyle w:val="Kommentartext"/>
      </w:pPr>
      <w:r>
        <w:rPr>
          <w:rStyle w:val="Kommentarzeichen"/>
        </w:rPr>
        <w:annotationRef/>
      </w:r>
      <w:r>
        <w:t>Could be deleted because other values are allowed</w:t>
      </w:r>
    </w:p>
  </w:comment>
  <w:comment w:id="1018" w:author="Birklhuber Bernd" w:date="2026-08-07T10:00:00Z" w:initials="BB">
    <w:p w14:paraId="351DB2DD" w14:textId="4B51FAAE" w:rsidR="000C3F4B" w:rsidRDefault="000C3F4B">
      <w:pPr>
        <w:pStyle w:val="Kommentartext"/>
      </w:pPr>
      <w:r>
        <w:rPr>
          <w:rStyle w:val="Kommentarzeichen"/>
        </w:rPr>
        <w:annotationRef/>
      </w:r>
      <w:r w:rsidRPr="004210CE">
        <w:rPr>
          <w:highlight w:val="yellow"/>
        </w:rPr>
        <w:t>The chapter is very much based on the assumption that there are ENCs with different scales for the same area. That is not true for IENCs. What do we do?</w:t>
      </w:r>
    </w:p>
  </w:comment>
  <w:comment w:id="1080" w:author="Birklhuber Bernd" w:date="2026-08-07T10:03:00Z" w:initials="BB">
    <w:p w14:paraId="608329C9" w14:textId="49D3BC1D" w:rsidR="00646374" w:rsidRDefault="00646374">
      <w:pPr>
        <w:pStyle w:val="Kommentartext"/>
      </w:pPr>
      <w:r>
        <w:rPr>
          <w:rStyle w:val="Kommentarzeichen"/>
        </w:rPr>
        <w:annotationRef/>
      </w:r>
      <w:r>
        <w:t>Or S-402 and XML</w:t>
      </w:r>
    </w:p>
  </w:comment>
  <w:comment w:id="1100" w:author="Birklhuber Bernd" w:date="2026-08-07T10:04:00Z" w:initials="BB">
    <w:p w14:paraId="79776D71" w14:textId="507AC52E" w:rsidR="00646374" w:rsidRDefault="00646374">
      <w:pPr>
        <w:pStyle w:val="Kommentartext"/>
      </w:pPr>
      <w:r>
        <w:rPr>
          <w:rStyle w:val="Kommentarzeichen"/>
        </w:rPr>
        <w:annotationRef/>
      </w:r>
      <w:r w:rsidRPr="004210CE">
        <w:rPr>
          <w:highlight w:val="yellow"/>
        </w:rPr>
        <w:t>We assume that Inland ECDIS and ECS will also be capable to display S-101. Should “No IENC Available” be displayed in S-101 areas? There are pros and cons</w:t>
      </w:r>
    </w:p>
  </w:comment>
  <w:comment w:id="1108" w:author="Birklhuber Bernd" w:date="2026-08-10T08:48:00Z" w:initials="BB">
    <w:p w14:paraId="372C3DAE" w14:textId="77777777" w:rsidR="00BE3C79" w:rsidRPr="00BE3C79" w:rsidRDefault="00BE3C79">
      <w:pPr>
        <w:pStyle w:val="Kommentartext"/>
        <w:rPr>
          <w:highlight w:val="yellow"/>
        </w:rPr>
      </w:pPr>
      <w:r>
        <w:rPr>
          <w:rStyle w:val="Kommentarzeichen"/>
        </w:rPr>
        <w:annotationRef/>
      </w:r>
      <w:r w:rsidRPr="00BE3C79">
        <w:rPr>
          <w:highlight w:val="yellow"/>
        </w:rPr>
        <w:t>NONHODAT would always be displayed for IENCs.</w:t>
      </w:r>
    </w:p>
    <w:p w14:paraId="232D7FAE" w14:textId="5332F418" w:rsidR="00BE3C79" w:rsidRDefault="00BE3C79">
      <w:pPr>
        <w:pStyle w:val="Kommentartext"/>
      </w:pPr>
      <w:r w:rsidRPr="00BE3C79">
        <w:rPr>
          <w:highlight w:val="yellow"/>
        </w:rPr>
        <w:t>Do we delete the chapter or do we replace it by an adapted chapter? How would the Inland ECDIS or ECS know that a S-401 IENC is not official?</w:t>
      </w:r>
    </w:p>
  </w:comment>
  <w:comment w:id="1160" w:author="Birklhuber Bernd" w:date="2026-08-07T10:09:00Z" w:initials="BB">
    <w:p w14:paraId="07C81A79" w14:textId="26DD0BC3" w:rsidR="00646374" w:rsidRDefault="00646374">
      <w:pPr>
        <w:pStyle w:val="Kommentartext"/>
      </w:pPr>
      <w:r>
        <w:rPr>
          <w:rStyle w:val="Kommentarzeichen"/>
        </w:rPr>
        <w:annotationRef/>
      </w:r>
      <w:r>
        <w:t>???</w:t>
      </w:r>
    </w:p>
  </w:comment>
  <w:comment w:id="1257" w:author="Birklhuber Bernd" w:date="2026-08-07T10:21:00Z" w:initials="BB">
    <w:p w14:paraId="4CD8424A" w14:textId="61EC7C2C" w:rsidR="00067EAD" w:rsidRDefault="00067EAD">
      <w:pPr>
        <w:pStyle w:val="Kommentartext"/>
      </w:pPr>
      <w:r>
        <w:rPr>
          <w:rStyle w:val="Kommentarzeichen"/>
        </w:rPr>
        <w:annotationRef/>
      </w:r>
      <w:r>
        <w:t>Check in PC</w:t>
      </w:r>
    </w:p>
  </w:comment>
  <w:comment w:id="1258" w:author="Birklhuber Bernd" w:date="2026-08-07T10:22:00Z" w:initials="BB">
    <w:p w14:paraId="5BF225D9" w14:textId="77777777" w:rsidR="00067EAD" w:rsidRDefault="00067EAD">
      <w:pPr>
        <w:pStyle w:val="Kommentartext"/>
      </w:pPr>
      <w:r>
        <w:rPr>
          <w:rStyle w:val="Kommentarzeichen"/>
        </w:rPr>
        <w:annotationRef/>
      </w:r>
      <w:r w:rsidR="00D87C6D" w:rsidRPr="00D87C6D">
        <w:rPr>
          <w:highlight w:val="yellow"/>
        </w:rPr>
        <w:t>We need km for EUR and statute miles for US. How can we trigger this?</w:t>
      </w:r>
    </w:p>
    <w:p w14:paraId="0F3E88AF" w14:textId="77777777" w:rsidR="005032E9" w:rsidRPr="00A641C2" w:rsidRDefault="005032E9">
      <w:pPr>
        <w:pStyle w:val="Kommentartext"/>
        <w:rPr>
          <w:highlight w:val="yellow"/>
        </w:rPr>
      </w:pPr>
      <w:r w:rsidRPr="00A641C2">
        <w:rPr>
          <w:highlight w:val="yellow"/>
        </w:rPr>
        <w:t>I suppose by unit of measure from the cell header.</w:t>
      </w:r>
    </w:p>
    <w:p w14:paraId="74286E2F" w14:textId="06A943DF" w:rsidR="005032E9" w:rsidRDefault="005032E9">
      <w:pPr>
        <w:pStyle w:val="Kommentartext"/>
      </w:pPr>
      <w:r w:rsidRPr="00A641C2">
        <w:rPr>
          <w:highlight w:val="yellow"/>
        </w:rPr>
        <w:t>Theoretically this could cause problems if two IENCs with different units are loaded, but I don’t think this would happen in reality.</w:t>
      </w:r>
    </w:p>
  </w:comment>
  <w:comment w:id="1268" w:author="Birklhuber Bernd" w:date="2026-08-07T10:28:00Z" w:initials="BB">
    <w:p w14:paraId="44C53713" w14:textId="14A58059" w:rsidR="000949BA" w:rsidRPr="00D87C6D" w:rsidRDefault="000949BA">
      <w:pPr>
        <w:pStyle w:val="Kommentartext"/>
        <w:rPr>
          <w:highlight w:val="yellow"/>
        </w:rPr>
      </w:pPr>
      <w:r>
        <w:rPr>
          <w:rStyle w:val="Kommentarzeichen"/>
        </w:rPr>
        <w:annotationRef/>
      </w:r>
      <w:r w:rsidR="005032E9">
        <w:rPr>
          <w:highlight w:val="yellow"/>
        </w:rPr>
        <w:t>W</w:t>
      </w:r>
      <w:r w:rsidRPr="00D87C6D">
        <w:rPr>
          <w:highlight w:val="yellow"/>
        </w:rPr>
        <w:t>e need different symbol</w:t>
      </w:r>
      <w:r w:rsidR="005032E9">
        <w:rPr>
          <w:highlight w:val="yellow"/>
        </w:rPr>
        <w:t>s for km and statute miles</w:t>
      </w:r>
    </w:p>
    <w:p w14:paraId="7CADE188" w14:textId="77777777" w:rsidR="000949BA" w:rsidRPr="00D87C6D" w:rsidRDefault="000949BA">
      <w:pPr>
        <w:pStyle w:val="Kommentartext"/>
        <w:rPr>
          <w:highlight w:val="yellow"/>
        </w:rPr>
      </w:pPr>
    </w:p>
    <w:p w14:paraId="32590298" w14:textId="5BAD44E3" w:rsidR="000949BA" w:rsidRDefault="000949BA">
      <w:pPr>
        <w:pStyle w:val="Kommentartext"/>
      </w:pPr>
      <w:r w:rsidRPr="00D87C6D">
        <w:rPr>
          <w:highlight w:val="yellow"/>
        </w:rPr>
        <w:t>Do we change the scale range?</w:t>
      </w:r>
    </w:p>
  </w:comment>
  <w:comment w:id="1293" w:author="Birklhuber Bernd" w:date="2026-08-07T10:32:00Z" w:initials="BB">
    <w:p w14:paraId="5E88D65C" w14:textId="5E0C3531" w:rsidR="000949BA" w:rsidRDefault="000949BA">
      <w:pPr>
        <w:pStyle w:val="Kommentartext"/>
      </w:pPr>
      <w:r>
        <w:rPr>
          <w:rStyle w:val="Kommentarzeichen"/>
        </w:rPr>
        <w:annotationRef/>
      </w:r>
      <w:r w:rsidRPr="00D87C6D">
        <w:rPr>
          <w:highlight w:val="yellow"/>
        </w:rPr>
        <w:t>How do we solve this without a Chart 1?</w:t>
      </w:r>
    </w:p>
  </w:comment>
  <w:comment w:id="1315" w:author="Birklhuber Bernd" w:date="2026-08-07T10:34:00Z" w:initials="BB">
    <w:p w14:paraId="1A710644" w14:textId="02DCAB3F" w:rsidR="00697DA9" w:rsidRDefault="00697DA9">
      <w:pPr>
        <w:pStyle w:val="Kommentartext"/>
      </w:pPr>
      <w:r>
        <w:rPr>
          <w:rStyle w:val="Kommentarzeichen"/>
        </w:rPr>
        <w:annotationRef/>
      </w:r>
      <w:r w:rsidRPr="009C4412">
        <w:rPr>
          <w:highlight w:val="yellow"/>
        </w:rPr>
        <w:t>We kept the possibility of alerts in the PC, but we do not use them at the m</w:t>
      </w:r>
      <w:r w:rsidR="009C4412" w:rsidRPr="009C4412">
        <w:rPr>
          <w:highlight w:val="yellow"/>
        </w:rPr>
        <w:t>o</w:t>
      </w:r>
      <w:r w:rsidRPr="009C4412">
        <w:rPr>
          <w:highlight w:val="yellow"/>
        </w:rPr>
        <w:t>ment. Do we keep this statement?</w:t>
      </w:r>
    </w:p>
  </w:comment>
  <w:comment w:id="1350" w:author="Birklhuber Bernd" w:date="2026-08-07T10:37:00Z" w:initials="BB">
    <w:p w14:paraId="6F9D5B7B" w14:textId="7F637193" w:rsidR="00697DA9" w:rsidRDefault="00697DA9">
      <w:pPr>
        <w:pStyle w:val="Kommentartext"/>
      </w:pPr>
      <w:r>
        <w:rPr>
          <w:rStyle w:val="Kommentarzeichen"/>
        </w:rPr>
        <w:annotationRef/>
      </w:r>
      <w:r w:rsidRPr="009C4412">
        <w:rPr>
          <w:highlight w:val="yellow"/>
        </w:rPr>
        <w:t>???</w:t>
      </w:r>
    </w:p>
  </w:comment>
  <w:comment w:id="1371" w:author="Birklhuber Bernd" w:date="2026-08-07T10:38:00Z" w:initials="BB">
    <w:p w14:paraId="68E754EC" w14:textId="43FEC842" w:rsidR="00697DA9" w:rsidRDefault="00697DA9">
      <w:pPr>
        <w:pStyle w:val="Kommentartext"/>
      </w:pPr>
      <w:r>
        <w:rPr>
          <w:rStyle w:val="Kommentarzeichen"/>
        </w:rPr>
        <w:annotationRef/>
      </w:r>
      <w:r>
        <w:t>???</w:t>
      </w:r>
    </w:p>
  </w:comment>
  <w:comment w:id="1412" w:author="Birklhuber Bernd" w:date="2026-08-07T10:55:00Z" w:initials="BB">
    <w:p w14:paraId="0640D9F6" w14:textId="4DF26F7E" w:rsidR="00303F6B" w:rsidRDefault="00303F6B">
      <w:pPr>
        <w:pStyle w:val="Kommentartext"/>
      </w:pPr>
      <w:r>
        <w:rPr>
          <w:rStyle w:val="Kommentarzeichen"/>
        </w:rPr>
        <w:annotationRef/>
      </w:r>
      <w:r>
        <w:t>Or S-402 and XML</w:t>
      </w:r>
    </w:p>
  </w:comment>
  <w:comment w:id="1416" w:author="Birklhuber Bernd" w:date="2026-08-07T10:55:00Z" w:initials="BB">
    <w:p w14:paraId="51FD41DE" w14:textId="6C80DB48" w:rsidR="00303F6B" w:rsidRDefault="00303F6B">
      <w:pPr>
        <w:pStyle w:val="Kommentartext"/>
      </w:pPr>
      <w:r>
        <w:rPr>
          <w:rStyle w:val="Kommentarzeichen"/>
        </w:rPr>
        <w:annotationRef/>
      </w:r>
      <w:r>
        <w:t>Or S-402</w:t>
      </w:r>
    </w:p>
  </w:comment>
  <w:comment w:id="1452" w:author="Birklhuber Bernd" w:date="2026-08-07T10:57:00Z" w:initials="BB">
    <w:p w14:paraId="77B0CDE0" w14:textId="77777777" w:rsidR="00303F6B" w:rsidRDefault="00303F6B">
      <w:pPr>
        <w:pStyle w:val="Kommentartext"/>
      </w:pPr>
      <w:r>
        <w:rPr>
          <w:rStyle w:val="Kommentarzeichen"/>
        </w:rPr>
        <w:annotationRef/>
      </w:r>
      <w:r w:rsidRPr="009C4412">
        <w:rPr>
          <w:highlight w:val="yellow"/>
        </w:rPr>
        <w:t>???</w:t>
      </w:r>
    </w:p>
    <w:p w14:paraId="44759F74" w14:textId="77777777" w:rsidR="009C4412" w:rsidRDefault="009C4412">
      <w:pPr>
        <w:pStyle w:val="Kommentartext"/>
      </w:pPr>
      <w:r w:rsidRPr="009C4412">
        <w:rPr>
          <w:highlight w:val="yellow"/>
        </w:rPr>
        <w:t xml:space="preserve">Always m, but maybe useful to make maritime </w:t>
      </w:r>
      <w:proofErr w:type="spellStart"/>
      <w:r w:rsidRPr="009C4412">
        <w:rPr>
          <w:highlight w:val="yellow"/>
        </w:rPr>
        <w:t>boatmasters</w:t>
      </w:r>
      <w:proofErr w:type="spellEnd"/>
      <w:r w:rsidRPr="009C4412">
        <w:rPr>
          <w:highlight w:val="yellow"/>
        </w:rPr>
        <w:t xml:space="preserve"> aware?</w:t>
      </w:r>
    </w:p>
    <w:p w14:paraId="6269B964" w14:textId="55DEE9A9" w:rsidR="009C4412" w:rsidRDefault="009C4412">
      <w:pPr>
        <w:pStyle w:val="Kommentartext"/>
      </w:pPr>
      <w:r>
        <w:t>See also below</w:t>
      </w:r>
    </w:p>
  </w:comment>
  <w:comment w:id="1476" w:author="Birklhuber Bernd" w:date="2026-08-07T10:59:00Z" w:initials="BB">
    <w:p w14:paraId="2D76491E" w14:textId="5E9A3F20" w:rsidR="00303F6B" w:rsidRDefault="00303F6B">
      <w:pPr>
        <w:pStyle w:val="Kommentartext"/>
      </w:pPr>
      <w:r>
        <w:rPr>
          <w:rStyle w:val="Kommentarzeichen"/>
        </w:rPr>
        <w:annotationRef/>
      </w:r>
      <w:r>
        <w:t>???</w:t>
      </w:r>
    </w:p>
  </w:comment>
  <w:comment w:id="1487" w:author="Birklhuber Bernd" w:date="2026-08-07T11:00:00Z" w:initials="BB">
    <w:p w14:paraId="26FCEE11" w14:textId="0D3602A1" w:rsidR="00303F6B" w:rsidRDefault="00303F6B">
      <w:pPr>
        <w:pStyle w:val="Kommentartext"/>
      </w:pPr>
      <w:r>
        <w:rPr>
          <w:rStyle w:val="Kommentarzeichen"/>
        </w:rPr>
        <w:annotationRef/>
      </w:r>
      <w:r>
        <w:t>???</w:t>
      </w:r>
    </w:p>
  </w:comment>
  <w:comment w:id="1490" w:author="Birklhuber Bernd" w:date="2026-08-07T11:00:00Z" w:initials="BB">
    <w:p w14:paraId="6AE4F9EE" w14:textId="6574C8C5" w:rsidR="00303F6B" w:rsidRDefault="00303F6B">
      <w:pPr>
        <w:pStyle w:val="Kommentartext"/>
      </w:pPr>
      <w:r>
        <w:rPr>
          <w:rStyle w:val="Kommentarzeichen"/>
        </w:rPr>
        <w:annotationRef/>
      </w:r>
      <w:r>
        <w:t>???</w:t>
      </w:r>
    </w:p>
  </w:comment>
  <w:comment w:id="1495" w:author="Birklhuber Bernd" w:date="2026-08-07T11:02:00Z" w:initials="BB">
    <w:p w14:paraId="72761ED6" w14:textId="34AC1D22" w:rsidR="00303F6B" w:rsidRDefault="00303F6B">
      <w:pPr>
        <w:pStyle w:val="Kommentartext"/>
      </w:pPr>
      <w:r>
        <w:rPr>
          <w:rStyle w:val="Kommentarzeichen"/>
        </w:rPr>
        <w:annotationRef/>
      </w:r>
      <w:r w:rsidRPr="009C4412">
        <w:rPr>
          <w:highlight w:val="yellow"/>
        </w:rPr>
        <w:t>???</w:t>
      </w:r>
    </w:p>
  </w:comment>
  <w:comment w:id="1497" w:author="Birklhuber Bernd" w:date="2026-08-07T11:02:00Z" w:initials="BB">
    <w:p w14:paraId="2FA528F5" w14:textId="76B53547" w:rsidR="00303F6B" w:rsidRDefault="00303F6B">
      <w:pPr>
        <w:pStyle w:val="Kommentartext"/>
      </w:pPr>
      <w:r>
        <w:rPr>
          <w:rStyle w:val="Kommentarzeichen"/>
        </w:rPr>
        <w:annotationRef/>
      </w:r>
      <w:r w:rsidRPr="009C4412">
        <w:rPr>
          <w:highlight w:val="yellow"/>
        </w:rPr>
        <w:t>???</w:t>
      </w:r>
    </w:p>
  </w:comment>
  <w:comment w:id="1546" w:author="Birklhuber Bernd" w:date="2026-08-07T11:06:00Z" w:initials="BB">
    <w:p w14:paraId="4A693317" w14:textId="532B09A6" w:rsidR="009F769C" w:rsidRDefault="009F769C">
      <w:pPr>
        <w:pStyle w:val="Kommentartext"/>
      </w:pPr>
      <w:r>
        <w:rPr>
          <w:rStyle w:val="Kommentarzeichen"/>
        </w:rPr>
        <w:annotationRef/>
      </w:r>
      <w:r>
        <w:t>???</w:t>
      </w:r>
    </w:p>
  </w:comment>
  <w:comment w:id="1761" w:author="Birklhuber Bernd" w:date="2026-08-07T11:09:00Z" w:initials="BB">
    <w:p w14:paraId="035BE55F" w14:textId="0022B43C" w:rsidR="009F769C" w:rsidRDefault="009F769C">
      <w:pPr>
        <w:pStyle w:val="Kommentartext"/>
      </w:pPr>
      <w:r>
        <w:rPr>
          <w:rStyle w:val="Kommentarzeichen"/>
        </w:rPr>
        <w:annotationRef/>
      </w:r>
      <w:r>
        <w:t>If we do not use S-402</w:t>
      </w:r>
    </w:p>
  </w:comment>
  <w:comment w:id="2000" w:author="Birklhuber Bernd" w:date="2026-08-07T11:23:00Z" w:initials="BB">
    <w:p w14:paraId="39C8479A" w14:textId="4A927D8B" w:rsidR="00B2105B" w:rsidRDefault="00B2105B">
      <w:pPr>
        <w:pStyle w:val="Kommentartext"/>
      </w:pPr>
      <w:r>
        <w:rPr>
          <w:rStyle w:val="Kommentarzeichen"/>
        </w:rPr>
        <w:annotationRef/>
      </w:r>
      <w:r>
        <w:t>To be checked and improved</w:t>
      </w:r>
    </w:p>
  </w:comment>
  <w:comment w:id="2021" w:author="Birklhuber Bernd" w:date="2026-08-07T11:23:00Z" w:initials="BB">
    <w:p w14:paraId="079DEB79" w14:textId="1BFDADEE" w:rsidR="00B2105B" w:rsidRDefault="00B2105B">
      <w:pPr>
        <w:pStyle w:val="Kommentartext"/>
      </w:pPr>
      <w:r>
        <w:rPr>
          <w:rStyle w:val="Kommentarzeichen"/>
        </w:rPr>
        <w:annotationRef/>
      </w:r>
      <w:r>
        <w:t>XML???</w:t>
      </w:r>
    </w:p>
  </w:comment>
  <w:comment w:id="2036" w:author="Birklhuber Bernd" w:date="2026-08-10T09:35:00Z" w:initials="BB">
    <w:p w14:paraId="5093DD33" w14:textId="720F07E1" w:rsidR="009C4412" w:rsidRDefault="009C4412">
      <w:pPr>
        <w:pStyle w:val="Kommentartext"/>
      </w:pPr>
      <w:r>
        <w:rPr>
          <w:rStyle w:val="Kommentarzeichen"/>
        </w:rPr>
        <w:annotationRef/>
      </w:r>
      <w:r w:rsidRPr="009C4412">
        <w:rPr>
          <w:highlight w:val="yellow"/>
        </w:rPr>
        <w:t>Would this also be applicable for other regions?</w:t>
      </w:r>
    </w:p>
  </w:comment>
  <w:comment w:id="2057" w:author="Birklhuber Bernd" w:date="2026-08-07T11:29:00Z" w:initials="BB">
    <w:p w14:paraId="211E4641" w14:textId="77777777" w:rsidR="00CC03BE" w:rsidRDefault="00CC03BE">
      <w:pPr>
        <w:pStyle w:val="Kommentartext"/>
        <w:rPr>
          <w:highlight w:val="yellow"/>
        </w:rPr>
      </w:pPr>
      <w:r w:rsidRPr="00CC70CE">
        <w:rPr>
          <w:rStyle w:val="Kommentarzeichen"/>
          <w:highlight w:val="yellow"/>
        </w:rPr>
        <w:annotationRef/>
      </w:r>
      <w:r w:rsidRPr="00CC70CE">
        <w:rPr>
          <w:highlight w:val="yellow"/>
        </w:rPr>
        <w:t>In Europe only required for Inland ECDIS with radar overlay.</w:t>
      </w:r>
    </w:p>
    <w:p w14:paraId="57F05A2A" w14:textId="77777777" w:rsidR="00CC70CE" w:rsidRDefault="00CC70CE">
      <w:pPr>
        <w:pStyle w:val="Kommentartext"/>
        <w:rPr>
          <w:highlight w:val="yellow"/>
        </w:rPr>
      </w:pPr>
    </w:p>
    <w:p w14:paraId="243B3DFE" w14:textId="41C71C0B" w:rsidR="00CC70CE" w:rsidRPr="00CC70CE" w:rsidRDefault="00CC70CE">
      <w:pPr>
        <w:pStyle w:val="Kommentartext"/>
        <w:rPr>
          <w:highlight w:val="yellow"/>
          <w:lang w:val="en-US"/>
        </w:rPr>
      </w:pPr>
      <w:r w:rsidRPr="00CC70CE">
        <w:rPr>
          <w:highlight w:val="yellow"/>
          <w:lang w:val="en-US"/>
        </w:rPr>
        <w:t>Inland ECDIS in information mode or ECS</w:t>
      </w:r>
      <w:r>
        <w:rPr>
          <w:highlight w:val="yellow"/>
          <w:lang w:val="en-US"/>
        </w:rPr>
        <w:t xml:space="preserve"> is often sold as software without hardware.</w:t>
      </w:r>
    </w:p>
    <w:p w14:paraId="6C58C29C" w14:textId="77777777" w:rsidR="00CC03BE" w:rsidRPr="00CC70CE" w:rsidRDefault="00CC03BE">
      <w:pPr>
        <w:pStyle w:val="Kommentartext"/>
        <w:rPr>
          <w:highlight w:val="yellow"/>
          <w:lang w:val="en-US"/>
        </w:rPr>
      </w:pPr>
    </w:p>
    <w:p w14:paraId="7A2C1D1E" w14:textId="0626BEDD" w:rsidR="00CC03BE" w:rsidRDefault="00CC70CE">
      <w:pPr>
        <w:pStyle w:val="Kommentartext"/>
      </w:pPr>
      <w:r w:rsidRPr="00CC70CE">
        <w:rPr>
          <w:highlight w:val="yellow"/>
        </w:rPr>
        <w:t>Check, if th</w:t>
      </w:r>
      <w:r>
        <w:rPr>
          <w:highlight w:val="yellow"/>
        </w:rPr>
        <w:t>is</w:t>
      </w:r>
      <w:r w:rsidR="00CC03BE" w:rsidRPr="00CC70CE">
        <w:rPr>
          <w:highlight w:val="yellow"/>
        </w:rPr>
        <w:t xml:space="preserve"> requirement </w:t>
      </w:r>
      <w:r w:rsidRPr="00CC70CE">
        <w:rPr>
          <w:highlight w:val="yellow"/>
        </w:rPr>
        <w:t xml:space="preserve">can be fulfilled by the boatmaster when he uses a </w:t>
      </w:r>
      <w:r w:rsidR="00CC03BE" w:rsidRPr="00CC70CE">
        <w:rPr>
          <w:highlight w:val="yellow"/>
        </w:rPr>
        <w:t xml:space="preserve">laptop </w:t>
      </w:r>
      <w:r w:rsidRPr="00CC70CE">
        <w:rPr>
          <w:highlight w:val="yellow"/>
        </w:rPr>
        <w:t xml:space="preserve">or a </w:t>
      </w:r>
      <w:r w:rsidR="00CC03BE" w:rsidRPr="00CC70CE">
        <w:rPr>
          <w:highlight w:val="yellow"/>
        </w:rPr>
        <w:t>tablet.</w:t>
      </w:r>
    </w:p>
  </w:comment>
  <w:comment w:id="2073" w:author="Birklhuber Bernd" w:date="2026-08-07T11:30:00Z" w:initials="BB">
    <w:p w14:paraId="759436AD" w14:textId="2536BE68" w:rsidR="00CC03BE" w:rsidRDefault="00CC03BE">
      <w:pPr>
        <w:pStyle w:val="Kommentartext"/>
      </w:pPr>
      <w:r>
        <w:rPr>
          <w:rStyle w:val="Kommentarzeichen"/>
        </w:rPr>
        <w:annotationRef/>
      </w:r>
      <w:r w:rsidRPr="00D31668">
        <w:t>In many cases he sells just a software that is installed by the user on a PC, laptop, tablet, …</w:t>
      </w:r>
    </w:p>
  </w:comment>
  <w:comment w:id="2090" w:author="Birklhuber Bernd" w:date="2026-08-07T11:33:00Z" w:initials="BB">
    <w:p w14:paraId="17369F96" w14:textId="56C8FC95" w:rsidR="00CC03BE" w:rsidRDefault="00CC03BE">
      <w:pPr>
        <w:pStyle w:val="Kommentartext"/>
      </w:pPr>
      <w:r>
        <w:rPr>
          <w:rStyle w:val="Kommentarzeichen"/>
        </w:rPr>
        <w:annotationRef/>
      </w:r>
      <w:r>
        <w:t>Only with radar overlay</w:t>
      </w:r>
    </w:p>
  </w:comment>
  <w:comment w:id="2115" w:author="Birklhuber Bernd" w:date="2026-08-10T10:33:00Z" w:initials="BB">
    <w:p w14:paraId="2A42080B" w14:textId="48542824" w:rsidR="005A3B16" w:rsidRDefault="005A3B16">
      <w:pPr>
        <w:pStyle w:val="Kommentartext"/>
      </w:pPr>
      <w:r>
        <w:rPr>
          <w:rStyle w:val="Kommentarzeichen"/>
        </w:rPr>
        <w:annotationRef/>
      </w:r>
      <w:r>
        <w:t>Only for type approved systems</w:t>
      </w:r>
    </w:p>
  </w:comment>
  <w:comment w:id="2184" w:author="Birklhuber Bernd" w:date="2026-08-07T11:40:00Z" w:initials="BB">
    <w:p w14:paraId="3DEE1151" w14:textId="73C88253" w:rsidR="00C0508C" w:rsidRDefault="00C0508C">
      <w:pPr>
        <w:pStyle w:val="Kommentartext"/>
      </w:pPr>
      <w:r>
        <w:rPr>
          <w:rStyle w:val="Kommentarzeichen"/>
        </w:rPr>
        <w:annotationRef/>
      </w:r>
      <w:r w:rsidRPr="00E11724">
        <w:rPr>
          <w:highlight w:val="yellow"/>
        </w:rPr>
        <w:t>???</w:t>
      </w:r>
    </w:p>
  </w:comment>
  <w:comment w:id="2216" w:author="Birklhuber Bernd" w:date="2026-08-07T11:41:00Z" w:initials="BB">
    <w:p w14:paraId="07B4B2CF" w14:textId="2D420D11" w:rsidR="00C0508C" w:rsidRDefault="00C0508C">
      <w:pPr>
        <w:pStyle w:val="Kommentartext"/>
      </w:pPr>
      <w:r>
        <w:rPr>
          <w:rStyle w:val="Kommentarzeichen"/>
        </w:rPr>
        <w:annotationRef/>
      </w:r>
      <w:r>
        <w:t>S-402?</w:t>
      </w:r>
    </w:p>
  </w:comment>
  <w:comment w:id="2246" w:author="Birklhuber Bernd" w:date="2026-08-07T11:44:00Z" w:initials="BB">
    <w:p w14:paraId="3BDAC617" w14:textId="17279C90" w:rsidR="00C0508C" w:rsidRDefault="00C0508C">
      <w:pPr>
        <w:pStyle w:val="Kommentartext"/>
      </w:pPr>
      <w:r>
        <w:rPr>
          <w:rStyle w:val="Kommentarzeichen"/>
        </w:rPr>
        <w:annotationRef/>
      </w:r>
      <w:r>
        <w:t>S-402?</w:t>
      </w:r>
    </w:p>
  </w:comment>
  <w:comment w:id="2263" w:author="Birklhuber Bernd" w:date="2026-08-07T11:45:00Z" w:initials="BB">
    <w:p w14:paraId="1C7ABA89" w14:textId="1014D95E" w:rsidR="00C0508C" w:rsidRDefault="00C0508C">
      <w:pPr>
        <w:pStyle w:val="Kommentartext"/>
      </w:pPr>
      <w:r>
        <w:rPr>
          <w:rStyle w:val="Kommentarzeichen"/>
        </w:rPr>
        <w:annotationRef/>
      </w:r>
      <w:r>
        <w:t>To be updated</w:t>
      </w:r>
    </w:p>
  </w:comment>
  <w:comment w:id="2302" w:author="Birklhuber Bernd" w:date="2026-08-07T11:49:00Z" w:initials="BB">
    <w:p w14:paraId="26AAAF88" w14:textId="0F5F407F" w:rsidR="00810383" w:rsidRDefault="00810383">
      <w:pPr>
        <w:pStyle w:val="Kommentartext"/>
      </w:pPr>
      <w:r>
        <w:rPr>
          <w:rStyle w:val="Kommentarzeichen"/>
        </w:rPr>
        <w:annotationRef/>
      </w:r>
      <w:r>
        <w:t>What about S-57 based updates?</w:t>
      </w:r>
    </w:p>
  </w:comment>
  <w:comment w:id="2394" w:author="Birklhuber Bernd" w:date="2026-08-07T11:53:00Z" w:initials="BB">
    <w:p w14:paraId="7D3A9EEC" w14:textId="1A45D7B2" w:rsidR="00810383" w:rsidRDefault="00810383">
      <w:pPr>
        <w:pStyle w:val="Kommentartext"/>
      </w:pPr>
      <w:r>
        <w:rPr>
          <w:rStyle w:val="Kommentarzeichen"/>
        </w:rPr>
        <w:annotationRef/>
      </w:r>
      <w:r>
        <w:t xml:space="preserve">But there can be other data then exchange sets, e.g. </w:t>
      </w:r>
      <w:proofErr w:type="spellStart"/>
      <w:r>
        <w:t>NtS</w:t>
      </w:r>
      <w:proofErr w:type="spellEnd"/>
      <w:r>
        <w:t xml:space="preserve"> in Europe</w:t>
      </w:r>
    </w:p>
  </w:comment>
  <w:comment w:id="2439" w:author="Birklhuber Bernd" w:date="2026-08-07T12:53:00Z" w:initials="BB">
    <w:p w14:paraId="29134EF2" w14:textId="0F5185FB" w:rsidR="004913D0" w:rsidRDefault="004913D0">
      <w:pPr>
        <w:pStyle w:val="Kommentartext"/>
      </w:pPr>
      <w:r>
        <w:rPr>
          <w:rStyle w:val="Kommentarzeichen"/>
        </w:rPr>
        <w:annotationRef/>
      </w:r>
      <w:r>
        <w:t>???</w:t>
      </w:r>
    </w:p>
  </w:comment>
  <w:comment w:id="2458" w:author="Birklhuber Bernd" w:date="2026-08-07T12:56:00Z" w:initials="BB">
    <w:p w14:paraId="1CDE4E21" w14:textId="07F90D07" w:rsidR="004913D0" w:rsidRDefault="004913D0">
      <w:pPr>
        <w:pStyle w:val="Kommentartext"/>
      </w:pPr>
      <w:r>
        <w:rPr>
          <w:rStyle w:val="Kommentarzeichen"/>
        </w:rPr>
        <w:annotationRef/>
      </w:r>
      <w:r>
        <w:t>All signature related codes to be checked in detail</w:t>
      </w:r>
    </w:p>
  </w:comment>
  <w:comment w:id="2459" w:author="Birklhuber Bernd" w:date="2026-08-07T12:57:00Z" w:initials="BB">
    <w:p w14:paraId="34618509" w14:textId="02B2DDDE" w:rsidR="004A51AE" w:rsidRDefault="004A51AE">
      <w:pPr>
        <w:pStyle w:val="Kommentartext"/>
      </w:pPr>
      <w:r>
        <w:rPr>
          <w:rStyle w:val="Kommentarzeichen"/>
        </w:rPr>
        <w:annotationRef/>
      </w:r>
      <w:r w:rsidRPr="00B156D9">
        <w:rPr>
          <w:highlight w:val="yellow"/>
        </w:rPr>
        <w:t>???</w:t>
      </w:r>
    </w:p>
  </w:comment>
  <w:comment w:id="2460" w:author="Birklhuber Bernd" w:date="2026-08-07T12:57:00Z" w:initials="BB">
    <w:p w14:paraId="0EC4886A" w14:textId="6C3CB540" w:rsidR="004A51AE" w:rsidRDefault="004A51AE">
      <w:pPr>
        <w:pStyle w:val="Kommentartext"/>
      </w:pPr>
      <w:r>
        <w:rPr>
          <w:rStyle w:val="Kommentarzeichen"/>
        </w:rPr>
        <w:annotationRef/>
      </w:r>
      <w:r w:rsidRPr="00B156D9">
        <w:rPr>
          <w:highlight w:val="yellow"/>
        </w:rPr>
        <w:t>???</w:t>
      </w:r>
    </w:p>
  </w:comment>
  <w:comment w:id="2461" w:author="Birklhuber Bernd" w:date="2026-08-07T12:57:00Z" w:initials="BB">
    <w:p w14:paraId="41DE6EF3" w14:textId="516EF617" w:rsidR="004A51AE" w:rsidRDefault="004A51AE">
      <w:pPr>
        <w:pStyle w:val="Kommentartext"/>
      </w:pPr>
      <w:r>
        <w:rPr>
          <w:rStyle w:val="Kommentarzeichen"/>
        </w:rPr>
        <w:annotationRef/>
      </w:r>
      <w:r>
        <w:t>???</w:t>
      </w:r>
    </w:p>
  </w:comment>
  <w:comment w:id="2462" w:author="Birklhuber Bernd" w:date="2026-08-07T12:57:00Z" w:initials="BB">
    <w:p w14:paraId="08D595E9" w14:textId="3EE7C30F" w:rsidR="004A51AE" w:rsidRDefault="004A51AE">
      <w:pPr>
        <w:pStyle w:val="Kommentartext"/>
      </w:pPr>
      <w:r>
        <w:rPr>
          <w:rStyle w:val="Kommentarzeichen"/>
        </w:rPr>
        <w:annotationRef/>
      </w:r>
      <w:r>
        <w:t>???</w:t>
      </w:r>
    </w:p>
  </w:comment>
  <w:comment w:id="2463" w:author="Birklhuber Bernd" w:date="2026-08-07T12:57:00Z" w:initials="BB">
    <w:p w14:paraId="00007977" w14:textId="662DAC1D" w:rsidR="004A51AE" w:rsidRDefault="004A51AE">
      <w:pPr>
        <w:pStyle w:val="Kommentartext"/>
      </w:pPr>
      <w:r>
        <w:rPr>
          <w:rStyle w:val="Kommentarzeichen"/>
        </w:rPr>
        <w:annotationRef/>
      </w:r>
      <w:r>
        <w:t>???</w:t>
      </w:r>
    </w:p>
  </w:comment>
  <w:comment w:id="2503" w:author="Birklhuber Bernd" w:date="2026-08-07T13:16:00Z" w:initials="BB">
    <w:p w14:paraId="6BA3B4C8" w14:textId="77777777" w:rsidR="003D2A23" w:rsidRPr="00B156D9" w:rsidRDefault="003D2A23">
      <w:pPr>
        <w:pStyle w:val="Kommentartext"/>
        <w:rPr>
          <w:highlight w:val="yellow"/>
        </w:rPr>
      </w:pPr>
      <w:r>
        <w:rPr>
          <w:rStyle w:val="Kommentarzeichen"/>
        </w:rPr>
        <w:annotationRef/>
      </w:r>
      <w:r w:rsidRPr="00B156D9">
        <w:rPr>
          <w:highlight w:val="yellow"/>
        </w:rPr>
        <w:t>The whole appendix seems to depend on the availability of S-128 datasets. As they are not intended for IENCs, the system could only show the installed updates (without a possibility to check if these are the latest)</w:t>
      </w:r>
    </w:p>
    <w:p w14:paraId="425B2B91" w14:textId="77777777" w:rsidR="003D2A23" w:rsidRPr="00B156D9" w:rsidRDefault="003D2A23">
      <w:pPr>
        <w:pStyle w:val="Kommentartext"/>
        <w:rPr>
          <w:highlight w:val="yellow"/>
        </w:rPr>
      </w:pPr>
    </w:p>
    <w:p w14:paraId="60B331E7" w14:textId="15B7F372" w:rsidR="003D2A23" w:rsidRDefault="003D2A23">
      <w:pPr>
        <w:pStyle w:val="Kommentartext"/>
      </w:pPr>
      <w:r w:rsidRPr="00B156D9">
        <w:rPr>
          <w:highlight w:val="yellow"/>
        </w:rPr>
        <w:t>What do we do with this appendix?</w:t>
      </w:r>
    </w:p>
  </w:comment>
  <w:comment w:id="2533" w:author="Birklhuber Bernd" w:date="2026-08-07T13:03:00Z" w:initials="BB">
    <w:p w14:paraId="71122630" w14:textId="453D8BD5" w:rsidR="004A51AE" w:rsidRDefault="004A51AE">
      <w:pPr>
        <w:pStyle w:val="Kommentartext"/>
      </w:pPr>
      <w:r>
        <w:rPr>
          <w:rStyle w:val="Kommentarzeichen"/>
        </w:rPr>
        <w:annotationRef/>
      </w:r>
      <w:r>
        <w:t>Or S-402 and XML</w:t>
      </w:r>
    </w:p>
  </w:comment>
  <w:comment w:id="2543" w:author="Birklhuber Bernd" w:date="2026-08-07T13:05:00Z" w:initials="BB">
    <w:p w14:paraId="05B621D4" w14:textId="691E3E01" w:rsidR="004A51AE" w:rsidRDefault="004A51AE">
      <w:pPr>
        <w:pStyle w:val="Kommentartext"/>
      </w:pPr>
      <w:r>
        <w:rPr>
          <w:rStyle w:val="Kommentarzeichen"/>
        </w:rPr>
        <w:annotationRef/>
      </w:r>
      <w:r w:rsidRPr="00B156D9">
        <w:rPr>
          <w:highlight w:val="yellow"/>
        </w:rPr>
        <w:t>We do not use S-128. How is this done?</w:t>
      </w:r>
    </w:p>
  </w:comment>
  <w:comment w:id="2578" w:author="Birklhuber Bernd" w:date="2026-08-07T13:08:00Z" w:initials="BB">
    <w:p w14:paraId="3A0F847E" w14:textId="12806539" w:rsidR="003D2A23" w:rsidRDefault="003D2A23">
      <w:pPr>
        <w:pStyle w:val="Kommentartext"/>
      </w:pPr>
      <w:r>
        <w:rPr>
          <w:rStyle w:val="Kommentarzeichen"/>
        </w:rPr>
        <w:annotationRef/>
      </w:r>
      <w:r>
        <w:t>Or S-402 and XML</w:t>
      </w:r>
    </w:p>
  </w:comment>
  <w:comment w:id="2599" w:author="Birklhuber Bernd" w:date="2026-08-07T13:10:00Z" w:initials="BB">
    <w:p w14:paraId="7A2B31C1" w14:textId="13640B15" w:rsidR="003D2A23" w:rsidRDefault="003D2A23">
      <w:pPr>
        <w:pStyle w:val="Kommentartext"/>
      </w:pPr>
      <w:r>
        <w:rPr>
          <w:rStyle w:val="Kommentarzeichen"/>
        </w:rPr>
        <w:annotationRef/>
      </w:r>
      <w:r>
        <w:t>Example is maritime</w:t>
      </w:r>
    </w:p>
  </w:comment>
  <w:comment w:id="2631" w:author="Birklhuber Bernd" w:date="2026-08-07T13:13:00Z" w:initials="BB">
    <w:p w14:paraId="2BD976C7" w14:textId="72031D36" w:rsidR="003D2A23" w:rsidRDefault="003D2A23">
      <w:pPr>
        <w:pStyle w:val="Kommentartext"/>
      </w:pPr>
      <w:r>
        <w:rPr>
          <w:rStyle w:val="Kommentarzeichen"/>
        </w:rPr>
        <w:annotationRef/>
      </w:r>
      <w:r>
        <w:t>???</w:t>
      </w:r>
    </w:p>
  </w:comment>
  <w:comment w:id="2644" w:author="Birklhuber Bernd" w:date="2026-08-07T13:15:00Z" w:initials="BB">
    <w:p w14:paraId="56C0E30A" w14:textId="332A5152" w:rsidR="003D2A23" w:rsidRDefault="003D2A23">
      <w:pPr>
        <w:pStyle w:val="Kommentartext"/>
      </w:pPr>
      <w:r>
        <w:rPr>
          <w:rStyle w:val="Kommentarzeichen"/>
        </w:rPr>
        <w:annotationRef/>
      </w:r>
      <w:r w:rsidRPr="00B156D9">
        <w:rPr>
          <w:highlight w:val="yellow"/>
        </w:rPr>
        <w:t>Should we adapt this to the case without S-128</w:t>
      </w:r>
    </w:p>
  </w:comment>
  <w:comment w:id="2645" w:author="Birklhuber Bernd" w:date="2026-08-07T13:16:00Z" w:initials="BB">
    <w:p w14:paraId="04B0D845" w14:textId="3871E606" w:rsidR="003D2A23" w:rsidRDefault="003D2A23">
      <w:pPr>
        <w:pStyle w:val="Kommentartext"/>
      </w:pPr>
      <w:r>
        <w:rPr>
          <w:rStyle w:val="Kommentarzeichen"/>
        </w:rPr>
        <w:annotationRef/>
      </w:r>
      <w:r>
        <w:t>Would depend on S-128</w:t>
      </w:r>
    </w:p>
  </w:comment>
  <w:comment w:id="2662" w:author="Birklhuber Bernd" w:date="2026-08-07T13:19:00Z" w:initials="BB">
    <w:p w14:paraId="25938C4F" w14:textId="2D21CD81" w:rsidR="006B353A" w:rsidRDefault="006B353A">
      <w:pPr>
        <w:pStyle w:val="Kommentartext"/>
      </w:pPr>
      <w:r>
        <w:rPr>
          <w:rStyle w:val="Kommentarzeichen"/>
        </w:rPr>
        <w:annotationRef/>
      </w:r>
      <w:r>
        <w:t>Depending on decision for S-102 and S-104 or S-402 and XML</w:t>
      </w:r>
    </w:p>
  </w:comment>
  <w:comment w:id="2671" w:author="Birklhuber Bernd" w:date="2026-08-07T13:21:00Z" w:initials="BB">
    <w:p w14:paraId="34A78858" w14:textId="1783A686" w:rsidR="006B353A" w:rsidRDefault="006B353A">
      <w:pPr>
        <w:pStyle w:val="Kommentartext"/>
      </w:pPr>
      <w:r>
        <w:rPr>
          <w:rStyle w:val="Kommentarzeichen"/>
        </w:rPr>
        <w:annotationRef/>
      </w:r>
      <w:r>
        <w:t>To be amended after decision regarding S-402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5B0B56" w15:done="0"/>
  <w15:commentEx w15:paraId="6730B5B2" w15:done="0"/>
  <w15:commentEx w15:paraId="478A426D" w15:done="0"/>
  <w15:commentEx w15:paraId="79DE3752" w15:done="0"/>
  <w15:commentEx w15:paraId="3735BDC6" w15:done="0"/>
  <w15:commentEx w15:paraId="1010D4F8" w15:done="0"/>
  <w15:commentEx w15:paraId="07604ED0" w15:done="0"/>
  <w15:commentEx w15:paraId="3E77804D" w15:done="0"/>
  <w15:commentEx w15:paraId="510B5553" w15:done="0"/>
  <w15:commentEx w15:paraId="1FB51B8A" w15:done="0"/>
  <w15:commentEx w15:paraId="7228B4AE" w15:done="0"/>
  <w15:commentEx w15:paraId="15D14A64" w15:done="0"/>
  <w15:commentEx w15:paraId="4E500F67" w15:done="0"/>
  <w15:commentEx w15:paraId="277C8968" w15:done="0"/>
  <w15:commentEx w15:paraId="7E7C9C03" w15:done="0"/>
  <w15:commentEx w15:paraId="09D960C0" w15:done="0"/>
  <w15:commentEx w15:paraId="3C83864B" w15:done="0"/>
  <w15:commentEx w15:paraId="53DCCB09" w15:done="0"/>
  <w15:commentEx w15:paraId="01F591BD" w15:done="0"/>
  <w15:commentEx w15:paraId="456305AE" w15:done="0"/>
  <w15:commentEx w15:paraId="0313A436" w15:done="0"/>
  <w15:commentEx w15:paraId="0272BE34" w15:done="0"/>
  <w15:commentEx w15:paraId="6F5BDE6B" w15:done="0"/>
  <w15:commentEx w15:paraId="7B0061B4" w15:done="0"/>
  <w15:commentEx w15:paraId="1F60E5AC" w15:done="0"/>
  <w15:commentEx w15:paraId="52040CF0" w15:done="0"/>
  <w15:commentEx w15:paraId="6EFAE85D" w15:done="0"/>
  <w15:commentEx w15:paraId="351DB2DD" w15:done="0"/>
  <w15:commentEx w15:paraId="608329C9" w15:done="0"/>
  <w15:commentEx w15:paraId="79776D71" w15:done="0"/>
  <w15:commentEx w15:paraId="232D7FAE" w15:done="0"/>
  <w15:commentEx w15:paraId="07C81A79" w15:done="0"/>
  <w15:commentEx w15:paraId="4CD8424A" w15:done="0"/>
  <w15:commentEx w15:paraId="74286E2F" w15:done="0"/>
  <w15:commentEx w15:paraId="32590298" w15:done="0"/>
  <w15:commentEx w15:paraId="5E88D65C" w15:done="0"/>
  <w15:commentEx w15:paraId="1A710644" w15:done="0"/>
  <w15:commentEx w15:paraId="6F9D5B7B" w15:done="0"/>
  <w15:commentEx w15:paraId="68E754EC" w15:done="0"/>
  <w15:commentEx w15:paraId="0640D9F6" w15:done="0"/>
  <w15:commentEx w15:paraId="51FD41DE" w15:done="0"/>
  <w15:commentEx w15:paraId="6269B964" w15:done="0"/>
  <w15:commentEx w15:paraId="2D76491E" w15:done="0"/>
  <w15:commentEx w15:paraId="26FCEE11" w15:done="0"/>
  <w15:commentEx w15:paraId="6AE4F9EE" w15:done="0"/>
  <w15:commentEx w15:paraId="72761ED6" w15:done="0"/>
  <w15:commentEx w15:paraId="2FA528F5" w15:done="0"/>
  <w15:commentEx w15:paraId="4A693317" w15:done="0"/>
  <w15:commentEx w15:paraId="035BE55F" w15:done="0"/>
  <w15:commentEx w15:paraId="39C8479A" w15:done="0"/>
  <w15:commentEx w15:paraId="079DEB79" w15:done="0"/>
  <w15:commentEx w15:paraId="5093DD33" w15:done="0"/>
  <w15:commentEx w15:paraId="7A2C1D1E" w15:done="0"/>
  <w15:commentEx w15:paraId="759436AD" w15:done="0"/>
  <w15:commentEx w15:paraId="17369F96" w15:done="0"/>
  <w15:commentEx w15:paraId="2A42080B" w15:done="0"/>
  <w15:commentEx w15:paraId="3DEE1151" w15:done="0"/>
  <w15:commentEx w15:paraId="07B4B2CF" w15:done="0"/>
  <w15:commentEx w15:paraId="3BDAC617" w15:done="0"/>
  <w15:commentEx w15:paraId="1C7ABA89" w15:done="0"/>
  <w15:commentEx w15:paraId="26AAAF88" w15:done="0"/>
  <w15:commentEx w15:paraId="7D3A9EEC" w15:done="0"/>
  <w15:commentEx w15:paraId="29134EF2" w15:done="0"/>
  <w15:commentEx w15:paraId="1CDE4E21" w15:done="0"/>
  <w15:commentEx w15:paraId="34618509" w15:done="0"/>
  <w15:commentEx w15:paraId="0EC4886A" w15:done="0"/>
  <w15:commentEx w15:paraId="41DE6EF3" w15:done="0"/>
  <w15:commentEx w15:paraId="08D595E9" w15:done="0"/>
  <w15:commentEx w15:paraId="00007977" w15:done="0"/>
  <w15:commentEx w15:paraId="60B331E7" w15:done="0"/>
  <w15:commentEx w15:paraId="71122630" w15:done="0"/>
  <w15:commentEx w15:paraId="05B621D4" w15:done="0"/>
  <w15:commentEx w15:paraId="3A0F847E" w15:done="0"/>
  <w15:commentEx w15:paraId="7A2B31C1" w15:done="0"/>
  <w15:commentEx w15:paraId="2BD976C7" w15:done="0"/>
  <w15:commentEx w15:paraId="56C0E30A" w15:done="0"/>
  <w15:commentEx w15:paraId="04B0D845" w15:done="0"/>
  <w15:commentEx w15:paraId="25938C4F" w15:done="0"/>
  <w15:commentEx w15:paraId="34A788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9D8D80B" w16cex:dateUtc="2026-08-10T05:59:00Z"/>
  <w16cex:commentExtensible w16cex:durableId="73F9AE2B" w16cex:dateUtc="2026-08-10T06:01:00Z"/>
  <w16cex:commentExtensible w16cex:durableId="4081E5EC" w16cex:dateUtc="2026-08-10T06:05:00Z"/>
  <w16cex:commentExtensible w16cex:durableId="1288B983" w16cex:dateUtc="2026-08-07T06:52:00Z"/>
  <w16cex:commentExtensible w16cex:durableId="7DEDDED9" w16cex:dateUtc="2026-08-07T06:53:00Z"/>
  <w16cex:commentExtensible w16cex:durableId="66AEA090" w16cex:dateUtc="2026-08-21T07:36:00Z"/>
  <w16cex:commentExtensible w16cex:durableId="3CDE6549" w16cex:dateUtc="2026-08-07T06:58:00Z"/>
  <w16cex:commentExtensible w16cex:durableId="0266B8A7" w16cex:dateUtc="2026-08-07T06:58:00Z"/>
  <w16cex:commentExtensible w16cex:durableId="7A70CD58" w16cex:dateUtc="2026-08-07T06:58:00Z"/>
  <w16cex:commentExtensible w16cex:durableId="2D1CCF88" w16cex:dateUtc="2026-08-07T07:09:00Z"/>
  <w16cex:commentExtensible w16cex:durableId="355B4FF6" w16cex:dateUtc="2026-08-21T08:28:00Z"/>
  <w16cex:commentExtensible w16cex:durableId="5F88906F" w16cex:dateUtc="2026-08-21T08:43:00Z"/>
  <w16cex:commentExtensible w16cex:durableId="6D4F0EAE" w16cex:dateUtc="2026-08-07T07:11:00Z"/>
  <w16cex:commentExtensible w16cex:durableId="00AE1C59" w16cex:dateUtc="2026-08-07T07:13:00Z"/>
  <w16cex:commentExtensible w16cex:durableId="01D1FCA1" w16cex:dateUtc="2026-08-10T06:19:00Z"/>
  <w16cex:commentExtensible w16cex:durableId="5CCAB007" w16cex:dateUtc="2026-08-07T07:21:00Z"/>
  <w16cex:commentExtensible w16cex:durableId="2F6FC294" w16cex:dateUtc="2026-08-07T07:24:00Z"/>
  <w16cex:commentExtensible w16cex:durableId="5AD7DD77" w16cex:dateUtc="2026-08-21T08:56:00Z"/>
  <w16cex:commentExtensible w16cex:durableId="7055183E" w16cex:dateUtc="2026-08-07T07:26:00Z"/>
  <w16cex:commentExtensible w16cex:durableId="4AC462A1" w16cex:dateUtc="2026-08-10T06:23:00Z"/>
  <w16cex:commentExtensible w16cex:durableId="4D988F3C" w16cex:dateUtc="2026-08-07T07:27:00Z"/>
  <w16cex:commentExtensible w16cex:durableId="1F29CC70" w16cex:dateUtc="2026-08-07T07:29:00Z"/>
  <w16cex:commentExtensible w16cex:durableId="42EDB44E" w16cex:dateUtc="2026-08-07T07:42:00Z"/>
  <w16cex:commentExtensible w16cex:durableId="7957BCC1" w16cex:dateUtc="2026-08-10T06:58:00Z"/>
  <w16cex:commentExtensible w16cex:durableId="03992509" w16cex:dateUtc="2026-08-07T07:45:00Z"/>
  <w16cex:commentExtensible w16cex:durableId="4C7FDA73" w16cex:dateUtc="2026-08-21T09:38:00Z"/>
  <w16cex:commentExtensible w16cex:durableId="2752B84F" w16cex:dateUtc="2026-08-10T06:38:00Z"/>
  <w16cex:commentExtensible w16cex:durableId="1CADA8D0" w16cex:dateUtc="2026-08-07T08:00:00Z"/>
  <w16cex:commentExtensible w16cex:durableId="5A889515" w16cex:dateUtc="2026-08-07T08:03:00Z"/>
  <w16cex:commentExtensible w16cex:durableId="404FC11A" w16cex:dateUtc="2026-08-07T08:04:00Z"/>
  <w16cex:commentExtensible w16cex:durableId="399CE2D3" w16cex:dateUtc="2026-08-10T06:48:00Z"/>
  <w16cex:commentExtensible w16cex:durableId="3698F23F" w16cex:dateUtc="2026-08-07T08:09:00Z"/>
  <w16cex:commentExtensible w16cex:durableId="0AE2AC55" w16cex:dateUtc="2026-08-07T08:21:00Z"/>
  <w16cex:commentExtensible w16cex:durableId="4A84BFCE" w16cex:dateUtc="2026-08-07T08:22:00Z"/>
  <w16cex:commentExtensible w16cex:durableId="335AE86E" w16cex:dateUtc="2026-08-07T08:28:00Z"/>
  <w16cex:commentExtensible w16cex:durableId="371CD19E" w16cex:dateUtc="2026-08-07T08:32:00Z"/>
  <w16cex:commentExtensible w16cex:durableId="2A3825C8" w16cex:dateUtc="2026-08-07T08:34:00Z"/>
  <w16cex:commentExtensible w16cex:durableId="5EC48BD7" w16cex:dateUtc="2026-08-07T08:37:00Z"/>
  <w16cex:commentExtensible w16cex:durableId="6E82D8E1" w16cex:dateUtc="2026-08-07T08:38:00Z"/>
  <w16cex:commentExtensible w16cex:durableId="4C1A79F0" w16cex:dateUtc="2026-08-07T08:55:00Z"/>
  <w16cex:commentExtensible w16cex:durableId="4DEB86C4" w16cex:dateUtc="2026-08-07T08:55:00Z"/>
  <w16cex:commentExtensible w16cex:durableId="66944635" w16cex:dateUtc="2026-08-07T08:57:00Z"/>
  <w16cex:commentExtensible w16cex:durableId="4D8A7162" w16cex:dateUtc="2026-08-07T08:59:00Z"/>
  <w16cex:commentExtensible w16cex:durableId="24414581" w16cex:dateUtc="2026-08-07T09:00:00Z"/>
  <w16cex:commentExtensible w16cex:durableId="2B92A35D" w16cex:dateUtc="2026-08-07T09:00:00Z"/>
  <w16cex:commentExtensible w16cex:durableId="79160D87" w16cex:dateUtc="2026-08-07T09:02:00Z"/>
  <w16cex:commentExtensible w16cex:durableId="3E7BB8F0" w16cex:dateUtc="2026-08-07T09:02:00Z"/>
  <w16cex:commentExtensible w16cex:durableId="15B93CFA" w16cex:dateUtc="2026-08-07T09:06:00Z"/>
  <w16cex:commentExtensible w16cex:durableId="4DFCDF88" w16cex:dateUtc="2026-08-07T09:09:00Z"/>
  <w16cex:commentExtensible w16cex:durableId="03B8F619" w16cex:dateUtc="2026-08-07T09:23:00Z"/>
  <w16cex:commentExtensible w16cex:durableId="6F6DEA14" w16cex:dateUtc="2026-08-07T09:23:00Z"/>
  <w16cex:commentExtensible w16cex:durableId="536EF8EF" w16cex:dateUtc="2026-08-10T07:35:00Z"/>
  <w16cex:commentExtensible w16cex:durableId="53D04157" w16cex:dateUtc="2026-08-07T09:29:00Z"/>
  <w16cex:commentExtensible w16cex:durableId="341F6B8C" w16cex:dateUtc="2026-08-07T09:30:00Z"/>
  <w16cex:commentExtensible w16cex:durableId="13DE2110" w16cex:dateUtc="2026-08-07T09:33:00Z"/>
  <w16cex:commentExtensible w16cex:durableId="1DD01D90" w16cex:dateUtc="2026-08-10T08:33:00Z"/>
  <w16cex:commentExtensible w16cex:durableId="1E058C3D" w16cex:dateUtc="2026-08-07T09:40:00Z"/>
  <w16cex:commentExtensible w16cex:durableId="6516A55C" w16cex:dateUtc="2026-08-07T09:41:00Z"/>
  <w16cex:commentExtensible w16cex:durableId="1788ADB4" w16cex:dateUtc="2026-08-07T09:44:00Z"/>
  <w16cex:commentExtensible w16cex:durableId="24545369" w16cex:dateUtc="2026-08-07T09:45:00Z"/>
  <w16cex:commentExtensible w16cex:durableId="4BE2244E" w16cex:dateUtc="2026-08-07T09:49:00Z"/>
  <w16cex:commentExtensible w16cex:durableId="22F43523" w16cex:dateUtc="2026-08-07T09:53:00Z"/>
  <w16cex:commentExtensible w16cex:durableId="0514299D" w16cex:dateUtc="2026-08-07T10:53:00Z"/>
  <w16cex:commentExtensible w16cex:durableId="1587A32B" w16cex:dateUtc="2026-08-07T10:56:00Z"/>
  <w16cex:commentExtensible w16cex:durableId="2029C891" w16cex:dateUtc="2026-08-07T10:57:00Z"/>
  <w16cex:commentExtensible w16cex:durableId="3D0B81FD" w16cex:dateUtc="2026-08-07T10:57:00Z"/>
  <w16cex:commentExtensible w16cex:durableId="3D4F6BE6" w16cex:dateUtc="2026-08-07T10:57:00Z"/>
  <w16cex:commentExtensible w16cex:durableId="6BE3B30A" w16cex:dateUtc="2026-08-07T10:57:00Z"/>
  <w16cex:commentExtensible w16cex:durableId="12E74C6B" w16cex:dateUtc="2026-08-07T10:57:00Z"/>
  <w16cex:commentExtensible w16cex:durableId="4A8CC65E" w16cex:dateUtc="2026-08-07T11:16:00Z"/>
  <w16cex:commentExtensible w16cex:durableId="22878234" w16cex:dateUtc="2026-08-07T11:03:00Z"/>
  <w16cex:commentExtensible w16cex:durableId="43170898" w16cex:dateUtc="2026-08-07T11:05:00Z"/>
  <w16cex:commentExtensible w16cex:durableId="5BAD85EA" w16cex:dateUtc="2026-08-07T11:08:00Z"/>
  <w16cex:commentExtensible w16cex:durableId="09DBDDE9" w16cex:dateUtc="2026-08-07T11:10:00Z"/>
  <w16cex:commentExtensible w16cex:durableId="1C42DF96" w16cex:dateUtc="2026-08-07T11:13:00Z"/>
  <w16cex:commentExtensible w16cex:durableId="529F26B6" w16cex:dateUtc="2026-08-07T11:15:00Z"/>
  <w16cex:commentExtensible w16cex:durableId="251A5126" w16cex:dateUtc="2026-08-07T11:16:00Z"/>
  <w16cex:commentExtensible w16cex:durableId="660C2CCB" w16cex:dateUtc="2026-08-07T11:19:00Z"/>
  <w16cex:commentExtensible w16cex:durableId="65FF5A2C" w16cex:dateUtc="2026-08-07T1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5B0B56" w16cid:durableId="79D8D80B"/>
  <w16cid:commentId w16cid:paraId="6730B5B2" w16cid:durableId="73F9AE2B"/>
  <w16cid:commentId w16cid:paraId="478A426D" w16cid:durableId="4081E5EC"/>
  <w16cid:commentId w16cid:paraId="79DE3752" w16cid:durableId="1288B983"/>
  <w16cid:commentId w16cid:paraId="3735BDC6" w16cid:durableId="7DEDDED9"/>
  <w16cid:commentId w16cid:paraId="1010D4F8" w16cid:durableId="66AEA090"/>
  <w16cid:commentId w16cid:paraId="07604ED0" w16cid:durableId="3CDE6549"/>
  <w16cid:commentId w16cid:paraId="3E77804D" w16cid:durableId="0266B8A7"/>
  <w16cid:commentId w16cid:paraId="510B5553" w16cid:durableId="7A70CD58"/>
  <w16cid:commentId w16cid:paraId="1FB51B8A" w16cid:durableId="2D1CCF88"/>
  <w16cid:commentId w16cid:paraId="7228B4AE" w16cid:durableId="355B4FF6"/>
  <w16cid:commentId w16cid:paraId="15D14A64" w16cid:durableId="5F88906F"/>
  <w16cid:commentId w16cid:paraId="4E500F67" w16cid:durableId="6D4F0EAE"/>
  <w16cid:commentId w16cid:paraId="277C8968" w16cid:durableId="00AE1C59"/>
  <w16cid:commentId w16cid:paraId="7E7C9C03" w16cid:durableId="01D1FCA1"/>
  <w16cid:commentId w16cid:paraId="09D960C0" w16cid:durableId="5CCAB007"/>
  <w16cid:commentId w16cid:paraId="3C83864B" w16cid:durableId="2F6FC294"/>
  <w16cid:commentId w16cid:paraId="53DCCB09" w16cid:durableId="5AD7DD77"/>
  <w16cid:commentId w16cid:paraId="01F591BD" w16cid:durableId="7055183E"/>
  <w16cid:commentId w16cid:paraId="456305AE" w16cid:durableId="4AC462A1"/>
  <w16cid:commentId w16cid:paraId="0313A436" w16cid:durableId="4D988F3C"/>
  <w16cid:commentId w16cid:paraId="0272BE34" w16cid:durableId="1F29CC70"/>
  <w16cid:commentId w16cid:paraId="6F5BDE6B" w16cid:durableId="42EDB44E"/>
  <w16cid:commentId w16cid:paraId="7B0061B4" w16cid:durableId="7957BCC1"/>
  <w16cid:commentId w16cid:paraId="1F60E5AC" w16cid:durableId="03992509"/>
  <w16cid:commentId w16cid:paraId="52040CF0" w16cid:durableId="4C7FDA73"/>
  <w16cid:commentId w16cid:paraId="6EFAE85D" w16cid:durableId="2752B84F"/>
  <w16cid:commentId w16cid:paraId="351DB2DD" w16cid:durableId="1CADA8D0"/>
  <w16cid:commentId w16cid:paraId="608329C9" w16cid:durableId="5A889515"/>
  <w16cid:commentId w16cid:paraId="79776D71" w16cid:durableId="404FC11A"/>
  <w16cid:commentId w16cid:paraId="232D7FAE" w16cid:durableId="399CE2D3"/>
  <w16cid:commentId w16cid:paraId="07C81A79" w16cid:durableId="3698F23F"/>
  <w16cid:commentId w16cid:paraId="4CD8424A" w16cid:durableId="0AE2AC55"/>
  <w16cid:commentId w16cid:paraId="74286E2F" w16cid:durableId="4A84BFCE"/>
  <w16cid:commentId w16cid:paraId="32590298" w16cid:durableId="335AE86E"/>
  <w16cid:commentId w16cid:paraId="5E88D65C" w16cid:durableId="371CD19E"/>
  <w16cid:commentId w16cid:paraId="1A710644" w16cid:durableId="2A3825C8"/>
  <w16cid:commentId w16cid:paraId="6F9D5B7B" w16cid:durableId="5EC48BD7"/>
  <w16cid:commentId w16cid:paraId="68E754EC" w16cid:durableId="6E82D8E1"/>
  <w16cid:commentId w16cid:paraId="0640D9F6" w16cid:durableId="4C1A79F0"/>
  <w16cid:commentId w16cid:paraId="51FD41DE" w16cid:durableId="4DEB86C4"/>
  <w16cid:commentId w16cid:paraId="6269B964" w16cid:durableId="66944635"/>
  <w16cid:commentId w16cid:paraId="2D76491E" w16cid:durableId="4D8A7162"/>
  <w16cid:commentId w16cid:paraId="26FCEE11" w16cid:durableId="24414581"/>
  <w16cid:commentId w16cid:paraId="6AE4F9EE" w16cid:durableId="2B92A35D"/>
  <w16cid:commentId w16cid:paraId="72761ED6" w16cid:durableId="79160D87"/>
  <w16cid:commentId w16cid:paraId="2FA528F5" w16cid:durableId="3E7BB8F0"/>
  <w16cid:commentId w16cid:paraId="4A693317" w16cid:durableId="15B93CFA"/>
  <w16cid:commentId w16cid:paraId="035BE55F" w16cid:durableId="4DFCDF88"/>
  <w16cid:commentId w16cid:paraId="39C8479A" w16cid:durableId="03B8F619"/>
  <w16cid:commentId w16cid:paraId="079DEB79" w16cid:durableId="6F6DEA14"/>
  <w16cid:commentId w16cid:paraId="5093DD33" w16cid:durableId="536EF8EF"/>
  <w16cid:commentId w16cid:paraId="7A2C1D1E" w16cid:durableId="53D04157"/>
  <w16cid:commentId w16cid:paraId="759436AD" w16cid:durableId="341F6B8C"/>
  <w16cid:commentId w16cid:paraId="17369F96" w16cid:durableId="13DE2110"/>
  <w16cid:commentId w16cid:paraId="2A42080B" w16cid:durableId="1DD01D90"/>
  <w16cid:commentId w16cid:paraId="3DEE1151" w16cid:durableId="1E058C3D"/>
  <w16cid:commentId w16cid:paraId="07B4B2CF" w16cid:durableId="6516A55C"/>
  <w16cid:commentId w16cid:paraId="3BDAC617" w16cid:durableId="1788ADB4"/>
  <w16cid:commentId w16cid:paraId="1C7ABA89" w16cid:durableId="24545369"/>
  <w16cid:commentId w16cid:paraId="26AAAF88" w16cid:durableId="4BE2244E"/>
  <w16cid:commentId w16cid:paraId="7D3A9EEC" w16cid:durableId="22F43523"/>
  <w16cid:commentId w16cid:paraId="29134EF2" w16cid:durableId="0514299D"/>
  <w16cid:commentId w16cid:paraId="1CDE4E21" w16cid:durableId="1587A32B"/>
  <w16cid:commentId w16cid:paraId="34618509" w16cid:durableId="2029C891"/>
  <w16cid:commentId w16cid:paraId="0EC4886A" w16cid:durableId="3D0B81FD"/>
  <w16cid:commentId w16cid:paraId="41DE6EF3" w16cid:durableId="3D4F6BE6"/>
  <w16cid:commentId w16cid:paraId="08D595E9" w16cid:durableId="6BE3B30A"/>
  <w16cid:commentId w16cid:paraId="00007977" w16cid:durableId="12E74C6B"/>
  <w16cid:commentId w16cid:paraId="60B331E7" w16cid:durableId="4A8CC65E"/>
  <w16cid:commentId w16cid:paraId="71122630" w16cid:durableId="22878234"/>
  <w16cid:commentId w16cid:paraId="05B621D4" w16cid:durableId="43170898"/>
  <w16cid:commentId w16cid:paraId="3A0F847E" w16cid:durableId="5BAD85EA"/>
  <w16cid:commentId w16cid:paraId="7A2B31C1" w16cid:durableId="09DBDDE9"/>
  <w16cid:commentId w16cid:paraId="2BD976C7" w16cid:durableId="1C42DF96"/>
  <w16cid:commentId w16cid:paraId="56C0E30A" w16cid:durableId="529F26B6"/>
  <w16cid:commentId w16cid:paraId="04B0D845" w16cid:durableId="251A5126"/>
  <w16cid:commentId w16cid:paraId="25938C4F" w16cid:durableId="660C2CCB"/>
  <w16cid:commentId w16cid:paraId="34A78858" w16cid:durableId="65FF5A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81633" w14:textId="77777777" w:rsidR="001F5168" w:rsidRPr="00A527F0" w:rsidRDefault="001F5168" w:rsidP="006B114A">
      <w:pPr>
        <w:spacing w:after="0"/>
      </w:pPr>
      <w:r w:rsidRPr="00A527F0">
        <w:separator/>
      </w:r>
    </w:p>
    <w:p w14:paraId="77088521" w14:textId="77777777" w:rsidR="001F5168" w:rsidRPr="00A527F0" w:rsidRDefault="001F5168"/>
  </w:endnote>
  <w:endnote w:type="continuationSeparator" w:id="0">
    <w:p w14:paraId="159FFDF7" w14:textId="77777777" w:rsidR="001F5168" w:rsidRPr="00A527F0" w:rsidRDefault="001F5168" w:rsidP="006B114A">
      <w:pPr>
        <w:spacing w:after="0"/>
      </w:pPr>
      <w:r w:rsidRPr="00A527F0">
        <w:continuationSeparator/>
      </w:r>
    </w:p>
    <w:p w14:paraId="35DEA108" w14:textId="77777777" w:rsidR="001F5168" w:rsidRPr="00A527F0" w:rsidRDefault="001F5168"/>
  </w:endnote>
  <w:endnote w:type="continuationNotice" w:id="1">
    <w:p w14:paraId="4B790449" w14:textId="77777777" w:rsidR="001F5168" w:rsidRDefault="001F51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E10BE" w14:textId="232783D6" w:rsidR="00A85D08" w:rsidRDefault="00A85D08" w:rsidP="00A51D8A">
    <w:pPr>
      <w:pStyle w:val="Fuzeile"/>
      <w:tabs>
        <w:tab w:val="clear" w:pos="4680"/>
        <w:tab w:val="clear" w:pos="9360"/>
        <w:tab w:val="center" w:pos="4536"/>
        <w:tab w:val="right" w:pos="9072"/>
      </w:tabs>
      <w:ind w:right="288"/>
      <w:rPr>
        <w:rFonts w:cs="Arial"/>
        <w:sz w:val="16"/>
      </w:rPr>
    </w:pPr>
  </w:p>
  <w:p w14:paraId="02D20D4F" w14:textId="431C4401" w:rsidR="00A51D8A" w:rsidRPr="00A51D8A" w:rsidRDefault="00A85D08" w:rsidP="00A51D8A">
    <w:pPr>
      <w:pStyle w:val="Fuzeile"/>
      <w:tabs>
        <w:tab w:val="clear" w:pos="4680"/>
        <w:tab w:val="clear" w:pos="9360"/>
        <w:tab w:val="center" w:pos="4536"/>
        <w:tab w:val="right" w:pos="9072"/>
      </w:tabs>
      <w:ind w:right="288"/>
      <w:rPr>
        <w:rFonts w:cs="Arial"/>
        <w:sz w:val="16"/>
      </w:rPr>
    </w:pPr>
    <w:del w:id="122" w:author="Birklhuber Bernd" w:date="2026-08-07T08:43:00Z">
      <w:r w:rsidDel="005C7AF2">
        <w:rPr>
          <w:rFonts w:cs="Arial"/>
          <w:sz w:val="16"/>
        </w:rPr>
        <w:delText>March</w:delText>
      </w:r>
      <w:r w:rsidR="0000229C" w:rsidRPr="00237F07" w:rsidDel="005C7AF2">
        <w:rPr>
          <w:rFonts w:cs="Arial"/>
          <w:sz w:val="16"/>
        </w:rPr>
        <w:delText xml:space="preserve"> </w:delText>
      </w:r>
      <w:r w:rsidR="00A51D8A" w:rsidRPr="00237F07" w:rsidDel="005C7AF2">
        <w:rPr>
          <w:rFonts w:cs="Arial"/>
          <w:sz w:val="16"/>
        </w:rPr>
        <w:delText>202</w:delText>
      </w:r>
      <w:r w:rsidR="00360D3E" w:rsidDel="005C7AF2">
        <w:rPr>
          <w:rFonts w:cs="Arial"/>
          <w:sz w:val="16"/>
        </w:rPr>
        <w:delText>6</w:delText>
      </w:r>
    </w:del>
    <w:r w:rsidR="00A51D8A" w:rsidRPr="00237F07">
      <w:rPr>
        <w:rFonts w:cs="Arial"/>
        <w:sz w:val="16"/>
      </w:rPr>
      <w:tab/>
      <w:t xml:space="preserve">Edition </w:t>
    </w:r>
    <w:del w:id="123" w:author="Birklhuber Bernd" w:date="2026-08-07T08:43:00Z">
      <w:r w:rsidR="004F4B90" w:rsidDel="005C7AF2">
        <w:rPr>
          <w:rFonts w:cs="Arial"/>
          <w:sz w:val="16"/>
        </w:rPr>
        <w:delText>3.0.0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EC3D4" w14:textId="1A6254FB" w:rsidR="00E54143" w:rsidRPr="00237F07" w:rsidRDefault="00A85D08" w:rsidP="00B92F50">
    <w:pPr>
      <w:pStyle w:val="Fuzeile"/>
      <w:tabs>
        <w:tab w:val="clear" w:pos="4680"/>
        <w:tab w:val="clear" w:pos="9360"/>
        <w:tab w:val="center" w:pos="4536"/>
        <w:tab w:val="right" w:pos="9072"/>
      </w:tabs>
      <w:ind w:right="288"/>
      <w:rPr>
        <w:rFonts w:cs="Arial"/>
        <w:sz w:val="16"/>
      </w:rPr>
    </w:pPr>
    <w:r>
      <w:rPr>
        <w:rFonts w:cs="Arial"/>
        <w:sz w:val="16"/>
      </w:rPr>
      <w:t>March</w:t>
    </w:r>
    <w:r w:rsidRPr="00237F07">
      <w:rPr>
        <w:rFonts w:cs="Arial"/>
        <w:sz w:val="16"/>
      </w:rPr>
      <w:t xml:space="preserve"> </w:t>
    </w:r>
    <w:r w:rsidR="00A51D8A" w:rsidRPr="00237F07">
      <w:rPr>
        <w:rFonts w:cs="Arial"/>
        <w:sz w:val="16"/>
      </w:rPr>
      <w:t>202</w:t>
    </w:r>
    <w:r w:rsidR="00360D3E">
      <w:rPr>
        <w:rFonts w:cs="Arial"/>
        <w:sz w:val="16"/>
      </w:rPr>
      <w:t>6</w:t>
    </w:r>
    <w:r w:rsidR="00A51D8A" w:rsidRPr="00237F07">
      <w:rPr>
        <w:rFonts w:cs="Arial"/>
        <w:sz w:val="16"/>
      </w:rPr>
      <w:tab/>
      <w:t xml:space="preserve">Edition </w:t>
    </w:r>
    <w:r w:rsidR="004F4B90">
      <w:rPr>
        <w:rFonts w:cs="Arial"/>
        <w:sz w:val="16"/>
      </w:rPr>
      <w:t>3.0.0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B9F77" w14:textId="5A925F0B" w:rsidR="00E54143" w:rsidRPr="00A527F0" w:rsidRDefault="00E54143" w:rsidP="00B92F50">
    <w:pPr>
      <w:pStyle w:val="Fuzeile"/>
      <w:tabs>
        <w:tab w:val="clear" w:pos="4680"/>
        <w:tab w:val="clear" w:pos="9360"/>
        <w:tab w:val="center" w:pos="4536"/>
        <w:tab w:val="right" w:pos="9072"/>
      </w:tabs>
      <w:ind w:right="288"/>
      <w:rPr>
        <w:rFonts w:cs="Arial"/>
        <w:sz w:val="16"/>
      </w:rPr>
    </w:pPr>
    <w:r w:rsidRPr="00A527F0">
      <w:rPr>
        <w:rFonts w:cs="Arial"/>
        <w:sz w:val="16"/>
      </w:rPr>
      <w:t>S-</w:t>
    </w:r>
    <w:del w:id="2650" w:author="Birklhuber Bernd" w:date="2026-08-07T12:48:00Z">
      <w:r w:rsidRPr="00A527F0" w:rsidDel="004913D0">
        <w:rPr>
          <w:rFonts w:cs="Arial"/>
          <w:sz w:val="16"/>
        </w:rPr>
        <w:delText>98</w:delText>
      </w:r>
    </w:del>
    <w:ins w:id="2651" w:author="Birklhuber Bernd" w:date="2026-08-07T12:48:00Z">
      <w:r w:rsidR="004913D0">
        <w:rPr>
          <w:rFonts w:cs="Arial"/>
          <w:sz w:val="16"/>
        </w:rPr>
        <w:t>403</w:t>
      </w:r>
    </w:ins>
    <w:r w:rsidRPr="00A527F0">
      <w:rPr>
        <w:rFonts w:cs="Arial"/>
        <w:sz w:val="16"/>
      </w:rPr>
      <w:tab/>
    </w:r>
    <w:del w:id="2652" w:author="Birklhuber Bernd" w:date="2026-08-07T12:48:00Z">
      <w:r w:rsidR="00A85D08" w:rsidDel="004913D0">
        <w:rPr>
          <w:rFonts w:cs="Arial"/>
          <w:sz w:val="16"/>
        </w:rPr>
        <w:delText>March</w:delText>
      </w:r>
      <w:r w:rsidR="00A85D08" w:rsidRPr="00A527F0" w:rsidDel="004913D0">
        <w:rPr>
          <w:rFonts w:cs="Arial"/>
          <w:sz w:val="16"/>
        </w:rPr>
        <w:delText xml:space="preserve"> </w:delText>
      </w:r>
      <w:r w:rsidRPr="00A527F0" w:rsidDel="004913D0">
        <w:rPr>
          <w:rFonts w:cs="Arial"/>
          <w:sz w:val="16"/>
        </w:rPr>
        <w:delText>202</w:delText>
      </w:r>
      <w:r w:rsidR="00360D3E" w:rsidDel="004913D0">
        <w:rPr>
          <w:rFonts w:cs="Arial"/>
          <w:sz w:val="16"/>
        </w:rPr>
        <w:delText>6</w:delText>
      </w:r>
    </w:del>
    <w:r w:rsidRPr="00A527F0">
      <w:rPr>
        <w:rFonts w:cs="Arial"/>
        <w:sz w:val="16"/>
      </w:rPr>
      <w:tab/>
      <w:t xml:space="preserve">Edition </w:t>
    </w:r>
    <w:del w:id="2653" w:author="Birklhuber Bernd" w:date="2026-08-07T12:48:00Z">
      <w:r w:rsidR="004F4B90" w:rsidDel="004913D0">
        <w:rPr>
          <w:rFonts w:cs="Arial"/>
          <w:sz w:val="16"/>
        </w:rPr>
        <w:delText>3.0.0</w:delText>
      </w:r>
    </w:del>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7F07A" w14:textId="09626C23" w:rsidR="00E54143" w:rsidRPr="00A527F0" w:rsidRDefault="00E54143" w:rsidP="00B92F50">
    <w:pPr>
      <w:pStyle w:val="Fuzeile"/>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r w:rsidR="00A85D08">
      <w:rPr>
        <w:rFonts w:cs="Arial"/>
        <w:sz w:val="16"/>
      </w:rPr>
      <w:t xml:space="preserve">March </w:t>
    </w:r>
    <w:r w:rsidR="00360D3E">
      <w:rPr>
        <w:rFonts w:cs="Arial"/>
        <w:sz w:val="16"/>
      </w:rPr>
      <w:t>2026</w:t>
    </w:r>
    <w:r w:rsidRPr="00A527F0">
      <w:rPr>
        <w:rFonts w:cs="Arial"/>
        <w:sz w:val="16"/>
      </w:rPr>
      <w:tab/>
      <w:t xml:space="preserve">Edition </w:t>
    </w:r>
    <w:r w:rsidR="004F4B90">
      <w:rPr>
        <w:rFonts w:cs="Arial"/>
        <w:sz w:val="16"/>
      </w:rPr>
      <w:t>3.0.0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E8875" w14:textId="77777777" w:rsidR="00F13E78" w:rsidRDefault="00F13E78" w:rsidP="0033096A">
    <w:pPr>
      <w:pStyle w:val="Fuzeile"/>
    </w:pPr>
    <w:bookmarkStart w:id="2873" w:name="note"/>
    <w:bookmarkEnd w:id="2873"/>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A9300" w14:textId="77777777" w:rsidR="001F5168" w:rsidRPr="00A527F0" w:rsidRDefault="001F5168" w:rsidP="006B114A">
      <w:pPr>
        <w:spacing w:after="0"/>
      </w:pPr>
      <w:r w:rsidRPr="00A527F0">
        <w:separator/>
      </w:r>
    </w:p>
    <w:p w14:paraId="59764B67" w14:textId="77777777" w:rsidR="001F5168" w:rsidRPr="00A527F0" w:rsidRDefault="001F5168"/>
  </w:footnote>
  <w:footnote w:type="continuationSeparator" w:id="0">
    <w:p w14:paraId="31BD8344" w14:textId="77777777" w:rsidR="001F5168" w:rsidRPr="00A527F0" w:rsidRDefault="001F5168" w:rsidP="006B114A">
      <w:pPr>
        <w:spacing w:after="0"/>
      </w:pPr>
      <w:r w:rsidRPr="00A527F0">
        <w:continuationSeparator/>
      </w:r>
    </w:p>
    <w:p w14:paraId="4E61A464" w14:textId="77777777" w:rsidR="001F5168" w:rsidRPr="00A527F0" w:rsidRDefault="001F5168"/>
  </w:footnote>
  <w:footnote w:type="continuationNotice" w:id="1">
    <w:p w14:paraId="10E8B9DC" w14:textId="77777777" w:rsidR="001F5168" w:rsidRDefault="001F5168">
      <w:pPr>
        <w:spacing w:after="0" w:line="240" w:lineRule="auto"/>
      </w:pPr>
    </w:p>
  </w:footnote>
  <w:footnote w:id="2">
    <w:p w14:paraId="517E8E0C" w14:textId="19DDBE22" w:rsidR="00C304F0" w:rsidRDefault="00C304F0">
      <w:pPr>
        <w:pStyle w:val="Funotentext"/>
      </w:pPr>
      <w:r>
        <w:rPr>
          <w:rStyle w:val="Funotenzeichen"/>
        </w:rPr>
        <w:footnoteRef/>
      </w:r>
      <w:r>
        <w:t>Portrayal, Interrogation via Pick Reports and Inclusion in Update Status Reports.</w:t>
      </w:r>
    </w:p>
  </w:footnote>
  <w:footnote w:id="3">
    <w:p w14:paraId="12136A5C" w14:textId="19841EB6" w:rsidR="000F4DF4" w:rsidRPr="00A527F0" w:rsidRDefault="000F4DF4">
      <w:pPr>
        <w:pStyle w:val="Funotentext"/>
      </w:pPr>
      <w:r w:rsidRPr="00B812CA">
        <w:rPr>
          <w:rStyle w:val="Funotenzeichen"/>
          <w:noProof w:val="0"/>
          <w:lang w:val="en-GB"/>
        </w:rPr>
        <w:footnoteRef/>
      </w:r>
      <w:r w:rsidRPr="00A527F0">
        <w:t xml:space="preserve"> </w:t>
      </w:r>
      <w:r w:rsidRPr="00B812CA">
        <w:t xml:space="preserve">Much of the described functionality in this clause is </w:t>
      </w:r>
      <w:r w:rsidRPr="00B812CA">
        <w:t>effected by implementation of the S-100 portrayal catalogues. When the S-100 portrayal mechanism is implemented the layers defined will implement the mandatory IMO layers. The description of those layers here is, thus, informative.</w:t>
      </w:r>
    </w:p>
  </w:footnote>
  <w:footnote w:id="4">
    <w:p w14:paraId="7E52DAC8" w14:textId="1A782D59" w:rsidR="00E54143" w:rsidRPr="00A527F0" w:rsidRDefault="00E54143" w:rsidP="000C381A">
      <w:pPr>
        <w:pStyle w:val="Funotentext"/>
        <w:jc w:val="both"/>
      </w:pPr>
      <w:r w:rsidRPr="00B812CA">
        <w:rPr>
          <w:rStyle w:val="Funotenzeichen"/>
          <w:noProof w:val="0"/>
          <w:sz w:val="18"/>
          <w:szCs w:val="18"/>
          <w:vertAlign w:val="superscript"/>
          <w:lang w:val="en-GB"/>
        </w:rPr>
        <w:footnoteRef/>
      </w:r>
      <w:r w:rsidRPr="00A527F0">
        <w:t xml:space="preserve"> </w:t>
      </w:r>
      <w:r w:rsidR="007435CC">
        <w:t xml:space="preserve">For </w:t>
      </w:r>
      <w:r w:rsidRPr="00A527F0">
        <w:t>colour token DEPWL, xyL values are: DAY x= 0.15, y=0.15, L=30.0; DUSK x=0.15, y=0.15, L=7.5; NIGHT x=0.15, y=0.15, L=1.2</w:t>
      </w:r>
    </w:p>
  </w:footnote>
  <w:footnote w:id="5">
    <w:p w14:paraId="0BB37F6E" w14:textId="77777777" w:rsidR="00B17136" w:rsidRPr="00530F27" w:rsidRDefault="00B17136" w:rsidP="00B17136">
      <w:pPr>
        <w:pStyle w:val="Funotentext"/>
        <w:rPr>
          <w:lang w:val="en-US"/>
        </w:rPr>
      </w:pPr>
      <w:r>
        <w:rPr>
          <w:rStyle w:val="Funotenzeichen"/>
        </w:rPr>
        <w:footnoteRef/>
      </w:r>
      <w:r>
        <w:t xml:space="preserve"> </w:t>
      </w:r>
      <w:r>
        <w:rPr>
          <w:lang w:val="en-US"/>
        </w:rPr>
        <w:t>In the case of a difference in resolution the maximum overlap is the size of the larger of the overlapping grid cell.</w:t>
      </w:r>
    </w:p>
  </w:footnote>
  <w:footnote w:id="6">
    <w:p w14:paraId="7F12B3F0" w14:textId="0A1CD9A0" w:rsidR="00797EE6" w:rsidRDefault="00797EE6">
      <w:pPr>
        <w:pStyle w:val="Funotentext"/>
      </w:pPr>
      <w:r>
        <w:rPr>
          <w:rStyle w:val="Funotenzeichen"/>
        </w:rPr>
        <w:footnoteRef/>
      </w:r>
      <w:r>
        <w:t xml:space="preserve"> Although depths are always measured positive down in S-102 it is </w:t>
      </w:r>
      <w:r w:rsidR="008143C5">
        <w:t xml:space="preserve">also </w:t>
      </w:r>
      <w:r>
        <w:t>possible for S-104 to be encoded either positive up or positive down. S-104 contains the attribute verticalCS which determines whether water level is encoded positive up (6498) or positive down (6499). In the example the water level height of 0.32 m would need to be multiplied by -1 if the S-104 verticalCS is 6499</w:t>
      </w:r>
    </w:p>
  </w:footnote>
  <w:footnote w:id="7">
    <w:p w14:paraId="1A2CF9AB" w14:textId="3109AC67" w:rsidR="00EB3601" w:rsidRPr="00530F27" w:rsidRDefault="00EB3601">
      <w:pPr>
        <w:pStyle w:val="Funotentext"/>
        <w:rPr>
          <w:lang w:val="en-US"/>
        </w:rPr>
      </w:pPr>
      <w:r>
        <w:rPr>
          <w:rStyle w:val="Funotenzeichen"/>
        </w:rPr>
        <w:footnoteRef/>
      </w:r>
      <w:r>
        <w:t xml:space="preserve"> </w:t>
      </w:r>
      <w:r>
        <w:rPr>
          <w:lang w:val="en-US"/>
        </w:rPr>
        <w:t>In the case of a difference in resolution the maximum overlap is the size of the larger of the overlapping grid cell.</w:t>
      </w:r>
    </w:p>
  </w:footnote>
  <w:footnote w:id="8">
    <w:p w14:paraId="4BA02949" w14:textId="77777777" w:rsidR="00E54143" w:rsidRPr="00A527F0" w:rsidRDefault="00E54143" w:rsidP="000D0801">
      <w:pPr>
        <w:pStyle w:val="Funotentext"/>
        <w:jc w:val="both"/>
      </w:pPr>
      <w:r w:rsidRPr="00B812CA">
        <w:rPr>
          <w:rStyle w:val="Funotenzeichen"/>
          <w:noProof w:val="0"/>
          <w:sz w:val="18"/>
          <w:szCs w:val="18"/>
          <w:vertAlign w:val="superscript"/>
          <w:lang w:val="en-GB"/>
        </w:rPr>
        <w:footnoteRef/>
      </w:r>
      <w:r w:rsidRPr="00A527F0">
        <w:t xml:space="preserve"> Thick dark blue dash line, colour token DEPWL xyL values are: DAY x= 0.15, y=¬0.15, L=30.0; DUSK x=0.15, y=0.15, L=7.5; NIGHT x=0.15, y=0.15, L=1.2.</w:t>
      </w:r>
    </w:p>
  </w:footnote>
  <w:footnote w:id="9">
    <w:p w14:paraId="5A5CAE75" w14:textId="77777777" w:rsidR="00E54143" w:rsidRDefault="00E54143" w:rsidP="00B4713B">
      <w:pPr>
        <w:pStyle w:val="Funotentext"/>
        <w:jc w:val="both"/>
      </w:pPr>
      <w:r w:rsidRPr="00B812CA">
        <w:rPr>
          <w:rStyle w:val="Funotenzeichen"/>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xyL values are: DAY x= 0.15, y=¬0.15, L=30.0; DUSK x=0.15, y=0.15, L=7.5; NIGHT x=0.15, y=0.15, L=1.2</w:t>
      </w:r>
    </w:p>
  </w:footnote>
  <w:footnote w:id="10">
    <w:p w14:paraId="4B8A2B4F" w14:textId="609170A3" w:rsidR="008769AE" w:rsidRDefault="008769AE" w:rsidP="008769AE">
      <w:pPr>
        <w:pStyle w:val="Funotentext"/>
      </w:pPr>
      <w:r>
        <w:rPr>
          <w:rStyle w:val="Funotenzeichen"/>
        </w:rPr>
        <w:footnoteRef/>
      </w:r>
      <w:r>
        <w:t xml:space="preserve"> </w:t>
      </w:r>
      <w:r w:rsidRPr="00281806">
        <w:t xml:space="preserve">See also the footnote to </w:t>
      </w:r>
      <w:r w:rsidRPr="00281806">
        <w:rPr>
          <w:szCs w:val="18"/>
        </w:rPr>
        <w:fldChar w:fldCharType="begin"/>
      </w:r>
      <w:r w:rsidRPr="00281806">
        <w:rPr>
          <w:szCs w:val="18"/>
        </w:rPr>
        <w:instrText xml:space="preserve"> REF _Ref225504832 \h  \* MERGEFORMAT </w:instrText>
      </w:r>
      <w:r w:rsidRPr="00281806">
        <w:rPr>
          <w:szCs w:val="18"/>
        </w:rPr>
      </w:r>
      <w:r w:rsidRPr="00281806">
        <w:rPr>
          <w:szCs w:val="18"/>
        </w:rPr>
        <w:fldChar w:fldCharType="separate"/>
      </w:r>
      <w:r w:rsidRPr="00281806">
        <w:rPr>
          <w:szCs w:val="18"/>
        </w:rPr>
        <w:t xml:space="preserve">Table </w:t>
      </w:r>
      <w:r w:rsidRPr="00281806">
        <w:rPr>
          <w:noProof/>
          <w:szCs w:val="18"/>
        </w:rPr>
        <w:t>10</w:t>
      </w:r>
      <w:r w:rsidRPr="00281806">
        <w:rPr>
          <w:szCs w:val="18"/>
        </w:rPr>
        <w:t>: Example Values - Water Level Adjustment</w:t>
      </w:r>
      <w:r w:rsidRPr="00281806">
        <w:rPr>
          <w:szCs w:val="18"/>
        </w:rPr>
        <w:fldChar w:fldCharType="end"/>
      </w:r>
      <w:r w:rsidRPr="00281806">
        <w:t xml:space="preserve"> regarding positive and negative values for S-104 data</w:t>
      </w:r>
      <w:r>
        <w:t xml:space="preserve">. This section is written with the assumption that S-104 values are positive depths, therefore the maximum of values should be used in order to produce the safest values. This should be modified if S-104 has negative (i.e. depth up) values to ensure the safest values are produced in all cases. </w:t>
      </w:r>
    </w:p>
  </w:footnote>
  <w:footnote w:id="11">
    <w:p w14:paraId="0E660BAF" w14:textId="32B7ECD7" w:rsidR="00CC4988" w:rsidRDefault="00CC4988">
      <w:pPr>
        <w:pStyle w:val="Funotentext"/>
      </w:pPr>
      <w:r>
        <w:rPr>
          <w:rStyle w:val="Funotenzeichen"/>
        </w:rPr>
        <w:footnoteRef/>
      </w:r>
      <w:r>
        <w:t xml:space="preserve"> Data Coverage features selected after this point in the algorithm are subject to the OVERSC01 grossly overscaled pattern as described in </w:t>
      </w:r>
      <w:r w:rsidR="00E934DF">
        <w:t>clause</w:t>
      </w:r>
      <w:r w:rsidR="00D701DC">
        <w:t xml:space="preserve"> </w:t>
      </w:r>
      <w:r w:rsidR="00D701DC">
        <w:rPr>
          <w:highlight w:val="yellow"/>
        </w:rPr>
        <w:fldChar w:fldCharType="begin"/>
      </w:r>
      <w:r w:rsidR="00D701DC">
        <w:instrText xml:space="preserve"> REF _Ref223809525 \r \h </w:instrText>
      </w:r>
      <w:r w:rsidR="00D701DC">
        <w:rPr>
          <w:highlight w:val="yellow"/>
        </w:rPr>
      </w:r>
      <w:r w:rsidR="00D701DC">
        <w:rPr>
          <w:highlight w:val="yellow"/>
        </w:rPr>
        <w:fldChar w:fldCharType="separate"/>
      </w:r>
      <w:r w:rsidR="00D701DC">
        <w:t>11.3.2</w:t>
      </w:r>
      <w:r w:rsidR="00D701DC">
        <w:rPr>
          <w:highlight w:val="yellow"/>
        </w:rPr>
        <w:fldChar w:fldCharType="end"/>
      </w:r>
    </w:p>
  </w:footnote>
  <w:footnote w:id="12">
    <w:p w14:paraId="7F0BD2E3" w14:textId="77777777" w:rsidR="00E85AE1" w:rsidRPr="00A527F0" w:rsidRDefault="00E85AE1" w:rsidP="00E85AE1">
      <w:pPr>
        <w:pStyle w:val="Funotentext"/>
      </w:pPr>
      <w:r w:rsidRPr="009C1AC6">
        <w:rPr>
          <w:rStyle w:val="Funotenzeichen"/>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i</w:t>
    </w:r>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2D525" w14:textId="77996C66"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r w:rsidR="00A1260D">
      <w:rPr>
        <w:rFonts w:eastAsia="Times New Roman" w:cs="Arial"/>
        <w:sz w:val="16"/>
        <w:szCs w:val="16"/>
      </w:rPr>
      <w:t>S-</w:t>
    </w:r>
    <w:ins w:id="117" w:author="Birklhuber Bernd" w:date="2026-08-07T08:43:00Z">
      <w:r w:rsidR="005C7AF2">
        <w:rPr>
          <w:rFonts w:eastAsia="Times New Roman" w:cs="Arial"/>
          <w:sz w:val="16"/>
          <w:szCs w:val="16"/>
        </w:rPr>
        <w:t>403</w:t>
      </w:r>
    </w:ins>
    <w:del w:id="118" w:author="Birklhuber Bernd" w:date="2026-08-07T08:43:00Z">
      <w:r w:rsidR="00A1260D" w:rsidDel="005C7AF2">
        <w:rPr>
          <w:rFonts w:eastAsia="Times New Roman" w:cs="Arial"/>
          <w:sz w:val="16"/>
          <w:szCs w:val="16"/>
        </w:rPr>
        <w:delText>98</w:delText>
      </w:r>
    </w:del>
    <w:r w:rsidR="00A1260D">
      <w:rPr>
        <w:rFonts w:eastAsia="Times New Roman" w:cs="Arial"/>
        <w:sz w:val="16"/>
        <w:szCs w:val="16"/>
      </w:rPr>
      <w:t xml:space="preserve"> (</w:t>
    </w:r>
    <w:del w:id="119" w:author="Birklhuber Bernd" w:date="2026-08-07T08:43:00Z">
      <w:r w:rsidR="00A51D8A" w:rsidRPr="00A51D8A" w:rsidDel="005C7AF2">
        <w:rPr>
          <w:rFonts w:eastAsia="Times New Roman" w:cs="Arial"/>
          <w:sz w:val="16"/>
          <w:szCs w:val="16"/>
        </w:rPr>
        <w:delText>S-100</w:delText>
      </w:r>
    </w:del>
    <w:ins w:id="120" w:author="Birklhuber Bernd" w:date="2026-08-07T08:43:00Z">
      <w:r w:rsidR="005C7AF2">
        <w:rPr>
          <w:rFonts w:eastAsia="Times New Roman" w:cs="Arial"/>
          <w:sz w:val="16"/>
          <w:szCs w:val="16"/>
        </w:rPr>
        <w:t>Inland</w:t>
      </w:r>
    </w:ins>
    <w:r w:rsidR="00A51D8A" w:rsidRPr="00A51D8A">
      <w:rPr>
        <w:rFonts w:eastAsia="Times New Roman" w:cs="Arial"/>
        <w:sz w:val="16"/>
        <w:szCs w:val="16"/>
      </w:rPr>
      <w:t xml:space="preserve"> ECDIS and </w:t>
    </w:r>
    <w:ins w:id="121" w:author="Birklhuber Bernd" w:date="2026-08-07T08:43:00Z">
      <w:r w:rsidR="005C7AF2">
        <w:rPr>
          <w:rFonts w:eastAsia="Times New Roman" w:cs="Arial"/>
          <w:sz w:val="16"/>
          <w:szCs w:val="16"/>
        </w:rPr>
        <w:t xml:space="preserve">ECS </w:t>
      </w:r>
    </w:ins>
    <w:r w:rsidR="00A51D8A" w:rsidRPr="00A51D8A">
      <w:rPr>
        <w:rFonts w:eastAsia="Times New Roman" w:cs="Arial"/>
        <w:sz w:val="16"/>
        <w:szCs w:val="16"/>
      </w:rPr>
      <w:t>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BFE49" w14:textId="7B4AE517"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r w:rsidR="00A1260D">
      <w:rPr>
        <w:rFonts w:eastAsia="Times New Roman" w:cs="Arial"/>
        <w:sz w:val="16"/>
        <w:szCs w:val="16"/>
      </w:rPr>
      <w:t>S-</w:t>
    </w:r>
    <w:ins w:id="2646" w:author="Birklhuber Bernd" w:date="2026-08-07T12:48:00Z">
      <w:r w:rsidR="004913D0">
        <w:rPr>
          <w:rFonts w:eastAsia="Times New Roman" w:cs="Arial"/>
          <w:sz w:val="16"/>
          <w:szCs w:val="16"/>
        </w:rPr>
        <w:t>403</w:t>
      </w:r>
    </w:ins>
    <w:del w:id="2647" w:author="Birklhuber Bernd" w:date="2026-08-07T12:48:00Z">
      <w:r w:rsidR="00A1260D" w:rsidDel="004913D0">
        <w:rPr>
          <w:rFonts w:eastAsia="Times New Roman" w:cs="Arial"/>
          <w:sz w:val="16"/>
          <w:szCs w:val="16"/>
        </w:rPr>
        <w:delText>98</w:delText>
      </w:r>
    </w:del>
    <w:r w:rsidR="00A1260D">
      <w:rPr>
        <w:rFonts w:eastAsia="Times New Roman" w:cs="Arial"/>
        <w:sz w:val="16"/>
        <w:szCs w:val="16"/>
      </w:rPr>
      <w:t xml:space="preserve"> (</w:t>
    </w:r>
    <w:r w:rsidR="00A51D8A" w:rsidRPr="00A51D8A">
      <w:rPr>
        <w:rFonts w:eastAsia="Times New Roman" w:cs="Arial"/>
        <w:sz w:val="16"/>
        <w:szCs w:val="16"/>
      </w:rPr>
      <w:t xml:space="preserve">S-100 </w:t>
    </w:r>
    <w:ins w:id="2648" w:author="Birklhuber Bernd" w:date="2026-08-07T12:48:00Z">
      <w:r w:rsidR="004913D0">
        <w:rPr>
          <w:rFonts w:eastAsia="Times New Roman" w:cs="Arial"/>
          <w:sz w:val="16"/>
          <w:szCs w:val="16"/>
        </w:rPr>
        <w:t xml:space="preserve">Inland </w:t>
      </w:r>
    </w:ins>
    <w:r w:rsidR="00A51D8A" w:rsidRPr="00A51D8A">
      <w:rPr>
        <w:rFonts w:eastAsia="Times New Roman" w:cs="Arial"/>
        <w:sz w:val="16"/>
        <w:szCs w:val="16"/>
      </w:rPr>
      <w:t xml:space="preserve">ECDIS </w:t>
    </w:r>
    <w:ins w:id="2649" w:author="Birklhuber Bernd" w:date="2026-08-07T12:48:00Z">
      <w:r w:rsidR="004913D0">
        <w:rPr>
          <w:rFonts w:eastAsia="Times New Roman" w:cs="Arial"/>
          <w:sz w:val="16"/>
          <w:szCs w:val="16"/>
        </w:rPr>
        <w:t xml:space="preserve">and ECS </w:t>
      </w:r>
    </w:ins>
    <w:r w:rsidR="00A51D8A" w:rsidRPr="00A51D8A">
      <w:rPr>
        <w:rFonts w:eastAsia="Times New Roman" w:cs="Arial"/>
        <w:sz w:val="16"/>
        <w:szCs w:val="16"/>
      </w:rPr>
      <w:t>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61A574A"/>
    <w:lvl w:ilvl="0">
      <w:start w:val="1"/>
      <w:numFmt w:val="bullet"/>
      <w:pStyle w:val="Listennumm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ennumm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ennumm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ennummer"/>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C43CBCE4"/>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E0641914"/>
    <w:lvl w:ilvl="0">
      <w:start w:val="1"/>
      <w:numFmt w:val="bullet"/>
      <w:pStyle w:val="Listenfortsetzung4"/>
      <w:lvlText w:val=""/>
      <w:lvlJc w:val="left"/>
      <w:pPr>
        <w:tabs>
          <w:tab w:val="num" w:pos="360"/>
        </w:tabs>
        <w:ind w:left="360" w:hanging="360"/>
      </w:pPr>
      <w:rPr>
        <w:rFonts w:ascii="Symbol" w:hAnsi="Symbol" w:hint="default"/>
      </w:rPr>
    </w:lvl>
  </w:abstractNum>
  <w:abstractNum w:abstractNumId="6"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9"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2" w15:restartNumberingAfterBreak="0">
    <w:nsid w:val="046F3BF1"/>
    <w:multiLevelType w:val="hybridMultilevel"/>
    <w:tmpl w:val="98F0B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05F252BD"/>
    <w:multiLevelType w:val="singleLevel"/>
    <w:tmpl w:val="074C56F8"/>
    <w:lvl w:ilvl="0">
      <w:start w:val="1"/>
      <w:numFmt w:val="decimal"/>
      <w:pStyle w:val="Aufzhlungszeichen5"/>
      <w:lvlText w:val="[%1]"/>
      <w:lvlJc w:val="left"/>
      <w:pPr>
        <w:tabs>
          <w:tab w:val="num" w:pos="360"/>
        </w:tabs>
        <w:ind w:left="360" w:hanging="360"/>
      </w:pPr>
    </w:lvl>
  </w:abstractNum>
  <w:abstractNum w:abstractNumId="15"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19"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D094BBB"/>
    <w:multiLevelType w:val="multilevel"/>
    <w:tmpl w:val="5AA858CA"/>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val="0"/>
        <w:bCs/>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0E4C3076"/>
    <w:multiLevelType w:val="multilevel"/>
    <w:tmpl w:val="6DAE359A"/>
    <w:numStyleLink w:val="AppH"/>
  </w:abstractNum>
  <w:abstractNum w:abstractNumId="23"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24"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1D9B7694"/>
    <w:multiLevelType w:val="multilevel"/>
    <w:tmpl w:val="68FE58D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strike w:val="0"/>
      </w:rPr>
    </w:lvl>
    <w:lvl w:ilvl="2">
      <w:start w:val="1"/>
      <w:numFmt w:val="decimal"/>
      <w:pStyle w:val="berschrift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32"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1A732A4"/>
    <w:multiLevelType w:val="hybridMultilevel"/>
    <w:tmpl w:val="187CB9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3"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3AC7EB8"/>
    <w:multiLevelType w:val="multilevel"/>
    <w:tmpl w:val="AC64227E"/>
    <w:lvl w:ilvl="0">
      <w:numFmt w:val="decimal"/>
      <w:pStyle w:val="Bibliography1"/>
      <w:lvlText w:val=""/>
      <w:lvlJc w:val="left"/>
      <w:pPr>
        <w:ind w:left="0" w:firstLine="0"/>
      </w:pPr>
    </w:lvl>
    <w:lvl w:ilvl="1">
      <w:numFmt w:val="decimal"/>
      <w:pStyle w:val="Listenfortsetzung2"/>
      <w:lvlText w:val=""/>
      <w:lvlJc w:val="left"/>
      <w:pPr>
        <w:ind w:left="0" w:firstLine="0"/>
      </w:pPr>
    </w:lvl>
    <w:lvl w:ilvl="2">
      <w:numFmt w:val="decimal"/>
      <w:pStyle w:val="Listenfortsetzung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1"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5"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BDC190E"/>
    <w:multiLevelType w:val="hybridMultilevel"/>
    <w:tmpl w:val="9AFEB0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58" w15:restartNumberingAfterBreak="0">
    <w:nsid w:val="3C2C22CA"/>
    <w:multiLevelType w:val="multilevel"/>
    <w:tmpl w:val="F6F0DC72"/>
    <w:numStyleLink w:val="AppG"/>
  </w:abstractNum>
  <w:abstractNum w:abstractNumId="59"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62"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40983B4B"/>
    <w:multiLevelType w:val="multilevel"/>
    <w:tmpl w:val="04BCDCAE"/>
    <w:numStyleLink w:val="AppE"/>
  </w:abstractNum>
  <w:abstractNum w:abstractNumId="64"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65"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6"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927324A"/>
    <w:multiLevelType w:val="hybridMultilevel"/>
    <w:tmpl w:val="07B87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1"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73"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03F39B2"/>
    <w:multiLevelType w:val="multilevel"/>
    <w:tmpl w:val="E5FEDA24"/>
    <w:numStyleLink w:val="AppF"/>
  </w:abstractNum>
  <w:abstractNum w:abstractNumId="76"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79"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1"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2"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DB40B9A"/>
    <w:multiLevelType w:val="hybridMultilevel"/>
    <w:tmpl w:val="9FA2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7126C62"/>
    <w:multiLevelType w:val="multilevel"/>
    <w:tmpl w:val="42FE5B24"/>
    <w:numStyleLink w:val="AnnexHeadings"/>
  </w:abstractNum>
  <w:abstractNum w:abstractNumId="91"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3"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4"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2"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04"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5"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6445D2A"/>
    <w:multiLevelType w:val="multilevel"/>
    <w:tmpl w:val="22FA2068"/>
    <w:numStyleLink w:val="AppA"/>
  </w:abstractNum>
  <w:abstractNum w:abstractNumId="108" w15:restartNumberingAfterBreak="0">
    <w:nsid w:val="76DA6594"/>
    <w:multiLevelType w:val="hybridMultilevel"/>
    <w:tmpl w:val="5CEC5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771C2C5E"/>
    <w:multiLevelType w:val="multilevel"/>
    <w:tmpl w:val="04BCDCAE"/>
    <w:numStyleLink w:val="AppE"/>
  </w:abstractNum>
  <w:abstractNum w:abstractNumId="110"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5"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14"/>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50"/>
  </w:num>
  <w:num w:numId="7" w16cid:durableId="520437362">
    <w:abstractNumId w:val="5"/>
  </w:num>
  <w:num w:numId="8" w16cid:durableId="224798262">
    <w:abstractNumId w:val="54"/>
  </w:num>
  <w:num w:numId="9" w16cid:durableId="2088989597">
    <w:abstractNumId w:val="38"/>
  </w:num>
  <w:num w:numId="10" w16cid:durableId="1538661874">
    <w:abstractNumId w:val="106"/>
  </w:num>
  <w:num w:numId="11" w16cid:durableId="1366056996">
    <w:abstractNumId w:val="55"/>
  </w:num>
  <w:num w:numId="12" w16cid:durableId="934938797">
    <w:abstractNumId w:val="113"/>
  </w:num>
  <w:num w:numId="13" w16cid:durableId="1152716467">
    <w:abstractNumId w:val="6"/>
  </w:num>
  <w:num w:numId="14" w16cid:durableId="1365056534">
    <w:abstractNumId w:val="46"/>
  </w:num>
  <w:num w:numId="15" w16cid:durableId="1229415262">
    <w:abstractNumId w:val="84"/>
  </w:num>
  <w:num w:numId="16" w16cid:durableId="1678388144">
    <w:abstractNumId w:val="24"/>
  </w:num>
  <w:num w:numId="17" w16cid:durableId="425270687">
    <w:abstractNumId w:val="16"/>
  </w:num>
  <w:num w:numId="18" w16cid:durableId="1365593703">
    <w:abstractNumId w:val="87"/>
  </w:num>
  <w:num w:numId="19" w16cid:durableId="272830641">
    <w:abstractNumId w:val="45"/>
  </w:num>
  <w:num w:numId="20" w16cid:durableId="1198079038">
    <w:abstractNumId w:val="76"/>
  </w:num>
  <w:num w:numId="21" w16cid:durableId="681395225">
    <w:abstractNumId w:val="99"/>
  </w:num>
  <w:num w:numId="22" w16cid:durableId="542406099">
    <w:abstractNumId w:val="88"/>
  </w:num>
  <w:num w:numId="23" w16cid:durableId="788353502">
    <w:abstractNumId w:val="94"/>
  </w:num>
  <w:num w:numId="24" w16cid:durableId="482047812">
    <w:abstractNumId w:val="66"/>
  </w:num>
  <w:num w:numId="25" w16cid:durableId="1147546858">
    <w:abstractNumId w:val="85"/>
  </w:num>
  <w:num w:numId="26" w16cid:durableId="1743286102">
    <w:abstractNumId w:val="9"/>
  </w:num>
  <w:num w:numId="27" w16cid:durableId="81689452">
    <w:abstractNumId w:val="32"/>
  </w:num>
  <w:num w:numId="28" w16cid:durableId="1835803932">
    <w:abstractNumId w:val="95"/>
  </w:num>
  <w:num w:numId="29" w16cid:durableId="665087180">
    <w:abstractNumId w:val="105"/>
  </w:num>
  <w:num w:numId="30" w16cid:durableId="1601529935">
    <w:abstractNumId w:val="97"/>
  </w:num>
  <w:num w:numId="31" w16cid:durableId="1893223561">
    <w:abstractNumId w:val="82"/>
  </w:num>
  <w:num w:numId="32" w16cid:durableId="1669167867">
    <w:abstractNumId w:val="68"/>
  </w:num>
  <w:num w:numId="33" w16cid:durableId="1401245961">
    <w:abstractNumId w:val="29"/>
  </w:num>
  <w:num w:numId="34" w16cid:durableId="3820279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362443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0948903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50213239">
    <w:abstractNumId w:val="78"/>
  </w:num>
  <w:num w:numId="38" w16cid:durableId="1551728611">
    <w:abstractNumId w:val="49"/>
  </w:num>
  <w:num w:numId="39" w16cid:durableId="1828789613">
    <w:abstractNumId w:val="51"/>
  </w:num>
  <w:num w:numId="40" w16cid:durableId="186219696">
    <w:abstractNumId w:val="20"/>
  </w:num>
  <w:num w:numId="41" w16cid:durableId="564797464">
    <w:abstractNumId w:val="100"/>
  </w:num>
  <w:num w:numId="42" w16cid:durableId="456336870">
    <w:abstractNumId w:val="52"/>
  </w:num>
  <w:num w:numId="43" w16cid:durableId="1110736404">
    <w:abstractNumId w:val="89"/>
  </w:num>
  <w:num w:numId="44" w16cid:durableId="1601067080">
    <w:abstractNumId w:val="112"/>
  </w:num>
  <w:num w:numId="45" w16cid:durableId="895627992">
    <w:abstractNumId w:val="62"/>
  </w:num>
  <w:num w:numId="46" w16cid:durableId="1791895866">
    <w:abstractNumId w:val="53"/>
  </w:num>
  <w:num w:numId="47" w16cid:durableId="2020740785">
    <w:abstractNumId w:val="34"/>
  </w:num>
  <w:num w:numId="48" w16cid:durableId="212274501">
    <w:abstractNumId w:val="65"/>
  </w:num>
  <w:num w:numId="49" w16cid:durableId="1953394339">
    <w:abstractNumId w:val="101"/>
  </w:num>
  <w:num w:numId="50" w16cid:durableId="1177884358">
    <w:abstractNumId w:val="43"/>
  </w:num>
  <w:num w:numId="51" w16cid:durableId="968320945">
    <w:abstractNumId w:val="80"/>
  </w:num>
  <w:num w:numId="52" w16cid:durableId="1589540613">
    <w:abstractNumId w:val="91"/>
  </w:num>
  <w:num w:numId="53" w16cid:durableId="2039427198">
    <w:abstractNumId w:val="41"/>
  </w:num>
  <w:num w:numId="54" w16cid:durableId="1285115057">
    <w:abstractNumId w:val="79"/>
  </w:num>
  <w:num w:numId="55" w16cid:durableId="2115326439">
    <w:abstractNumId w:val="67"/>
  </w:num>
  <w:num w:numId="56" w16cid:durableId="1010915573">
    <w:abstractNumId w:val="70"/>
  </w:num>
  <w:num w:numId="57" w16cid:durableId="470439567">
    <w:abstractNumId w:val="115"/>
  </w:num>
  <w:num w:numId="58" w16cid:durableId="1198395811">
    <w:abstractNumId w:val="111"/>
  </w:num>
  <w:num w:numId="59" w16cid:durableId="1105148574">
    <w:abstractNumId w:val="8"/>
  </w:num>
  <w:num w:numId="60" w16cid:durableId="1078593336">
    <w:abstractNumId w:val="26"/>
  </w:num>
  <w:num w:numId="61" w16cid:durableId="1051802856">
    <w:abstractNumId w:val="71"/>
  </w:num>
  <w:num w:numId="62" w16cid:durableId="2105615323">
    <w:abstractNumId w:val="48"/>
  </w:num>
  <w:num w:numId="63" w16cid:durableId="917132877">
    <w:abstractNumId w:val="25"/>
  </w:num>
  <w:num w:numId="64" w16cid:durableId="314146171">
    <w:abstractNumId w:val="44"/>
  </w:num>
  <w:num w:numId="65" w16cid:durableId="734352504">
    <w:abstractNumId w:val="60"/>
  </w:num>
  <w:num w:numId="66" w16cid:durableId="502546762">
    <w:abstractNumId w:val="102"/>
  </w:num>
  <w:num w:numId="67" w16cid:durableId="535973778">
    <w:abstractNumId w:val="10"/>
  </w:num>
  <w:num w:numId="68" w16cid:durableId="1424492954">
    <w:abstractNumId w:val="15"/>
  </w:num>
  <w:num w:numId="69" w16cid:durableId="285280280">
    <w:abstractNumId w:val="36"/>
  </w:num>
  <w:num w:numId="70" w16cid:durableId="1074935001">
    <w:abstractNumId w:val="27"/>
  </w:num>
  <w:num w:numId="71" w16cid:durableId="141625152">
    <w:abstractNumId w:val="83"/>
  </w:num>
  <w:num w:numId="72" w16cid:durableId="650184291">
    <w:abstractNumId w:val="42"/>
  </w:num>
  <w:num w:numId="73" w16cid:durableId="743380179">
    <w:abstractNumId w:val="37"/>
  </w:num>
  <w:num w:numId="74" w16cid:durableId="714349527">
    <w:abstractNumId w:val="73"/>
  </w:num>
  <w:num w:numId="75" w16cid:durableId="179588316">
    <w:abstractNumId w:val="30"/>
  </w:num>
  <w:num w:numId="76" w16cid:durableId="1260792281">
    <w:abstractNumId w:val="19"/>
  </w:num>
  <w:num w:numId="77" w16cid:durableId="1405833014">
    <w:abstractNumId w:val="13"/>
  </w:num>
  <w:num w:numId="78" w16cid:durableId="576132646">
    <w:abstractNumId w:val="103"/>
  </w:num>
  <w:num w:numId="79" w16cid:durableId="1175194220">
    <w:abstractNumId w:val="77"/>
  </w:num>
  <w:num w:numId="80" w16cid:durableId="287707416">
    <w:abstractNumId w:val="98"/>
  </w:num>
  <w:num w:numId="81" w16cid:durableId="238098833">
    <w:abstractNumId w:val="11"/>
  </w:num>
  <w:num w:numId="82" w16cid:durableId="1741444971">
    <w:abstractNumId w:val="108"/>
  </w:num>
  <w:num w:numId="83" w16cid:durableId="370765256">
    <w:abstractNumId w:val="57"/>
  </w:num>
  <w:num w:numId="84" w16cid:durableId="1915434063">
    <w:abstractNumId w:val="96"/>
  </w:num>
  <w:num w:numId="85" w16cid:durableId="922639332">
    <w:abstractNumId w:val="74"/>
  </w:num>
  <w:num w:numId="86" w16cid:durableId="74476711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751049989">
    <w:abstractNumId w:val="110"/>
  </w:num>
  <w:num w:numId="88" w16cid:durableId="2008248758">
    <w:abstractNumId w:val="18"/>
  </w:num>
  <w:num w:numId="89" w16cid:durableId="455683679">
    <w:abstractNumId w:val="90"/>
  </w:num>
  <w:num w:numId="90" w16cid:durableId="767820534">
    <w:abstractNumId w:val="31"/>
  </w:num>
  <w:num w:numId="91" w16cid:durableId="1606300710">
    <w:abstractNumId w:val="114"/>
  </w:num>
  <w:num w:numId="92" w16cid:durableId="67533091">
    <w:abstractNumId w:val="107"/>
  </w:num>
  <w:num w:numId="93" w16cid:durableId="34426345">
    <w:abstractNumId w:val="7"/>
  </w:num>
  <w:num w:numId="94" w16cid:durableId="159929529">
    <w:abstractNumId w:val="104"/>
  </w:num>
  <w:num w:numId="95" w16cid:durableId="1392772447">
    <w:abstractNumId w:val="40"/>
  </w:num>
  <w:num w:numId="96" w16cid:durableId="294872096">
    <w:abstractNumId w:val="109"/>
    <w:lvlOverride w:ilvl="1">
      <w:lvl w:ilvl="1">
        <w:start w:val="1"/>
        <w:numFmt w:val="decimal"/>
        <w:lvlText w:val="E-%1.%2."/>
        <w:lvlJc w:val="left"/>
        <w:pPr>
          <w:ind w:left="792" w:hanging="792"/>
        </w:pPr>
        <w:rPr>
          <w:rFonts w:hint="default"/>
          <w:b/>
          <w:bCs/>
          <w:sz w:val="24"/>
          <w:szCs w:val="24"/>
        </w:rPr>
      </w:lvl>
    </w:lvlOverride>
  </w:num>
  <w:num w:numId="97" w16cid:durableId="818886552">
    <w:abstractNumId w:val="47"/>
  </w:num>
  <w:num w:numId="98" w16cid:durableId="1640499067">
    <w:abstractNumId w:val="58"/>
  </w:num>
  <w:num w:numId="99" w16cid:durableId="2114666758">
    <w:abstractNumId w:val="92"/>
  </w:num>
  <w:num w:numId="100" w16cid:durableId="964821352">
    <w:abstractNumId w:val="22"/>
  </w:num>
  <w:num w:numId="101" w16cid:durableId="1101998544">
    <w:abstractNumId w:val="39"/>
  </w:num>
  <w:num w:numId="102" w16cid:durableId="588808045">
    <w:abstractNumId w:val="63"/>
  </w:num>
  <w:num w:numId="103" w16cid:durableId="298464520">
    <w:abstractNumId w:val="75"/>
  </w:num>
  <w:num w:numId="104" w16cid:durableId="119080691">
    <w:abstractNumId w:val="17"/>
  </w:num>
  <w:num w:numId="105" w16cid:durableId="2082171058">
    <w:abstractNumId w:val="81"/>
  </w:num>
  <w:num w:numId="106" w16cid:durableId="1653676741">
    <w:abstractNumId w:val="59"/>
  </w:num>
  <w:num w:numId="107" w16cid:durableId="1541866928">
    <w:abstractNumId w:val="93"/>
  </w:num>
  <w:num w:numId="108" w16cid:durableId="102501451">
    <w:abstractNumId w:val="61"/>
  </w:num>
  <w:num w:numId="109" w16cid:durableId="1917741183">
    <w:abstractNumId w:val="21"/>
  </w:num>
  <w:num w:numId="110" w16cid:durableId="927539752">
    <w:abstractNumId w:val="28"/>
  </w:num>
  <w:num w:numId="111" w16cid:durableId="205455561">
    <w:abstractNumId w:val="86"/>
  </w:num>
  <w:num w:numId="112" w16cid:durableId="1707288995">
    <w:abstractNumId w:val="33"/>
  </w:num>
  <w:num w:numId="113" w16cid:durableId="137888097">
    <w:abstractNumId w:val="12"/>
  </w:num>
  <w:num w:numId="114" w16cid:durableId="1630624412">
    <w:abstractNumId w:val="56"/>
  </w:num>
  <w:num w:numId="115" w16cid:durableId="1192232771">
    <w:abstractNumId w:val="69"/>
  </w:num>
  <w:num w:numId="116" w16cid:durableId="654530209">
    <w:abstractNumId w:val="35"/>
  </w:num>
  <w:num w:numId="117" w16cid:durableId="1420058222">
    <w:abstractNumId w:val="4"/>
  </w:num>
  <w:numIdMacAtCleanup w:val="1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rklhuber Bernd">
    <w15:presenceInfo w15:providerId="AD" w15:userId="S-1-5-21-488040868-4244228847-1048680791-12844"/>
  </w15:person>
  <w15:person w15:author="Simon Cooke">
    <w15:presenceInfo w15:providerId="None" w15:userId="Simon Cook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evenAndOddHeaders/>
  <w:drawingGridHorizontalSpacing w:val="108"/>
  <w:drawingGridVerticalSpacing w:val="108"/>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487"/>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9C"/>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39F0"/>
    <w:rsid w:val="0005473B"/>
    <w:rsid w:val="0005475F"/>
    <w:rsid w:val="00055015"/>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9F"/>
    <w:rsid w:val="000615D3"/>
    <w:rsid w:val="00061D77"/>
    <w:rsid w:val="000621E3"/>
    <w:rsid w:val="000624B4"/>
    <w:rsid w:val="0006277B"/>
    <w:rsid w:val="00062787"/>
    <w:rsid w:val="00062E19"/>
    <w:rsid w:val="00064153"/>
    <w:rsid w:val="000641D1"/>
    <w:rsid w:val="000642F3"/>
    <w:rsid w:val="000644F3"/>
    <w:rsid w:val="00064673"/>
    <w:rsid w:val="0006476E"/>
    <w:rsid w:val="00064B79"/>
    <w:rsid w:val="00064C14"/>
    <w:rsid w:val="00065233"/>
    <w:rsid w:val="00065356"/>
    <w:rsid w:val="00065E44"/>
    <w:rsid w:val="00065FF5"/>
    <w:rsid w:val="000664A1"/>
    <w:rsid w:val="000667B8"/>
    <w:rsid w:val="0006699F"/>
    <w:rsid w:val="00066D2A"/>
    <w:rsid w:val="00066D67"/>
    <w:rsid w:val="00066E33"/>
    <w:rsid w:val="00066F3D"/>
    <w:rsid w:val="00067175"/>
    <w:rsid w:val="000674EF"/>
    <w:rsid w:val="000675EC"/>
    <w:rsid w:val="0006785F"/>
    <w:rsid w:val="00067B82"/>
    <w:rsid w:val="00067C0E"/>
    <w:rsid w:val="00067EAD"/>
    <w:rsid w:val="00067EEE"/>
    <w:rsid w:val="00067FCC"/>
    <w:rsid w:val="00070EBA"/>
    <w:rsid w:val="00070F7F"/>
    <w:rsid w:val="0007117E"/>
    <w:rsid w:val="00071364"/>
    <w:rsid w:val="000714F3"/>
    <w:rsid w:val="00071538"/>
    <w:rsid w:val="0007155F"/>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82C"/>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49BA"/>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2D"/>
    <w:rsid w:val="000A2E66"/>
    <w:rsid w:val="000A2F70"/>
    <w:rsid w:val="000A2FCD"/>
    <w:rsid w:val="000A301C"/>
    <w:rsid w:val="000A3181"/>
    <w:rsid w:val="000A3192"/>
    <w:rsid w:val="000A3228"/>
    <w:rsid w:val="000A32C0"/>
    <w:rsid w:val="000A3339"/>
    <w:rsid w:val="000A353B"/>
    <w:rsid w:val="000A389A"/>
    <w:rsid w:val="000A39D7"/>
    <w:rsid w:val="000A39DB"/>
    <w:rsid w:val="000A3B96"/>
    <w:rsid w:val="000A4112"/>
    <w:rsid w:val="000A465C"/>
    <w:rsid w:val="000A4712"/>
    <w:rsid w:val="000A4E74"/>
    <w:rsid w:val="000A5598"/>
    <w:rsid w:val="000A5F45"/>
    <w:rsid w:val="000A60F0"/>
    <w:rsid w:val="000A639D"/>
    <w:rsid w:val="000A6515"/>
    <w:rsid w:val="000A663F"/>
    <w:rsid w:val="000A67D1"/>
    <w:rsid w:val="000A6FF5"/>
    <w:rsid w:val="000A7103"/>
    <w:rsid w:val="000A7AFE"/>
    <w:rsid w:val="000A7EC5"/>
    <w:rsid w:val="000B0513"/>
    <w:rsid w:val="000B083C"/>
    <w:rsid w:val="000B087A"/>
    <w:rsid w:val="000B0901"/>
    <w:rsid w:val="000B0974"/>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4D3D"/>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3F4B"/>
    <w:rsid w:val="000C468B"/>
    <w:rsid w:val="000C480D"/>
    <w:rsid w:val="000C4910"/>
    <w:rsid w:val="000C4A67"/>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CFB"/>
    <w:rsid w:val="000D1E2D"/>
    <w:rsid w:val="000D1E99"/>
    <w:rsid w:val="000D1EB4"/>
    <w:rsid w:val="000D1F6B"/>
    <w:rsid w:val="000D2260"/>
    <w:rsid w:val="000D22AD"/>
    <w:rsid w:val="000D22E5"/>
    <w:rsid w:val="000D25D4"/>
    <w:rsid w:val="000D2E1B"/>
    <w:rsid w:val="000D3361"/>
    <w:rsid w:val="000D3370"/>
    <w:rsid w:val="000D3ABE"/>
    <w:rsid w:val="000D3DFC"/>
    <w:rsid w:val="000D40B7"/>
    <w:rsid w:val="000D457B"/>
    <w:rsid w:val="000D49C0"/>
    <w:rsid w:val="000D4F04"/>
    <w:rsid w:val="000D5020"/>
    <w:rsid w:val="000D5648"/>
    <w:rsid w:val="000D56BD"/>
    <w:rsid w:val="000D5A67"/>
    <w:rsid w:val="000D6293"/>
    <w:rsid w:val="000D67A0"/>
    <w:rsid w:val="000D6C8D"/>
    <w:rsid w:val="000D6E41"/>
    <w:rsid w:val="000D6FE7"/>
    <w:rsid w:val="000D7BAC"/>
    <w:rsid w:val="000D7BC5"/>
    <w:rsid w:val="000D7FD6"/>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E31"/>
    <w:rsid w:val="00100F86"/>
    <w:rsid w:val="001018B4"/>
    <w:rsid w:val="001019DD"/>
    <w:rsid w:val="00101AE4"/>
    <w:rsid w:val="00101C16"/>
    <w:rsid w:val="00101E07"/>
    <w:rsid w:val="00101F7E"/>
    <w:rsid w:val="00102117"/>
    <w:rsid w:val="0010234E"/>
    <w:rsid w:val="0010269F"/>
    <w:rsid w:val="0010278D"/>
    <w:rsid w:val="001036AA"/>
    <w:rsid w:val="00104287"/>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07EC8"/>
    <w:rsid w:val="0011005A"/>
    <w:rsid w:val="00110190"/>
    <w:rsid w:val="00110371"/>
    <w:rsid w:val="0011049A"/>
    <w:rsid w:val="00110A19"/>
    <w:rsid w:val="001111B5"/>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5AD"/>
    <w:rsid w:val="0014680A"/>
    <w:rsid w:val="00146DC8"/>
    <w:rsid w:val="001473C0"/>
    <w:rsid w:val="00147422"/>
    <w:rsid w:val="00147AD9"/>
    <w:rsid w:val="00147ADD"/>
    <w:rsid w:val="00147AFE"/>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105"/>
    <w:rsid w:val="001534DA"/>
    <w:rsid w:val="001537EB"/>
    <w:rsid w:val="001538F5"/>
    <w:rsid w:val="00153AD1"/>
    <w:rsid w:val="00153B3F"/>
    <w:rsid w:val="00154128"/>
    <w:rsid w:val="00154309"/>
    <w:rsid w:val="00154815"/>
    <w:rsid w:val="001549C0"/>
    <w:rsid w:val="00155177"/>
    <w:rsid w:val="001560AA"/>
    <w:rsid w:val="00156532"/>
    <w:rsid w:val="001567C5"/>
    <w:rsid w:val="001576E3"/>
    <w:rsid w:val="00157948"/>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2B1"/>
    <w:rsid w:val="00165336"/>
    <w:rsid w:val="001653D7"/>
    <w:rsid w:val="00166456"/>
    <w:rsid w:val="0016682D"/>
    <w:rsid w:val="00166A7C"/>
    <w:rsid w:val="00166F64"/>
    <w:rsid w:val="00167169"/>
    <w:rsid w:val="00167404"/>
    <w:rsid w:val="00167419"/>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2E40"/>
    <w:rsid w:val="001731FA"/>
    <w:rsid w:val="00173621"/>
    <w:rsid w:val="0017364A"/>
    <w:rsid w:val="00173974"/>
    <w:rsid w:val="00173CF7"/>
    <w:rsid w:val="00173ECF"/>
    <w:rsid w:val="00173F4A"/>
    <w:rsid w:val="0017430A"/>
    <w:rsid w:val="00174C9C"/>
    <w:rsid w:val="001751DB"/>
    <w:rsid w:val="00175732"/>
    <w:rsid w:val="00175ABB"/>
    <w:rsid w:val="00175B1D"/>
    <w:rsid w:val="00175BA0"/>
    <w:rsid w:val="00176622"/>
    <w:rsid w:val="00177223"/>
    <w:rsid w:val="001801F8"/>
    <w:rsid w:val="001807B6"/>
    <w:rsid w:val="00180877"/>
    <w:rsid w:val="001809A8"/>
    <w:rsid w:val="00180BAF"/>
    <w:rsid w:val="00180CEC"/>
    <w:rsid w:val="00180D76"/>
    <w:rsid w:val="00180DF6"/>
    <w:rsid w:val="00180FDA"/>
    <w:rsid w:val="00181EB3"/>
    <w:rsid w:val="00182256"/>
    <w:rsid w:val="001822E6"/>
    <w:rsid w:val="001822F1"/>
    <w:rsid w:val="00182813"/>
    <w:rsid w:val="0018296E"/>
    <w:rsid w:val="00182A8E"/>
    <w:rsid w:val="00182C8D"/>
    <w:rsid w:val="001835DD"/>
    <w:rsid w:val="00183E8F"/>
    <w:rsid w:val="0018402A"/>
    <w:rsid w:val="00184052"/>
    <w:rsid w:val="00184424"/>
    <w:rsid w:val="0018449E"/>
    <w:rsid w:val="00184516"/>
    <w:rsid w:val="0018487C"/>
    <w:rsid w:val="00184B28"/>
    <w:rsid w:val="00184FA3"/>
    <w:rsid w:val="0018510B"/>
    <w:rsid w:val="00185432"/>
    <w:rsid w:val="001858BA"/>
    <w:rsid w:val="00185941"/>
    <w:rsid w:val="00185AA6"/>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3E92"/>
    <w:rsid w:val="001B472C"/>
    <w:rsid w:val="001B4A0B"/>
    <w:rsid w:val="001B4ED0"/>
    <w:rsid w:val="001B556A"/>
    <w:rsid w:val="001B5F27"/>
    <w:rsid w:val="001B603D"/>
    <w:rsid w:val="001B6356"/>
    <w:rsid w:val="001B6486"/>
    <w:rsid w:val="001B6987"/>
    <w:rsid w:val="001B6A57"/>
    <w:rsid w:val="001B6BB8"/>
    <w:rsid w:val="001B7195"/>
    <w:rsid w:val="001B7649"/>
    <w:rsid w:val="001B77A0"/>
    <w:rsid w:val="001B77C3"/>
    <w:rsid w:val="001B782E"/>
    <w:rsid w:val="001C00B9"/>
    <w:rsid w:val="001C07C4"/>
    <w:rsid w:val="001C0938"/>
    <w:rsid w:val="001C0999"/>
    <w:rsid w:val="001C0CDC"/>
    <w:rsid w:val="001C1037"/>
    <w:rsid w:val="001C10BB"/>
    <w:rsid w:val="001C11D7"/>
    <w:rsid w:val="001C1772"/>
    <w:rsid w:val="001C1CAB"/>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15E"/>
    <w:rsid w:val="001C734F"/>
    <w:rsid w:val="001C7387"/>
    <w:rsid w:val="001C7563"/>
    <w:rsid w:val="001C7C14"/>
    <w:rsid w:val="001C7DC2"/>
    <w:rsid w:val="001D06C2"/>
    <w:rsid w:val="001D0B76"/>
    <w:rsid w:val="001D0D9A"/>
    <w:rsid w:val="001D0DEB"/>
    <w:rsid w:val="001D1386"/>
    <w:rsid w:val="001D151B"/>
    <w:rsid w:val="001D168B"/>
    <w:rsid w:val="001D1693"/>
    <w:rsid w:val="001D17F9"/>
    <w:rsid w:val="001D1B22"/>
    <w:rsid w:val="001D1BCE"/>
    <w:rsid w:val="001D1C27"/>
    <w:rsid w:val="001D2227"/>
    <w:rsid w:val="001D28D2"/>
    <w:rsid w:val="001D2A42"/>
    <w:rsid w:val="001D2B9F"/>
    <w:rsid w:val="001D2C6B"/>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327"/>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CF7"/>
    <w:rsid w:val="001E7DE6"/>
    <w:rsid w:val="001F01AF"/>
    <w:rsid w:val="001F02DE"/>
    <w:rsid w:val="001F04C5"/>
    <w:rsid w:val="001F09A5"/>
    <w:rsid w:val="001F09E6"/>
    <w:rsid w:val="001F0B39"/>
    <w:rsid w:val="001F0B6C"/>
    <w:rsid w:val="001F0CC1"/>
    <w:rsid w:val="001F0EC0"/>
    <w:rsid w:val="001F154C"/>
    <w:rsid w:val="001F167C"/>
    <w:rsid w:val="001F19C7"/>
    <w:rsid w:val="001F1EB0"/>
    <w:rsid w:val="001F2618"/>
    <w:rsid w:val="001F28DF"/>
    <w:rsid w:val="001F2CFE"/>
    <w:rsid w:val="001F310E"/>
    <w:rsid w:val="001F3482"/>
    <w:rsid w:val="001F35C8"/>
    <w:rsid w:val="001F35CB"/>
    <w:rsid w:val="001F389A"/>
    <w:rsid w:val="001F3AB9"/>
    <w:rsid w:val="001F3B64"/>
    <w:rsid w:val="001F41C8"/>
    <w:rsid w:val="001F4F5F"/>
    <w:rsid w:val="001F50FD"/>
    <w:rsid w:val="001F5168"/>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6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7B8"/>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5E1"/>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7D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D78"/>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695"/>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9F2"/>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36"/>
    <w:rsid w:val="00281384"/>
    <w:rsid w:val="00281C2A"/>
    <w:rsid w:val="00282342"/>
    <w:rsid w:val="00282925"/>
    <w:rsid w:val="00282B46"/>
    <w:rsid w:val="00283798"/>
    <w:rsid w:val="002837FF"/>
    <w:rsid w:val="0028392F"/>
    <w:rsid w:val="00283991"/>
    <w:rsid w:val="00283C16"/>
    <w:rsid w:val="00283CB8"/>
    <w:rsid w:val="00283EFE"/>
    <w:rsid w:val="002845EB"/>
    <w:rsid w:val="002848E8"/>
    <w:rsid w:val="0028493A"/>
    <w:rsid w:val="002849A1"/>
    <w:rsid w:val="00284A82"/>
    <w:rsid w:val="00285100"/>
    <w:rsid w:val="002853F8"/>
    <w:rsid w:val="00285B18"/>
    <w:rsid w:val="002863EA"/>
    <w:rsid w:val="002867B5"/>
    <w:rsid w:val="00286BF8"/>
    <w:rsid w:val="00286DA2"/>
    <w:rsid w:val="00286F41"/>
    <w:rsid w:val="0028721C"/>
    <w:rsid w:val="00287271"/>
    <w:rsid w:val="00287492"/>
    <w:rsid w:val="00287CCD"/>
    <w:rsid w:val="002902C5"/>
    <w:rsid w:val="0029068F"/>
    <w:rsid w:val="00290775"/>
    <w:rsid w:val="00290DA7"/>
    <w:rsid w:val="00290E04"/>
    <w:rsid w:val="0029144C"/>
    <w:rsid w:val="00291612"/>
    <w:rsid w:val="00291738"/>
    <w:rsid w:val="00291D1B"/>
    <w:rsid w:val="00292CD6"/>
    <w:rsid w:val="00292EBC"/>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3BF5"/>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784"/>
    <w:rsid w:val="002C28F1"/>
    <w:rsid w:val="002C28FF"/>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696"/>
    <w:rsid w:val="002D6846"/>
    <w:rsid w:val="002D6873"/>
    <w:rsid w:val="002D6A62"/>
    <w:rsid w:val="002D6E5A"/>
    <w:rsid w:val="002D718B"/>
    <w:rsid w:val="002D730B"/>
    <w:rsid w:val="002D7AB6"/>
    <w:rsid w:val="002D7AFF"/>
    <w:rsid w:val="002D7B10"/>
    <w:rsid w:val="002D7CAB"/>
    <w:rsid w:val="002D7CB6"/>
    <w:rsid w:val="002D7D0C"/>
    <w:rsid w:val="002D7DEE"/>
    <w:rsid w:val="002D7E5B"/>
    <w:rsid w:val="002E04F3"/>
    <w:rsid w:val="002E075D"/>
    <w:rsid w:val="002E0EDF"/>
    <w:rsid w:val="002E0F52"/>
    <w:rsid w:val="002E10E8"/>
    <w:rsid w:val="002E11D6"/>
    <w:rsid w:val="002E11EC"/>
    <w:rsid w:val="002E1496"/>
    <w:rsid w:val="002E1D1D"/>
    <w:rsid w:val="002E2690"/>
    <w:rsid w:val="002E2B12"/>
    <w:rsid w:val="002E2BBC"/>
    <w:rsid w:val="002E2F6B"/>
    <w:rsid w:val="002E310E"/>
    <w:rsid w:val="002E3258"/>
    <w:rsid w:val="002E3442"/>
    <w:rsid w:val="002E3578"/>
    <w:rsid w:val="002E423B"/>
    <w:rsid w:val="002E440F"/>
    <w:rsid w:val="002E4756"/>
    <w:rsid w:val="002E47F0"/>
    <w:rsid w:val="002E4B66"/>
    <w:rsid w:val="002E5296"/>
    <w:rsid w:val="002E53C5"/>
    <w:rsid w:val="002E5472"/>
    <w:rsid w:val="002E5BD7"/>
    <w:rsid w:val="002E5DBC"/>
    <w:rsid w:val="002E6151"/>
    <w:rsid w:val="002E62AB"/>
    <w:rsid w:val="002E6433"/>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ABC"/>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1FE2"/>
    <w:rsid w:val="0030200B"/>
    <w:rsid w:val="003025B8"/>
    <w:rsid w:val="00302EC5"/>
    <w:rsid w:val="00302EEA"/>
    <w:rsid w:val="003035C4"/>
    <w:rsid w:val="00303B54"/>
    <w:rsid w:val="00303E94"/>
    <w:rsid w:val="00303F6B"/>
    <w:rsid w:val="00304ACD"/>
    <w:rsid w:val="00304B37"/>
    <w:rsid w:val="00305129"/>
    <w:rsid w:val="0030570B"/>
    <w:rsid w:val="003057AA"/>
    <w:rsid w:val="003058FB"/>
    <w:rsid w:val="00305A91"/>
    <w:rsid w:val="0030603D"/>
    <w:rsid w:val="00306041"/>
    <w:rsid w:val="00306172"/>
    <w:rsid w:val="0030683F"/>
    <w:rsid w:val="003070D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3B"/>
    <w:rsid w:val="00314D55"/>
    <w:rsid w:val="00314DAD"/>
    <w:rsid w:val="00314F62"/>
    <w:rsid w:val="00315014"/>
    <w:rsid w:val="0031502B"/>
    <w:rsid w:val="003151CB"/>
    <w:rsid w:val="00315723"/>
    <w:rsid w:val="00315726"/>
    <w:rsid w:val="00315A5C"/>
    <w:rsid w:val="00316076"/>
    <w:rsid w:val="00316302"/>
    <w:rsid w:val="00316434"/>
    <w:rsid w:val="00316591"/>
    <w:rsid w:val="003168C7"/>
    <w:rsid w:val="003168FA"/>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AD8"/>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06"/>
    <w:rsid w:val="003329CB"/>
    <w:rsid w:val="003329DF"/>
    <w:rsid w:val="00332CC5"/>
    <w:rsid w:val="00332FE2"/>
    <w:rsid w:val="0033306B"/>
    <w:rsid w:val="0033324D"/>
    <w:rsid w:val="00333408"/>
    <w:rsid w:val="0033357A"/>
    <w:rsid w:val="00333833"/>
    <w:rsid w:val="00334401"/>
    <w:rsid w:val="003344C6"/>
    <w:rsid w:val="0033456B"/>
    <w:rsid w:val="003345C3"/>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07B"/>
    <w:rsid w:val="0034332C"/>
    <w:rsid w:val="0034399F"/>
    <w:rsid w:val="00343AA2"/>
    <w:rsid w:val="003448FA"/>
    <w:rsid w:val="00344BA7"/>
    <w:rsid w:val="00344D36"/>
    <w:rsid w:val="00345592"/>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3B98"/>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108"/>
    <w:rsid w:val="0036045B"/>
    <w:rsid w:val="0036053B"/>
    <w:rsid w:val="003609B9"/>
    <w:rsid w:val="00360B24"/>
    <w:rsid w:val="00360D3E"/>
    <w:rsid w:val="0036130E"/>
    <w:rsid w:val="003617EE"/>
    <w:rsid w:val="0036245F"/>
    <w:rsid w:val="00362AE1"/>
    <w:rsid w:val="0036349A"/>
    <w:rsid w:val="003635DC"/>
    <w:rsid w:val="0036365F"/>
    <w:rsid w:val="00363AAD"/>
    <w:rsid w:val="00363B7F"/>
    <w:rsid w:val="00363DFA"/>
    <w:rsid w:val="00363E63"/>
    <w:rsid w:val="00363E99"/>
    <w:rsid w:val="0036405F"/>
    <w:rsid w:val="003644D1"/>
    <w:rsid w:val="003645AB"/>
    <w:rsid w:val="003650D2"/>
    <w:rsid w:val="0036573F"/>
    <w:rsid w:val="00365848"/>
    <w:rsid w:val="003658C0"/>
    <w:rsid w:val="00365C3B"/>
    <w:rsid w:val="00365D2F"/>
    <w:rsid w:val="00366013"/>
    <w:rsid w:val="003661AB"/>
    <w:rsid w:val="00366538"/>
    <w:rsid w:val="003669D5"/>
    <w:rsid w:val="00366C3D"/>
    <w:rsid w:val="0036733B"/>
    <w:rsid w:val="00367FD3"/>
    <w:rsid w:val="0037035F"/>
    <w:rsid w:val="0037073D"/>
    <w:rsid w:val="003707D6"/>
    <w:rsid w:val="003714EF"/>
    <w:rsid w:val="00371937"/>
    <w:rsid w:val="00371940"/>
    <w:rsid w:val="00371BC0"/>
    <w:rsid w:val="0037315B"/>
    <w:rsid w:val="00373369"/>
    <w:rsid w:val="00373445"/>
    <w:rsid w:val="003735BC"/>
    <w:rsid w:val="0037366B"/>
    <w:rsid w:val="00373D61"/>
    <w:rsid w:val="0037409F"/>
    <w:rsid w:val="003742CF"/>
    <w:rsid w:val="00374334"/>
    <w:rsid w:val="00374426"/>
    <w:rsid w:val="00374B59"/>
    <w:rsid w:val="00374C3D"/>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003"/>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C8A"/>
    <w:rsid w:val="00393E8F"/>
    <w:rsid w:val="00393ED9"/>
    <w:rsid w:val="003943B4"/>
    <w:rsid w:val="00394449"/>
    <w:rsid w:val="00394798"/>
    <w:rsid w:val="00394996"/>
    <w:rsid w:val="003949FF"/>
    <w:rsid w:val="00394C8B"/>
    <w:rsid w:val="00394D9E"/>
    <w:rsid w:val="00394FF5"/>
    <w:rsid w:val="00395046"/>
    <w:rsid w:val="003954AB"/>
    <w:rsid w:val="00395724"/>
    <w:rsid w:val="00395E3F"/>
    <w:rsid w:val="0039600D"/>
    <w:rsid w:val="003964D1"/>
    <w:rsid w:val="00397508"/>
    <w:rsid w:val="00397820"/>
    <w:rsid w:val="00397A11"/>
    <w:rsid w:val="00397F34"/>
    <w:rsid w:val="00397F9C"/>
    <w:rsid w:val="003A096D"/>
    <w:rsid w:val="003A1359"/>
    <w:rsid w:val="003A149E"/>
    <w:rsid w:val="003A1B54"/>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29CE"/>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B703D"/>
    <w:rsid w:val="003C00A7"/>
    <w:rsid w:val="003C033C"/>
    <w:rsid w:val="003C0506"/>
    <w:rsid w:val="003C0C79"/>
    <w:rsid w:val="003C107C"/>
    <w:rsid w:val="003C129A"/>
    <w:rsid w:val="003C12C0"/>
    <w:rsid w:val="003C14B2"/>
    <w:rsid w:val="003C167C"/>
    <w:rsid w:val="003C1749"/>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A23"/>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2A2"/>
    <w:rsid w:val="003D782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19"/>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5FB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075"/>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8DF"/>
    <w:rsid w:val="00403B18"/>
    <w:rsid w:val="00403DA0"/>
    <w:rsid w:val="00403E8B"/>
    <w:rsid w:val="00404620"/>
    <w:rsid w:val="00404950"/>
    <w:rsid w:val="004049F2"/>
    <w:rsid w:val="00404DE8"/>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BA8"/>
    <w:rsid w:val="00413D4D"/>
    <w:rsid w:val="00413E27"/>
    <w:rsid w:val="00413FDB"/>
    <w:rsid w:val="00414AE0"/>
    <w:rsid w:val="00414DE8"/>
    <w:rsid w:val="00414E87"/>
    <w:rsid w:val="00415C1B"/>
    <w:rsid w:val="00415C7D"/>
    <w:rsid w:val="00416D89"/>
    <w:rsid w:val="004170C0"/>
    <w:rsid w:val="0041712A"/>
    <w:rsid w:val="00417194"/>
    <w:rsid w:val="004171C8"/>
    <w:rsid w:val="004172C0"/>
    <w:rsid w:val="00417447"/>
    <w:rsid w:val="00417C15"/>
    <w:rsid w:val="00420126"/>
    <w:rsid w:val="00420615"/>
    <w:rsid w:val="004210CE"/>
    <w:rsid w:val="004211FA"/>
    <w:rsid w:val="00421EF9"/>
    <w:rsid w:val="00421F29"/>
    <w:rsid w:val="004220EC"/>
    <w:rsid w:val="004229BD"/>
    <w:rsid w:val="00422A74"/>
    <w:rsid w:val="00422AF5"/>
    <w:rsid w:val="004231B7"/>
    <w:rsid w:val="00423752"/>
    <w:rsid w:val="0042409E"/>
    <w:rsid w:val="0042425D"/>
    <w:rsid w:val="004242E6"/>
    <w:rsid w:val="004242E8"/>
    <w:rsid w:val="004242F0"/>
    <w:rsid w:val="00424521"/>
    <w:rsid w:val="00424790"/>
    <w:rsid w:val="00424BE3"/>
    <w:rsid w:val="00424C13"/>
    <w:rsid w:val="004250EB"/>
    <w:rsid w:val="0042556E"/>
    <w:rsid w:val="0042557E"/>
    <w:rsid w:val="004256B9"/>
    <w:rsid w:val="0042577E"/>
    <w:rsid w:val="00425B5E"/>
    <w:rsid w:val="00426D8A"/>
    <w:rsid w:val="00426DC8"/>
    <w:rsid w:val="00427676"/>
    <w:rsid w:val="004279AB"/>
    <w:rsid w:val="004279AF"/>
    <w:rsid w:val="00427AB1"/>
    <w:rsid w:val="00427E27"/>
    <w:rsid w:val="004307B9"/>
    <w:rsid w:val="0043151F"/>
    <w:rsid w:val="00432586"/>
    <w:rsid w:val="0043278E"/>
    <w:rsid w:val="00432B07"/>
    <w:rsid w:val="00432EC8"/>
    <w:rsid w:val="004330D9"/>
    <w:rsid w:val="004332A6"/>
    <w:rsid w:val="004334EE"/>
    <w:rsid w:val="0043396A"/>
    <w:rsid w:val="004342FC"/>
    <w:rsid w:val="00434377"/>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3B"/>
    <w:rsid w:val="0045426C"/>
    <w:rsid w:val="0045434C"/>
    <w:rsid w:val="004549BD"/>
    <w:rsid w:val="00454C9D"/>
    <w:rsid w:val="00454CC1"/>
    <w:rsid w:val="004554DE"/>
    <w:rsid w:val="00455506"/>
    <w:rsid w:val="004558C2"/>
    <w:rsid w:val="00455B7F"/>
    <w:rsid w:val="00455D1D"/>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5FF5"/>
    <w:rsid w:val="00466239"/>
    <w:rsid w:val="004668AB"/>
    <w:rsid w:val="00466E78"/>
    <w:rsid w:val="004671AD"/>
    <w:rsid w:val="004672FE"/>
    <w:rsid w:val="004673B8"/>
    <w:rsid w:val="00467A27"/>
    <w:rsid w:val="0047008B"/>
    <w:rsid w:val="00470659"/>
    <w:rsid w:val="00470DF6"/>
    <w:rsid w:val="004710ED"/>
    <w:rsid w:val="00471915"/>
    <w:rsid w:val="00471A58"/>
    <w:rsid w:val="00471BCA"/>
    <w:rsid w:val="00471F14"/>
    <w:rsid w:val="0047208B"/>
    <w:rsid w:val="0047217A"/>
    <w:rsid w:val="00472A3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B2A"/>
    <w:rsid w:val="00487D98"/>
    <w:rsid w:val="00490117"/>
    <w:rsid w:val="0049013D"/>
    <w:rsid w:val="00490445"/>
    <w:rsid w:val="004909F8"/>
    <w:rsid w:val="004913D0"/>
    <w:rsid w:val="00491401"/>
    <w:rsid w:val="00491A0B"/>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1E"/>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1AE"/>
    <w:rsid w:val="004A537E"/>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0D9"/>
    <w:rsid w:val="004B5779"/>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1DD"/>
    <w:rsid w:val="004D4D17"/>
    <w:rsid w:val="004D4D27"/>
    <w:rsid w:val="004D52A7"/>
    <w:rsid w:val="004D57F1"/>
    <w:rsid w:val="004D5950"/>
    <w:rsid w:val="004D5B5E"/>
    <w:rsid w:val="004D5E93"/>
    <w:rsid w:val="004D65BF"/>
    <w:rsid w:val="004D6A09"/>
    <w:rsid w:val="004D6B21"/>
    <w:rsid w:val="004D7049"/>
    <w:rsid w:val="004D74B6"/>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0F7"/>
    <w:rsid w:val="004E7432"/>
    <w:rsid w:val="004E744A"/>
    <w:rsid w:val="004E74B7"/>
    <w:rsid w:val="004E79CE"/>
    <w:rsid w:val="004E7CA8"/>
    <w:rsid w:val="004E7DC2"/>
    <w:rsid w:val="004F03A0"/>
    <w:rsid w:val="004F06D6"/>
    <w:rsid w:val="004F0771"/>
    <w:rsid w:val="004F0EBA"/>
    <w:rsid w:val="004F1135"/>
    <w:rsid w:val="004F121C"/>
    <w:rsid w:val="004F141B"/>
    <w:rsid w:val="004F1B80"/>
    <w:rsid w:val="004F1CC7"/>
    <w:rsid w:val="004F2664"/>
    <w:rsid w:val="004F26CB"/>
    <w:rsid w:val="004F2879"/>
    <w:rsid w:val="004F28EC"/>
    <w:rsid w:val="004F2B53"/>
    <w:rsid w:val="004F2E02"/>
    <w:rsid w:val="004F342C"/>
    <w:rsid w:val="004F3C6C"/>
    <w:rsid w:val="004F4098"/>
    <w:rsid w:val="004F41A6"/>
    <w:rsid w:val="004F4995"/>
    <w:rsid w:val="004F4B90"/>
    <w:rsid w:val="004F5575"/>
    <w:rsid w:val="004F57CA"/>
    <w:rsid w:val="004F5A6C"/>
    <w:rsid w:val="004F5E65"/>
    <w:rsid w:val="004F5EAA"/>
    <w:rsid w:val="004F6C21"/>
    <w:rsid w:val="004F6C97"/>
    <w:rsid w:val="004F70BC"/>
    <w:rsid w:val="004F7445"/>
    <w:rsid w:val="004F7A62"/>
    <w:rsid w:val="004F7CCC"/>
    <w:rsid w:val="004F7D3B"/>
    <w:rsid w:val="004F7E4F"/>
    <w:rsid w:val="005002CB"/>
    <w:rsid w:val="0050050C"/>
    <w:rsid w:val="00500AD2"/>
    <w:rsid w:val="00500BB0"/>
    <w:rsid w:val="00500BBE"/>
    <w:rsid w:val="00500FD4"/>
    <w:rsid w:val="005012A4"/>
    <w:rsid w:val="005015F8"/>
    <w:rsid w:val="005016B9"/>
    <w:rsid w:val="0050181D"/>
    <w:rsid w:val="00501A8C"/>
    <w:rsid w:val="00501AF1"/>
    <w:rsid w:val="005022A2"/>
    <w:rsid w:val="00502464"/>
    <w:rsid w:val="00502C4D"/>
    <w:rsid w:val="00503282"/>
    <w:rsid w:val="005032E9"/>
    <w:rsid w:val="005036AC"/>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7B"/>
    <w:rsid w:val="00512FBA"/>
    <w:rsid w:val="00513480"/>
    <w:rsid w:val="00513591"/>
    <w:rsid w:val="0051359D"/>
    <w:rsid w:val="00513917"/>
    <w:rsid w:val="00513EDB"/>
    <w:rsid w:val="00514325"/>
    <w:rsid w:val="00514562"/>
    <w:rsid w:val="00514778"/>
    <w:rsid w:val="005147D3"/>
    <w:rsid w:val="00514B6D"/>
    <w:rsid w:val="00514EEF"/>
    <w:rsid w:val="00515836"/>
    <w:rsid w:val="005158B8"/>
    <w:rsid w:val="005158C4"/>
    <w:rsid w:val="00515E09"/>
    <w:rsid w:val="00515EA7"/>
    <w:rsid w:val="005168F4"/>
    <w:rsid w:val="00516A26"/>
    <w:rsid w:val="00516F51"/>
    <w:rsid w:val="005171FB"/>
    <w:rsid w:val="005174C8"/>
    <w:rsid w:val="005176C1"/>
    <w:rsid w:val="0051777D"/>
    <w:rsid w:val="005177DD"/>
    <w:rsid w:val="00517D34"/>
    <w:rsid w:val="00517E4E"/>
    <w:rsid w:val="00520214"/>
    <w:rsid w:val="0052050D"/>
    <w:rsid w:val="00520656"/>
    <w:rsid w:val="00520800"/>
    <w:rsid w:val="00520939"/>
    <w:rsid w:val="00520C35"/>
    <w:rsid w:val="00521490"/>
    <w:rsid w:val="00521495"/>
    <w:rsid w:val="00521803"/>
    <w:rsid w:val="00521F2E"/>
    <w:rsid w:val="0052214B"/>
    <w:rsid w:val="00522226"/>
    <w:rsid w:val="0052240B"/>
    <w:rsid w:val="00522446"/>
    <w:rsid w:val="005226C6"/>
    <w:rsid w:val="005226E5"/>
    <w:rsid w:val="00522749"/>
    <w:rsid w:val="005227F1"/>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732"/>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75B"/>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51"/>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23A"/>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64F"/>
    <w:rsid w:val="00566D8C"/>
    <w:rsid w:val="00566F55"/>
    <w:rsid w:val="00567188"/>
    <w:rsid w:val="005678E7"/>
    <w:rsid w:val="00567F85"/>
    <w:rsid w:val="00567FC8"/>
    <w:rsid w:val="005702A1"/>
    <w:rsid w:val="0057084D"/>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9F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7E0"/>
    <w:rsid w:val="005918D6"/>
    <w:rsid w:val="00591AA1"/>
    <w:rsid w:val="00591F3D"/>
    <w:rsid w:val="005921B6"/>
    <w:rsid w:val="005926BC"/>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2FE1"/>
    <w:rsid w:val="005A38FD"/>
    <w:rsid w:val="005A3B16"/>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5A2"/>
    <w:rsid w:val="005B18A0"/>
    <w:rsid w:val="005B19BF"/>
    <w:rsid w:val="005B1C81"/>
    <w:rsid w:val="005B1CD1"/>
    <w:rsid w:val="005B2203"/>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850"/>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AF2"/>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548"/>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9BD"/>
    <w:rsid w:val="005E1A41"/>
    <w:rsid w:val="005E1EEA"/>
    <w:rsid w:val="005E2091"/>
    <w:rsid w:val="005E20A5"/>
    <w:rsid w:val="005E2F4D"/>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2B4"/>
    <w:rsid w:val="005F06E1"/>
    <w:rsid w:val="005F0741"/>
    <w:rsid w:val="005F0747"/>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940"/>
    <w:rsid w:val="005F3A06"/>
    <w:rsid w:val="005F456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B82"/>
    <w:rsid w:val="00603E0E"/>
    <w:rsid w:val="0060421D"/>
    <w:rsid w:val="0060480B"/>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BE5"/>
    <w:rsid w:val="00616CF7"/>
    <w:rsid w:val="00616E12"/>
    <w:rsid w:val="006178FC"/>
    <w:rsid w:val="006179BB"/>
    <w:rsid w:val="00617A0E"/>
    <w:rsid w:val="00617F40"/>
    <w:rsid w:val="006205EB"/>
    <w:rsid w:val="00620677"/>
    <w:rsid w:val="0062067B"/>
    <w:rsid w:val="0062074F"/>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6DC"/>
    <w:rsid w:val="006337EC"/>
    <w:rsid w:val="00633A47"/>
    <w:rsid w:val="00633B2D"/>
    <w:rsid w:val="00633C20"/>
    <w:rsid w:val="00633C60"/>
    <w:rsid w:val="0063417A"/>
    <w:rsid w:val="006345AE"/>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2FF3"/>
    <w:rsid w:val="0064322A"/>
    <w:rsid w:val="00643302"/>
    <w:rsid w:val="006436F5"/>
    <w:rsid w:val="00643A52"/>
    <w:rsid w:val="00643C3D"/>
    <w:rsid w:val="00644218"/>
    <w:rsid w:val="006442AD"/>
    <w:rsid w:val="006442CE"/>
    <w:rsid w:val="006445E5"/>
    <w:rsid w:val="0064471E"/>
    <w:rsid w:val="00644DBC"/>
    <w:rsid w:val="00645161"/>
    <w:rsid w:val="0064522D"/>
    <w:rsid w:val="0064536C"/>
    <w:rsid w:val="00645511"/>
    <w:rsid w:val="006455DA"/>
    <w:rsid w:val="006456D7"/>
    <w:rsid w:val="006458B5"/>
    <w:rsid w:val="00645BCC"/>
    <w:rsid w:val="00646130"/>
    <w:rsid w:val="00646374"/>
    <w:rsid w:val="00646379"/>
    <w:rsid w:val="0064639B"/>
    <w:rsid w:val="006467F0"/>
    <w:rsid w:val="006470E0"/>
    <w:rsid w:val="00647464"/>
    <w:rsid w:val="00647A84"/>
    <w:rsid w:val="00647AF8"/>
    <w:rsid w:val="00647E0D"/>
    <w:rsid w:val="00647EBC"/>
    <w:rsid w:val="0065066B"/>
    <w:rsid w:val="006508DA"/>
    <w:rsid w:val="0065096F"/>
    <w:rsid w:val="006509A1"/>
    <w:rsid w:val="006509E5"/>
    <w:rsid w:val="00650BDF"/>
    <w:rsid w:val="00651368"/>
    <w:rsid w:val="0065154C"/>
    <w:rsid w:val="0065158A"/>
    <w:rsid w:val="00651F7C"/>
    <w:rsid w:val="006523B1"/>
    <w:rsid w:val="00653128"/>
    <w:rsid w:val="00653147"/>
    <w:rsid w:val="006532E5"/>
    <w:rsid w:val="00653633"/>
    <w:rsid w:val="00653753"/>
    <w:rsid w:val="00653788"/>
    <w:rsid w:val="0065396F"/>
    <w:rsid w:val="006539A7"/>
    <w:rsid w:val="006539E3"/>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DA9"/>
    <w:rsid w:val="00697F7A"/>
    <w:rsid w:val="006A04ED"/>
    <w:rsid w:val="006A0A65"/>
    <w:rsid w:val="006A0B6C"/>
    <w:rsid w:val="006A0EEA"/>
    <w:rsid w:val="006A0F02"/>
    <w:rsid w:val="006A14CA"/>
    <w:rsid w:val="006A18DB"/>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9F7"/>
    <w:rsid w:val="006A7A07"/>
    <w:rsid w:val="006A7DF0"/>
    <w:rsid w:val="006A7E1B"/>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B6"/>
    <w:rsid w:val="006B22C6"/>
    <w:rsid w:val="006B23D2"/>
    <w:rsid w:val="006B242E"/>
    <w:rsid w:val="006B267A"/>
    <w:rsid w:val="006B2F54"/>
    <w:rsid w:val="006B353A"/>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A3A"/>
    <w:rsid w:val="006E1DB4"/>
    <w:rsid w:val="006E1E87"/>
    <w:rsid w:val="006E1F1E"/>
    <w:rsid w:val="006E20AB"/>
    <w:rsid w:val="006E24A8"/>
    <w:rsid w:val="006E2D52"/>
    <w:rsid w:val="006E2DFC"/>
    <w:rsid w:val="006E2F26"/>
    <w:rsid w:val="006E2F61"/>
    <w:rsid w:val="006E30EE"/>
    <w:rsid w:val="006E31CD"/>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0D6"/>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B8D"/>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35D"/>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4B6A"/>
    <w:rsid w:val="007158FA"/>
    <w:rsid w:val="0071591A"/>
    <w:rsid w:val="00715ED1"/>
    <w:rsid w:val="0071605C"/>
    <w:rsid w:val="00716164"/>
    <w:rsid w:val="00716214"/>
    <w:rsid w:val="007166A7"/>
    <w:rsid w:val="00716B39"/>
    <w:rsid w:val="00716F88"/>
    <w:rsid w:val="00717358"/>
    <w:rsid w:val="0071796A"/>
    <w:rsid w:val="0072054A"/>
    <w:rsid w:val="00720989"/>
    <w:rsid w:val="00720B3E"/>
    <w:rsid w:val="00720BF3"/>
    <w:rsid w:val="00720F03"/>
    <w:rsid w:val="00721276"/>
    <w:rsid w:val="0072138D"/>
    <w:rsid w:val="00721D52"/>
    <w:rsid w:val="00721ED4"/>
    <w:rsid w:val="00722005"/>
    <w:rsid w:val="00722208"/>
    <w:rsid w:val="00722498"/>
    <w:rsid w:val="00722C22"/>
    <w:rsid w:val="00723386"/>
    <w:rsid w:val="007233B0"/>
    <w:rsid w:val="00723D63"/>
    <w:rsid w:val="00723FFC"/>
    <w:rsid w:val="0072408E"/>
    <w:rsid w:val="0072438A"/>
    <w:rsid w:val="007244D0"/>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27F57"/>
    <w:rsid w:val="007302E3"/>
    <w:rsid w:val="00730417"/>
    <w:rsid w:val="00730555"/>
    <w:rsid w:val="00730986"/>
    <w:rsid w:val="00730CD0"/>
    <w:rsid w:val="00730CD9"/>
    <w:rsid w:val="00730D49"/>
    <w:rsid w:val="00730D95"/>
    <w:rsid w:val="00730DA3"/>
    <w:rsid w:val="0073125A"/>
    <w:rsid w:val="00731267"/>
    <w:rsid w:val="00731CD9"/>
    <w:rsid w:val="00731EA9"/>
    <w:rsid w:val="00732256"/>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A33"/>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5CC"/>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500"/>
    <w:rsid w:val="00747A03"/>
    <w:rsid w:val="00750D65"/>
    <w:rsid w:val="00750F33"/>
    <w:rsid w:val="00751148"/>
    <w:rsid w:val="007512FD"/>
    <w:rsid w:val="007519AA"/>
    <w:rsid w:val="00751A9F"/>
    <w:rsid w:val="00751D45"/>
    <w:rsid w:val="00751EAA"/>
    <w:rsid w:val="00752976"/>
    <w:rsid w:val="00752D0E"/>
    <w:rsid w:val="00752EB0"/>
    <w:rsid w:val="00753761"/>
    <w:rsid w:val="00753CA6"/>
    <w:rsid w:val="00753DEB"/>
    <w:rsid w:val="00753F72"/>
    <w:rsid w:val="0075457B"/>
    <w:rsid w:val="00754BE6"/>
    <w:rsid w:val="00754FEF"/>
    <w:rsid w:val="0075505A"/>
    <w:rsid w:val="007552A5"/>
    <w:rsid w:val="007556BC"/>
    <w:rsid w:val="00755C6F"/>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4FAB"/>
    <w:rsid w:val="00765071"/>
    <w:rsid w:val="007650FC"/>
    <w:rsid w:val="007652ED"/>
    <w:rsid w:val="00765AB9"/>
    <w:rsid w:val="00765AEC"/>
    <w:rsid w:val="00766D80"/>
    <w:rsid w:val="00767953"/>
    <w:rsid w:val="007679DB"/>
    <w:rsid w:val="00767C98"/>
    <w:rsid w:val="007700A8"/>
    <w:rsid w:val="007701A6"/>
    <w:rsid w:val="0077030F"/>
    <w:rsid w:val="00770B28"/>
    <w:rsid w:val="00771862"/>
    <w:rsid w:val="00771A11"/>
    <w:rsid w:val="00771BA7"/>
    <w:rsid w:val="00771E28"/>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8D7"/>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4742"/>
    <w:rsid w:val="00785468"/>
    <w:rsid w:val="00785794"/>
    <w:rsid w:val="00785E14"/>
    <w:rsid w:val="00786152"/>
    <w:rsid w:val="007861A0"/>
    <w:rsid w:val="007866EF"/>
    <w:rsid w:val="00786923"/>
    <w:rsid w:val="0078692F"/>
    <w:rsid w:val="00786BF9"/>
    <w:rsid w:val="00786FE4"/>
    <w:rsid w:val="007872AD"/>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13D"/>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97EE6"/>
    <w:rsid w:val="007A0368"/>
    <w:rsid w:val="007A0796"/>
    <w:rsid w:val="007A097E"/>
    <w:rsid w:val="007A1177"/>
    <w:rsid w:val="007A1595"/>
    <w:rsid w:val="007A1B43"/>
    <w:rsid w:val="007A20D7"/>
    <w:rsid w:val="007A21C9"/>
    <w:rsid w:val="007A2540"/>
    <w:rsid w:val="007A2A9E"/>
    <w:rsid w:val="007A2C0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5C0F"/>
    <w:rsid w:val="007C6323"/>
    <w:rsid w:val="007C6360"/>
    <w:rsid w:val="007C6A56"/>
    <w:rsid w:val="007C752F"/>
    <w:rsid w:val="007C7722"/>
    <w:rsid w:val="007C7816"/>
    <w:rsid w:val="007C791F"/>
    <w:rsid w:val="007C79EA"/>
    <w:rsid w:val="007C7A57"/>
    <w:rsid w:val="007D00EC"/>
    <w:rsid w:val="007D0388"/>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39D"/>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504"/>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0A6"/>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60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383"/>
    <w:rsid w:val="00810578"/>
    <w:rsid w:val="008108E7"/>
    <w:rsid w:val="00811073"/>
    <w:rsid w:val="00811737"/>
    <w:rsid w:val="008117EC"/>
    <w:rsid w:val="00811B5F"/>
    <w:rsid w:val="00811D5B"/>
    <w:rsid w:val="0081247B"/>
    <w:rsid w:val="008127AD"/>
    <w:rsid w:val="00812B67"/>
    <w:rsid w:val="00812F45"/>
    <w:rsid w:val="008130D3"/>
    <w:rsid w:val="008131C5"/>
    <w:rsid w:val="00813598"/>
    <w:rsid w:val="008135DF"/>
    <w:rsid w:val="0081373B"/>
    <w:rsid w:val="00813C10"/>
    <w:rsid w:val="008143C5"/>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441E"/>
    <w:rsid w:val="0082491C"/>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3AC"/>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6D"/>
    <w:rsid w:val="0083519C"/>
    <w:rsid w:val="00835521"/>
    <w:rsid w:val="008355AD"/>
    <w:rsid w:val="00835873"/>
    <w:rsid w:val="00835B36"/>
    <w:rsid w:val="00835BE4"/>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1B0"/>
    <w:rsid w:val="008429B6"/>
    <w:rsid w:val="00843133"/>
    <w:rsid w:val="00843798"/>
    <w:rsid w:val="00843A3B"/>
    <w:rsid w:val="00843B93"/>
    <w:rsid w:val="00843D2F"/>
    <w:rsid w:val="008443AF"/>
    <w:rsid w:val="00844609"/>
    <w:rsid w:val="0084481F"/>
    <w:rsid w:val="008449DE"/>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69AE"/>
    <w:rsid w:val="00877180"/>
    <w:rsid w:val="00877CE7"/>
    <w:rsid w:val="00880131"/>
    <w:rsid w:val="008801BD"/>
    <w:rsid w:val="008803D8"/>
    <w:rsid w:val="00880D93"/>
    <w:rsid w:val="00881021"/>
    <w:rsid w:val="00881271"/>
    <w:rsid w:val="008821C0"/>
    <w:rsid w:val="00882C16"/>
    <w:rsid w:val="00882C56"/>
    <w:rsid w:val="00883232"/>
    <w:rsid w:val="00883773"/>
    <w:rsid w:val="008841FB"/>
    <w:rsid w:val="0088473F"/>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9A8"/>
    <w:rsid w:val="00895F1E"/>
    <w:rsid w:val="00896649"/>
    <w:rsid w:val="008972A2"/>
    <w:rsid w:val="008A0659"/>
    <w:rsid w:val="008A09EF"/>
    <w:rsid w:val="008A0B1C"/>
    <w:rsid w:val="008A0F05"/>
    <w:rsid w:val="008A1106"/>
    <w:rsid w:val="008A12E7"/>
    <w:rsid w:val="008A15C7"/>
    <w:rsid w:val="008A19BE"/>
    <w:rsid w:val="008A1ECC"/>
    <w:rsid w:val="008A1EE8"/>
    <w:rsid w:val="008A2127"/>
    <w:rsid w:val="008A218D"/>
    <w:rsid w:val="008A2625"/>
    <w:rsid w:val="008A2991"/>
    <w:rsid w:val="008A2A98"/>
    <w:rsid w:val="008A2C9E"/>
    <w:rsid w:val="008A2FDB"/>
    <w:rsid w:val="008A3250"/>
    <w:rsid w:val="008A3449"/>
    <w:rsid w:val="008A3852"/>
    <w:rsid w:val="008A3BBF"/>
    <w:rsid w:val="008A4228"/>
    <w:rsid w:val="008A46C3"/>
    <w:rsid w:val="008A49CB"/>
    <w:rsid w:val="008A4A4B"/>
    <w:rsid w:val="008A52E5"/>
    <w:rsid w:val="008A5795"/>
    <w:rsid w:val="008A5A9E"/>
    <w:rsid w:val="008A5FC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131"/>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290"/>
    <w:rsid w:val="008E4951"/>
    <w:rsid w:val="008E4BCB"/>
    <w:rsid w:val="008E5111"/>
    <w:rsid w:val="008E586D"/>
    <w:rsid w:val="008E6C83"/>
    <w:rsid w:val="008E6DA0"/>
    <w:rsid w:val="008E7A9E"/>
    <w:rsid w:val="008F0153"/>
    <w:rsid w:val="008F0427"/>
    <w:rsid w:val="008F0D06"/>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35F"/>
    <w:rsid w:val="009047BE"/>
    <w:rsid w:val="00904804"/>
    <w:rsid w:val="00904D17"/>
    <w:rsid w:val="00905AD5"/>
    <w:rsid w:val="00905B40"/>
    <w:rsid w:val="00905BC7"/>
    <w:rsid w:val="00905DD6"/>
    <w:rsid w:val="00905FAA"/>
    <w:rsid w:val="00906092"/>
    <w:rsid w:val="0090632D"/>
    <w:rsid w:val="00906624"/>
    <w:rsid w:val="009068B0"/>
    <w:rsid w:val="009071E4"/>
    <w:rsid w:val="009073DA"/>
    <w:rsid w:val="0090744C"/>
    <w:rsid w:val="00907C46"/>
    <w:rsid w:val="00907C83"/>
    <w:rsid w:val="00907D57"/>
    <w:rsid w:val="00907DA0"/>
    <w:rsid w:val="00907EB2"/>
    <w:rsid w:val="00910006"/>
    <w:rsid w:val="0091047A"/>
    <w:rsid w:val="00910672"/>
    <w:rsid w:val="00910856"/>
    <w:rsid w:val="00910895"/>
    <w:rsid w:val="009109CA"/>
    <w:rsid w:val="00910DB2"/>
    <w:rsid w:val="00910EA9"/>
    <w:rsid w:val="00911477"/>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970"/>
    <w:rsid w:val="00916A2A"/>
    <w:rsid w:val="00916D53"/>
    <w:rsid w:val="00917037"/>
    <w:rsid w:val="00917065"/>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0AC"/>
    <w:rsid w:val="00931344"/>
    <w:rsid w:val="00931691"/>
    <w:rsid w:val="00931806"/>
    <w:rsid w:val="00931EA4"/>
    <w:rsid w:val="009320B8"/>
    <w:rsid w:val="00932F96"/>
    <w:rsid w:val="00933297"/>
    <w:rsid w:val="009336BD"/>
    <w:rsid w:val="009337C7"/>
    <w:rsid w:val="00934212"/>
    <w:rsid w:val="00934227"/>
    <w:rsid w:val="00934513"/>
    <w:rsid w:val="009346B0"/>
    <w:rsid w:val="0093539C"/>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47E4F"/>
    <w:rsid w:val="009502E6"/>
    <w:rsid w:val="009504CF"/>
    <w:rsid w:val="00950997"/>
    <w:rsid w:val="00950BE9"/>
    <w:rsid w:val="00950DDE"/>
    <w:rsid w:val="0095193F"/>
    <w:rsid w:val="00951AB8"/>
    <w:rsid w:val="00951F2E"/>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4C1B"/>
    <w:rsid w:val="009754C2"/>
    <w:rsid w:val="0097559B"/>
    <w:rsid w:val="0097577E"/>
    <w:rsid w:val="00976115"/>
    <w:rsid w:val="0097615D"/>
    <w:rsid w:val="009761BC"/>
    <w:rsid w:val="00976619"/>
    <w:rsid w:val="0097690D"/>
    <w:rsid w:val="009769DA"/>
    <w:rsid w:val="009769F4"/>
    <w:rsid w:val="00976F92"/>
    <w:rsid w:val="0097718F"/>
    <w:rsid w:val="0097739C"/>
    <w:rsid w:val="00977891"/>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4F55"/>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081"/>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1C8E"/>
    <w:rsid w:val="009A2290"/>
    <w:rsid w:val="009A234A"/>
    <w:rsid w:val="009A245C"/>
    <w:rsid w:val="009A2632"/>
    <w:rsid w:val="009A26E0"/>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15F"/>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5E2C"/>
    <w:rsid w:val="009B6773"/>
    <w:rsid w:val="009B6B63"/>
    <w:rsid w:val="009B7343"/>
    <w:rsid w:val="009B738A"/>
    <w:rsid w:val="009B7431"/>
    <w:rsid w:val="009B7AB4"/>
    <w:rsid w:val="009B7BC7"/>
    <w:rsid w:val="009B7D29"/>
    <w:rsid w:val="009C027E"/>
    <w:rsid w:val="009C05EE"/>
    <w:rsid w:val="009C0999"/>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412"/>
    <w:rsid w:val="009C4524"/>
    <w:rsid w:val="009C4B3C"/>
    <w:rsid w:val="009C50CB"/>
    <w:rsid w:val="009C537F"/>
    <w:rsid w:val="009C55EB"/>
    <w:rsid w:val="009C5674"/>
    <w:rsid w:val="009C5B8C"/>
    <w:rsid w:val="009C5D16"/>
    <w:rsid w:val="009C687B"/>
    <w:rsid w:val="009C6BCB"/>
    <w:rsid w:val="009C6D73"/>
    <w:rsid w:val="009C7148"/>
    <w:rsid w:val="009C75A7"/>
    <w:rsid w:val="009C77E7"/>
    <w:rsid w:val="009C78F8"/>
    <w:rsid w:val="009D01FB"/>
    <w:rsid w:val="009D030C"/>
    <w:rsid w:val="009D04EC"/>
    <w:rsid w:val="009D0DF9"/>
    <w:rsid w:val="009D1B0E"/>
    <w:rsid w:val="009D3310"/>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697"/>
    <w:rsid w:val="009E095B"/>
    <w:rsid w:val="009E0A0D"/>
    <w:rsid w:val="009E0A74"/>
    <w:rsid w:val="009E0BA6"/>
    <w:rsid w:val="009E0BF6"/>
    <w:rsid w:val="009E1164"/>
    <w:rsid w:val="009E15EE"/>
    <w:rsid w:val="009E17CE"/>
    <w:rsid w:val="009E196A"/>
    <w:rsid w:val="009E1BEF"/>
    <w:rsid w:val="009E1C1D"/>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E7FC0"/>
    <w:rsid w:val="009F0165"/>
    <w:rsid w:val="009F02F7"/>
    <w:rsid w:val="009F04DE"/>
    <w:rsid w:val="009F0E4B"/>
    <w:rsid w:val="009F13D4"/>
    <w:rsid w:val="009F16DC"/>
    <w:rsid w:val="009F1A51"/>
    <w:rsid w:val="009F1DA8"/>
    <w:rsid w:val="009F210E"/>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69C"/>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5DFD"/>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4FDC"/>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E26"/>
    <w:rsid w:val="00A30F78"/>
    <w:rsid w:val="00A310A1"/>
    <w:rsid w:val="00A31B6A"/>
    <w:rsid w:val="00A32021"/>
    <w:rsid w:val="00A3249B"/>
    <w:rsid w:val="00A324FE"/>
    <w:rsid w:val="00A32525"/>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399"/>
    <w:rsid w:val="00A424C4"/>
    <w:rsid w:val="00A42545"/>
    <w:rsid w:val="00A42552"/>
    <w:rsid w:val="00A42558"/>
    <w:rsid w:val="00A42722"/>
    <w:rsid w:val="00A42C0F"/>
    <w:rsid w:val="00A42CBC"/>
    <w:rsid w:val="00A42EF8"/>
    <w:rsid w:val="00A4409B"/>
    <w:rsid w:val="00A444B9"/>
    <w:rsid w:val="00A44CBB"/>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69"/>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24"/>
    <w:rsid w:val="00A63E58"/>
    <w:rsid w:val="00A63FF6"/>
    <w:rsid w:val="00A64099"/>
    <w:rsid w:val="00A641C2"/>
    <w:rsid w:val="00A645B7"/>
    <w:rsid w:val="00A65053"/>
    <w:rsid w:val="00A65630"/>
    <w:rsid w:val="00A65DDD"/>
    <w:rsid w:val="00A6628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1D5"/>
    <w:rsid w:val="00A726B3"/>
    <w:rsid w:val="00A72FA1"/>
    <w:rsid w:val="00A72FA4"/>
    <w:rsid w:val="00A73236"/>
    <w:rsid w:val="00A73737"/>
    <w:rsid w:val="00A73A8F"/>
    <w:rsid w:val="00A73DCC"/>
    <w:rsid w:val="00A74220"/>
    <w:rsid w:val="00A744A5"/>
    <w:rsid w:val="00A747E1"/>
    <w:rsid w:val="00A74A4F"/>
    <w:rsid w:val="00A7512C"/>
    <w:rsid w:val="00A75B77"/>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3A7"/>
    <w:rsid w:val="00A82AAD"/>
    <w:rsid w:val="00A82EF8"/>
    <w:rsid w:val="00A83443"/>
    <w:rsid w:val="00A83584"/>
    <w:rsid w:val="00A839EB"/>
    <w:rsid w:val="00A83A8D"/>
    <w:rsid w:val="00A83A93"/>
    <w:rsid w:val="00A83B04"/>
    <w:rsid w:val="00A83B10"/>
    <w:rsid w:val="00A83B37"/>
    <w:rsid w:val="00A83CDF"/>
    <w:rsid w:val="00A83EF8"/>
    <w:rsid w:val="00A83F28"/>
    <w:rsid w:val="00A841E5"/>
    <w:rsid w:val="00A84663"/>
    <w:rsid w:val="00A85A4A"/>
    <w:rsid w:val="00A85D08"/>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5D7"/>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B8F"/>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1C6A"/>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28D"/>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D60"/>
    <w:rsid w:val="00AE2E01"/>
    <w:rsid w:val="00AE30A6"/>
    <w:rsid w:val="00AE3BE4"/>
    <w:rsid w:val="00AE3BFC"/>
    <w:rsid w:val="00AE3E22"/>
    <w:rsid w:val="00AE56E1"/>
    <w:rsid w:val="00AE5743"/>
    <w:rsid w:val="00AE586B"/>
    <w:rsid w:val="00AE5DD5"/>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0BD6"/>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785"/>
    <w:rsid w:val="00B14E57"/>
    <w:rsid w:val="00B156D9"/>
    <w:rsid w:val="00B1591E"/>
    <w:rsid w:val="00B15C78"/>
    <w:rsid w:val="00B15C85"/>
    <w:rsid w:val="00B15F52"/>
    <w:rsid w:val="00B161FB"/>
    <w:rsid w:val="00B162C6"/>
    <w:rsid w:val="00B16416"/>
    <w:rsid w:val="00B16C96"/>
    <w:rsid w:val="00B16E76"/>
    <w:rsid w:val="00B17008"/>
    <w:rsid w:val="00B17136"/>
    <w:rsid w:val="00B174AD"/>
    <w:rsid w:val="00B17624"/>
    <w:rsid w:val="00B17B0C"/>
    <w:rsid w:val="00B17E46"/>
    <w:rsid w:val="00B202A2"/>
    <w:rsid w:val="00B20461"/>
    <w:rsid w:val="00B204F0"/>
    <w:rsid w:val="00B206EF"/>
    <w:rsid w:val="00B20743"/>
    <w:rsid w:val="00B2103F"/>
    <w:rsid w:val="00B2105B"/>
    <w:rsid w:val="00B21C1F"/>
    <w:rsid w:val="00B21F04"/>
    <w:rsid w:val="00B2210B"/>
    <w:rsid w:val="00B224C2"/>
    <w:rsid w:val="00B22F5F"/>
    <w:rsid w:val="00B23114"/>
    <w:rsid w:val="00B2385D"/>
    <w:rsid w:val="00B23998"/>
    <w:rsid w:val="00B2400C"/>
    <w:rsid w:val="00B24049"/>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838"/>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A8F"/>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423"/>
    <w:rsid w:val="00B526AD"/>
    <w:rsid w:val="00B52CA0"/>
    <w:rsid w:val="00B52D59"/>
    <w:rsid w:val="00B53191"/>
    <w:rsid w:val="00B5328F"/>
    <w:rsid w:val="00B53F6E"/>
    <w:rsid w:val="00B548CC"/>
    <w:rsid w:val="00B54BAB"/>
    <w:rsid w:val="00B54FD1"/>
    <w:rsid w:val="00B5540B"/>
    <w:rsid w:val="00B5546D"/>
    <w:rsid w:val="00B5547D"/>
    <w:rsid w:val="00B55D04"/>
    <w:rsid w:val="00B55E36"/>
    <w:rsid w:val="00B56100"/>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8E8"/>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BA7"/>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3DA"/>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6E9"/>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1"/>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EC3"/>
    <w:rsid w:val="00BD3F1D"/>
    <w:rsid w:val="00BD3F37"/>
    <w:rsid w:val="00BD4D38"/>
    <w:rsid w:val="00BD50FC"/>
    <w:rsid w:val="00BD515B"/>
    <w:rsid w:val="00BD53A6"/>
    <w:rsid w:val="00BD53CF"/>
    <w:rsid w:val="00BD565A"/>
    <w:rsid w:val="00BD58C2"/>
    <w:rsid w:val="00BD5B6D"/>
    <w:rsid w:val="00BD5CCF"/>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1CC"/>
    <w:rsid w:val="00BE28B5"/>
    <w:rsid w:val="00BE2AF7"/>
    <w:rsid w:val="00BE2E41"/>
    <w:rsid w:val="00BE2F27"/>
    <w:rsid w:val="00BE35E5"/>
    <w:rsid w:val="00BE371C"/>
    <w:rsid w:val="00BE3C79"/>
    <w:rsid w:val="00BE46BA"/>
    <w:rsid w:val="00BE49F8"/>
    <w:rsid w:val="00BE4E49"/>
    <w:rsid w:val="00BE5045"/>
    <w:rsid w:val="00BE510B"/>
    <w:rsid w:val="00BE56AF"/>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09B8"/>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C"/>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DE"/>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4F0"/>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3DB"/>
    <w:rsid w:val="00C46467"/>
    <w:rsid w:val="00C465AA"/>
    <w:rsid w:val="00C46640"/>
    <w:rsid w:val="00C467B1"/>
    <w:rsid w:val="00C46911"/>
    <w:rsid w:val="00C46B15"/>
    <w:rsid w:val="00C46E8D"/>
    <w:rsid w:val="00C470C5"/>
    <w:rsid w:val="00C47198"/>
    <w:rsid w:val="00C47404"/>
    <w:rsid w:val="00C47652"/>
    <w:rsid w:val="00C47791"/>
    <w:rsid w:val="00C47C82"/>
    <w:rsid w:val="00C50191"/>
    <w:rsid w:val="00C50708"/>
    <w:rsid w:val="00C50817"/>
    <w:rsid w:val="00C50CA0"/>
    <w:rsid w:val="00C518D3"/>
    <w:rsid w:val="00C51B24"/>
    <w:rsid w:val="00C520C9"/>
    <w:rsid w:val="00C52276"/>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DBA"/>
    <w:rsid w:val="00C64FCB"/>
    <w:rsid w:val="00C654AD"/>
    <w:rsid w:val="00C657A1"/>
    <w:rsid w:val="00C65984"/>
    <w:rsid w:val="00C65CD9"/>
    <w:rsid w:val="00C65FAE"/>
    <w:rsid w:val="00C66E1F"/>
    <w:rsid w:val="00C672C6"/>
    <w:rsid w:val="00C679C8"/>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3FEF"/>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75"/>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696"/>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884"/>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51"/>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C01"/>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3BE"/>
    <w:rsid w:val="00CC06F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0CE"/>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CA0"/>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AC5"/>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92B"/>
    <w:rsid w:val="00CF6F82"/>
    <w:rsid w:val="00CF70B6"/>
    <w:rsid w:val="00CF727B"/>
    <w:rsid w:val="00CF7661"/>
    <w:rsid w:val="00CF78E5"/>
    <w:rsid w:val="00CF7B61"/>
    <w:rsid w:val="00D00BE0"/>
    <w:rsid w:val="00D01182"/>
    <w:rsid w:val="00D01519"/>
    <w:rsid w:val="00D01D0F"/>
    <w:rsid w:val="00D02023"/>
    <w:rsid w:val="00D024C6"/>
    <w:rsid w:val="00D0271F"/>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AAF"/>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65C"/>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668"/>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A7E"/>
    <w:rsid w:val="00D41DB4"/>
    <w:rsid w:val="00D41E80"/>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7B3"/>
    <w:rsid w:val="00D45AF0"/>
    <w:rsid w:val="00D45CCF"/>
    <w:rsid w:val="00D45E1E"/>
    <w:rsid w:val="00D46318"/>
    <w:rsid w:val="00D46331"/>
    <w:rsid w:val="00D4643E"/>
    <w:rsid w:val="00D466F8"/>
    <w:rsid w:val="00D469E2"/>
    <w:rsid w:val="00D46A50"/>
    <w:rsid w:val="00D47630"/>
    <w:rsid w:val="00D47980"/>
    <w:rsid w:val="00D47A1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046"/>
    <w:rsid w:val="00D55449"/>
    <w:rsid w:val="00D56521"/>
    <w:rsid w:val="00D56539"/>
    <w:rsid w:val="00D565CC"/>
    <w:rsid w:val="00D56A8D"/>
    <w:rsid w:val="00D56B3E"/>
    <w:rsid w:val="00D56DA6"/>
    <w:rsid w:val="00D56F22"/>
    <w:rsid w:val="00D57142"/>
    <w:rsid w:val="00D572C9"/>
    <w:rsid w:val="00D574D5"/>
    <w:rsid w:val="00D5765F"/>
    <w:rsid w:val="00D600F5"/>
    <w:rsid w:val="00D6016E"/>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5ED9"/>
    <w:rsid w:val="00D666BD"/>
    <w:rsid w:val="00D666E5"/>
    <w:rsid w:val="00D66838"/>
    <w:rsid w:val="00D6683A"/>
    <w:rsid w:val="00D66929"/>
    <w:rsid w:val="00D66ADB"/>
    <w:rsid w:val="00D66B3C"/>
    <w:rsid w:val="00D66CA5"/>
    <w:rsid w:val="00D67389"/>
    <w:rsid w:val="00D677F3"/>
    <w:rsid w:val="00D67FCC"/>
    <w:rsid w:val="00D701DC"/>
    <w:rsid w:val="00D70724"/>
    <w:rsid w:val="00D70DD6"/>
    <w:rsid w:val="00D713F4"/>
    <w:rsid w:val="00D71465"/>
    <w:rsid w:val="00D71628"/>
    <w:rsid w:val="00D71907"/>
    <w:rsid w:val="00D71EB4"/>
    <w:rsid w:val="00D722E9"/>
    <w:rsid w:val="00D7270F"/>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14F"/>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66D"/>
    <w:rsid w:val="00D86EFA"/>
    <w:rsid w:val="00D870B9"/>
    <w:rsid w:val="00D87A53"/>
    <w:rsid w:val="00D87C55"/>
    <w:rsid w:val="00D87C6D"/>
    <w:rsid w:val="00D87FDE"/>
    <w:rsid w:val="00D90126"/>
    <w:rsid w:val="00D904A6"/>
    <w:rsid w:val="00D90794"/>
    <w:rsid w:val="00D9097D"/>
    <w:rsid w:val="00D90D6C"/>
    <w:rsid w:val="00D91128"/>
    <w:rsid w:val="00D9129E"/>
    <w:rsid w:val="00D91982"/>
    <w:rsid w:val="00D91D56"/>
    <w:rsid w:val="00D91D6A"/>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7D2"/>
    <w:rsid w:val="00D97C5E"/>
    <w:rsid w:val="00D97CFE"/>
    <w:rsid w:val="00DA00F5"/>
    <w:rsid w:val="00DA01C2"/>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747"/>
    <w:rsid w:val="00DA7C14"/>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3DEB"/>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E0"/>
    <w:rsid w:val="00DE16F8"/>
    <w:rsid w:val="00DE192D"/>
    <w:rsid w:val="00DE19F5"/>
    <w:rsid w:val="00DE1FC2"/>
    <w:rsid w:val="00DE23C9"/>
    <w:rsid w:val="00DE2744"/>
    <w:rsid w:val="00DE276F"/>
    <w:rsid w:val="00DE2AD8"/>
    <w:rsid w:val="00DE2BE5"/>
    <w:rsid w:val="00DE2E7E"/>
    <w:rsid w:val="00DE2FA4"/>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415"/>
    <w:rsid w:val="00DE56FE"/>
    <w:rsid w:val="00DE57BD"/>
    <w:rsid w:val="00DE5872"/>
    <w:rsid w:val="00DE689C"/>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016"/>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24"/>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9A9"/>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52C"/>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AE0"/>
    <w:rsid w:val="00E31B18"/>
    <w:rsid w:val="00E32684"/>
    <w:rsid w:val="00E329E2"/>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C9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5C2"/>
    <w:rsid w:val="00E5289F"/>
    <w:rsid w:val="00E52917"/>
    <w:rsid w:val="00E52A1A"/>
    <w:rsid w:val="00E52BFA"/>
    <w:rsid w:val="00E52CD2"/>
    <w:rsid w:val="00E5316F"/>
    <w:rsid w:val="00E53205"/>
    <w:rsid w:val="00E5321C"/>
    <w:rsid w:val="00E53515"/>
    <w:rsid w:val="00E53E23"/>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0D7D"/>
    <w:rsid w:val="00E6153C"/>
    <w:rsid w:val="00E6206B"/>
    <w:rsid w:val="00E622ED"/>
    <w:rsid w:val="00E6247C"/>
    <w:rsid w:val="00E62615"/>
    <w:rsid w:val="00E62879"/>
    <w:rsid w:val="00E62C89"/>
    <w:rsid w:val="00E62E55"/>
    <w:rsid w:val="00E6310F"/>
    <w:rsid w:val="00E635F3"/>
    <w:rsid w:val="00E637BB"/>
    <w:rsid w:val="00E638EA"/>
    <w:rsid w:val="00E63DC1"/>
    <w:rsid w:val="00E64289"/>
    <w:rsid w:val="00E64374"/>
    <w:rsid w:val="00E6517B"/>
    <w:rsid w:val="00E6538D"/>
    <w:rsid w:val="00E657A9"/>
    <w:rsid w:val="00E658FD"/>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1FA1"/>
    <w:rsid w:val="00E7205A"/>
    <w:rsid w:val="00E72A6A"/>
    <w:rsid w:val="00E72CD4"/>
    <w:rsid w:val="00E73058"/>
    <w:rsid w:val="00E73774"/>
    <w:rsid w:val="00E73BCC"/>
    <w:rsid w:val="00E73E78"/>
    <w:rsid w:val="00E73F3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D3"/>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4DF"/>
    <w:rsid w:val="00E93656"/>
    <w:rsid w:val="00E93742"/>
    <w:rsid w:val="00E93C5F"/>
    <w:rsid w:val="00E9416E"/>
    <w:rsid w:val="00E94E5D"/>
    <w:rsid w:val="00E94E89"/>
    <w:rsid w:val="00E9513D"/>
    <w:rsid w:val="00E9577B"/>
    <w:rsid w:val="00E95FE3"/>
    <w:rsid w:val="00E9602B"/>
    <w:rsid w:val="00E960DD"/>
    <w:rsid w:val="00E96287"/>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0C7"/>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61F"/>
    <w:rsid w:val="00EC28F2"/>
    <w:rsid w:val="00EC294D"/>
    <w:rsid w:val="00EC2C8B"/>
    <w:rsid w:val="00EC2F92"/>
    <w:rsid w:val="00EC339B"/>
    <w:rsid w:val="00EC3B82"/>
    <w:rsid w:val="00EC3EA5"/>
    <w:rsid w:val="00EC3FDE"/>
    <w:rsid w:val="00EC44E4"/>
    <w:rsid w:val="00EC471C"/>
    <w:rsid w:val="00EC48EE"/>
    <w:rsid w:val="00EC4E9A"/>
    <w:rsid w:val="00EC511F"/>
    <w:rsid w:val="00EC5449"/>
    <w:rsid w:val="00EC5733"/>
    <w:rsid w:val="00EC588D"/>
    <w:rsid w:val="00EC6135"/>
    <w:rsid w:val="00EC64BD"/>
    <w:rsid w:val="00EC670E"/>
    <w:rsid w:val="00EC69B8"/>
    <w:rsid w:val="00EC6CF6"/>
    <w:rsid w:val="00EC6DA6"/>
    <w:rsid w:val="00EC75DA"/>
    <w:rsid w:val="00EC76F8"/>
    <w:rsid w:val="00EC78EC"/>
    <w:rsid w:val="00EC7CA3"/>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03D"/>
    <w:rsid w:val="00ED6315"/>
    <w:rsid w:val="00ED65A6"/>
    <w:rsid w:val="00ED668D"/>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0FBD"/>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8EE"/>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3A54"/>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0E59"/>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6DF"/>
    <w:rsid w:val="00F757E9"/>
    <w:rsid w:val="00F75838"/>
    <w:rsid w:val="00F75B98"/>
    <w:rsid w:val="00F75C61"/>
    <w:rsid w:val="00F761DF"/>
    <w:rsid w:val="00F763C2"/>
    <w:rsid w:val="00F767FF"/>
    <w:rsid w:val="00F76C8F"/>
    <w:rsid w:val="00F76EE5"/>
    <w:rsid w:val="00F7700D"/>
    <w:rsid w:val="00F7792C"/>
    <w:rsid w:val="00F77BB5"/>
    <w:rsid w:val="00F77D2F"/>
    <w:rsid w:val="00F77FDF"/>
    <w:rsid w:val="00F80231"/>
    <w:rsid w:val="00F80433"/>
    <w:rsid w:val="00F8043A"/>
    <w:rsid w:val="00F81956"/>
    <w:rsid w:val="00F81BD6"/>
    <w:rsid w:val="00F81DCC"/>
    <w:rsid w:val="00F81E01"/>
    <w:rsid w:val="00F821B0"/>
    <w:rsid w:val="00F8233C"/>
    <w:rsid w:val="00F824AE"/>
    <w:rsid w:val="00F825BF"/>
    <w:rsid w:val="00F82C48"/>
    <w:rsid w:val="00F82CE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34F"/>
    <w:rsid w:val="00FA242F"/>
    <w:rsid w:val="00FA2769"/>
    <w:rsid w:val="00FA287F"/>
    <w:rsid w:val="00FA3332"/>
    <w:rsid w:val="00FA374F"/>
    <w:rsid w:val="00FA3CBC"/>
    <w:rsid w:val="00FA3CC0"/>
    <w:rsid w:val="00FA4497"/>
    <w:rsid w:val="00FA44FB"/>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126"/>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36E"/>
    <w:rsid w:val="00FD24F2"/>
    <w:rsid w:val="00FD264D"/>
    <w:rsid w:val="00FD374D"/>
    <w:rsid w:val="00FD3A75"/>
    <w:rsid w:val="00FD418A"/>
    <w:rsid w:val="00FD437F"/>
    <w:rsid w:val="00FD46DF"/>
    <w:rsid w:val="00FD4A87"/>
    <w:rsid w:val="00FD4A8D"/>
    <w:rsid w:val="00FD4BD6"/>
    <w:rsid w:val="00FD4C1A"/>
    <w:rsid w:val="00FD4EF7"/>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50FA812A-A93F-46F7-AA3D-C64BD012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1D8A"/>
    <w:rPr>
      <w:rFonts w:ascii="Arial" w:eastAsia="MS Mincho" w:hAnsi="Arial" w:cs="Times New Roman"/>
      <w:sz w:val="20"/>
      <w:szCs w:val="20"/>
      <w:lang w:val="en-GB" w:eastAsia="ja-JP"/>
    </w:rPr>
  </w:style>
  <w:style w:type="paragraph" w:styleId="berschrift1">
    <w:name w:val="heading 1"/>
    <w:basedOn w:val="Standard"/>
    <w:next w:val="Standard"/>
    <w:link w:val="berschrift1Zchn"/>
    <w:uiPriority w:val="9"/>
    <w:qFormat/>
    <w:rsid w:val="00BE68E8"/>
    <w:pPr>
      <w:keepNext/>
      <w:numPr>
        <w:numId w:val="90"/>
      </w:numPr>
      <w:tabs>
        <w:tab w:val="left" w:pos="709"/>
      </w:tabs>
      <w:suppressAutoHyphens/>
      <w:spacing w:before="120" w:after="200" w:line="240" w:lineRule="auto"/>
      <w:outlineLvl w:val="0"/>
    </w:pPr>
    <w:rPr>
      <w:rFonts w:eastAsia="Times New Roman"/>
      <w:b/>
      <w:bCs/>
      <w:sz w:val="24"/>
    </w:rPr>
  </w:style>
  <w:style w:type="paragraph" w:styleId="berschrift2">
    <w:name w:val="heading 2"/>
    <w:basedOn w:val="berschrift1"/>
    <w:next w:val="Standard"/>
    <w:link w:val="berschrift2Zchn"/>
    <w:unhideWhenUsed/>
    <w:qFormat/>
    <w:rsid w:val="00DB7CFE"/>
    <w:pPr>
      <w:numPr>
        <w:ilvl w:val="1"/>
      </w:numPr>
      <w:tabs>
        <w:tab w:val="left" w:pos="567"/>
      </w:tabs>
      <w:outlineLvl w:val="1"/>
    </w:pPr>
    <w:rPr>
      <w:sz w:val="22"/>
    </w:rPr>
  </w:style>
  <w:style w:type="paragraph" w:styleId="berschrift3">
    <w:name w:val="heading 3"/>
    <w:basedOn w:val="berschrift1"/>
    <w:next w:val="Standard"/>
    <w:link w:val="berschrift3Zchn"/>
    <w:unhideWhenUsed/>
    <w:qFormat/>
    <w:rsid w:val="00B17B0C"/>
    <w:pPr>
      <w:numPr>
        <w:ilvl w:val="2"/>
      </w:numPr>
      <w:tabs>
        <w:tab w:val="left" w:pos="851"/>
      </w:tabs>
      <w:outlineLvl w:val="2"/>
    </w:pPr>
    <w:rPr>
      <w:rFonts w:eastAsia="MS Mincho"/>
      <w:sz w:val="20"/>
    </w:rPr>
  </w:style>
  <w:style w:type="paragraph" w:styleId="berschrift4">
    <w:name w:val="heading 4"/>
    <w:basedOn w:val="berschrift3"/>
    <w:next w:val="Standard"/>
    <w:link w:val="berschrift4Zchn"/>
    <w:autoRedefine/>
    <w:unhideWhenUsed/>
    <w:qFormat/>
    <w:rsid w:val="007652ED"/>
    <w:pPr>
      <w:numPr>
        <w:ilvl w:val="0"/>
        <w:numId w:val="0"/>
      </w:numPr>
      <w:tabs>
        <w:tab w:val="clear" w:pos="851"/>
        <w:tab w:val="left" w:pos="1134"/>
      </w:tabs>
      <w:spacing w:after="120"/>
      <w:jc w:val="both"/>
      <w:outlineLvl w:val="3"/>
    </w:pPr>
  </w:style>
  <w:style w:type="paragraph" w:styleId="berschrift5">
    <w:name w:val="heading 5"/>
    <w:basedOn w:val="berschrift4"/>
    <w:next w:val="Standard"/>
    <w:link w:val="berschrift5Zchn"/>
    <w:autoRedefine/>
    <w:unhideWhenUsed/>
    <w:qFormat/>
    <w:rsid w:val="00D27546"/>
    <w:pPr>
      <w:numPr>
        <w:ilvl w:val="4"/>
        <w:numId w:val="90"/>
      </w:numPr>
      <w:tabs>
        <w:tab w:val="left" w:pos="992"/>
      </w:tabs>
      <w:outlineLvl w:val="4"/>
    </w:pPr>
  </w:style>
  <w:style w:type="paragraph" w:styleId="berschrift6">
    <w:name w:val="heading 6"/>
    <w:basedOn w:val="berschrift5"/>
    <w:next w:val="Standard"/>
    <w:link w:val="berschrift6Zchn"/>
    <w:unhideWhenUsed/>
    <w:qFormat/>
    <w:rsid w:val="00676D57"/>
    <w:pPr>
      <w:numPr>
        <w:ilvl w:val="5"/>
      </w:numPr>
      <w:outlineLvl w:val="5"/>
    </w:pPr>
  </w:style>
  <w:style w:type="paragraph" w:styleId="berschrift7">
    <w:name w:val="heading 7"/>
    <w:basedOn w:val="berschrift6"/>
    <w:next w:val="Standard"/>
    <w:link w:val="berschrift7Zchn"/>
    <w:unhideWhenUsed/>
    <w:qFormat/>
    <w:rsid w:val="00676D57"/>
    <w:pPr>
      <w:numPr>
        <w:ilvl w:val="6"/>
      </w:numPr>
      <w:outlineLvl w:val="6"/>
    </w:pPr>
  </w:style>
  <w:style w:type="paragraph" w:styleId="berschrift8">
    <w:name w:val="heading 8"/>
    <w:basedOn w:val="berschrift6"/>
    <w:next w:val="Standard"/>
    <w:link w:val="berschrift8Zchn"/>
    <w:unhideWhenUsed/>
    <w:qFormat/>
    <w:rsid w:val="00676D57"/>
    <w:pPr>
      <w:numPr>
        <w:ilvl w:val="7"/>
      </w:numPr>
      <w:outlineLvl w:val="7"/>
    </w:pPr>
  </w:style>
  <w:style w:type="paragraph" w:styleId="berschrift9">
    <w:name w:val="heading 9"/>
    <w:basedOn w:val="berschrift6"/>
    <w:next w:val="Standard"/>
    <w:link w:val="berschrift9Zchn"/>
    <w:unhideWhenUsed/>
    <w:qFormat/>
    <w:rsid w:val="00676D57"/>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E68E8"/>
    <w:rPr>
      <w:rFonts w:ascii="Arial" w:eastAsia="Times New Roman" w:hAnsi="Arial" w:cs="Times New Roman"/>
      <w:b/>
      <w:bCs/>
      <w:sz w:val="24"/>
      <w:szCs w:val="20"/>
      <w:lang w:val="en-GB" w:eastAsia="ja-JP"/>
    </w:rPr>
  </w:style>
  <w:style w:type="character" w:customStyle="1" w:styleId="berschrift2Zchn">
    <w:name w:val="Überschrift 2 Zchn"/>
    <w:basedOn w:val="Absatz-Standardschriftart"/>
    <w:link w:val="berschrift2"/>
    <w:rsid w:val="00DB7CFE"/>
    <w:rPr>
      <w:rFonts w:ascii="Arial" w:eastAsia="Times New Roman" w:hAnsi="Arial" w:cs="Times New Roman"/>
      <w:b/>
      <w:bCs/>
      <w:szCs w:val="20"/>
      <w:lang w:val="en-GB" w:eastAsia="ja-JP"/>
    </w:rPr>
  </w:style>
  <w:style w:type="character" w:customStyle="1" w:styleId="berschrift3Zchn">
    <w:name w:val="Überschrift 3 Zchn"/>
    <w:basedOn w:val="Absatz-Standardschriftart"/>
    <w:link w:val="berschrift3"/>
    <w:rsid w:val="00B17B0C"/>
    <w:rPr>
      <w:rFonts w:ascii="Arial" w:eastAsia="MS Mincho" w:hAnsi="Arial" w:cs="Times New Roman"/>
      <w:b/>
      <w:bCs/>
      <w:sz w:val="20"/>
      <w:szCs w:val="20"/>
      <w:lang w:val="en-GB" w:eastAsia="ja-JP"/>
    </w:rPr>
  </w:style>
  <w:style w:type="character" w:customStyle="1" w:styleId="berschrift4Zchn">
    <w:name w:val="Überschrift 4 Zchn"/>
    <w:basedOn w:val="Absatz-Standardschriftart"/>
    <w:link w:val="berschrift4"/>
    <w:uiPriority w:val="9"/>
    <w:rsid w:val="007652ED"/>
    <w:rPr>
      <w:rFonts w:ascii="Arial" w:eastAsia="MS Mincho" w:hAnsi="Arial" w:cs="Times New Roman"/>
      <w:b/>
      <w:bCs/>
      <w:sz w:val="20"/>
      <w:szCs w:val="20"/>
      <w:lang w:val="en-GB" w:eastAsia="ja-JP"/>
    </w:rPr>
  </w:style>
  <w:style w:type="character" w:customStyle="1" w:styleId="berschrift5Zchn">
    <w:name w:val="Überschrift 5 Zchn"/>
    <w:basedOn w:val="Absatz-Standardschriftart"/>
    <w:link w:val="berschrift5"/>
    <w:rsid w:val="00D27546"/>
    <w:rPr>
      <w:rFonts w:ascii="Arial" w:eastAsia="MS Mincho" w:hAnsi="Arial" w:cs="Times New Roman"/>
      <w:b/>
      <w:bCs/>
      <w:sz w:val="20"/>
      <w:szCs w:val="20"/>
      <w:lang w:val="en-GB" w:eastAsia="ja-JP"/>
    </w:rPr>
  </w:style>
  <w:style w:type="character" w:customStyle="1" w:styleId="berschrift6Zchn">
    <w:name w:val="Überschrift 6 Zchn"/>
    <w:basedOn w:val="Absatz-Standardschriftart"/>
    <w:link w:val="berschrift6"/>
    <w:rsid w:val="00676D57"/>
    <w:rPr>
      <w:rFonts w:ascii="Arial" w:eastAsia="MS Mincho" w:hAnsi="Arial" w:cs="Times New Roman"/>
      <w:b/>
      <w:bCs/>
      <w:sz w:val="20"/>
      <w:szCs w:val="20"/>
      <w:lang w:val="en-GB" w:eastAsia="ja-JP"/>
    </w:rPr>
  </w:style>
  <w:style w:type="character" w:customStyle="1" w:styleId="berschrift7Zchn">
    <w:name w:val="Überschrift 7 Zchn"/>
    <w:basedOn w:val="Absatz-Standardschriftart"/>
    <w:link w:val="berschrift7"/>
    <w:rsid w:val="00676D57"/>
    <w:rPr>
      <w:rFonts w:ascii="Arial" w:eastAsia="MS Mincho" w:hAnsi="Arial" w:cs="Times New Roman"/>
      <w:b/>
      <w:bCs/>
      <w:sz w:val="20"/>
      <w:szCs w:val="20"/>
      <w:lang w:val="en-GB" w:eastAsia="ja-JP"/>
    </w:rPr>
  </w:style>
  <w:style w:type="character" w:customStyle="1" w:styleId="berschrift8Zchn">
    <w:name w:val="Überschrift 8 Zchn"/>
    <w:basedOn w:val="Absatz-Standardschriftart"/>
    <w:link w:val="berschrift8"/>
    <w:rsid w:val="00676D57"/>
    <w:rPr>
      <w:rFonts w:ascii="Arial" w:eastAsia="MS Mincho" w:hAnsi="Arial" w:cs="Times New Roman"/>
      <w:b/>
      <w:bCs/>
      <w:sz w:val="20"/>
      <w:szCs w:val="20"/>
      <w:lang w:val="en-GB" w:eastAsia="ja-JP"/>
    </w:rPr>
  </w:style>
  <w:style w:type="character" w:customStyle="1" w:styleId="berschrift9Zchn">
    <w:name w:val="Überschrift 9 Zchn"/>
    <w:basedOn w:val="Absatz-Standardschriftart"/>
    <w:link w:val="berschrift9"/>
    <w:rsid w:val="00676D57"/>
    <w:rPr>
      <w:rFonts w:ascii="Arial" w:eastAsia="MS Mincho" w:hAnsi="Arial" w:cs="Times New Roman"/>
      <w:b/>
      <w:bCs/>
      <w:sz w:val="20"/>
      <w:szCs w:val="20"/>
      <w:lang w:val="en-GB" w:eastAsia="ja-JP"/>
    </w:rPr>
  </w:style>
  <w:style w:type="paragraph" w:styleId="Kommentartext">
    <w:name w:val="annotation text"/>
    <w:basedOn w:val="Standard"/>
    <w:link w:val="KommentartextZchn"/>
    <w:uiPriority w:val="99"/>
    <w:unhideWhenUsed/>
    <w:qFormat/>
    <w:rsid w:val="00676D57"/>
  </w:style>
  <w:style w:type="character" w:customStyle="1" w:styleId="KommentartextZchn">
    <w:name w:val="Kommentartext Zchn"/>
    <w:basedOn w:val="Absatz-Standardschriftart"/>
    <w:link w:val="Kommentartext"/>
    <w:uiPriority w:val="99"/>
    <w:rsid w:val="00676D57"/>
    <w:rPr>
      <w:rFonts w:ascii="Arial" w:eastAsia="MS Mincho" w:hAnsi="Arial" w:cs="Times New Roman"/>
      <w:sz w:val="20"/>
      <w:szCs w:val="20"/>
      <w:lang w:val="en-GB" w:eastAsia="ja-JP"/>
    </w:rPr>
  </w:style>
  <w:style w:type="paragraph" w:styleId="Textkrper-Einzug2">
    <w:name w:val="Body Text Indent 2"/>
    <w:basedOn w:val="Standard"/>
    <w:link w:val="Textkrper-Einzug2Zchn"/>
    <w:uiPriority w:val="99"/>
    <w:unhideWhenUsed/>
    <w:rsid w:val="00676D57"/>
    <w:pPr>
      <w:spacing w:line="480" w:lineRule="auto"/>
      <w:ind w:left="283"/>
    </w:pPr>
  </w:style>
  <w:style w:type="character" w:customStyle="1" w:styleId="Textkrper-Einzug2Zchn">
    <w:name w:val="Textkörper-Einzug 2 Zchn"/>
    <w:basedOn w:val="Absatz-Standardschriftart"/>
    <w:link w:val="Textkrper-Einzug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Standard"/>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Standard"/>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Standard"/>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Kommentarzeichen">
    <w:name w:val="annotation reference"/>
    <w:uiPriority w:val="99"/>
    <w:unhideWhenUsed/>
    <w:rsid w:val="00676D57"/>
    <w:rPr>
      <w:noProof w:val="0"/>
      <w:sz w:val="16"/>
      <w:lang w:val="fr-FR"/>
    </w:rPr>
  </w:style>
  <w:style w:type="paragraph" w:styleId="Sprechblasentext">
    <w:name w:val="Balloon Text"/>
    <w:basedOn w:val="Standard"/>
    <w:link w:val="SprechblasentextZchn"/>
    <w:uiPriority w:val="99"/>
    <w:semiHidden/>
    <w:unhideWhenUsed/>
    <w:rsid w:val="00676D57"/>
    <w:pPr>
      <w:spacing w:after="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676D57"/>
    <w:rPr>
      <w:rFonts w:ascii="Segoe UI" w:eastAsia="MS Mincho" w:hAnsi="Segoe UI" w:cs="Segoe UI"/>
      <w:sz w:val="18"/>
      <w:szCs w:val="18"/>
      <w:lang w:val="en-GB" w:eastAsia="ja-JP"/>
    </w:rPr>
  </w:style>
  <w:style w:type="paragraph" w:styleId="Kommentarthema">
    <w:name w:val="annotation subject"/>
    <w:basedOn w:val="Kommentartext"/>
    <w:next w:val="Kommentartext"/>
    <w:link w:val="KommentarthemaZchn"/>
    <w:uiPriority w:val="99"/>
    <w:semiHidden/>
    <w:unhideWhenUsed/>
    <w:rsid w:val="00EF2E79"/>
    <w:rPr>
      <w:b/>
      <w:bCs/>
    </w:rPr>
  </w:style>
  <w:style w:type="character" w:customStyle="1" w:styleId="KommentarthemaZchn">
    <w:name w:val="Kommentarthema Zchn"/>
    <w:basedOn w:val="KommentartextZchn"/>
    <w:link w:val="Kommentarthema"/>
    <w:uiPriority w:val="99"/>
    <w:semiHidden/>
    <w:rsid w:val="00EF2E79"/>
    <w:rPr>
      <w:rFonts w:ascii="Arial" w:eastAsia="MS Mincho" w:hAnsi="Arial" w:cs="Times New Roman"/>
      <w:b/>
      <w:bCs/>
      <w:sz w:val="20"/>
      <w:szCs w:val="20"/>
      <w:lang w:val="en-GB" w:eastAsia="ja-JP"/>
    </w:rPr>
  </w:style>
  <w:style w:type="paragraph" w:styleId="Beschriftung">
    <w:name w:val="caption"/>
    <w:basedOn w:val="Standard"/>
    <w:next w:val="Standard"/>
    <w:unhideWhenUsed/>
    <w:qFormat/>
    <w:rsid w:val="00E033E6"/>
    <w:pPr>
      <w:spacing w:before="120"/>
    </w:pPr>
    <w:rPr>
      <w:b/>
    </w:rPr>
  </w:style>
  <w:style w:type="character" w:styleId="Hyperlink">
    <w:name w:val="Hyperlink"/>
    <w:basedOn w:val="Absatz-Standardschriftart"/>
    <w:uiPriority w:val="99"/>
    <w:unhideWhenUsed/>
    <w:rsid w:val="00E033E6"/>
    <w:rPr>
      <w:color w:val="0000FF"/>
      <w:u w:val="single"/>
    </w:rPr>
  </w:style>
  <w:style w:type="paragraph" w:customStyle="1" w:styleId="DescriptionTag">
    <w:name w:val="DescriptionTag"/>
    <w:basedOn w:val="Standard"/>
    <w:qFormat/>
    <w:rsid w:val="00C845EE"/>
    <w:pPr>
      <w:keepNext/>
      <w:spacing w:after="60"/>
    </w:pPr>
    <w:rPr>
      <w:b/>
    </w:rPr>
  </w:style>
  <w:style w:type="paragraph" w:customStyle="1" w:styleId="Abbreviation">
    <w:name w:val="Abbreviation"/>
    <w:basedOn w:val="Standard"/>
    <w:qFormat/>
    <w:rsid w:val="001072A9"/>
    <w:pPr>
      <w:tabs>
        <w:tab w:val="left" w:pos="1152"/>
      </w:tabs>
    </w:pPr>
  </w:style>
  <w:style w:type="paragraph" w:styleId="Textkrper-Einzug3">
    <w:name w:val="Body Text Indent 3"/>
    <w:basedOn w:val="Standard"/>
    <w:link w:val="Textkrper-Einzug3Zchn"/>
    <w:unhideWhenUsed/>
    <w:rsid w:val="006834E9"/>
    <w:pPr>
      <w:ind w:left="360"/>
    </w:pPr>
    <w:rPr>
      <w:sz w:val="16"/>
      <w:szCs w:val="16"/>
    </w:rPr>
  </w:style>
  <w:style w:type="character" w:customStyle="1" w:styleId="Textkrper-Einzug3Zchn">
    <w:name w:val="Textkörper-Einzug 3 Zchn"/>
    <w:basedOn w:val="Absatz-Standardschriftart"/>
    <w:link w:val="Textkrper-Einzug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Standard"/>
    <w:link w:val="LabeldataChar"/>
    <w:qFormat/>
    <w:rsid w:val="006B114A"/>
    <w:pPr>
      <w:autoSpaceDE w:val="0"/>
      <w:autoSpaceDN w:val="0"/>
      <w:adjustRightInd w:val="0"/>
      <w:spacing w:after="0"/>
    </w:pPr>
    <w:rPr>
      <w:rFonts w:eastAsiaTheme="minorHAnsi" w:cs="Arial"/>
      <w:sz w:val="22"/>
      <w:szCs w:val="22"/>
    </w:rPr>
  </w:style>
  <w:style w:type="paragraph" w:styleId="Textkrper">
    <w:name w:val="Body Text"/>
    <w:basedOn w:val="Standard"/>
    <w:link w:val="TextkrperZchn"/>
    <w:unhideWhenUsed/>
    <w:rsid w:val="006B114A"/>
    <w:pPr>
      <w:spacing w:before="60" w:after="60" w:line="210" w:lineRule="atLeast"/>
    </w:pPr>
    <w:rPr>
      <w:sz w:val="18"/>
    </w:rPr>
  </w:style>
  <w:style w:type="character" w:customStyle="1" w:styleId="TextkrperZchn">
    <w:name w:val="Textkörper Zchn"/>
    <w:basedOn w:val="Absatz-Standardschriftart"/>
    <w:link w:val="Textkrper"/>
    <w:uiPriority w:val="99"/>
    <w:semiHidden/>
    <w:rsid w:val="006B114A"/>
    <w:rPr>
      <w:rFonts w:ascii="Arial" w:eastAsia="MS Mincho" w:hAnsi="Arial" w:cs="Times New Roman"/>
      <w:sz w:val="18"/>
      <w:szCs w:val="20"/>
      <w:lang w:val="en-GB" w:eastAsia="ja-JP"/>
    </w:rPr>
  </w:style>
  <w:style w:type="paragraph" w:styleId="Listenabsatz">
    <w:name w:val="List Paragraph"/>
    <w:basedOn w:val="Standard"/>
    <w:link w:val="ListenabsatzZchn"/>
    <w:uiPriority w:val="34"/>
    <w:qFormat/>
    <w:rsid w:val="004733A5"/>
    <w:pPr>
      <w:ind w:left="720"/>
    </w:pPr>
  </w:style>
  <w:style w:type="paragraph" w:styleId="Funotentext">
    <w:name w:val="footnote text"/>
    <w:basedOn w:val="Standard"/>
    <w:link w:val="FunotentextZchn"/>
    <w:uiPriority w:val="99"/>
    <w:unhideWhenUsed/>
    <w:rsid w:val="006B114A"/>
    <w:pPr>
      <w:tabs>
        <w:tab w:val="left" w:pos="340"/>
      </w:tabs>
      <w:spacing w:line="210" w:lineRule="atLeast"/>
    </w:pPr>
    <w:rPr>
      <w:rFonts w:ascii="Arial Narrow" w:hAnsi="Arial Narrow"/>
      <w:sz w:val="18"/>
    </w:rPr>
  </w:style>
  <w:style w:type="character" w:customStyle="1" w:styleId="FunotentextZchn">
    <w:name w:val="Fußnotentext Zchn"/>
    <w:basedOn w:val="Absatz-Standardschriftart"/>
    <w:link w:val="Funotentext"/>
    <w:uiPriority w:val="99"/>
    <w:rsid w:val="006B114A"/>
    <w:rPr>
      <w:rFonts w:ascii="Arial Narrow" w:eastAsia="MS Mincho" w:hAnsi="Arial Narrow" w:cs="Times New Roman"/>
      <w:sz w:val="18"/>
      <w:szCs w:val="20"/>
      <w:lang w:val="en-GB" w:eastAsia="ja-JP"/>
    </w:rPr>
  </w:style>
  <w:style w:type="character" w:styleId="Funotenzeichen">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berarbeitung">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Kopfzeile">
    <w:name w:val="header"/>
    <w:basedOn w:val="Standard"/>
    <w:link w:val="KopfzeileZchn"/>
    <w:uiPriority w:val="99"/>
    <w:unhideWhenUsed/>
    <w:rsid w:val="006B114A"/>
    <w:pPr>
      <w:tabs>
        <w:tab w:val="center" w:pos="4680"/>
        <w:tab w:val="right" w:pos="9360"/>
      </w:tabs>
      <w:spacing w:after="0"/>
    </w:pPr>
  </w:style>
  <w:style w:type="character" w:customStyle="1" w:styleId="KopfzeileZchn">
    <w:name w:val="Kopfzeile Zchn"/>
    <w:basedOn w:val="Absatz-Standardschriftart"/>
    <w:link w:val="Kopfzeile"/>
    <w:uiPriority w:val="99"/>
    <w:rsid w:val="006B114A"/>
    <w:rPr>
      <w:rFonts w:ascii="Arial" w:eastAsia="MS Mincho" w:hAnsi="Arial" w:cs="Times New Roman"/>
      <w:sz w:val="20"/>
      <w:szCs w:val="20"/>
      <w:lang w:val="en-GB" w:eastAsia="ja-JP"/>
    </w:rPr>
  </w:style>
  <w:style w:type="paragraph" w:styleId="Fuzeile">
    <w:name w:val="footer"/>
    <w:basedOn w:val="Standard"/>
    <w:link w:val="FuzeileZchn"/>
    <w:uiPriority w:val="99"/>
    <w:unhideWhenUsed/>
    <w:qFormat/>
    <w:rsid w:val="006B114A"/>
    <w:pPr>
      <w:tabs>
        <w:tab w:val="center" w:pos="4680"/>
        <w:tab w:val="right" w:pos="9360"/>
      </w:tabs>
      <w:spacing w:after="0"/>
    </w:pPr>
  </w:style>
  <w:style w:type="character" w:customStyle="1" w:styleId="FuzeileZchn">
    <w:name w:val="Fußzeile Zchn"/>
    <w:basedOn w:val="Absatz-Standardschriftart"/>
    <w:link w:val="Fuzeile"/>
    <w:uiPriority w:val="99"/>
    <w:rsid w:val="006B114A"/>
    <w:rPr>
      <w:rFonts w:ascii="Arial" w:eastAsia="MS Mincho" w:hAnsi="Arial" w:cs="Times New Roman"/>
      <w:sz w:val="20"/>
      <w:szCs w:val="20"/>
      <w:lang w:val="en-GB" w:eastAsia="ja-JP"/>
    </w:rPr>
  </w:style>
  <w:style w:type="table" w:styleId="Tabellenraster">
    <w:name w:val="Table Grid"/>
    <w:basedOn w:val="NormaleTabelle"/>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unhideWhenUsed/>
    <w:rsid w:val="006B114A"/>
    <w:rPr>
      <w:noProof w:val="0"/>
      <w:color w:val="800080"/>
      <w:u w:val="single"/>
      <w:lang w:val="fr-FR"/>
    </w:rPr>
  </w:style>
  <w:style w:type="paragraph" w:styleId="HTMLAdresse">
    <w:name w:val="HTML Address"/>
    <w:basedOn w:val="Standard"/>
    <w:link w:val="HTMLAdresseZchn"/>
    <w:uiPriority w:val="99"/>
    <w:semiHidden/>
    <w:unhideWhenUsed/>
    <w:rsid w:val="006B114A"/>
    <w:rPr>
      <w:i/>
      <w:iCs/>
    </w:rPr>
  </w:style>
  <w:style w:type="character" w:customStyle="1" w:styleId="HTMLAdresseZchn">
    <w:name w:val="HTML Adresse Zchn"/>
    <w:basedOn w:val="Absatz-Standardschriftart"/>
    <w:link w:val="HTMLAdresse"/>
    <w:uiPriority w:val="99"/>
    <w:semiHidden/>
    <w:rsid w:val="006B114A"/>
    <w:rPr>
      <w:rFonts w:ascii="Arial" w:eastAsia="MS Mincho" w:hAnsi="Arial" w:cs="Times New Roman"/>
      <w:i/>
      <w:iCs/>
      <w:sz w:val="20"/>
      <w:szCs w:val="20"/>
      <w:lang w:val="en-GB" w:eastAsia="ja-JP"/>
    </w:rPr>
  </w:style>
  <w:style w:type="character" w:styleId="Hervorhebung">
    <w:name w:val="Emphasis"/>
    <w:qFormat/>
    <w:rsid w:val="006B114A"/>
    <w:rPr>
      <w:i/>
      <w:iCs w:val="0"/>
      <w:noProof w:val="0"/>
      <w:lang w:val="fr-FR"/>
    </w:rPr>
  </w:style>
  <w:style w:type="paragraph" w:styleId="HTMLVorformatiert">
    <w:name w:val="HTML Preformatted"/>
    <w:basedOn w:val="Standard"/>
    <w:link w:val="HTMLVorformatiertZchn"/>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VorformatiertZchn">
    <w:name w:val="HTML Vorformatiert Zchn"/>
    <w:basedOn w:val="Absatz-Standardschriftart"/>
    <w:link w:val="HTMLVorformatiert"/>
    <w:uiPriority w:val="99"/>
    <w:semiHidden/>
    <w:rsid w:val="006B114A"/>
    <w:rPr>
      <w:rFonts w:ascii="Courier New" w:eastAsia="MS Mincho" w:hAnsi="Courier New" w:cs="Times New Roman"/>
      <w:sz w:val="20"/>
      <w:szCs w:val="20"/>
      <w:lang w:val="en-GB" w:eastAsia="ja-JP"/>
    </w:rPr>
  </w:style>
  <w:style w:type="character" w:styleId="Fett">
    <w:name w:val="Strong"/>
    <w:qFormat/>
    <w:rsid w:val="006B114A"/>
    <w:rPr>
      <w:b/>
      <w:bCs w:val="0"/>
      <w:noProof w:val="0"/>
      <w:lang w:val="fr-FR"/>
    </w:rPr>
  </w:style>
  <w:style w:type="character" w:customStyle="1" w:styleId="StandardWebZchn">
    <w:name w:val="Standard (Web) Zchn"/>
    <w:link w:val="StandardWeb"/>
    <w:uiPriority w:val="99"/>
    <w:locked/>
    <w:rsid w:val="006B114A"/>
    <w:rPr>
      <w:rFonts w:ascii="Times New Roman" w:eastAsia="Times New Roman" w:hAnsi="Times New Roman" w:cs="Times New Roman"/>
      <w:sz w:val="24"/>
      <w:szCs w:val="24"/>
      <w:lang w:val="en-GB" w:eastAsia="en-GB"/>
    </w:rPr>
  </w:style>
  <w:style w:type="paragraph" w:styleId="StandardWeb">
    <w:name w:val="Normal (Web)"/>
    <w:basedOn w:val="Standard"/>
    <w:link w:val="StandardWebZchn"/>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Standard"/>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Standard"/>
    <w:autoRedefine/>
    <w:semiHidden/>
    <w:unhideWhenUsed/>
    <w:rsid w:val="006B114A"/>
    <w:pPr>
      <w:spacing w:after="0" w:line="210" w:lineRule="atLeast"/>
      <w:ind w:left="142" w:hanging="142"/>
    </w:pPr>
    <w:rPr>
      <w:b/>
      <w:sz w:val="18"/>
    </w:rPr>
  </w:style>
  <w:style w:type="paragraph" w:styleId="Index2">
    <w:name w:val="index 2"/>
    <w:basedOn w:val="Standard"/>
    <w:next w:val="Standard"/>
    <w:autoRedefine/>
    <w:semiHidden/>
    <w:unhideWhenUsed/>
    <w:rsid w:val="006B114A"/>
    <w:pPr>
      <w:spacing w:line="210" w:lineRule="atLeast"/>
      <w:ind w:left="600" w:hanging="200"/>
    </w:pPr>
    <w:rPr>
      <w:b/>
      <w:sz w:val="18"/>
    </w:rPr>
  </w:style>
  <w:style w:type="paragraph" w:styleId="Index3">
    <w:name w:val="index 3"/>
    <w:basedOn w:val="Standard"/>
    <w:next w:val="Standard"/>
    <w:autoRedefine/>
    <w:semiHidden/>
    <w:unhideWhenUsed/>
    <w:rsid w:val="006B114A"/>
    <w:pPr>
      <w:spacing w:line="220" w:lineRule="atLeast"/>
      <w:ind w:left="600" w:hanging="200"/>
    </w:pPr>
    <w:rPr>
      <w:b/>
    </w:rPr>
  </w:style>
  <w:style w:type="paragraph" w:styleId="Index4">
    <w:name w:val="index 4"/>
    <w:basedOn w:val="Standard"/>
    <w:next w:val="Standard"/>
    <w:autoRedefine/>
    <w:semiHidden/>
    <w:unhideWhenUsed/>
    <w:rsid w:val="006B114A"/>
    <w:pPr>
      <w:spacing w:line="220" w:lineRule="atLeast"/>
      <w:ind w:left="800" w:hanging="200"/>
    </w:pPr>
    <w:rPr>
      <w:b/>
    </w:rPr>
  </w:style>
  <w:style w:type="paragraph" w:styleId="Index5">
    <w:name w:val="index 5"/>
    <w:basedOn w:val="Standard"/>
    <w:next w:val="Standard"/>
    <w:autoRedefine/>
    <w:semiHidden/>
    <w:unhideWhenUsed/>
    <w:rsid w:val="006B114A"/>
    <w:pPr>
      <w:spacing w:line="220" w:lineRule="atLeast"/>
      <w:ind w:left="1000" w:hanging="200"/>
    </w:pPr>
    <w:rPr>
      <w:b/>
    </w:rPr>
  </w:style>
  <w:style w:type="paragraph" w:styleId="Index6">
    <w:name w:val="index 6"/>
    <w:basedOn w:val="Standard"/>
    <w:next w:val="Standard"/>
    <w:autoRedefine/>
    <w:semiHidden/>
    <w:unhideWhenUsed/>
    <w:rsid w:val="006B114A"/>
    <w:pPr>
      <w:spacing w:line="220" w:lineRule="atLeast"/>
      <w:ind w:left="1200" w:hanging="200"/>
    </w:pPr>
    <w:rPr>
      <w:b/>
    </w:rPr>
  </w:style>
  <w:style w:type="paragraph" w:styleId="Index7">
    <w:name w:val="index 7"/>
    <w:basedOn w:val="Standard"/>
    <w:next w:val="Standard"/>
    <w:autoRedefine/>
    <w:semiHidden/>
    <w:unhideWhenUsed/>
    <w:rsid w:val="006B114A"/>
    <w:pPr>
      <w:spacing w:line="220" w:lineRule="atLeast"/>
      <w:ind w:left="1400" w:hanging="200"/>
    </w:pPr>
    <w:rPr>
      <w:b/>
    </w:rPr>
  </w:style>
  <w:style w:type="paragraph" w:styleId="Index8">
    <w:name w:val="index 8"/>
    <w:basedOn w:val="Standard"/>
    <w:next w:val="Standard"/>
    <w:autoRedefine/>
    <w:semiHidden/>
    <w:unhideWhenUsed/>
    <w:rsid w:val="006B114A"/>
    <w:pPr>
      <w:spacing w:line="220" w:lineRule="atLeast"/>
      <w:ind w:left="1600" w:hanging="200"/>
    </w:pPr>
    <w:rPr>
      <w:b/>
    </w:rPr>
  </w:style>
  <w:style w:type="paragraph" w:styleId="Index9">
    <w:name w:val="index 9"/>
    <w:basedOn w:val="Standard"/>
    <w:next w:val="Standard"/>
    <w:autoRedefine/>
    <w:semiHidden/>
    <w:unhideWhenUsed/>
    <w:rsid w:val="006B114A"/>
    <w:pPr>
      <w:spacing w:line="220" w:lineRule="atLeast"/>
      <w:ind w:left="1800" w:hanging="200"/>
    </w:pPr>
    <w:rPr>
      <w:b/>
    </w:rPr>
  </w:style>
  <w:style w:type="paragraph" w:styleId="Verzeichnis1">
    <w:name w:val="toc 1"/>
    <w:basedOn w:val="Standard"/>
    <w:next w:val="Standard"/>
    <w:autoRedefine/>
    <w:uiPriority w:val="39"/>
    <w:unhideWhenUsed/>
    <w:rsid w:val="00FD4BD6"/>
    <w:pPr>
      <w:tabs>
        <w:tab w:val="left" w:pos="992"/>
        <w:tab w:val="right" w:leader="dot" w:pos="9350"/>
      </w:tabs>
      <w:spacing w:after="0"/>
    </w:pPr>
    <w:rPr>
      <w:bCs/>
    </w:rPr>
  </w:style>
  <w:style w:type="paragraph" w:styleId="Verzeichnis2">
    <w:name w:val="toc 2"/>
    <w:basedOn w:val="Verzeichnis1"/>
    <w:next w:val="Standard"/>
    <w:autoRedefine/>
    <w:uiPriority w:val="39"/>
    <w:unhideWhenUsed/>
    <w:rsid w:val="00472F68"/>
    <w:pPr>
      <w:tabs>
        <w:tab w:val="left" w:pos="800"/>
      </w:tabs>
    </w:pPr>
    <w:rPr>
      <w:bCs w:val="0"/>
    </w:rPr>
  </w:style>
  <w:style w:type="paragraph" w:styleId="Verzeichnis3">
    <w:name w:val="toc 3"/>
    <w:basedOn w:val="Verzeichnis2"/>
    <w:next w:val="Standard"/>
    <w:autoRedefine/>
    <w:uiPriority w:val="39"/>
    <w:unhideWhenUsed/>
    <w:rsid w:val="000F7AB0"/>
    <w:rPr>
      <w:iCs/>
    </w:rPr>
  </w:style>
  <w:style w:type="paragraph" w:styleId="Verzeichnis4">
    <w:name w:val="toc 4"/>
    <w:basedOn w:val="Verzeichnis2"/>
    <w:next w:val="Standard"/>
    <w:autoRedefine/>
    <w:uiPriority w:val="39"/>
    <w:unhideWhenUsed/>
    <w:rsid w:val="006B114A"/>
    <w:pPr>
      <w:ind w:left="600"/>
    </w:pPr>
    <w:rPr>
      <w:smallCaps/>
      <w:sz w:val="18"/>
      <w:szCs w:val="18"/>
    </w:rPr>
  </w:style>
  <w:style w:type="paragraph" w:styleId="Verzeichnis5">
    <w:name w:val="toc 5"/>
    <w:basedOn w:val="Verzeichnis4"/>
    <w:next w:val="Standard"/>
    <w:autoRedefine/>
    <w:uiPriority w:val="39"/>
    <w:unhideWhenUsed/>
    <w:rsid w:val="006B114A"/>
    <w:pPr>
      <w:ind w:left="800"/>
    </w:pPr>
  </w:style>
  <w:style w:type="paragraph" w:styleId="Verzeichnis6">
    <w:name w:val="toc 6"/>
    <w:basedOn w:val="Verzeichnis4"/>
    <w:next w:val="Standard"/>
    <w:autoRedefine/>
    <w:uiPriority w:val="39"/>
    <w:unhideWhenUsed/>
    <w:rsid w:val="006B114A"/>
    <w:pPr>
      <w:ind w:left="1000"/>
    </w:pPr>
  </w:style>
  <w:style w:type="paragraph" w:styleId="Verzeichnis7">
    <w:name w:val="toc 7"/>
    <w:basedOn w:val="Verzeichnis4"/>
    <w:next w:val="Standard"/>
    <w:autoRedefine/>
    <w:uiPriority w:val="39"/>
    <w:unhideWhenUsed/>
    <w:rsid w:val="006B114A"/>
    <w:pPr>
      <w:ind w:left="1200"/>
    </w:pPr>
  </w:style>
  <w:style w:type="paragraph" w:styleId="Verzeichnis8">
    <w:name w:val="toc 8"/>
    <w:basedOn w:val="Verzeichnis4"/>
    <w:next w:val="Standard"/>
    <w:autoRedefine/>
    <w:uiPriority w:val="39"/>
    <w:unhideWhenUsed/>
    <w:rsid w:val="006B114A"/>
    <w:pPr>
      <w:ind w:left="1400"/>
    </w:pPr>
  </w:style>
  <w:style w:type="paragraph" w:styleId="Verzeichnis9">
    <w:name w:val="toc 9"/>
    <w:basedOn w:val="Verzeichnis1"/>
    <w:next w:val="Standard"/>
    <w:autoRedefine/>
    <w:uiPriority w:val="39"/>
    <w:unhideWhenUsed/>
    <w:rsid w:val="006B114A"/>
    <w:pPr>
      <w:ind w:left="1600"/>
    </w:pPr>
    <w:rPr>
      <w:b/>
      <w:bCs w:val="0"/>
      <w:caps/>
      <w:sz w:val="18"/>
      <w:szCs w:val="18"/>
    </w:rPr>
  </w:style>
  <w:style w:type="paragraph" w:styleId="Standardeinzug">
    <w:name w:val="Normal Indent"/>
    <w:basedOn w:val="Standard"/>
    <w:unhideWhenUsed/>
    <w:rsid w:val="006B114A"/>
    <w:pPr>
      <w:ind w:left="708"/>
    </w:pPr>
  </w:style>
  <w:style w:type="paragraph" w:styleId="Indexberschrift">
    <w:name w:val="index heading"/>
    <w:basedOn w:val="Standard"/>
    <w:next w:val="Index1"/>
    <w:semiHidden/>
    <w:unhideWhenUsed/>
    <w:rsid w:val="006B114A"/>
    <w:pPr>
      <w:keepNext/>
      <w:spacing w:before="400" w:after="210"/>
      <w:jc w:val="center"/>
    </w:pPr>
  </w:style>
  <w:style w:type="paragraph" w:styleId="Abbildungsverzeichnis">
    <w:name w:val="table of figures"/>
    <w:basedOn w:val="Standard"/>
    <w:next w:val="Standard"/>
    <w:semiHidden/>
    <w:unhideWhenUsed/>
    <w:rsid w:val="006B114A"/>
    <w:pPr>
      <w:ind w:left="400" w:hanging="400"/>
    </w:pPr>
  </w:style>
  <w:style w:type="paragraph" w:styleId="Umschlagadresse">
    <w:name w:val="envelope address"/>
    <w:basedOn w:val="Standard"/>
    <w:unhideWhenUsed/>
    <w:rsid w:val="006B114A"/>
    <w:pPr>
      <w:framePr w:w="7938" w:h="1985" w:hSpace="141" w:wrap="auto" w:hAnchor="page" w:xAlign="center" w:yAlign="bottom"/>
      <w:ind w:left="2835"/>
    </w:pPr>
    <w:rPr>
      <w:sz w:val="24"/>
    </w:rPr>
  </w:style>
  <w:style w:type="paragraph" w:styleId="Umschlagabsenderadresse">
    <w:name w:val="envelope return"/>
    <w:basedOn w:val="Standard"/>
    <w:unhideWhenUsed/>
    <w:rsid w:val="006B114A"/>
  </w:style>
  <w:style w:type="paragraph" w:styleId="Endnotentext">
    <w:name w:val="endnote text"/>
    <w:basedOn w:val="Standard"/>
    <w:link w:val="EndnotentextZchn"/>
    <w:semiHidden/>
    <w:unhideWhenUsed/>
    <w:rsid w:val="006B114A"/>
  </w:style>
  <w:style w:type="character" w:customStyle="1" w:styleId="EndnotentextZchn">
    <w:name w:val="Endnotentext Zchn"/>
    <w:basedOn w:val="Absatz-Standardschriftart"/>
    <w:link w:val="Endnotentext"/>
    <w:uiPriority w:val="99"/>
    <w:semiHidden/>
    <w:rsid w:val="006B114A"/>
    <w:rPr>
      <w:rFonts w:ascii="Arial" w:eastAsia="MS Mincho" w:hAnsi="Arial" w:cs="Times New Roman"/>
      <w:sz w:val="20"/>
      <w:szCs w:val="20"/>
      <w:lang w:val="en-GB" w:eastAsia="ja-JP"/>
    </w:rPr>
  </w:style>
  <w:style w:type="paragraph" w:styleId="Rechtsgrundlagenverzeichnis">
    <w:name w:val="table of authorities"/>
    <w:basedOn w:val="Standard"/>
    <w:next w:val="Standard"/>
    <w:semiHidden/>
    <w:unhideWhenUsed/>
    <w:rsid w:val="006B114A"/>
    <w:pPr>
      <w:ind w:left="200" w:hanging="200"/>
    </w:pPr>
  </w:style>
  <w:style w:type="paragraph" w:styleId="Makrotext">
    <w:name w:val="macro"/>
    <w:link w:val="MakrotextZchn"/>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krotextZchn">
    <w:name w:val="Makrotext Zchn"/>
    <w:basedOn w:val="Absatz-Standardschriftart"/>
    <w:link w:val="Makrotext"/>
    <w:uiPriority w:val="99"/>
    <w:semiHidden/>
    <w:rsid w:val="006B114A"/>
    <w:rPr>
      <w:rFonts w:ascii="Courier New" w:eastAsia="MS Mincho" w:hAnsi="Courier New" w:cs="Times New Roman"/>
      <w:sz w:val="20"/>
      <w:szCs w:val="20"/>
      <w:lang w:val="en-GB" w:eastAsia="ja-JP"/>
    </w:rPr>
  </w:style>
  <w:style w:type="paragraph" w:styleId="RGV-berschrift">
    <w:name w:val="toa heading"/>
    <w:basedOn w:val="Standard"/>
    <w:next w:val="Standard"/>
    <w:semiHidden/>
    <w:unhideWhenUsed/>
    <w:rsid w:val="006B114A"/>
    <w:pPr>
      <w:spacing w:before="120"/>
    </w:pPr>
    <w:rPr>
      <w:b/>
      <w:sz w:val="24"/>
    </w:rPr>
  </w:style>
  <w:style w:type="paragraph" w:styleId="Liste">
    <w:name w:val="List"/>
    <w:basedOn w:val="Standard"/>
    <w:unhideWhenUsed/>
    <w:rsid w:val="006B114A"/>
    <w:pPr>
      <w:ind w:left="283" w:hanging="283"/>
    </w:pPr>
  </w:style>
  <w:style w:type="paragraph" w:styleId="Aufzhlungszeichen">
    <w:name w:val="List Bullet"/>
    <w:basedOn w:val="Standard"/>
    <w:autoRedefine/>
    <w:unhideWhenUsed/>
    <w:rsid w:val="006B114A"/>
    <w:pPr>
      <w:tabs>
        <w:tab w:val="num" w:pos="360"/>
      </w:tabs>
      <w:ind w:left="360" w:hanging="360"/>
    </w:pPr>
  </w:style>
  <w:style w:type="paragraph" w:styleId="Listennummer">
    <w:name w:val="List Number"/>
    <w:basedOn w:val="Standard"/>
    <w:unhideWhenUsed/>
    <w:rsid w:val="006B114A"/>
    <w:pPr>
      <w:numPr>
        <w:numId w:val="1"/>
      </w:numPr>
      <w:tabs>
        <w:tab w:val="left" w:pos="400"/>
      </w:tabs>
      <w:ind w:left="400" w:hanging="400"/>
    </w:pPr>
  </w:style>
  <w:style w:type="paragraph" w:styleId="Liste2">
    <w:name w:val="List 2"/>
    <w:basedOn w:val="Standard"/>
    <w:unhideWhenUsed/>
    <w:rsid w:val="006B114A"/>
    <w:pPr>
      <w:ind w:left="566" w:hanging="283"/>
    </w:pPr>
  </w:style>
  <w:style w:type="paragraph" w:styleId="Liste3">
    <w:name w:val="List 3"/>
    <w:basedOn w:val="Standard"/>
    <w:unhideWhenUsed/>
    <w:rsid w:val="006B114A"/>
    <w:pPr>
      <w:ind w:left="849" w:hanging="283"/>
    </w:pPr>
  </w:style>
  <w:style w:type="paragraph" w:styleId="Liste4">
    <w:name w:val="List 4"/>
    <w:basedOn w:val="Standard"/>
    <w:unhideWhenUsed/>
    <w:rsid w:val="006B114A"/>
    <w:pPr>
      <w:ind w:left="1132" w:hanging="283"/>
    </w:pPr>
  </w:style>
  <w:style w:type="paragraph" w:styleId="Liste5">
    <w:name w:val="List 5"/>
    <w:basedOn w:val="Standard"/>
    <w:unhideWhenUsed/>
    <w:rsid w:val="006B114A"/>
    <w:pPr>
      <w:ind w:left="1415" w:hanging="283"/>
    </w:pPr>
  </w:style>
  <w:style w:type="paragraph" w:styleId="Aufzhlungszeichen2">
    <w:name w:val="List Bullet 2"/>
    <w:basedOn w:val="Standard"/>
    <w:autoRedefine/>
    <w:unhideWhenUsed/>
    <w:rsid w:val="006B114A"/>
    <w:pPr>
      <w:tabs>
        <w:tab w:val="num" w:pos="643"/>
      </w:tabs>
      <w:ind w:left="643" w:hanging="360"/>
    </w:pPr>
  </w:style>
  <w:style w:type="paragraph" w:styleId="Aufzhlungszeichen3">
    <w:name w:val="List Bullet 3"/>
    <w:basedOn w:val="Standard"/>
    <w:autoRedefine/>
    <w:unhideWhenUsed/>
    <w:rsid w:val="006B114A"/>
    <w:pPr>
      <w:tabs>
        <w:tab w:val="num" w:pos="926"/>
      </w:tabs>
      <w:ind w:left="926" w:hanging="360"/>
    </w:pPr>
  </w:style>
  <w:style w:type="paragraph" w:styleId="Aufzhlungszeichen4">
    <w:name w:val="List Bullet 4"/>
    <w:basedOn w:val="Standard"/>
    <w:autoRedefine/>
    <w:unhideWhenUsed/>
    <w:rsid w:val="006B114A"/>
    <w:pPr>
      <w:tabs>
        <w:tab w:val="num" w:pos="1209"/>
      </w:tabs>
      <w:ind w:left="1209" w:hanging="360"/>
    </w:pPr>
  </w:style>
  <w:style w:type="paragraph" w:styleId="Aufzhlungszeichen5">
    <w:name w:val="List Bullet 5"/>
    <w:basedOn w:val="Standard"/>
    <w:autoRedefine/>
    <w:unhideWhenUsed/>
    <w:rsid w:val="006B114A"/>
    <w:pPr>
      <w:numPr>
        <w:numId w:val="2"/>
      </w:numPr>
      <w:tabs>
        <w:tab w:val="clear" w:pos="360"/>
        <w:tab w:val="num" w:pos="1492"/>
      </w:tabs>
      <w:ind w:left="1492"/>
    </w:pPr>
  </w:style>
  <w:style w:type="paragraph" w:styleId="Listennummer2">
    <w:name w:val="List Number 2"/>
    <w:basedOn w:val="Standard"/>
    <w:unhideWhenUsed/>
    <w:rsid w:val="006B114A"/>
    <w:pPr>
      <w:numPr>
        <w:numId w:val="3"/>
      </w:numPr>
      <w:tabs>
        <w:tab w:val="left" w:pos="800"/>
      </w:tabs>
      <w:ind w:left="800" w:hanging="400"/>
    </w:pPr>
  </w:style>
  <w:style w:type="paragraph" w:styleId="Listennummer3">
    <w:name w:val="List Number 3"/>
    <w:basedOn w:val="Standard"/>
    <w:unhideWhenUsed/>
    <w:rsid w:val="006B114A"/>
    <w:pPr>
      <w:numPr>
        <w:numId w:val="4"/>
      </w:numPr>
      <w:tabs>
        <w:tab w:val="clear" w:pos="1209"/>
        <w:tab w:val="left" w:pos="1200"/>
      </w:tabs>
      <w:ind w:left="1200" w:hanging="400"/>
    </w:pPr>
  </w:style>
  <w:style w:type="paragraph" w:styleId="Listennummer4">
    <w:name w:val="List Number 4"/>
    <w:basedOn w:val="Standard"/>
    <w:unhideWhenUsed/>
    <w:rsid w:val="006B114A"/>
    <w:pPr>
      <w:numPr>
        <w:numId w:val="5"/>
      </w:numPr>
      <w:tabs>
        <w:tab w:val="clear" w:pos="1492"/>
        <w:tab w:val="left" w:pos="1600"/>
      </w:tabs>
      <w:ind w:left="1600" w:hanging="400"/>
    </w:pPr>
  </w:style>
  <w:style w:type="paragraph" w:styleId="Listennummer5">
    <w:name w:val="List Number 5"/>
    <w:basedOn w:val="Standard"/>
    <w:unhideWhenUsed/>
    <w:rsid w:val="006B114A"/>
    <w:pPr>
      <w:tabs>
        <w:tab w:val="num" w:pos="1492"/>
      </w:tabs>
      <w:ind w:left="1492" w:hanging="360"/>
    </w:pPr>
  </w:style>
  <w:style w:type="paragraph" w:styleId="Titel">
    <w:name w:val="Title"/>
    <w:basedOn w:val="Standard"/>
    <w:link w:val="TitelZchn"/>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elZchn">
    <w:name w:val="Titel Zchn"/>
    <w:basedOn w:val="Absatz-Standardschriftart"/>
    <w:link w:val="Titel"/>
    <w:uiPriority w:val="10"/>
    <w:rsid w:val="006B114A"/>
    <w:rPr>
      <w:rFonts w:ascii="Arial" w:eastAsia="MS Mincho" w:hAnsi="Arial" w:cs="Times New Roman"/>
      <w:b/>
      <w:sz w:val="28"/>
      <w:szCs w:val="20"/>
      <w:lang w:val="en-GB" w:eastAsia="ja-JP"/>
    </w:rPr>
  </w:style>
  <w:style w:type="paragraph" w:styleId="Gruformel">
    <w:name w:val="Closing"/>
    <w:basedOn w:val="Standard"/>
    <w:link w:val="GruformelZchn"/>
    <w:unhideWhenUsed/>
    <w:rsid w:val="006B114A"/>
    <w:pPr>
      <w:ind w:left="4252"/>
    </w:pPr>
  </w:style>
  <w:style w:type="character" w:customStyle="1" w:styleId="GruformelZchn">
    <w:name w:val="Grußformel Zchn"/>
    <w:basedOn w:val="Absatz-Standardschriftart"/>
    <w:link w:val="Gruformel"/>
    <w:uiPriority w:val="99"/>
    <w:semiHidden/>
    <w:rsid w:val="006B114A"/>
    <w:rPr>
      <w:rFonts w:ascii="Arial" w:eastAsia="MS Mincho" w:hAnsi="Arial" w:cs="Times New Roman"/>
      <w:sz w:val="20"/>
      <w:szCs w:val="20"/>
      <w:lang w:val="en-GB" w:eastAsia="ja-JP"/>
    </w:rPr>
  </w:style>
  <w:style w:type="paragraph" w:styleId="Unterschrift">
    <w:name w:val="Signature"/>
    <w:basedOn w:val="Standard"/>
    <w:link w:val="UnterschriftZchn"/>
    <w:unhideWhenUsed/>
    <w:rsid w:val="006B114A"/>
    <w:pPr>
      <w:ind w:left="4252"/>
    </w:pPr>
  </w:style>
  <w:style w:type="character" w:customStyle="1" w:styleId="UnterschriftZchn">
    <w:name w:val="Unterschrift Zchn"/>
    <w:basedOn w:val="Absatz-Standardschriftart"/>
    <w:link w:val="Unterschrift"/>
    <w:uiPriority w:val="99"/>
    <w:semiHidden/>
    <w:rsid w:val="006B114A"/>
    <w:rPr>
      <w:rFonts w:ascii="Arial" w:eastAsia="MS Mincho" w:hAnsi="Arial" w:cs="Times New Roman"/>
      <w:sz w:val="20"/>
      <w:szCs w:val="20"/>
      <w:lang w:val="en-GB" w:eastAsia="ja-JP"/>
    </w:rPr>
  </w:style>
  <w:style w:type="paragraph" w:styleId="Textkrper-Zeileneinzug">
    <w:name w:val="Body Text Indent"/>
    <w:basedOn w:val="Standard"/>
    <w:link w:val="Textkrper-ZeileneinzugZchn"/>
    <w:uiPriority w:val="99"/>
    <w:unhideWhenUsed/>
    <w:rsid w:val="006B114A"/>
    <w:pPr>
      <w:ind w:left="283"/>
    </w:pPr>
  </w:style>
  <w:style w:type="character" w:customStyle="1" w:styleId="Textkrper-ZeileneinzugZchn">
    <w:name w:val="Textkörper-Zeileneinzug Zchn"/>
    <w:basedOn w:val="Absatz-Standardschriftart"/>
    <w:link w:val="Textkrper-Zeileneinzug"/>
    <w:uiPriority w:val="99"/>
    <w:rsid w:val="006B114A"/>
    <w:rPr>
      <w:rFonts w:ascii="Arial" w:eastAsia="MS Mincho" w:hAnsi="Arial" w:cs="Times New Roman"/>
      <w:sz w:val="20"/>
      <w:szCs w:val="20"/>
      <w:lang w:val="en-GB" w:eastAsia="ja-JP"/>
    </w:rPr>
  </w:style>
  <w:style w:type="paragraph" w:styleId="Listenfortsetzung">
    <w:name w:val="List Continue"/>
    <w:basedOn w:val="Standard"/>
    <w:unhideWhenUsed/>
    <w:rsid w:val="006B114A"/>
    <w:pPr>
      <w:tabs>
        <w:tab w:val="left" w:pos="400"/>
      </w:tabs>
      <w:ind w:left="400" w:hanging="400"/>
    </w:pPr>
  </w:style>
  <w:style w:type="paragraph" w:styleId="Listenfortsetzung2">
    <w:name w:val="List Continue 2"/>
    <w:basedOn w:val="Listenfortsetzung"/>
    <w:unhideWhenUsed/>
    <w:rsid w:val="006B114A"/>
    <w:pPr>
      <w:numPr>
        <w:ilvl w:val="1"/>
        <w:numId w:val="6"/>
      </w:numPr>
      <w:tabs>
        <w:tab w:val="clear" w:pos="400"/>
        <w:tab w:val="left" w:pos="800"/>
      </w:tabs>
      <w:ind w:left="400" w:hanging="400"/>
    </w:pPr>
  </w:style>
  <w:style w:type="paragraph" w:styleId="Listenfortsetzung3">
    <w:name w:val="List Continue 3"/>
    <w:basedOn w:val="Listenfortsetzung"/>
    <w:unhideWhenUsed/>
    <w:rsid w:val="006B114A"/>
    <w:pPr>
      <w:numPr>
        <w:ilvl w:val="2"/>
        <w:numId w:val="6"/>
      </w:numPr>
      <w:tabs>
        <w:tab w:val="clear" w:pos="400"/>
        <w:tab w:val="left" w:pos="1200"/>
      </w:tabs>
      <w:ind w:left="400" w:hanging="400"/>
    </w:pPr>
  </w:style>
  <w:style w:type="paragraph" w:styleId="Listenfortsetzung4">
    <w:name w:val="List Continue 4"/>
    <w:basedOn w:val="Listenfortsetzung"/>
    <w:unhideWhenUsed/>
    <w:rsid w:val="006B114A"/>
    <w:pPr>
      <w:numPr>
        <w:numId w:val="7"/>
      </w:numPr>
      <w:tabs>
        <w:tab w:val="clear" w:pos="360"/>
        <w:tab w:val="clear" w:pos="400"/>
        <w:tab w:val="left" w:pos="1600"/>
      </w:tabs>
      <w:ind w:left="1600" w:hanging="400"/>
    </w:pPr>
  </w:style>
  <w:style w:type="paragraph" w:styleId="Listenfortsetzung5">
    <w:name w:val="List Continue 5"/>
    <w:basedOn w:val="Standard"/>
    <w:unhideWhenUsed/>
    <w:rsid w:val="006B114A"/>
    <w:pPr>
      <w:ind w:left="1415"/>
    </w:pPr>
  </w:style>
  <w:style w:type="paragraph" w:styleId="Nachrichtenkopf">
    <w:name w:val="Message Header"/>
    <w:basedOn w:val="Standard"/>
    <w:link w:val="NachrichtenkopfZchn"/>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NachrichtenkopfZchn">
    <w:name w:val="Nachrichtenkopf Zchn"/>
    <w:basedOn w:val="Absatz-Standardschriftart"/>
    <w:link w:val="Nachrichtenkopf"/>
    <w:uiPriority w:val="99"/>
    <w:semiHidden/>
    <w:rsid w:val="006B114A"/>
    <w:rPr>
      <w:rFonts w:ascii="Arial" w:eastAsia="MS Mincho" w:hAnsi="Arial" w:cs="Times New Roman"/>
      <w:sz w:val="24"/>
      <w:szCs w:val="20"/>
      <w:shd w:val="pct20" w:color="auto" w:fill="auto"/>
      <w:lang w:val="en-GB" w:eastAsia="ja-JP"/>
    </w:rPr>
  </w:style>
  <w:style w:type="paragraph" w:styleId="Untertitel">
    <w:name w:val="Subtitle"/>
    <w:basedOn w:val="Standard"/>
    <w:link w:val="UntertitelZchn"/>
    <w:uiPriority w:val="11"/>
    <w:qFormat/>
    <w:rsid w:val="006B114A"/>
    <w:pPr>
      <w:spacing w:after="60"/>
      <w:jc w:val="center"/>
      <w:outlineLvl w:val="1"/>
    </w:pPr>
    <w:rPr>
      <w:sz w:val="24"/>
    </w:rPr>
  </w:style>
  <w:style w:type="character" w:customStyle="1" w:styleId="UntertitelZchn">
    <w:name w:val="Untertitel Zchn"/>
    <w:basedOn w:val="Absatz-Standardschriftart"/>
    <w:link w:val="Untertitel"/>
    <w:uiPriority w:val="11"/>
    <w:rsid w:val="006B114A"/>
    <w:rPr>
      <w:rFonts w:ascii="Arial" w:eastAsia="MS Mincho" w:hAnsi="Arial" w:cs="Times New Roman"/>
      <w:sz w:val="24"/>
      <w:szCs w:val="20"/>
      <w:lang w:val="en-GB" w:eastAsia="ja-JP"/>
    </w:rPr>
  </w:style>
  <w:style w:type="paragraph" w:styleId="Anrede">
    <w:name w:val="Salutation"/>
    <w:basedOn w:val="Standard"/>
    <w:next w:val="Standard"/>
    <w:link w:val="AnredeZchn"/>
    <w:unhideWhenUsed/>
    <w:rsid w:val="006B114A"/>
  </w:style>
  <w:style w:type="character" w:customStyle="1" w:styleId="AnredeZchn">
    <w:name w:val="Anrede Zchn"/>
    <w:basedOn w:val="Absatz-Standardschriftart"/>
    <w:link w:val="Anrede"/>
    <w:uiPriority w:val="99"/>
    <w:semiHidden/>
    <w:rsid w:val="006B114A"/>
    <w:rPr>
      <w:rFonts w:ascii="Arial" w:eastAsia="MS Mincho" w:hAnsi="Arial" w:cs="Times New Roman"/>
      <w:sz w:val="20"/>
      <w:szCs w:val="20"/>
      <w:lang w:val="en-GB" w:eastAsia="ja-JP"/>
    </w:rPr>
  </w:style>
  <w:style w:type="paragraph" w:styleId="Datum">
    <w:name w:val="Date"/>
    <w:basedOn w:val="Standard"/>
    <w:next w:val="Standard"/>
    <w:link w:val="DatumZchn"/>
    <w:unhideWhenUsed/>
    <w:rsid w:val="006B114A"/>
  </w:style>
  <w:style w:type="character" w:customStyle="1" w:styleId="DatumZchn">
    <w:name w:val="Datum Zchn"/>
    <w:basedOn w:val="Absatz-Standardschriftart"/>
    <w:link w:val="Datum"/>
    <w:uiPriority w:val="99"/>
    <w:semiHidden/>
    <w:rsid w:val="006B114A"/>
    <w:rPr>
      <w:rFonts w:ascii="Arial" w:eastAsia="MS Mincho" w:hAnsi="Arial" w:cs="Times New Roman"/>
      <w:sz w:val="20"/>
      <w:szCs w:val="20"/>
      <w:lang w:val="en-GB" w:eastAsia="ja-JP"/>
    </w:rPr>
  </w:style>
  <w:style w:type="paragraph" w:styleId="Textkrper-Erstzeileneinzug">
    <w:name w:val="Body Text First Indent"/>
    <w:basedOn w:val="Textkrper"/>
    <w:link w:val="Textkrper-ErstzeileneinzugZchn"/>
    <w:unhideWhenUsed/>
    <w:rsid w:val="006B114A"/>
    <w:pPr>
      <w:spacing w:before="0" w:after="120"/>
      <w:ind w:firstLine="210"/>
    </w:pPr>
  </w:style>
  <w:style w:type="character" w:customStyle="1" w:styleId="Textkrper-ErstzeileneinzugZchn">
    <w:name w:val="Textkörper-Erstzeileneinzug Zchn"/>
    <w:basedOn w:val="TextkrperZchn"/>
    <w:link w:val="Textkrper-Erstzeileneinzug"/>
    <w:uiPriority w:val="99"/>
    <w:semiHidden/>
    <w:rsid w:val="006B114A"/>
    <w:rPr>
      <w:rFonts w:ascii="Arial" w:eastAsia="MS Mincho" w:hAnsi="Arial" w:cs="Times New Roman"/>
      <w:sz w:val="18"/>
      <w:szCs w:val="20"/>
      <w:lang w:val="en-GB" w:eastAsia="ja-JP"/>
    </w:rPr>
  </w:style>
  <w:style w:type="paragraph" w:styleId="Textkrper-Erstzeileneinzug2">
    <w:name w:val="Body Text First Indent 2"/>
    <w:basedOn w:val="Standard"/>
    <w:link w:val="Textkrper-Erstzeileneinzug2Zchn"/>
    <w:unhideWhenUsed/>
    <w:rsid w:val="006B114A"/>
    <w:pPr>
      <w:ind w:firstLine="210"/>
    </w:pPr>
  </w:style>
  <w:style w:type="character" w:customStyle="1" w:styleId="Textkrper-Erstzeileneinzug2Zchn">
    <w:name w:val="Textkörper-Erstzeileneinzug 2 Zchn"/>
    <w:basedOn w:val="Textkrper-ZeileneinzugZchn"/>
    <w:link w:val="Textkrper-Erstzeileneinzug2"/>
    <w:uiPriority w:val="99"/>
    <w:semiHidden/>
    <w:rsid w:val="006B114A"/>
    <w:rPr>
      <w:rFonts w:ascii="Arial" w:eastAsia="MS Mincho" w:hAnsi="Arial" w:cs="Times New Roman"/>
      <w:sz w:val="20"/>
      <w:szCs w:val="20"/>
      <w:lang w:val="en-GB" w:eastAsia="ja-JP"/>
    </w:rPr>
  </w:style>
  <w:style w:type="paragraph" w:styleId="Fu-Endnotenberschrift">
    <w:name w:val="Note Heading"/>
    <w:basedOn w:val="Standard"/>
    <w:next w:val="Standard"/>
    <w:link w:val="Fu-EndnotenberschriftZchn"/>
    <w:unhideWhenUsed/>
    <w:rsid w:val="006B114A"/>
  </w:style>
  <w:style w:type="character" w:customStyle="1" w:styleId="Fu-EndnotenberschriftZchn">
    <w:name w:val="Fuß/-Endnotenüberschrift Zchn"/>
    <w:basedOn w:val="Absatz-Standardschriftart"/>
    <w:link w:val="Fu-Endnotenberschrift"/>
    <w:uiPriority w:val="99"/>
    <w:semiHidden/>
    <w:rsid w:val="006B114A"/>
    <w:rPr>
      <w:rFonts w:ascii="Arial" w:eastAsia="MS Mincho" w:hAnsi="Arial" w:cs="Times New Roman"/>
      <w:sz w:val="20"/>
      <w:szCs w:val="20"/>
      <w:lang w:val="en-GB" w:eastAsia="ja-JP"/>
    </w:rPr>
  </w:style>
  <w:style w:type="paragraph" w:styleId="Textkrper2">
    <w:name w:val="Body Text 2"/>
    <w:basedOn w:val="Standard"/>
    <w:link w:val="Textkrper2Zchn"/>
    <w:uiPriority w:val="99"/>
    <w:unhideWhenUsed/>
    <w:rsid w:val="006B114A"/>
    <w:pPr>
      <w:spacing w:before="60" w:after="60" w:line="190" w:lineRule="atLeast"/>
    </w:pPr>
    <w:rPr>
      <w:sz w:val="16"/>
    </w:rPr>
  </w:style>
  <w:style w:type="character" w:customStyle="1" w:styleId="Textkrper2Zchn">
    <w:name w:val="Textkörper 2 Zchn"/>
    <w:basedOn w:val="Absatz-Standardschriftart"/>
    <w:link w:val="Textkrper2"/>
    <w:uiPriority w:val="99"/>
    <w:rsid w:val="006B114A"/>
    <w:rPr>
      <w:rFonts w:ascii="Arial" w:eastAsia="MS Mincho" w:hAnsi="Arial" w:cs="Times New Roman"/>
      <w:sz w:val="16"/>
      <w:szCs w:val="20"/>
      <w:lang w:val="en-GB" w:eastAsia="ja-JP"/>
    </w:rPr>
  </w:style>
  <w:style w:type="paragraph" w:styleId="Textkrper3">
    <w:name w:val="Body Text 3"/>
    <w:basedOn w:val="Standard"/>
    <w:link w:val="Textkrper3Zchn"/>
    <w:uiPriority w:val="99"/>
    <w:unhideWhenUsed/>
    <w:rsid w:val="006B114A"/>
    <w:pPr>
      <w:spacing w:before="60" w:after="60" w:line="170" w:lineRule="atLeast"/>
    </w:pPr>
    <w:rPr>
      <w:sz w:val="14"/>
    </w:rPr>
  </w:style>
  <w:style w:type="character" w:customStyle="1" w:styleId="Textkrper3Zchn">
    <w:name w:val="Textkörper 3 Zchn"/>
    <w:basedOn w:val="Absatz-Standardschriftart"/>
    <w:link w:val="Textkrper3"/>
    <w:uiPriority w:val="99"/>
    <w:rsid w:val="006B114A"/>
    <w:rPr>
      <w:rFonts w:ascii="Arial" w:eastAsia="MS Mincho" w:hAnsi="Arial" w:cs="Times New Roman"/>
      <w:sz w:val="14"/>
      <w:szCs w:val="20"/>
      <w:lang w:val="en-GB" w:eastAsia="ja-JP"/>
    </w:rPr>
  </w:style>
  <w:style w:type="paragraph" w:styleId="Blocktext">
    <w:name w:val="Block Text"/>
    <w:basedOn w:val="Standard"/>
    <w:unhideWhenUsed/>
    <w:rsid w:val="006B114A"/>
    <w:pPr>
      <w:ind w:left="1440" w:right="1440"/>
    </w:pPr>
  </w:style>
  <w:style w:type="paragraph" w:styleId="Dokumentstruktur">
    <w:name w:val="Document Map"/>
    <w:basedOn w:val="Standard"/>
    <w:link w:val="DokumentstrukturZchn"/>
    <w:semiHidden/>
    <w:unhideWhenUsed/>
    <w:rsid w:val="006B114A"/>
    <w:pPr>
      <w:shd w:val="clear" w:color="auto" w:fill="000080"/>
    </w:pPr>
    <w:rPr>
      <w:rFonts w:ascii="Tahoma" w:hAnsi="Tahoma"/>
    </w:rPr>
  </w:style>
  <w:style w:type="character" w:customStyle="1" w:styleId="DokumentstrukturZchn">
    <w:name w:val="Dokumentstruktur Zchn"/>
    <w:basedOn w:val="Absatz-Standardschriftart"/>
    <w:link w:val="Dokumentstruktur"/>
    <w:uiPriority w:val="99"/>
    <w:semiHidden/>
    <w:rsid w:val="006B114A"/>
    <w:rPr>
      <w:rFonts w:ascii="Tahoma" w:eastAsia="MS Mincho" w:hAnsi="Tahoma" w:cs="Times New Roman"/>
      <w:sz w:val="20"/>
      <w:szCs w:val="20"/>
      <w:shd w:val="clear" w:color="auto" w:fill="000080"/>
      <w:lang w:val="en-GB" w:eastAsia="ja-JP"/>
    </w:rPr>
  </w:style>
  <w:style w:type="paragraph" w:styleId="NurText">
    <w:name w:val="Plain Text"/>
    <w:basedOn w:val="Standard"/>
    <w:link w:val="NurTextZchn"/>
    <w:unhideWhenUsed/>
    <w:rsid w:val="006B114A"/>
    <w:rPr>
      <w:rFonts w:ascii="Courier New" w:hAnsi="Courier New"/>
    </w:rPr>
  </w:style>
  <w:style w:type="character" w:customStyle="1" w:styleId="NurTextZchn">
    <w:name w:val="Nur Text Zchn"/>
    <w:basedOn w:val="Absatz-Standardschriftart"/>
    <w:link w:val="NurText"/>
    <w:uiPriority w:val="99"/>
    <w:semiHidden/>
    <w:rsid w:val="006B114A"/>
    <w:rPr>
      <w:rFonts w:ascii="Courier New" w:eastAsia="MS Mincho" w:hAnsi="Courier New" w:cs="Times New Roman"/>
      <w:sz w:val="20"/>
      <w:szCs w:val="20"/>
      <w:lang w:val="en-GB" w:eastAsia="ja-JP"/>
    </w:rPr>
  </w:style>
  <w:style w:type="paragraph" w:styleId="E-Mail-Signatur">
    <w:name w:val="E-mail Signature"/>
    <w:basedOn w:val="Standard"/>
    <w:link w:val="E-Mail-SignaturZchn"/>
    <w:uiPriority w:val="99"/>
    <w:semiHidden/>
    <w:unhideWhenUsed/>
    <w:rsid w:val="006B114A"/>
  </w:style>
  <w:style w:type="character" w:customStyle="1" w:styleId="E-Mail-SignaturZchn">
    <w:name w:val="E-Mail-Signatur Zchn"/>
    <w:basedOn w:val="Absatz-Standardschriftart"/>
    <w:link w:val="E-Mail-Signatur"/>
    <w:uiPriority w:val="99"/>
    <w:semiHidden/>
    <w:rsid w:val="006B114A"/>
    <w:rPr>
      <w:rFonts w:ascii="Arial" w:eastAsia="MS Mincho" w:hAnsi="Arial" w:cs="Times New Roman"/>
      <w:sz w:val="20"/>
      <w:szCs w:val="20"/>
      <w:lang w:val="en-GB" w:eastAsia="ja-JP"/>
    </w:rPr>
  </w:style>
  <w:style w:type="paragraph" w:styleId="KeinLeerraum">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Zitat">
    <w:name w:val="Quote"/>
    <w:basedOn w:val="Standard"/>
    <w:next w:val="Standard"/>
    <w:link w:val="ZitatZchn"/>
    <w:uiPriority w:val="29"/>
    <w:qFormat/>
    <w:rsid w:val="006B114A"/>
    <w:rPr>
      <w:i/>
      <w:iCs/>
      <w:color w:val="000000"/>
    </w:rPr>
  </w:style>
  <w:style w:type="character" w:customStyle="1" w:styleId="ZitatZchn">
    <w:name w:val="Zitat Zchn"/>
    <w:basedOn w:val="Absatz-Standardschriftart"/>
    <w:link w:val="Zitat"/>
    <w:uiPriority w:val="29"/>
    <w:rsid w:val="006B114A"/>
    <w:rPr>
      <w:rFonts w:ascii="Arial" w:eastAsia="MS Mincho" w:hAnsi="Arial" w:cs="Times New Roman"/>
      <w:i/>
      <w:iCs/>
      <w:color w:val="000000"/>
      <w:sz w:val="20"/>
      <w:szCs w:val="20"/>
      <w:lang w:val="en-GB" w:eastAsia="ja-JP"/>
    </w:rPr>
  </w:style>
  <w:style w:type="paragraph" w:styleId="IntensivesZitat">
    <w:name w:val="Intense Quote"/>
    <w:basedOn w:val="Standard"/>
    <w:next w:val="Standard"/>
    <w:link w:val="IntensivesZitatZchn"/>
    <w:uiPriority w:val="30"/>
    <w:qFormat/>
    <w:rsid w:val="006B114A"/>
    <w:pPr>
      <w:pBdr>
        <w:bottom w:val="single" w:sz="4" w:space="4" w:color="4F81BD"/>
      </w:pBdr>
      <w:spacing w:before="200" w:after="280"/>
      <w:ind w:left="936" w:right="936"/>
    </w:pPr>
    <w:rPr>
      <w:b/>
      <w:bCs/>
      <w:i/>
      <w:iCs/>
      <w:color w:val="4F81BD"/>
    </w:rPr>
  </w:style>
  <w:style w:type="character" w:customStyle="1" w:styleId="IntensivesZitatZchn">
    <w:name w:val="Intensives Zitat Zchn"/>
    <w:basedOn w:val="Absatz-Standardschriftart"/>
    <w:link w:val="IntensivesZitat"/>
    <w:uiPriority w:val="30"/>
    <w:rsid w:val="006B114A"/>
    <w:rPr>
      <w:rFonts w:ascii="Arial" w:eastAsia="MS Mincho" w:hAnsi="Arial" w:cs="Times New Roman"/>
      <w:b/>
      <w:bCs/>
      <w:i/>
      <w:iCs/>
      <w:color w:val="4F81BD"/>
      <w:sz w:val="20"/>
      <w:szCs w:val="20"/>
      <w:lang w:val="en-GB" w:eastAsia="ja-JP"/>
    </w:rPr>
  </w:style>
  <w:style w:type="paragraph" w:styleId="Literaturverzeichnis">
    <w:name w:val="Bibliography"/>
    <w:basedOn w:val="Standard"/>
    <w:next w:val="Standard"/>
    <w:uiPriority w:val="37"/>
    <w:semiHidden/>
    <w:unhideWhenUsed/>
    <w:rsid w:val="006B114A"/>
  </w:style>
  <w:style w:type="paragraph" w:styleId="Inhaltsverzeichnisberschrift">
    <w:name w:val="TOC Heading"/>
    <w:basedOn w:val="berschrift1"/>
    <w:next w:val="Standard"/>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berschrift2"/>
    <w:next w:val="Standard"/>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berschrift3"/>
    <w:next w:val="Standard"/>
    <w:rsid w:val="006B114A"/>
    <w:pPr>
      <w:numPr>
        <w:numId w:val="8"/>
      </w:numPr>
      <w:tabs>
        <w:tab w:val="clear" w:pos="709"/>
        <w:tab w:val="left" w:pos="640"/>
        <w:tab w:val="num" w:pos="720"/>
      </w:tabs>
      <w:spacing w:line="250" w:lineRule="exact"/>
    </w:pPr>
    <w:rPr>
      <w:sz w:val="22"/>
    </w:rPr>
  </w:style>
  <w:style w:type="paragraph" w:customStyle="1" w:styleId="a4">
    <w:name w:val="a4"/>
    <w:basedOn w:val="berschrift4"/>
    <w:next w:val="Standard"/>
    <w:rsid w:val="006B114A"/>
    <w:pPr>
      <w:tabs>
        <w:tab w:val="left" w:pos="880"/>
        <w:tab w:val="num" w:pos="1080"/>
      </w:tabs>
    </w:pPr>
  </w:style>
  <w:style w:type="paragraph" w:customStyle="1" w:styleId="a5">
    <w:name w:val="a5"/>
    <w:basedOn w:val="berschrift5"/>
    <w:next w:val="Standard"/>
    <w:rsid w:val="006B114A"/>
    <w:pPr>
      <w:numPr>
        <w:numId w:val="8"/>
      </w:numPr>
      <w:tabs>
        <w:tab w:val="clear" w:pos="1134"/>
        <w:tab w:val="num" w:pos="1080"/>
        <w:tab w:val="left" w:pos="1140"/>
        <w:tab w:val="left" w:pos="1360"/>
      </w:tabs>
      <w:ind w:left="1008" w:hanging="1008"/>
    </w:pPr>
  </w:style>
  <w:style w:type="paragraph" w:customStyle="1" w:styleId="a6">
    <w:name w:val="a6"/>
    <w:basedOn w:val="berschrift6"/>
    <w:next w:val="Standard"/>
    <w:rsid w:val="006B114A"/>
    <w:pPr>
      <w:numPr>
        <w:numId w:val="8"/>
      </w:numPr>
      <w:tabs>
        <w:tab w:val="clear" w:pos="1134"/>
        <w:tab w:val="left" w:pos="1140"/>
        <w:tab w:val="left" w:pos="1360"/>
        <w:tab w:val="num" w:pos="1440"/>
      </w:tabs>
      <w:ind w:left="1152" w:hanging="1152"/>
    </w:pPr>
  </w:style>
  <w:style w:type="paragraph" w:customStyle="1" w:styleId="ANNEX0">
    <w:name w:val="ANNEX"/>
    <w:basedOn w:val="Standard"/>
    <w:next w:val="Standard"/>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Standard"/>
    <w:rsid w:val="006B114A"/>
    <w:pPr>
      <w:numPr>
        <w:numId w:val="0"/>
      </w:numPr>
    </w:pPr>
  </w:style>
  <w:style w:type="paragraph" w:customStyle="1" w:styleId="ANNEXZ">
    <w:name w:val="ANNEXZ"/>
    <w:basedOn w:val="ANNEX0"/>
    <w:next w:val="Standard"/>
    <w:rsid w:val="006B114A"/>
    <w:pPr>
      <w:numPr>
        <w:numId w:val="0"/>
      </w:numPr>
    </w:pPr>
  </w:style>
  <w:style w:type="paragraph" w:customStyle="1" w:styleId="Bibliography1">
    <w:name w:val="Bibliography1"/>
    <w:basedOn w:val="Standard"/>
    <w:rsid w:val="006B114A"/>
    <w:pPr>
      <w:numPr>
        <w:numId w:val="6"/>
      </w:numPr>
      <w:tabs>
        <w:tab w:val="left" w:pos="660"/>
      </w:tabs>
    </w:pPr>
  </w:style>
  <w:style w:type="paragraph" w:customStyle="1" w:styleId="Definition">
    <w:name w:val="Definition"/>
    <w:basedOn w:val="Standard"/>
    <w:next w:val="Standard"/>
    <w:rsid w:val="006B114A"/>
  </w:style>
  <w:style w:type="paragraph" w:customStyle="1" w:styleId="dl">
    <w:name w:val="dl"/>
    <w:basedOn w:val="Standard"/>
    <w:rsid w:val="006B114A"/>
    <w:pPr>
      <w:ind w:left="800" w:hanging="400"/>
    </w:pPr>
  </w:style>
  <w:style w:type="paragraph" w:customStyle="1" w:styleId="Example">
    <w:name w:val="Example"/>
    <w:basedOn w:val="Standard"/>
    <w:next w:val="Standard"/>
    <w:rsid w:val="006B114A"/>
    <w:pPr>
      <w:tabs>
        <w:tab w:val="left" w:pos="1360"/>
      </w:tabs>
      <w:spacing w:line="210" w:lineRule="atLeast"/>
    </w:pPr>
    <w:rPr>
      <w:sz w:val="18"/>
    </w:rPr>
  </w:style>
  <w:style w:type="paragraph" w:customStyle="1" w:styleId="Figurefootnote">
    <w:name w:val="Figure footnote"/>
    <w:basedOn w:val="Standard"/>
    <w:rsid w:val="006B114A"/>
    <w:pPr>
      <w:keepNext/>
      <w:tabs>
        <w:tab w:val="left" w:pos="340"/>
      </w:tabs>
      <w:spacing w:after="60" w:line="210" w:lineRule="atLeast"/>
    </w:pPr>
    <w:rPr>
      <w:sz w:val="18"/>
    </w:rPr>
  </w:style>
  <w:style w:type="paragraph" w:customStyle="1" w:styleId="Figuretitle">
    <w:name w:val="Figure title"/>
    <w:basedOn w:val="Standard"/>
    <w:next w:val="Standard"/>
    <w:rsid w:val="00ED23B8"/>
    <w:pPr>
      <w:suppressAutoHyphens/>
      <w:spacing w:before="220" w:after="220"/>
      <w:jc w:val="center"/>
    </w:pPr>
    <w:rPr>
      <w:b/>
    </w:rPr>
  </w:style>
  <w:style w:type="paragraph" w:customStyle="1" w:styleId="Foreword">
    <w:name w:val="Foreword"/>
    <w:basedOn w:val="Standard"/>
    <w:next w:val="Standard"/>
    <w:rsid w:val="006B114A"/>
    <w:rPr>
      <w:color w:val="0000FF"/>
    </w:rPr>
  </w:style>
  <w:style w:type="paragraph" w:customStyle="1" w:styleId="Formula">
    <w:name w:val="Formula"/>
    <w:basedOn w:val="Standard"/>
    <w:next w:val="Standard"/>
    <w:rsid w:val="006B114A"/>
    <w:pPr>
      <w:tabs>
        <w:tab w:val="right" w:pos="9752"/>
      </w:tabs>
      <w:spacing w:after="220"/>
      <w:ind w:left="403"/>
    </w:pPr>
  </w:style>
  <w:style w:type="paragraph" w:customStyle="1" w:styleId="Introduction">
    <w:name w:val="Introduction"/>
    <w:basedOn w:val="Standard"/>
    <w:next w:val="Standard"/>
    <w:rsid w:val="006B114A"/>
    <w:pPr>
      <w:keepNext/>
      <w:pageBreakBefore/>
      <w:tabs>
        <w:tab w:val="left" w:pos="400"/>
      </w:tabs>
      <w:suppressAutoHyphens/>
      <w:spacing w:before="960" w:after="310" w:line="310" w:lineRule="exact"/>
    </w:pPr>
    <w:rPr>
      <w:b/>
      <w:sz w:val="28"/>
    </w:rPr>
  </w:style>
  <w:style w:type="paragraph" w:customStyle="1" w:styleId="MSDNFR">
    <w:name w:val="MSDNFR"/>
    <w:basedOn w:val="Standard"/>
    <w:next w:val="Standard"/>
    <w:rsid w:val="006B114A"/>
    <w:pPr>
      <w:spacing w:line="220" w:lineRule="atLeast"/>
    </w:pPr>
    <w:rPr>
      <w:color w:val="0000FF"/>
    </w:rPr>
  </w:style>
  <w:style w:type="paragraph" w:customStyle="1" w:styleId="na2">
    <w:name w:val="na2"/>
    <w:basedOn w:val="a2"/>
    <w:next w:val="Standard"/>
    <w:rsid w:val="006B114A"/>
    <w:pPr>
      <w:numPr>
        <w:ilvl w:val="0"/>
        <w:numId w:val="0"/>
      </w:numPr>
    </w:pPr>
  </w:style>
  <w:style w:type="paragraph" w:customStyle="1" w:styleId="na3">
    <w:name w:val="na3"/>
    <w:basedOn w:val="a3"/>
    <w:next w:val="Standard"/>
    <w:rsid w:val="006B114A"/>
    <w:pPr>
      <w:numPr>
        <w:ilvl w:val="0"/>
        <w:numId w:val="0"/>
      </w:numPr>
    </w:pPr>
  </w:style>
  <w:style w:type="paragraph" w:customStyle="1" w:styleId="na4">
    <w:name w:val="na4"/>
    <w:basedOn w:val="a4"/>
    <w:next w:val="Standard"/>
    <w:rsid w:val="006B114A"/>
    <w:pPr>
      <w:tabs>
        <w:tab w:val="clear" w:pos="1080"/>
        <w:tab w:val="left" w:pos="1060"/>
      </w:tabs>
    </w:pPr>
  </w:style>
  <w:style w:type="paragraph" w:customStyle="1" w:styleId="na5">
    <w:name w:val="na5"/>
    <w:basedOn w:val="a5"/>
    <w:next w:val="Standard"/>
    <w:rsid w:val="006B114A"/>
    <w:pPr>
      <w:numPr>
        <w:ilvl w:val="0"/>
        <w:numId w:val="0"/>
      </w:numPr>
    </w:pPr>
  </w:style>
  <w:style w:type="paragraph" w:customStyle="1" w:styleId="na6">
    <w:name w:val="na6"/>
    <w:basedOn w:val="a6"/>
    <w:next w:val="Standard"/>
    <w:rsid w:val="006B114A"/>
    <w:pPr>
      <w:numPr>
        <w:ilvl w:val="0"/>
        <w:numId w:val="0"/>
      </w:numPr>
    </w:pPr>
  </w:style>
  <w:style w:type="paragraph" w:customStyle="1" w:styleId="Note0">
    <w:name w:val="Note"/>
    <w:basedOn w:val="Standard"/>
    <w:next w:val="Standard"/>
    <w:rsid w:val="006B114A"/>
    <w:pPr>
      <w:tabs>
        <w:tab w:val="left" w:pos="960"/>
      </w:tabs>
      <w:spacing w:line="210" w:lineRule="atLeast"/>
    </w:pPr>
    <w:rPr>
      <w:sz w:val="18"/>
    </w:rPr>
  </w:style>
  <w:style w:type="paragraph" w:customStyle="1" w:styleId="p2">
    <w:name w:val="p2"/>
    <w:basedOn w:val="Standard"/>
    <w:next w:val="Standard"/>
    <w:rsid w:val="006B114A"/>
    <w:pPr>
      <w:tabs>
        <w:tab w:val="left" w:pos="560"/>
      </w:tabs>
    </w:pPr>
  </w:style>
  <w:style w:type="paragraph" w:customStyle="1" w:styleId="p3">
    <w:name w:val="p3"/>
    <w:basedOn w:val="Standard"/>
    <w:next w:val="Standard"/>
    <w:rsid w:val="006B114A"/>
    <w:pPr>
      <w:tabs>
        <w:tab w:val="left" w:pos="720"/>
      </w:tabs>
    </w:pPr>
  </w:style>
  <w:style w:type="paragraph" w:customStyle="1" w:styleId="p4">
    <w:name w:val="p4"/>
    <w:basedOn w:val="Standard"/>
    <w:next w:val="Standard"/>
    <w:rsid w:val="006B114A"/>
    <w:pPr>
      <w:tabs>
        <w:tab w:val="left" w:pos="1100"/>
      </w:tabs>
    </w:pPr>
  </w:style>
  <w:style w:type="paragraph" w:customStyle="1" w:styleId="p5">
    <w:name w:val="p5"/>
    <w:basedOn w:val="Standard"/>
    <w:next w:val="Standard"/>
    <w:rsid w:val="006B114A"/>
    <w:pPr>
      <w:tabs>
        <w:tab w:val="left" w:pos="1100"/>
      </w:tabs>
    </w:pPr>
  </w:style>
  <w:style w:type="paragraph" w:customStyle="1" w:styleId="p6">
    <w:name w:val="p6"/>
    <w:basedOn w:val="Standard"/>
    <w:next w:val="Standard"/>
    <w:rsid w:val="006B114A"/>
    <w:pPr>
      <w:tabs>
        <w:tab w:val="left" w:pos="1440"/>
      </w:tabs>
    </w:pPr>
  </w:style>
  <w:style w:type="paragraph" w:customStyle="1" w:styleId="RefNorm">
    <w:name w:val="RefNorm"/>
    <w:basedOn w:val="Standard"/>
    <w:next w:val="Standard"/>
    <w:rsid w:val="006B114A"/>
  </w:style>
  <w:style w:type="paragraph" w:customStyle="1" w:styleId="Special">
    <w:name w:val="Special"/>
    <w:basedOn w:val="Standard"/>
    <w:next w:val="Standard"/>
    <w:rsid w:val="006B114A"/>
  </w:style>
  <w:style w:type="paragraph" w:customStyle="1" w:styleId="Tablefootnote">
    <w:name w:val="Table footnote"/>
    <w:basedOn w:val="Standard"/>
    <w:rsid w:val="006B114A"/>
    <w:pPr>
      <w:tabs>
        <w:tab w:val="left" w:pos="340"/>
      </w:tabs>
      <w:spacing w:before="60" w:after="60" w:line="190" w:lineRule="atLeast"/>
    </w:pPr>
    <w:rPr>
      <w:sz w:val="16"/>
    </w:rPr>
  </w:style>
  <w:style w:type="paragraph" w:customStyle="1" w:styleId="Tabletitle">
    <w:name w:val="Table title"/>
    <w:basedOn w:val="Standard"/>
    <w:next w:val="Standard"/>
    <w:rsid w:val="006B114A"/>
    <w:pPr>
      <w:keepNext/>
      <w:suppressAutoHyphens/>
      <w:spacing w:before="120" w:line="230" w:lineRule="exact"/>
      <w:jc w:val="center"/>
    </w:pPr>
    <w:rPr>
      <w:b/>
    </w:rPr>
  </w:style>
  <w:style w:type="paragraph" w:customStyle="1" w:styleId="Terms">
    <w:name w:val="Term(s)"/>
    <w:basedOn w:val="Standard"/>
    <w:next w:val="Definition"/>
    <w:rsid w:val="006B114A"/>
    <w:pPr>
      <w:keepNext/>
      <w:suppressAutoHyphens/>
      <w:spacing w:after="0"/>
    </w:pPr>
    <w:rPr>
      <w:b/>
    </w:rPr>
  </w:style>
  <w:style w:type="paragraph" w:customStyle="1" w:styleId="TermNum">
    <w:name w:val="TermNum"/>
    <w:basedOn w:val="Standard"/>
    <w:next w:val="Terms"/>
    <w:rsid w:val="006B114A"/>
    <w:pPr>
      <w:keepNext/>
      <w:spacing w:after="0"/>
    </w:pPr>
    <w:rPr>
      <w:b/>
    </w:rPr>
  </w:style>
  <w:style w:type="paragraph" w:customStyle="1" w:styleId="zzBiblio">
    <w:name w:val="zzBiblio"/>
    <w:basedOn w:val="Standard"/>
    <w:next w:val="Bibliography1"/>
    <w:rsid w:val="006B114A"/>
    <w:pPr>
      <w:pageBreakBefore/>
      <w:spacing w:after="760" w:line="310" w:lineRule="exact"/>
      <w:jc w:val="center"/>
    </w:pPr>
    <w:rPr>
      <w:b/>
      <w:sz w:val="28"/>
    </w:rPr>
  </w:style>
  <w:style w:type="paragraph" w:customStyle="1" w:styleId="zzContents">
    <w:name w:val="zzContents"/>
    <w:basedOn w:val="Introduction"/>
    <w:next w:val="Verzeichnis1"/>
    <w:rsid w:val="006B114A"/>
    <w:pPr>
      <w:tabs>
        <w:tab w:val="clear" w:pos="400"/>
      </w:tabs>
    </w:pPr>
  </w:style>
  <w:style w:type="paragraph" w:customStyle="1" w:styleId="zzCopyright">
    <w:name w:val="zzCopyright"/>
    <w:basedOn w:val="Standard"/>
    <w:next w:val="Standard"/>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Standard"/>
    <w:rsid w:val="006B114A"/>
    <w:pPr>
      <w:spacing w:after="220"/>
      <w:jc w:val="right"/>
    </w:pPr>
    <w:rPr>
      <w:b/>
      <w:color w:val="000000"/>
      <w:sz w:val="24"/>
    </w:rPr>
  </w:style>
  <w:style w:type="paragraph" w:customStyle="1" w:styleId="zzForeword">
    <w:name w:val="zzForeword"/>
    <w:basedOn w:val="Introduction"/>
    <w:next w:val="Standard"/>
    <w:rsid w:val="006B114A"/>
    <w:pPr>
      <w:tabs>
        <w:tab w:val="clear" w:pos="400"/>
      </w:tabs>
    </w:pPr>
    <w:rPr>
      <w:color w:val="0000FF"/>
    </w:rPr>
  </w:style>
  <w:style w:type="paragraph" w:customStyle="1" w:styleId="zzHelp">
    <w:name w:val="zzHelp"/>
    <w:basedOn w:val="Standard"/>
    <w:rsid w:val="006B114A"/>
    <w:rPr>
      <w:color w:val="008000"/>
    </w:rPr>
  </w:style>
  <w:style w:type="paragraph" w:customStyle="1" w:styleId="zzIndex">
    <w:name w:val="zzIndex"/>
    <w:basedOn w:val="zzBiblio"/>
    <w:next w:val="Indexberschrift"/>
    <w:rsid w:val="006B114A"/>
  </w:style>
  <w:style w:type="paragraph" w:customStyle="1" w:styleId="zzLc5">
    <w:name w:val="zzLc5"/>
    <w:basedOn w:val="Standard"/>
    <w:next w:val="Standard"/>
    <w:rsid w:val="006B114A"/>
  </w:style>
  <w:style w:type="paragraph" w:customStyle="1" w:styleId="zzLc6">
    <w:name w:val="zzLc6"/>
    <w:basedOn w:val="Standard"/>
    <w:next w:val="Standard"/>
    <w:rsid w:val="006B114A"/>
  </w:style>
  <w:style w:type="paragraph" w:customStyle="1" w:styleId="zzLn5">
    <w:name w:val="zzLn5"/>
    <w:basedOn w:val="Standard"/>
    <w:next w:val="Standard"/>
    <w:rsid w:val="006B114A"/>
  </w:style>
  <w:style w:type="paragraph" w:customStyle="1" w:styleId="zzLn6">
    <w:name w:val="zzLn6"/>
    <w:basedOn w:val="Standard"/>
    <w:next w:val="Standard"/>
    <w:rsid w:val="006B114A"/>
  </w:style>
  <w:style w:type="paragraph" w:customStyle="1" w:styleId="zzSTDTitle">
    <w:name w:val="zzSTDTitle"/>
    <w:basedOn w:val="Standard"/>
    <w:next w:val="Standard"/>
    <w:rsid w:val="006B114A"/>
    <w:pPr>
      <w:suppressAutoHyphens/>
      <w:spacing w:before="400" w:after="760" w:line="350" w:lineRule="exact"/>
    </w:pPr>
    <w:rPr>
      <w:b/>
      <w:color w:val="0000FF"/>
      <w:sz w:val="32"/>
    </w:rPr>
  </w:style>
  <w:style w:type="paragraph" w:customStyle="1" w:styleId="Tabletext10">
    <w:name w:val="Table text (10)"/>
    <w:basedOn w:val="Standard"/>
    <w:rsid w:val="006B114A"/>
    <w:pPr>
      <w:spacing w:before="60" w:after="60"/>
    </w:pPr>
  </w:style>
  <w:style w:type="paragraph" w:customStyle="1" w:styleId="Tabletext9">
    <w:name w:val="Table text (9)"/>
    <w:basedOn w:val="Standard"/>
    <w:rsid w:val="006B114A"/>
    <w:pPr>
      <w:spacing w:before="60" w:after="60" w:line="210" w:lineRule="atLeast"/>
    </w:pPr>
    <w:rPr>
      <w:sz w:val="18"/>
    </w:rPr>
  </w:style>
  <w:style w:type="paragraph" w:customStyle="1" w:styleId="Tabletext8">
    <w:name w:val="Table text (8)"/>
    <w:basedOn w:val="Standard"/>
    <w:rsid w:val="006B114A"/>
    <w:pPr>
      <w:spacing w:before="60" w:after="60" w:line="190" w:lineRule="atLeast"/>
    </w:pPr>
    <w:rPr>
      <w:sz w:val="16"/>
    </w:rPr>
  </w:style>
  <w:style w:type="paragraph" w:customStyle="1" w:styleId="Tabletext7">
    <w:name w:val="Table text (7)"/>
    <w:basedOn w:val="Standard"/>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Standard"/>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Standard"/>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Standard"/>
    <w:next w:val="Standard"/>
    <w:rsid w:val="006B114A"/>
    <w:pPr>
      <w:suppressAutoHyphens/>
      <w:spacing w:before="220" w:after="220"/>
      <w:jc w:val="center"/>
    </w:pPr>
    <w:rPr>
      <w:b/>
      <w:lang w:val="de-DE" w:eastAsia="ar-SA"/>
    </w:rPr>
  </w:style>
  <w:style w:type="paragraph" w:customStyle="1" w:styleId="ISOComments">
    <w:name w:val="ISO_Comments"/>
    <w:basedOn w:val="Standard"/>
    <w:rsid w:val="006B114A"/>
    <w:pPr>
      <w:spacing w:before="210" w:after="0" w:line="210" w:lineRule="exact"/>
    </w:pPr>
    <w:rPr>
      <w:rFonts w:eastAsia="Times New Roman"/>
      <w:sz w:val="18"/>
      <w:lang w:eastAsia="en-US"/>
    </w:rPr>
  </w:style>
  <w:style w:type="paragraph" w:customStyle="1" w:styleId="ISOChange">
    <w:name w:val="ISO_Change"/>
    <w:basedOn w:val="Standard"/>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Standard"/>
    <w:next w:val="Standard"/>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Standard"/>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Standard"/>
    <w:rsid w:val="006B114A"/>
    <w:pPr>
      <w:widowControl w:val="0"/>
      <w:suppressLineNumbers/>
      <w:suppressAutoHyphens/>
      <w:spacing w:before="120"/>
    </w:pPr>
    <w:rPr>
      <w:rFonts w:eastAsia="Arial" w:cs="Tahoma"/>
      <w:i/>
      <w:iCs/>
    </w:rPr>
  </w:style>
  <w:style w:type="paragraph" w:customStyle="1" w:styleId="Index">
    <w:name w:val="Index"/>
    <w:basedOn w:val="Standard"/>
    <w:rsid w:val="006B114A"/>
    <w:pPr>
      <w:widowControl w:val="0"/>
      <w:suppressLineNumbers/>
      <w:suppressAutoHyphens/>
      <w:spacing w:after="0"/>
    </w:pPr>
    <w:rPr>
      <w:rFonts w:eastAsia="Arial" w:cs="Tahoma"/>
    </w:rPr>
  </w:style>
  <w:style w:type="paragraph" w:customStyle="1" w:styleId="quotedtext">
    <w:name w:val="quoted text"/>
    <w:basedOn w:val="Standard"/>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Standard"/>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Standard"/>
    <w:link w:val="Label2Char"/>
    <w:qFormat/>
    <w:rsid w:val="006B114A"/>
    <w:pPr>
      <w:ind w:left="1360" w:firstLine="340"/>
    </w:pPr>
    <w:rPr>
      <w:rFonts w:eastAsiaTheme="minorHAnsi" w:cs="Arial"/>
      <w:b/>
      <w:sz w:val="22"/>
      <w:szCs w:val="22"/>
    </w:rPr>
  </w:style>
  <w:style w:type="character" w:customStyle="1" w:styleId="AnnexChar">
    <w:name w:val="Annex Char"/>
    <w:basedOn w:val="berschrift1Zchn"/>
    <w:link w:val="Annex"/>
    <w:locked/>
    <w:rsid w:val="006B114A"/>
    <w:rPr>
      <w:rFonts w:ascii="Arial" w:eastAsia="MS Mincho" w:hAnsi="Arial" w:cs="Times New Roman"/>
      <w:b/>
      <w:bCs/>
      <w:sz w:val="24"/>
      <w:szCs w:val="20"/>
      <w:lang w:val="en-GB" w:eastAsia="ja-JP"/>
    </w:rPr>
  </w:style>
  <w:style w:type="paragraph" w:customStyle="1" w:styleId="Annex">
    <w:name w:val="Annex"/>
    <w:basedOn w:val="berschrift4"/>
    <w:link w:val="AnnexChar"/>
    <w:qFormat/>
    <w:rsid w:val="006B114A"/>
    <w:pPr>
      <w:numPr>
        <w:ilvl w:val="3"/>
        <w:numId w:val="72"/>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berschrift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Zeilennummer">
    <w:name w:val="line number"/>
    <w:unhideWhenUsed/>
    <w:rsid w:val="006B114A"/>
    <w:rPr>
      <w:noProof w:val="0"/>
      <w:lang w:val="fr-FR"/>
    </w:rPr>
  </w:style>
  <w:style w:type="character" w:styleId="Seitenzahl">
    <w:name w:val="page number"/>
    <w:unhideWhenUsed/>
    <w:rsid w:val="006B114A"/>
    <w:rPr>
      <w:noProof w:val="0"/>
      <w:lang w:val="fr-FR"/>
    </w:rPr>
  </w:style>
  <w:style w:type="character" w:styleId="Endnotenzeichen">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NormaleTabelle"/>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bsatz-Standardschriftart"/>
    <w:uiPriority w:val="99"/>
    <w:semiHidden/>
    <w:unhideWhenUsed/>
    <w:rsid w:val="009F670D"/>
    <w:rPr>
      <w:color w:val="808080"/>
      <w:shd w:val="clear" w:color="auto" w:fill="E6E6E6"/>
    </w:rPr>
  </w:style>
  <w:style w:type="paragraph" w:customStyle="1" w:styleId="TablePara9pt">
    <w:name w:val="TablePara9pt"/>
    <w:basedOn w:val="Standard"/>
    <w:qFormat/>
    <w:rsid w:val="008E2E6F"/>
    <w:pPr>
      <w:snapToGrid w:val="0"/>
      <w:spacing w:after="60"/>
    </w:pPr>
    <w:rPr>
      <w:rFonts w:cs="Arial"/>
      <w:sz w:val="18"/>
      <w:szCs w:val="18"/>
    </w:rPr>
  </w:style>
  <w:style w:type="character" w:customStyle="1" w:styleId="UnresolvedMention2">
    <w:name w:val="Unresolved Mention2"/>
    <w:basedOn w:val="Absatz-Standardschriftar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59"/>
      </w:numPr>
    </w:pPr>
  </w:style>
  <w:style w:type="paragraph" w:customStyle="1" w:styleId="BlockQuote">
    <w:name w:val="Block Quote"/>
    <w:basedOn w:val="Zitat"/>
    <w:qFormat/>
    <w:rsid w:val="00622251"/>
    <w:pPr>
      <w:ind w:left="720" w:right="720"/>
    </w:pPr>
  </w:style>
  <w:style w:type="paragraph" w:customStyle="1" w:styleId="ListParagraphinTable">
    <w:name w:val="List Paragraph in Table"/>
    <w:basedOn w:val="Listenabsatz"/>
    <w:qFormat/>
    <w:rsid w:val="00856DB5"/>
    <w:pPr>
      <w:numPr>
        <w:numId w:val="19"/>
      </w:numPr>
      <w:spacing w:after="0"/>
      <w:ind w:left="288" w:hanging="144"/>
    </w:pPr>
    <w:rPr>
      <w:noProof/>
    </w:rPr>
  </w:style>
  <w:style w:type="character" w:customStyle="1" w:styleId="UnresolvedMention3">
    <w:name w:val="Unresolved Mention3"/>
    <w:basedOn w:val="Absatz-Standardschriftart"/>
    <w:uiPriority w:val="99"/>
    <w:semiHidden/>
    <w:unhideWhenUsed/>
    <w:rsid w:val="005C25FA"/>
    <w:rPr>
      <w:color w:val="605E5C"/>
      <w:shd w:val="clear" w:color="auto" w:fill="E1DFDD"/>
    </w:rPr>
  </w:style>
  <w:style w:type="character" w:styleId="Platzhaltertext">
    <w:name w:val="Placeholder Text"/>
    <w:basedOn w:val="Absatz-Standardschriftart"/>
    <w:uiPriority w:val="99"/>
    <w:semiHidden/>
    <w:rsid w:val="005D43BD"/>
    <w:rPr>
      <w:color w:val="808080"/>
    </w:rPr>
  </w:style>
  <w:style w:type="paragraph" w:customStyle="1" w:styleId="ISOParagraph">
    <w:name w:val="ISO_Paragraph"/>
    <w:basedOn w:val="Standard"/>
    <w:rsid w:val="00BA33EB"/>
    <w:pPr>
      <w:spacing w:before="210" w:after="0" w:line="210" w:lineRule="exact"/>
    </w:pPr>
    <w:rPr>
      <w:rFonts w:eastAsia="Times New Roman"/>
      <w:sz w:val="18"/>
      <w:lang w:eastAsia="en-US"/>
    </w:rPr>
  </w:style>
  <w:style w:type="character" w:customStyle="1" w:styleId="UnresolvedMention4">
    <w:name w:val="Unresolved Mention4"/>
    <w:basedOn w:val="Absatz-Standardschriftart"/>
    <w:uiPriority w:val="99"/>
    <w:semiHidden/>
    <w:unhideWhenUsed/>
    <w:rsid w:val="008A09EF"/>
    <w:rPr>
      <w:color w:val="605E5C"/>
      <w:shd w:val="clear" w:color="auto" w:fill="E1DFDD"/>
    </w:rPr>
  </w:style>
  <w:style w:type="character" w:customStyle="1" w:styleId="ListenabsatzZchn">
    <w:name w:val="Listenabsatz Zchn"/>
    <w:link w:val="Listenabsatz"/>
    <w:uiPriority w:val="34"/>
    <w:locked/>
    <w:rsid w:val="001374ED"/>
    <w:rPr>
      <w:rFonts w:ascii="Arial" w:eastAsia="MS Mincho" w:hAnsi="Arial" w:cs="Times New Roman"/>
      <w:sz w:val="20"/>
      <w:szCs w:val="20"/>
      <w:lang w:val="en-GB" w:eastAsia="ja-JP"/>
    </w:rPr>
  </w:style>
  <w:style w:type="paragraph" w:customStyle="1" w:styleId="Basisalinea">
    <w:name w:val="[Basisalinea]"/>
    <w:basedOn w:val="Standard"/>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NichtaufgelsteErwhnung">
    <w:name w:val="Unresolved Mention"/>
    <w:basedOn w:val="Absatz-Standardschriftart"/>
    <w:uiPriority w:val="99"/>
    <w:semiHidden/>
    <w:unhideWhenUsed/>
    <w:rsid w:val="000806E0"/>
    <w:rPr>
      <w:color w:val="605E5C"/>
      <w:shd w:val="clear" w:color="auto" w:fill="E1DFDD"/>
    </w:rPr>
  </w:style>
  <w:style w:type="paragraph" w:customStyle="1" w:styleId="xmsonormal">
    <w:name w:val="x_msonormal"/>
    <w:basedOn w:val="Standard"/>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83"/>
      </w:numPr>
    </w:pPr>
  </w:style>
  <w:style w:type="numbering" w:customStyle="1" w:styleId="AppA">
    <w:name w:val="AppA"/>
    <w:uiPriority w:val="99"/>
    <w:rsid w:val="001F3B64"/>
    <w:pPr>
      <w:numPr>
        <w:numId w:val="91"/>
      </w:numPr>
    </w:pPr>
  </w:style>
  <w:style w:type="numbering" w:customStyle="1" w:styleId="AppC">
    <w:name w:val="AppC"/>
    <w:uiPriority w:val="99"/>
    <w:rsid w:val="002D0A15"/>
    <w:pPr>
      <w:numPr>
        <w:numId w:val="93"/>
      </w:numPr>
    </w:pPr>
  </w:style>
  <w:style w:type="numbering" w:customStyle="1" w:styleId="AppD">
    <w:name w:val="AppD"/>
    <w:uiPriority w:val="99"/>
    <w:rsid w:val="002D0A15"/>
    <w:pPr>
      <w:numPr>
        <w:numId w:val="94"/>
      </w:numPr>
    </w:pPr>
  </w:style>
  <w:style w:type="numbering" w:customStyle="1" w:styleId="AppF">
    <w:name w:val="AppF"/>
    <w:uiPriority w:val="99"/>
    <w:rsid w:val="006E2D52"/>
    <w:pPr>
      <w:numPr>
        <w:numId w:val="95"/>
      </w:numPr>
    </w:pPr>
  </w:style>
  <w:style w:type="numbering" w:customStyle="1" w:styleId="AppG">
    <w:name w:val="AppG"/>
    <w:uiPriority w:val="99"/>
    <w:rsid w:val="006E2D52"/>
    <w:pPr>
      <w:numPr>
        <w:numId w:val="97"/>
      </w:numPr>
    </w:pPr>
  </w:style>
  <w:style w:type="numbering" w:customStyle="1" w:styleId="AppH">
    <w:name w:val="AppH"/>
    <w:uiPriority w:val="99"/>
    <w:rsid w:val="006E2D52"/>
    <w:pPr>
      <w:numPr>
        <w:numId w:val="99"/>
      </w:numPr>
    </w:pPr>
  </w:style>
  <w:style w:type="numbering" w:customStyle="1" w:styleId="AppE">
    <w:name w:val="AppE"/>
    <w:uiPriority w:val="99"/>
    <w:rsid w:val="00F94FB6"/>
    <w:pPr>
      <w:numPr>
        <w:numId w:val="101"/>
      </w:numPr>
    </w:pPr>
  </w:style>
  <w:style w:type="character" w:styleId="Erwhnung">
    <w:name w:val="Mention"/>
    <w:basedOn w:val="Absatz-Standardschriftar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3387923">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62845911">
      <w:bodyDiv w:val="1"/>
      <w:marLeft w:val="0"/>
      <w:marRight w:val="0"/>
      <w:marTop w:val="0"/>
      <w:marBottom w:val="0"/>
      <w:divBdr>
        <w:top w:val="none" w:sz="0" w:space="0" w:color="auto"/>
        <w:left w:val="none" w:sz="0" w:space="0" w:color="auto"/>
        <w:bottom w:val="none" w:sz="0" w:space="0" w:color="auto"/>
        <w:right w:val="none" w:sz="0" w:space="0" w:color="auto"/>
      </w:divBdr>
      <w:divsChild>
        <w:div w:id="1066730138">
          <w:marLeft w:val="0"/>
          <w:marRight w:val="0"/>
          <w:marTop w:val="240"/>
          <w:marBottom w:val="240"/>
          <w:divBdr>
            <w:top w:val="none" w:sz="0" w:space="0" w:color="auto"/>
            <w:left w:val="none" w:sz="0" w:space="0" w:color="auto"/>
            <w:bottom w:val="none" w:sz="0" w:space="0" w:color="auto"/>
            <w:right w:val="none" w:sz="0" w:space="0" w:color="auto"/>
          </w:divBdr>
        </w:div>
        <w:div w:id="1772387018">
          <w:marLeft w:val="0"/>
          <w:marRight w:val="0"/>
          <w:marTop w:val="240"/>
          <w:marBottom w:val="240"/>
          <w:divBdr>
            <w:top w:val="none" w:sz="0" w:space="0" w:color="auto"/>
            <w:left w:val="none" w:sz="0" w:space="0" w:color="auto"/>
            <w:bottom w:val="none" w:sz="0" w:space="0" w:color="auto"/>
            <w:right w:val="none" w:sz="0" w:space="0" w:color="auto"/>
          </w:divBdr>
        </w:div>
        <w:div w:id="885875306">
          <w:marLeft w:val="0"/>
          <w:marRight w:val="0"/>
          <w:marTop w:val="240"/>
          <w:marBottom w:val="240"/>
          <w:divBdr>
            <w:top w:val="none" w:sz="0" w:space="0" w:color="auto"/>
            <w:left w:val="none" w:sz="0" w:space="0" w:color="auto"/>
            <w:bottom w:val="none" w:sz="0" w:space="0" w:color="auto"/>
            <w:right w:val="none" w:sz="0" w:space="0" w:color="auto"/>
          </w:divBdr>
        </w:div>
      </w:divsChild>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0873929">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1925139686">
      <w:bodyDiv w:val="1"/>
      <w:marLeft w:val="0"/>
      <w:marRight w:val="0"/>
      <w:marTop w:val="0"/>
      <w:marBottom w:val="0"/>
      <w:divBdr>
        <w:top w:val="none" w:sz="0" w:space="0" w:color="auto"/>
        <w:left w:val="none" w:sz="0" w:space="0" w:color="auto"/>
        <w:bottom w:val="none" w:sz="0" w:space="0" w:color="auto"/>
        <w:right w:val="none" w:sz="0" w:space="0" w:color="auto"/>
      </w:divBdr>
      <w:divsChild>
        <w:div w:id="1542397621">
          <w:marLeft w:val="0"/>
          <w:marRight w:val="0"/>
          <w:marTop w:val="240"/>
          <w:marBottom w:val="240"/>
          <w:divBdr>
            <w:top w:val="none" w:sz="0" w:space="0" w:color="auto"/>
            <w:left w:val="none" w:sz="0" w:space="0" w:color="auto"/>
            <w:bottom w:val="none" w:sz="0" w:space="0" w:color="auto"/>
            <w:right w:val="none" w:sz="0" w:space="0" w:color="auto"/>
          </w:divBdr>
        </w:div>
        <w:div w:id="213275566">
          <w:marLeft w:val="0"/>
          <w:marRight w:val="0"/>
          <w:marTop w:val="240"/>
          <w:marBottom w:val="240"/>
          <w:divBdr>
            <w:top w:val="none" w:sz="0" w:space="0" w:color="auto"/>
            <w:left w:val="none" w:sz="0" w:space="0" w:color="auto"/>
            <w:bottom w:val="none" w:sz="0" w:space="0" w:color="auto"/>
            <w:right w:val="none" w:sz="0" w:space="0" w:color="auto"/>
          </w:divBdr>
        </w:div>
        <w:div w:id="1346712586">
          <w:marLeft w:val="0"/>
          <w:marRight w:val="0"/>
          <w:marTop w:val="240"/>
          <w:marBottom w:val="240"/>
          <w:divBdr>
            <w:top w:val="none" w:sz="0" w:space="0" w:color="auto"/>
            <w:left w:val="none" w:sz="0" w:space="0" w:color="auto"/>
            <w:bottom w:val="none" w:sz="0" w:space="0" w:color="auto"/>
            <w:right w:val="none" w:sz="0" w:space="0" w:color="auto"/>
          </w:divBdr>
        </w:div>
      </w:divsChild>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eader" Target="header3.xml"/><Relationship Id="rId55" Type="http://schemas.openxmlformats.org/officeDocument/2006/relationships/image" Target="media/image35.png"/><Relationship Id="rId63" Type="http://schemas.openxmlformats.org/officeDocument/2006/relationships/image" Target="media/image43.png"/><Relationship Id="rId68" Type="http://schemas.openxmlformats.org/officeDocument/2006/relationships/image" Target="media/image48.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16" Type="http://schemas.openxmlformats.org/officeDocument/2006/relationships/hyperlink" Target="https://registry.iho.int" TargetMode="External"/><Relationship Id="rId29" Type="http://schemas.openxmlformats.org/officeDocument/2006/relationships/image" Target="media/image13.png"/><Relationship Id="rId11" Type="http://schemas.microsoft.com/office/2018/08/relationships/commentsExtensible" Target="commentsExtensible.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oter" Target="footer4.xml"/><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1.png"/><Relationship Id="rId82"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3.emf"/><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oter" Target="footer3.xml"/><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cid:image004.jpg@01D7E067.4BDF7CF0" TargetMode="External"/><Relationship Id="rId78" Type="http://schemas.openxmlformats.org/officeDocument/2006/relationships/image" Target="media/image57.png"/><Relationship Id="rId8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emf"/><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6.png"/><Relationship Id="rId8" Type="http://schemas.openxmlformats.org/officeDocument/2006/relationships/comments" Target="comments.xml"/><Relationship Id="rId51" Type="http://schemas.openxmlformats.org/officeDocument/2006/relationships/header" Target="header4.xml"/><Relationship Id="rId72" Type="http://schemas.openxmlformats.org/officeDocument/2006/relationships/image" Target="media/image52.jpeg"/><Relationship Id="rId80" Type="http://schemas.openxmlformats.org/officeDocument/2006/relationships/footer" Target="footer5.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emf"/><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4.emf"/><Relationship Id="rId41" Type="http://schemas.openxmlformats.org/officeDocument/2006/relationships/image" Target="media/image25.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4.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emf"/><Relationship Id="rId57" Type="http://schemas.openxmlformats.org/officeDocument/2006/relationships/image" Target="media/image37.pn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35675</Words>
  <Characters>224756</Characters>
  <Application>Microsoft Office Word</Application>
  <DocSecurity>0</DocSecurity>
  <Lines>1872</Lines>
  <Paragraphs>519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259912</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Birklhuber Bernd</cp:lastModifiedBy>
  <cp:revision>10</cp:revision>
  <cp:lastPrinted>2024-10-26T18:17:00Z</cp:lastPrinted>
  <dcterms:created xsi:type="dcterms:W3CDTF">2026-08-10T09:19:00Z</dcterms:created>
  <dcterms:modified xsi:type="dcterms:W3CDTF">2026-09-24T14:05:00Z</dcterms:modified>
</cp:coreProperties>
</file>