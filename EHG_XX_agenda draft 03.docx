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22BBF" w14:textId="2A8D86A1" w:rsidR="00070660" w:rsidRDefault="00DD7515" w:rsidP="00070660">
      <w:pPr>
        <w:jc w:val="center"/>
      </w:pPr>
      <w:r>
        <w:rPr>
          <w:noProof/>
          <w:lang w:val="de-DE" w:eastAsia="de-DE"/>
        </w:rPr>
        <w:drawing>
          <wp:inline distT="0" distB="0" distL="0" distR="0" wp14:anchorId="63CCFDDF" wp14:editId="4A342E00">
            <wp:extent cx="5381625" cy="1171575"/>
            <wp:effectExtent l="19050" t="0" r="9525" b="0"/>
            <wp:docPr id="1" name="Picture 1" descr="ie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hg"/>
                    <pic:cNvPicPr>
                      <a:picLocks noChangeAspect="1" noChangeArrowheads="1"/>
                    </pic:cNvPicPr>
                  </pic:nvPicPr>
                  <pic:blipFill>
                    <a:blip r:embed="rId7" cstate="print"/>
                    <a:srcRect/>
                    <a:stretch>
                      <a:fillRect/>
                    </a:stretch>
                  </pic:blipFill>
                  <pic:spPr bwMode="auto">
                    <a:xfrm>
                      <a:off x="0" y="0"/>
                      <a:ext cx="5381625" cy="1171575"/>
                    </a:xfrm>
                    <a:prstGeom prst="rect">
                      <a:avLst/>
                    </a:prstGeom>
                    <a:noFill/>
                    <a:ln w="9525">
                      <a:noFill/>
                      <a:miter lim="800000"/>
                      <a:headEnd/>
                      <a:tailEnd/>
                    </a:ln>
                  </pic:spPr>
                </pic:pic>
              </a:graphicData>
            </a:graphic>
          </wp:inline>
        </w:drawing>
      </w:r>
    </w:p>
    <w:p w14:paraId="1E553D3E" w14:textId="77777777" w:rsidR="00070660" w:rsidRDefault="00070660" w:rsidP="00070660">
      <w:pPr>
        <w:jc w:val="center"/>
      </w:pPr>
    </w:p>
    <w:p w14:paraId="471B3AEE" w14:textId="77777777" w:rsidR="00070660" w:rsidRPr="00F550CE" w:rsidRDefault="00070660" w:rsidP="00070660">
      <w:pPr>
        <w:jc w:val="center"/>
        <w:rPr>
          <w:rFonts w:ascii="Arial" w:hAnsi="Arial" w:cs="Arial"/>
          <w:b/>
          <w:sz w:val="20"/>
          <w:szCs w:val="20"/>
        </w:rPr>
      </w:pPr>
    </w:p>
    <w:p w14:paraId="7AB09A45" w14:textId="40062EB8" w:rsidR="00070660" w:rsidRPr="00070660" w:rsidRDefault="00F1533F" w:rsidP="00070660">
      <w:pPr>
        <w:jc w:val="center"/>
        <w:rPr>
          <w:rFonts w:ascii="Arial" w:hAnsi="Arial" w:cs="Arial"/>
          <w:b/>
          <w:color w:val="B7AD66"/>
          <w:sz w:val="52"/>
          <w:szCs w:val="52"/>
        </w:rPr>
      </w:pPr>
      <w:r>
        <w:rPr>
          <w:rFonts w:ascii="Arial" w:hAnsi="Arial" w:cs="Arial"/>
          <w:b/>
          <w:color w:val="B7AD66"/>
          <w:sz w:val="52"/>
          <w:szCs w:val="52"/>
        </w:rPr>
        <w:t>20</w:t>
      </w:r>
      <w:r w:rsidR="00070660" w:rsidRPr="00070660">
        <w:rPr>
          <w:rFonts w:ascii="Arial" w:hAnsi="Arial" w:cs="Arial"/>
          <w:b/>
          <w:color w:val="B7AD66"/>
          <w:sz w:val="52"/>
          <w:szCs w:val="52"/>
          <w:vertAlign w:val="superscript"/>
        </w:rPr>
        <w:t>th</w:t>
      </w:r>
      <w:r w:rsidR="00070660" w:rsidRPr="00070660">
        <w:rPr>
          <w:rFonts w:ascii="Arial" w:hAnsi="Arial" w:cs="Arial"/>
          <w:b/>
          <w:color w:val="B7AD66"/>
          <w:sz w:val="52"/>
          <w:szCs w:val="52"/>
        </w:rPr>
        <w:t xml:space="preserve"> Annual Meeting</w:t>
      </w:r>
    </w:p>
    <w:p w14:paraId="641B32CA" w14:textId="77777777" w:rsidR="00070660" w:rsidRDefault="00070660" w:rsidP="00070660">
      <w:pPr>
        <w:jc w:val="center"/>
        <w:rPr>
          <w:rFonts w:ascii="Arial" w:hAnsi="Arial" w:cs="Arial"/>
          <w:sz w:val="48"/>
          <w:szCs w:val="48"/>
        </w:rPr>
      </w:pPr>
    </w:p>
    <w:p w14:paraId="0278549D" w14:textId="77777777" w:rsidR="00E95628" w:rsidRPr="00070660" w:rsidRDefault="00E95628" w:rsidP="00070660">
      <w:pPr>
        <w:jc w:val="center"/>
        <w:rPr>
          <w:rFonts w:ascii="Arial" w:hAnsi="Arial" w:cs="Arial"/>
          <w:sz w:val="48"/>
          <w:szCs w:val="48"/>
        </w:rPr>
      </w:pPr>
    </w:p>
    <w:p w14:paraId="5D52CDB8" w14:textId="7A7330BB" w:rsidR="00070660" w:rsidRPr="00070660" w:rsidRDefault="00FB4041" w:rsidP="00070660">
      <w:pPr>
        <w:jc w:val="center"/>
        <w:rPr>
          <w:rFonts w:ascii="Arial" w:hAnsi="Arial" w:cs="Arial"/>
          <w:b/>
          <w:color w:val="347691"/>
          <w:sz w:val="48"/>
          <w:szCs w:val="48"/>
        </w:rPr>
      </w:pPr>
      <w:r w:rsidRPr="00BD74A4">
        <w:rPr>
          <w:rFonts w:ascii="Arial" w:hAnsi="Arial" w:cs="Arial"/>
          <w:b/>
          <w:color w:val="347691"/>
          <w:sz w:val="48"/>
          <w:szCs w:val="48"/>
        </w:rPr>
        <w:t>October</w:t>
      </w:r>
      <w:r w:rsidR="00070660" w:rsidRPr="00BD74A4">
        <w:rPr>
          <w:rFonts w:ascii="Arial" w:hAnsi="Arial" w:cs="Arial"/>
          <w:b/>
          <w:color w:val="347691"/>
          <w:sz w:val="48"/>
          <w:szCs w:val="48"/>
        </w:rPr>
        <w:t xml:space="preserve"> </w:t>
      </w:r>
      <w:r w:rsidR="00F1533F">
        <w:rPr>
          <w:rFonts w:ascii="Arial" w:hAnsi="Arial" w:cs="Arial"/>
          <w:b/>
          <w:color w:val="347691"/>
          <w:sz w:val="48"/>
          <w:szCs w:val="48"/>
        </w:rPr>
        <w:t>2</w:t>
      </w:r>
      <w:r w:rsidR="006965BB">
        <w:rPr>
          <w:rFonts w:ascii="Arial" w:hAnsi="Arial" w:cs="Arial"/>
          <w:b/>
          <w:color w:val="347691"/>
          <w:sz w:val="48"/>
          <w:szCs w:val="48"/>
        </w:rPr>
        <w:t>7</w:t>
      </w:r>
      <w:r w:rsidR="00070660" w:rsidRPr="00B744A6">
        <w:rPr>
          <w:rFonts w:ascii="Arial" w:hAnsi="Arial" w:cs="Arial"/>
          <w:b/>
          <w:color w:val="347691"/>
          <w:sz w:val="48"/>
          <w:szCs w:val="48"/>
        </w:rPr>
        <w:t xml:space="preserve"> – </w:t>
      </w:r>
      <w:r w:rsidR="00F1533F">
        <w:rPr>
          <w:rFonts w:ascii="Arial" w:hAnsi="Arial" w:cs="Arial"/>
          <w:b/>
          <w:color w:val="347691"/>
          <w:sz w:val="48"/>
          <w:szCs w:val="48"/>
        </w:rPr>
        <w:t>2</w:t>
      </w:r>
      <w:r w:rsidR="00410F44">
        <w:rPr>
          <w:rFonts w:ascii="Arial" w:hAnsi="Arial" w:cs="Arial"/>
          <w:b/>
          <w:color w:val="347691"/>
          <w:sz w:val="48"/>
          <w:szCs w:val="48"/>
        </w:rPr>
        <w:t>8</w:t>
      </w:r>
      <w:r w:rsidR="006F5E54">
        <w:rPr>
          <w:rFonts w:ascii="Arial" w:hAnsi="Arial" w:cs="Arial"/>
          <w:b/>
          <w:color w:val="347691"/>
          <w:sz w:val="48"/>
          <w:szCs w:val="48"/>
        </w:rPr>
        <w:t>,</w:t>
      </w:r>
      <w:r w:rsidR="00070660" w:rsidRPr="00BD74A4">
        <w:rPr>
          <w:rFonts w:ascii="Arial" w:hAnsi="Arial" w:cs="Arial"/>
          <w:b/>
          <w:color w:val="347691"/>
          <w:sz w:val="48"/>
          <w:szCs w:val="48"/>
        </w:rPr>
        <w:t xml:space="preserve"> 20</w:t>
      </w:r>
      <w:r w:rsidR="007C13C1" w:rsidRPr="00BD74A4">
        <w:rPr>
          <w:rFonts w:ascii="Arial" w:hAnsi="Arial" w:cs="Arial"/>
          <w:b/>
          <w:color w:val="347691"/>
          <w:sz w:val="48"/>
          <w:szCs w:val="48"/>
        </w:rPr>
        <w:t>2</w:t>
      </w:r>
      <w:r w:rsidR="00F1533F">
        <w:rPr>
          <w:rFonts w:ascii="Arial" w:hAnsi="Arial" w:cs="Arial"/>
          <w:b/>
          <w:color w:val="347691"/>
          <w:sz w:val="48"/>
          <w:szCs w:val="48"/>
        </w:rPr>
        <w:t>6</w:t>
      </w:r>
    </w:p>
    <w:p w14:paraId="4CAAFF03" w14:textId="77777777" w:rsidR="00070660" w:rsidRDefault="00070660" w:rsidP="00B85344">
      <w:pPr>
        <w:jc w:val="center"/>
        <w:rPr>
          <w:rFonts w:ascii="Arial" w:hAnsi="Arial" w:cs="Arial"/>
          <w:b/>
          <w:sz w:val="20"/>
          <w:szCs w:val="20"/>
        </w:rPr>
      </w:pPr>
    </w:p>
    <w:p w14:paraId="5705E789" w14:textId="77777777" w:rsidR="00070660" w:rsidRDefault="00070660" w:rsidP="00070660">
      <w:pPr>
        <w:jc w:val="center"/>
        <w:rPr>
          <w:rFonts w:ascii="Arial" w:hAnsi="Arial" w:cs="Arial"/>
          <w:b/>
          <w:sz w:val="20"/>
          <w:szCs w:val="20"/>
        </w:rPr>
      </w:pPr>
    </w:p>
    <w:p w14:paraId="18905D9F" w14:textId="77777777" w:rsidR="00070660" w:rsidRDefault="00070660" w:rsidP="00070660">
      <w:pPr>
        <w:jc w:val="center"/>
        <w:rPr>
          <w:rFonts w:ascii="Arial" w:hAnsi="Arial" w:cs="Arial"/>
          <w:b/>
          <w:sz w:val="20"/>
          <w:szCs w:val="20"/>
        </w:rPr>
      </w:pPr>
    </w:p>
    <w:p w14:paraId="756450FC" w14:textId="77777777" w:rsidR="00E95628" w:rsidRDefault="00E95628" w:rsidP="00070660">
      <w:pPr>
        <w:jc w:val="center"/>
        <w:rPr>
          <w:rFonts w:ascii="Arial" w:hAnsi="Arial" w:cs="Arial"/>
          <w:b/>
          <w:sz w:val="20"/>
          <w:szCs w:val="20"/>
        </w:rPr>
      </w:pPr>
    </w:p>
    <w:p w14:paraId="2483C48A" w14:textId="722304C7" w:rsidR="00070660" w:rsidRDefault="00F1533F" w:rsidP="00070660">
      <w:pPr>
        <w:jc w:val="center"/>
        <w:rPr>
          <w:rFonts w:ascii="Arial" w:hAnsi="Arial" w:cs="Arial"/>
          <w:b/>
          <w:color w:val="B7AD66"/>
          <w:sz w:val="40"/>
          <w:szCs w:val="40"/>
        </w:rPr>
      </w:pPr>
      <w:r>
        <w:rPr>
          <w:rFonts w:ascii="Arial" w:hAnsi="Arial" w:cs="Arial"/>
          <w:b/>
          <w:color w:val="B7AD66"/>
          <w:sz w:val="40"/>
          <w:szCs w:val="40"/>
        </w:rPr>
        <w:t>online</w:t>
      </w:r>
    </w:p>
    <w:p w14:paraId="6E17B8AC" w14:textId="77777777" w:rsidR="00B335B4" w:rsidRDefault="00B335B4" w:rsidP="00070660">
      <w:pPr>
        <w:jc w:val="center"/>
        <w:rPr>
          <w:rFonts w:ascii="Arial" w:hAnsi="Arial" w:cs="Arial"/>
          <w:b/>
          <w:color w:val="B7AD66"/>
          <w:sz w:val="40"/>
          <w:szCs w:val="40"/>
        </w:rPr>
      </w:pPr>
    </w:p>
    <w:p w14:paraId="73EAC556" w14:textId="4848F2DD" w:rsidR="001A1003" w:rsidRPr="004B2409" w:rsidRDefault="001A1003" w:rsidP="00070660">
      <w:pPr>
        <w:jc w:val="center"/>
        <w:rPr>
          <w:noProof/>
          <w:lang w:eastAsia="de-AT"/>
        </w:rPr>
      </w:pPr>
    </w:p>
    <w:p w14:paraId="10A16649" w14:textId="77777777" w:rsidR="001A1003" w:rsidRPr="004B2409" w:rsidRDefault="001A1003" w:rsidP="00070660">
      <w:pPr>
        <w:jc w:val="center"/>
        <w:rPr>
          <w:noProof/>
          <w:lang w:eastAsia="de-AT"/>
        </w:rPr>
      </w:pPr>
    </w:p>
    <w:p w14:paraId="1ADDC3AE" w14:textId="77777777" w:rsidR="001A1003" w:rsidRPr="004B2409" w:rsidRDefault="001A1003" w:rsidP="00070660">
      <w:pPr>
        <w:jc w:val="center"/>
        <w:rPr>
          <w:noProof/>
          <w:lang w:eastAsia="de-AT"/>
        </w:rPr>
      </w:pPr>
    </w:p>
    <w:p w14:paraId="48A8B6CA" w14:textId="77777777" w:rsidR="001A1003" w:rsidRPr="004B2409" w:rsidRDefault="001A1003" w:rsidP="00070660">
      <w:pPr>
        <w:jc w:val="center"/>
        <w:rPr>
          <w:noProof/>
          <w:lang w:eastAsia="de-AT"/>
        </w:rPr>
      </w:pPr>
    </w:p>
    <w:p w14:paraId="0B792F4A" w14:textId="77777777" w:rsidR="001A1003" w:rsidRPr="004B2409" w:rsidRDefault="001A1003" w:rsidP="00070660">
      <w:pPr>
        <w:jc w:val="center"/>
        <w:rPr>
          <w:noProof/>
          <w:lang w:eastAsia="de-AT"/>
        </w:rPr>
      </w:pPr>
    </w:p>
    <w:p w14:paraId="4317DD6F" w14:textId="447B3736" w:rsidR="001A1003" w:rsidRPr="00F1533F" w:rsidRDefault="001A1003" w:rsidP="00070660">
      <w:pPr>
        <w:jc w:val="center"/>
        <w:rPr>
          <w:noProof/>
          <w:lang w:eastAsia="de-AT"/>
        </w:rPr>
      </w:pPr>
    </w:p>
    <w:p w14:paraId="0596C3F8" w14:textId="3B3CD21E" w:rsidR="001A1003" w:rsidRPr="004B2409" w:rsidRDefault="001A1003" w:rsidP="00070660">
      <w:pPr>
        <w:jc w:val="center"/>
        <w:rPr>
          <w:noProof/>
          <w:lang w:eastAsia="de-AT"/>
        </w:rPr>
      </w:pPr>
    </w:p>
    <w:p w14:paraId="3E6B0530" w14:textId="10729485" w:rsidR="001F15A9" w:rsidRPr="00F1533F" w:rsidRDefault="003B59A8" w:rsidP="001F15A9">
      <w:pPr>
        <w:pStyle w:val="StandardWeb"/>
        <w:jc w:val="center"/>
        <w:rPr>
          <w:lang w:val="en-US"/>
        </w:rPr>
      </w:pPr>
      <w:r w:rsidRPr="00F1533F">
        <w:rPr>
          <w:noProof/>
          <w:lang w:val="en-US" w:eastAsia="de-AT"/>
        </w:rPr>
        <w:br w:type="page"/>
      </w:r>
    </w:p>
    <w:p w14:paraId="03E8B001" w14:textId="77777777" w:rsidR="003B59A8" w:rsidRDefault="003B59A8">
      <w:pPr>
        <w:rPr>
          <w:noProof/>
          <w:lang w:eastAsia="de-AT"/>
        </w:rPr>
      </w:pPr>
    </w:p>
    <w:p w14:paraId="78E112DB" w14:textId="77777777" w:rsidR="005207B1" w:rsidRPr="00D41456" w:rsidRDefault="005207B1" w:rsidP="005207B1">
      <w:pPr>
        <w:jc w:val="center"/>
        <w:rPr>
          <w:rFonts w:ascii="Arial" w:hAnsi="Arial" w:cs="Arial"/>
          <w:b/>
          <w:szCs w:val="20"/>
        </w:rPr>
      </w:pPr>
      <w:r w:rsidRPr="00D41456">
        <w:rPr>
          <w:rFonts w:ascii="Arial" w:hAnsi="Arial" w:cs="Arial"/>
          <w:b/>
          <w:szCs w:val="20"/>
        </w:rPr>
        <w:t>Inland ENC Harmonization Group</w:t>
      </w:r>
    </w:p>
    <w:p w14:paraId="6D9D4189" w14:textId="58E10C5F" w:rsidR="005207B1" w:rsidRPr="00D41456" w:rsidRDefault="00F1533F" w:rsidP="005207B1">
      <w:pPr>
        <w:jc w:val="center"/>
        <w:rPr>
          <w:rFonts w:ascii="Arial" w:hAnsi="Arial" w:cs="Arial"/>
          <w:b/>
          <w:szCs w:val="20"/>
        </w:rPr>
      </w:pPr>
      <w:r>
        <w:rPr>
          <w:rFonts w:ascii="Arial" w:hAnsi="Arial" w:cs="Arial"/>
          <w:b/>
          <w:szCs w:val="20"/>
        </w:rPr>
        <w:t>20</w:t>
      </w:r>
      <w:r w:rsidR="005207B1" w:rsidRPr="00D41456">
        <w:rPr>
          <w:rFonts w:ascii="Arial" w:hAnsi="Arial" w:cs="Arial"/>
          <w:b/>
          <w:szCs w:val="20"/>
          <w:vertAlign w:val="superscript"/>
        </w:rPr>
        <w:t>th</w:t>
      </w:r>
      <w:r w:rsidR="005207B1" w:rsidRPr="00D41456">
        <w:rPr>
          <w:rFonts w:ascii="Arial" w:hAnsi="Arial" w:cs="Arial"/>
          <w:b/>
          <w:szCs w:val="20"/>
        </w:rPr>
        <w:t xml:space="preserve"> Annual Meeting</w:t>
      </w:r>
    </w:p>
    <w:p w14:paraId="44E806DA" w14:textId="77777777" w:rsidR="005207B1" w:rsidRDefault="005207B1" w:rsidP="005207B1">
      <w:pPr>
        <w:jc w:val="center"/>
        <w:rPr>
          <w:rFonts w:ascii="Arial" w:hAnsi="Arial" w:cs="Arial"/>
          <w:sz w:val="20"/>
          <w:szCs w:val="20"/>
        </w:rPr>
      </w:pPr>
    </w:p>
    <w:p w14:paraId="145BAA32" w14:textId="3D49563A" w:rsidR="005207B1" w:rsidRPr="00BD74A4" w:rsidRDefault="005207B1" w:rsidP="005207B1">
      <w:pPr>
        <w:jc w:val="center"/>
        <w:rPr>
          <w:rFonts w:ascii="Arial" w:hAnsi="Arial" w:cs="Arial"/>
          <w:b/>
          <w:sz w:val="20"/>
          <w:szCs w:val="20"/>
        </w:rPr>
      </w:pPr>
      <w:r w:rsidRPr="00BD74A4">
        <w:rPr>
          <w:rFonts w:ascii="Arial" w:hAnsi="Arial" w:cs="Arial"/>
          <w:b/>
          <w:sz w:val="20"/>
          <w:szCs w:val="20"/>
        </w:rPr>
        <w:t xml:space="preserve">October </w:t>
      </w:r>
      <w:r w:rsidR="00F1533F">
        <w:rPr>
          <w:rFonts w:ascii="Arial" w:hAnsi="Arial" w:cs="Arial"/>
          <w:b/>
          <w:sz w:val="20"/>
          <w:szCs w:val="20"/>
        </w:rPr>
        <w:t>2</w:t>
      </w:r>
      <w:r w:rsidR="006965BB">
        <w:rPr>
          <w:rFonts w:ascii="Arial" w:hAnsi="Arial" w:cs="Arial"/>
          <w:b/>
          <w:sz w:val="20"/>
          <w:szCs w:val="20"/>
        </w:rPr>
        <w:t>7</w:t>
      </w:r>
      <w:r w:rsidRPr="00B744A6">
        <w:rPr>
          <w:rFonts w:ascii="Arial" w:hAnsi="Arial" w:cs="Arial"/>
          <w:b/>
          <w:sz w:val="20"/>
          <w:szCs w:val="20"/>
          <w:vertAlign w:val="superscript"/>
        </w:rPr>
        <w:t>th</w:t>
      </w:r>
      <w:r w:rsidRPr="00B744A6">
        <w:rPr>
          <w:rFonts w:ascii="Arial" w:hAnsi="Arial" w:cs="Arial"/>
          <w:b/>
          <w:sz w:val="20"/>
          <w:szCs w:val="20"/>
        </w:rPr>
        <w:t xml:space="preserve"> – </w:t>
      </w:r>
      <w:r w:rsidR="00F1533F">
        <w:rPr>
          <w:rFonts w:ascii="Arial" w:hAnsi="Arial" w:cs="Arial"/>
          <w:b/>
          <w:sz w:val="20"/>
          <w:szCs w:val="20"/>
        </w:rPr>
        <w:t>2</w:t>
      </w:r>
      <w:r w:rsidR="00410F44">
        <w:rPr>
          <w:rFonts w:ascii="Arial" w:hAnsi="Arial" w:cs="Arial"/>
          <w:b/>
          <w:sz w:val="20"/>
          <w:szCs w:val="20"/>
        </w:rPr>
        <w:t>8</w:t>
      </w:r>
      <w:r w:rsidRPr="00B744A6">
        <w:rPr>
          <w:rFonts w:ascii="Arial" w:hAnsi="Arial" w:cs="Arial"/>
          <w:b/>
          <w:sz w:val="20"/>
          <w:szCs w:val="20"/>
          <w:vertAlign w:val="superscript"/>
        </w:rPr>
        <w:t>th</w:t>
      </w:r>
      <w:r w:rsidRPr="00BD74A4">
        <w:rPr>
          <w:rFonts w:ascii="Arial" w:hAnsi="Arial" w:cs="Arial"/>
          <w:b/>
          <w:sz w:val="20"/>
          <w:szCs w:val="20"/>
        </w:rPr>
        <w:t xml:space="preserve"> 202</w:t>
      </w:r>
      <w:r w:rsidR="00F1533F">
        <w:rPr>
          <w:rFonts w:ascii="Arial" w:hAnsi="Arial" w:cs="Arial"/>
          <w:b/>
          <w:sz w:val="20"/>
          <w:szCs w:val="20"/>
        </w:rPr>
        <w:t>6</w:t>
      </w:r>
    </w:p>
    <w:p w14:paraId="1B9D0134" w14:textId="77777777" w:rsidR="005207B1" w:rsidRPr="00BD74A4" w:rsidRDefault="005207B1" w:rsidP="005207B1">
      <w:pPr>
        <w:jc w:val="center"/>
        <w:rPr>
          <w:rFonts w:ascii="Arial" w:hAnsi="Arial" w:cs="Arial"/>
          <w:b/>
          <w:sz w:val="20"/>
          <w:szCs w:val="20"/>
        </w:rPr>
      </w:pPr>
    </w:p>
    <w:p w14:paraId="76D426C8" w14:textId="77777777" w:rsidR="00D31415" w:rsidRDefault="00D31415" w:rsidP="00D31415">
      <w:pPr>
        <w:ind w:left="1560" w:hanging="1560"/>
        <w:rPr>
          <w:rFonts w:ascii="Arial" w:hAnsi="Arial" w:cs="Arial"/>
          <w:b/>
          <w:sz w:val="20"/>
          <w:szCs w:val="20"/>
          <w:lang w:val="en-GB"/>
        </w:rPr>
      </w:pPr>
    </w:p>
    <w:p w14:paraId="2481C080" w14:textId="77777777" w:rsidR="00D31415" w:rsidRDefault="00D31415" w:rsidP="00D31415">
      <w:pPr>
        <w:ind w:left="1560" w:hanging="1560"/>
        <w:rPr>
          <w:rFonts w:ascii="Arial" w:hAnsi="Arial" w:cs="Arial"/>
          <w:b/>
          <w:sz w:val="20"/>
          <w:szCs w:val="20"/>
          <w:lang w:val="en-GB"/>
        </w:rPr>
      </w:pPr>
    </w:p>
    <w:p w14:paraId="24BED513" w14:textId="3AB2812F" w:rsidR="005207B1" w:rsidRPr="00BD74A4" w:rsidRDefault="005207B1" w:rsidP="005207B1">
      <w:pPr>
        <w:jc w:val="center"/>
        <w:rPr>
          <w:rFonts w:ascii="Arial" w:hAnsi="Arial" w:cs="Arial"/>
          <w:b/>
          <w:sz w:val="20"/>
          <w:szCs w:val="20"/>
          <w:lang w:val="en-GB"/>
        </w:rPr>
      </w:pPr>
      <w:r w:rsidRPr="00BD74A4">
        <w:rPr>
          <w:rFonts w:ascii="Arial" w:hAnsi="Arial" w:cs="Arial"/>
          <w:b/>
          <w:sz w:val="20"/>
          <w:szCs w:val="20"/>
          <w:lang w:val="en-GB"/>
        </w:rPr>
        <w:t>Agenda of the IEHG meeting</w:t>
      </w:r>
    </w:p>
    <w:p w14:paraId="4800FE50" w14:textId="77777777" w:rsidR="005207B1" w:rsidRDefault="005207B1" w:rsidP="005207B1">
      <w:pPr>
        <w:rPr>
          <w:rFonts w:ascii="Arial" w:hAnsi="Arial" w:cs="Arial"/>
          <w:b/>
          <w:sz w:val="20"/>
          <w:szCs w:val="20"/>
          <w:lang w:val="en-GB"/>
        </w:rPr>
      </w:pPr>
    </w:p>
    <w:p w14:paraId="19FC02C4" w14:textId="6B66DC0F" w:rsidR="00FD27CC" w:rsidRPr="00FD27CC" w:rsidRDefault="00FD27CC" w:rsidP="005207B1">
      <w:pPr>
        <w:rPr>
          <w:rFonts w:ascii="Calibri" w:hAnsi="Calibri" w:cs="Calibri"/>
          <w:sz w:val="22"/>
          <w:szCs w:val="22"/>
        </w:rPr>
      </w:pPr>
      <w:r w:rsidRPr="00FD27CC">
        <w:rPr>
          <w:rFonts w:ascii="Calibri" w:hAnsi="Calibri" w:cs="Calibri"/>
          <w:sz w:val="22"/>
          <w:szCs w:val="22"/>
        </w:rPr>
        <w:t xml:space="preserve">Link for online participants: </w:t>
      </w:r>
      <w:hyperlink r:id="rId8" w:history="1">
        <w:r w:rsidR="00E264BA" w:rsidRPr="00E264BA">
          <w:rPr>
            <w:rStyle w:val="Hyperlink"/>
            <w:rFonts w:ascii="Calibri" w:hAnsi="Calibri" w:cs="Calibri"/>
            <w:sz w:val="22"/>
            <w:szCs w:val="22"/>
          </w:rPr>
          <w:t>https://teams.microsoft.com/meet/343196019262603?p=cyjcIhnM03Bi8l6x2c</w:t>
        </w:r>
      </w:hyperlink>
      <w:r w:rsidR="00E264BA" w:rsidRPr="00E264BA">
        <w:rPr>
          <w:rFonts w:ascii="Calibri" w:hAnsi="Calibri" w:cs="Calibri"/>
          <w:sz w:val="22"/>
          <w:szCs w:val="22"/>
        </w:rPr>
        <w:t xml:space="preserve"> </w:t>
      </w:r>
      <w:r w:rsidR="00E264BA">
        <w:rPr>
          <w:rFonts w:ascii="Calibri" w:hAnsi="Calibri" w:cs="Calibri"/>
          <w:sz w:val="22"/>
          <w:szCs w:val="22"/>
        </w:rPr>
        <w:t xml:space="preserve"> </w:t>
      </w:r>
    </w:p>
    <w:p w14:paraId="18363744" w14:textId="77777777" w:rsidR="00FD27CC" w:rsidRPr="00FD27CC" w:rsidRDefault="00FD27CC" w:rsidP="005207B1">
      <w:pPr>
        <w:rPr>
          <w:rFonts w:ascii="Calibri" w:hAnsi="Calibri" w:cs="Calibri"/>
          <w:sz w:val="22"/>
          <w:szCs w:val="22"/>
        </w:rPr>
      </w:pPr>
    </w:p>
    <w:p w14:paraId="4BDEA910" w14:textId="6196D10C" w:rsidR="002B67C2" w:rsidRDefault="002B67C2" w:rsidP="005207B1">
      <w:pPr>
        <w:rPr>
          <w:rFonts w:ascii="Calibri" w:hAnsi="Calibri" w:cs="Calibri"/>
          <w:sz w:val="22"/>
          <w:szCs w:val="22"/>
        </w:rPr>
      </w:pPr>
      <w:r w:rsidRPr="002B67C2">
        <w:rPr>
          <w:rFonts w:ascii="Calibri" w:hAnsi="Calibri" w:cs="Calibri"/>
          <w:sz w:val="22"/>
          <w:szCs w:val="22"/>
        </w:rPr>
        <w:t>Documents for the meeting</w:t>
      </w:r>
      <w:r w:rsidR="00FC3CB7" w:rsidRPr="002B67C2">
        <w:rPr>
          <w:rFonts w:ascii="Calibri" w:hAnsi="Calibri" w:cs="Calibri"/>
          <w:sz w:val="22"/>
          <w:szCs w:val="22"/>
        </w:rPr>
        <w:t xml:space="preserve"> </w:t>
      </w:r>
      <w:r w:rsidR="00E264BA">
        <w:rPr>
          <w:rFonts w:ascii="Calibri" w:hAnsi="Calibri" w:cs="Calibri"/>
          <w:sz w:val="22"/>
          <w:szCs w:val="22"/>
        </w:rPr>
        <w:t>will be made</w:t>
      </w:r>
      <w:r w:rsidR="00E264BA" w:rsidRPr="002B67C2">
        <w:rPr>
          <w:rFonts w:ascii="Calibri" w:hAnsi="Calibri" w:cs="Calibri"/>
          <w:sz w:val="22"/>
          <w:szCs w:val="22"/>
        </w:rPr>
        <w:t xml:space="preserve"> </w:t>
      </w:r>
      <w:r w:rsidR="00FC3CB7" w:rsidRPr="002B67C2">
        <w:rPr>
          <w:rFonts w:ascii="Calibri" w:hAnsi="Calibri" w:cs="Calibri"/>
          <w:sz w:val="22"/>
          <w:szCs w:val="22"/>
        </w:rPr>
        <w:t xml:space="preserve">available at </w:t>
      </w:r>
      <w:hyperlink r:id="rId9" w:history="1">
        <w:r w:rsidR="00E264BA" w:rsidRPr="00E264BA">
          <w:rPr>
            <w:rStyle w:val="Hyperlink"/>
            <w:rFonts w:ascii="Calibri" w:hAnsi="Calibri" w:cs="Calibri"/>
            <w:sz w:val="22"/>
            <w:szCs w:val="22"/>
          </w:rPr>
          <w:t>https://github.com/IEHG/IEHG_meeting_2026</w:t>
        </w:r>
      </w:hyperlink>
    </w:p>
    <w:p w14:paraId="60CC0379" w14:textId="77777777" w:rsidR="002B67C2" w:rsidRDefault="002B67C2" w:rsidP="005207B1">
      <w:pPr>
        <w:rPr>
          <w:rFonts w:ascii="Calibri" w:hAnsi="Calibri" w:cs="Calibri"/>
          <w:sz w:val="22"/>
          <w:szCs w:val="22"/>
        </w:rPr>
      </w:pPr>
    </w:p>
    <w:p w14:paraId="68580652" w14:textId="7623F9D1" w:rsidR="005207B1" w:rsidRPr="00BD74A4" w:rsidRDefault="005207B1" w:rsidP="005207B1">
      <w:pPr>
        <w:rPr>
          <w:rFonts w:ascii="Arial" w:hAnsi="Arial" w:cs="Arial"/>
          <w:b/>
          <w:sz w:val="20"/>
          <w:szCs w:val="20"/>
          <w:lang w:val="en-GB"/>
        </w:rPr>
      </w:pPr>
      <w:r>
        <w:rPr>
          <w:rFonts w:ascii="Calibri" w:hAnsi="Calibri" w:cs="Calibri"/>
          <w:sz w:val="22"/>
          <w:szCs w:val="22"/>
        </w:rPr>
        <w:t xml:space="preserve">Starting time: </w:t>
      </w:r>
      <w:r w:rsidR="00F1533F">
        <w:rPr>
          <w:rFonts w:ascii="Calibri" w:hAnsi="Calibri" w:cs="Calibri"/>
          <w:sz w:val="22"/>
          <w:szCs w:val="22"/>
        </w:rPr>
        <w:t>2</w:t>
      </w:r>
      <w:r w:rsidR="006965BB">
        <w:rPr>
          <w:rFonts w:ascii="Calibri" w:hAnsi="Calibri" w:cs="Calibri"/>
          <w:sz w:val="22"/>
          <w:szCs w:val="22"/>
        </w:rPr>
        <w:t>7</w:t>
      </w:r>
      <w:r w:rsidRPr="00D31415">
        <w:rPr>
          <w:rFonts w:ascii="Calibri" w:hAnsi="Calibri" w:cs="Calibri"/>
          <w:sz w:val="22"/>
          <w:szCs w:val="22"/>
          <w:vertAlign w:val="superscript"/>
        </w:rPr>
        <w:t>th</w:t>
      </w:r>
      <w:r>
        <w:rPr>
          <w:rFonts w:ascii="Calibri" w:hAnsi="Calibri" w:cs="Calibri"/>
          <w:sz w:val="22"/>
          <w:szCs w:val="22"/>
        </w:rPr>
        <w:t xml:space="preserve"> October 202</w:t>
      </w:r>
      <w:r w:rsidR="00F1533F">
        <w:rPr>
          <w:rFonts w:ascii="Calibri" w:hAnsi="Calibri" w:cs="Calibri"/>
          <w:sz w:val="22"/>
          <w:szCs w:val="22"/>
        </w:rPr>
        <w:t>6</w:t>
      </w:r>
      <w:r w:rsidRPr="00E264BA">
        <w:rPr>
          <w:rFonts w:ascii="Calibri" w:hAnsi="Calibri" w:cs="Calibri"/>
          <w:sz w:val="22"/>
          <w:szCs w:val="22"/>
        </w:rPr>
        <w:t xml:space="preserve">, </w:t>
      </w:r>
      <w:r w:rsidR="00410F44" w:rsidRPr="00E264BA">
        <w:rPr>
          <w:rFonts w:ascii="Calibri" w:hAnsi="Calibri" w:cs="Calibri"/>
          <w:sz w:val="22"/>
          <w:szCs w:val="22"/>
        </w:rPr>
        <w:t>13</w:t>
      </w:r>
      <w:r w:rsidRPr="00E264BA">
        <w:rPr>
          <w:rFonts w:ascii="Calibri" w:hAnsi="Calibri" w:cs="Calibri"/>
          <w:sz w:val="22"/>
          <w:szCs w:val="22"/>
        </w:rPr>
        <w:t xml:space="preserve">:00 </w:t>
      </w:r>
      <w:r w:rsidR="00410F44" w:rsidRPr="00E264BA">
        <w:rPr>
          <w:rFonts w:ascii="Calibri" w:hAnsi="Calibri" w:cs="Calibri"/>
          <w:sz w:val="22"/>
          <w:szCs w:val="22"/>
        </w:rPr>
        <w:t xml:space="preserve">CET </w:t>
      </w:r>
      <w:r w:rsidRPr="00E264BA">
        <w:rPr>
          <w:rFonts w:ascii="Calibri" w:hAnsi="Calibri" w:cs="Calibri"/>
          <w:sz w:val="22"/>
          <w:szCs w:val="22"/>
        </w:rPr>
        <w:t>(</w:t>
      </w:r>
      <w:r w:rsidR="00E264BA" w:rsidRPr="00E264BA">
        <w:rPr>
          <w:rFonts w:ascii="Calibri" w:hAnsi="Calibri" w:cs="Calibri"/>
          <w:sz w:val="22"/>
          <w:szCs w:val="22"/>
        </w:rPr>
        <w:t xml:space="preserve">12:00 </w:t>
      </w:r>
      <w:r w:rsidRPr="00E264BA">
        <w:rPr>
          <w:rFonts w:ascii="Calibri" w:hAnsi="Calibri" w:cs="Calibri"/>
          <w:sz w:val="22"/>
          <w:szCs w:val="22"/>
        </w:rPr>
        <w:t>UTC)</w:t>
      </w:r>
    </w:p>
    <w:p w14:paraId="2E3BDDAD" w14:textId="5574C1FE" w:rsidR="00A27017" w:rsidRPr="005207B1" w:rsidRDefault="00A27017">
      <w:pPr>
        <w:rPr>
          <w:rFonts w:ascii="Arial" w:hAnsi="Arial" w:cs="Arial"/>
          <w:b/>
          <w:szCs w:val="20"/>
          <w:lang w:val="en-GB"/>
        </w:rPr>
      </w:pPr>
    </w:p>
    <w:p w14:paraId="3F46515F" w14:textId="77777777" w:rsidR="00A27017" w:rsidRPr="00BD74A4" w:rsidRDefault="00A27017" w:rsidP="00A27017">
      <w:pPr>
        <w:rPr>
          <w:rFonts w:ascii="Arial" w:hAnsi="Arial" w:cs="Arial"/>
          <w:b/>
          <w:sz w:val="20"/>
          <w:szCs w:val="20"/>
          <w:lang w:val="en-GB"/>
        </w:rPr>
      </w:pPr>
    </w:p>
    <w:p w14:paraId="2BD13E8D" w14:textId="4E56203A" w:rsidR="00BD74A4" w:rsidRPr="000E1846" w:rsidRDefault="00BD74A4">
      <w:pPr>
        <w:numPr>
          <w:ilvl w:val="0"/>
          <w:numId w:val="1"/>
        </w:numPr>
        <w:tabs>
          <w:tab w:val="left" w:pos="1800"/>
        </w:tabs>
        <w:ind w:left="426" w:hanging="426"/>
        <w:rPr>
          <w:rFonts w:ascii="Arial" w:hAnsi="Arial" w:cs="Arial"/>
          <w:b/>
          <w:bCs/>
          <w:sz w:val="20"/>
          <w:szCs w:val="20"/>
        </w:rPr>
      </w:pPr>
      <w:r w:rsidRPr="000E1846">
        <w:rPr>
          <w:rFonts w:ascii="Arial" w:hAnsi="Arial" w:cs="Arial"/>
          <w:b/>
          <w:sz w:val="20"/>
          <w:szCs w:val="20"/>
        </w:rPr>
        <w:t>Welcome</w:t>
      </w:r>
      <w:r w:rsidR="005207B1">
        <w:rPr>
          <w:rFonts w:ascii="Arial" w:hAnsi="Arial" w:cs="Arial"/>
          <w:b/>
          <w:sz w:val="20"/>
          <w:szCs w:val="20"/>
        </w:rPr>
        <w:br/>
      </w:r>
      <w:r w:rsidRPr="000E1846">
        <w:rPr>
          <w:rFonts w:ascii="Arial" w:hAnsi="Arial" w:cs="Arial"/>
          <w:b/>
          <w:bCs/>
          <w:sz w:val="20"/>
          <w:szCs w:val="20"/>
        </w:rPr>
        <w:t>Introductions of Participants</w:t>
      </w:r>
      <w:r w:rsidR="005207B1">
        <w:rPr>
          <w:rFonts w:ascii="Arial" w:hAnsi="Arial" w:cs="Arial"/>
          <w:b/>
          <w:bCs/>
          <w:sz w:val="20"/>
          <w:szCs w:val="20"/>
        </w:rPr>
        <w:br/>
        <w:t>O</w:t>
      </w:r>
      <w:r w:rsidRPr="000E1846">
        <w:rPr>
          <w:rFonts w:ascii="Arial" w:hAnsi="Arial" w:cs="Arial"/>
          <w:b/>
          <w:bCs/>
          <w:sz w:val="20"/>
          <w:szCs w:val="20"/>
        </w:rPr>
        <w:t>rganizational details</w:t>
      </w:r>
    </w:p>
    <w:p w14:paraId="15088B77" w14:textId="77777777" w:rsidR="00A27017" w:rsidRDefault="00A27017" w:rsidP="00BD74A4">
      <w:pPr>
        <w:autoSpaceDE w:val="0"/>
        <w:autoSpaceDN w:val="0"/>
        <w:adjustRightInd w:val="0"/>
        <w:rPr>
          <w:rFonts w:ascii="Arial" w:hAnsi="Arial" w:cs="Arial"/>
          <w:b/>
          <w:sz w:val="20"/>
          <w:szCs w:val="20"/>
        </w:rPr>
      </w:pPr>
    </w:p>
    <w:p w14:paraId="37996F2A" w14:textId="77777777" w:rsidR="00BD74A4" w:rsidRPr="00412225" w:rsidRDefault="00BD74A4" w:rsidP="00BD74A4">
      <w:pPr>
        <w:rPr>
          <w:rFonts w:ascii="Arial" w:hAnsi="Arial" w:cs="Arial"/>
          <w:sz w:val="20"/>
          <w:szCs w:val="20"/>
        </w:rPr>
      </w:pPr>
    </w:p>
    <w:p w14:paraId="144A81FE" w14:textId="77777777" w:rsidR="00BD74A4" w:rsidRPr="00AE6502" w:rsidRDefault="00BD74A4">
      <w:pPr>
        <w:numPr>
          <w:ilvl w:val="0"/>
          <w:numId w:val="1"/>
        </w:numPr>
        <w:tabs>
          <w:tab w:val="left" w:pos="1800"/>
        </w:tabs>
        <w:ind w:left="426" w:hanging="426"/>
        <w:rPr>
          <w:rFonts w:ascii="Arial" w:hAnsi="Arial" w:cs="Arial"/>
          <w:b/>
          <w:sz w:val="20"/>
          <w:szCs w:val="20"/>
        </w:rPr>
      </w:pPr>
      <w:r w:rsidRPr="009949A0">
        <w:rPr>
          <w:rFonts w:ascii="Arial" w:hAnsi="Arial" w:cs="Arial"/>
          <w:b/>
          <w:sz w:val="20"/>
          <w:szCs w:val="20"/>
        </w:rPr>
        <w:t>Update on the legal and organizational background</w:t>
      </w:r>
      <w:r>
        <w:rPr>
          <w:rFonts w:ascii="Arial" w:hAnsi="Arial" w:cs="Arial"/>
          <w:b/>
          <w:sz w:val="20"/>
          <w:szCs w:val="20"/>
        </w:rPr>
        <w:t xml:space="preserve"> </w:t>
      </w:r>
      <w:r w:rsidRPr="009949A0">
        <w:rPr>
          <w:rFonts w:ascii="Arial" w:hAnsi="Arial" w:cs="Arial"/>
          <w:b/>
          <w:sz w:val="20"/>
          <w:szCs w:val="20"/>
        </w:rPr>
        <w:t>and the status of implementation</w:t>
      </w:r>
      <w:r>
        <w:rPr>
          <w:rFonts w:ascii="Arial" w:hAnsi="Arial" w:cs="Arial"/>
          <w:b/>
          <w:sz w:val="20"/>
          <w:szCs w:val="20"/>
        </w:rPr>
        <w:t>:</w:t>
      </w:r>
    </w:p>
    <w:p w14:paraId="1CAA01E4" w14:textId="097E6D01" w:rsidR="00B10A2E" w:rsidRDefault="00BD74A4" w:rsidP="00F1533F">
      <w:pPr>
        <w:tabs>
          <w:tab w:val="left" w:pos="7380"/>
        </w:tabs>
        <w:ind w:left="426"/>
        <w:rPr>
          <w:rFonts w:ascii="Arial" w:hAnsi="Arial" w:cs="Arial"/>
          <w:sz w:val="20"/>
          <w:szCs w:val="20"/>
          <w:highlight w:val="lightGray"/>
        </w:rPr>
      </w:pPr>
      <w:r>
        <w:rPr>
          <w:rFonts w:ascii="Arial" w:hAnsi="Arial" w:cs="Arial"/>
          <w:sz w:val="20"/>
          <w:szCs w:val="20"/>
        </w:rPr>
        <w:br/>
      </w:r>
      <w:r w:rsidR="00F1533F">
        <w:rPr>
          <w:rFonts w:ascii="Arial" w:hAnsi="Arial" w:cs="Arial"/>
          <w:sz w:val="20"/>
          <w:szCs w:val="20"/>
        </w:rPr>
        <w:t>Representatives of the regions could report important updates of the organizational background and the status of implementation</w:t>
      </w:r>
      <w:r w:rsidR="002137FB">
        <w:rPr>
          <w:rFonts w:ascii="Arial" w:hAnsi="Arial" w:cs="Arial"/>
          <w:sz w:val="20"/>
          <w:szCs w:val="20"/>
        </w:rPr>
        <w:t xml:space="preserve"> (e.g. new organizations that are responsible for IENC production, newly covered waterways, new version of the Product Specification used)</w:t>
      </w:r>
      <w:r w:rsidR="00E264BA">
        <w:rPr>
          <w:rFonts w:ascii="Arial" w:hAnsi="Arial" w:cs="Arial"/>
          <w:sz w:val="20"/>
          <w:szCs w:val="20"/>
        </w:rPr>
        <w:t>, approximately 5 minutes per region</w:t>
      </w:r>
      <w:r w:rsidR="005207B1" w:rsidRPr="00A628CA">
        <w:rPr>
          <w:rFonts w:ascii="Arial" w:hAnsi="Arial" w:cs="Arial"/>
          <w:sz w:val="20"/>
          <w:szCs w:val="20"/>
        </w:rPr>
        <w:br/>
      </w:r>
      <w:r w:rsidR="005207B1" w:rsidRPr="00A628CA">
        <w:rPr>
          <w:rFonts w:ascii="Arial" w:hAnsi="Arial" w:cs="Arial"/>
          <w:sz w:val="20"/>
          <w:szCs w:val="20"/>
        </w:rPr>
        <w:br/>
      </w:r>
      <w:r w:rsidR="00A27017" w:rsidRPr="003017E1">
        <w:rPr>
          <w:rFonts w:ascii="Arial" w:hAnsi="Arial" w:cs="Arial"/>
          <w:b/>
          <w:bCs/>
          <w:sz w:val="20"/>
          <w:szCs w:val="20"/>
          <w:highlight w:val="lightGray"/>
        </w:rPr>
        <w:t>Action point</w:t>
      </w:r>
      <w:r w:rsidR="005207B1">
        <w:rPr>
          <w:rFonts w:ascii="Arial" w:hAnsi="Arial" w:cs="Arial"/>
          <w:b/>
          <w:bCs/>
          <w:sz w:val="20"/>
          <w:szCs w:val="20"/>
          <w:highlight w:val="lightGray"/>
        </w:rPr>
        <w:t xml:space="preserve"> from last meeting</w:t>
      </w:r>
      <w:r w:rsidR="00A27017" w:rsidRPr="003017E1">
        <w:rPr>
          <w:rFonts w:ascii="Arial" w:hAnsi="Arial" w:cs="Arial"/>
          <w:sz w:val="20"/>
          <w:szCs w:val="20"/>
          <w:highlight w:val="lightGray"/>
        </w:rPr>
        <w:t xml:space="preserve">: </w:t>
      </w:r>
    </w:p>
    <w:p w14:paraId="2368CC6D" w14:textId="77777777" w:rsidR="005E2658" w:rsidRPr="005E2658" w:rsidRDefault="005E2658">
      <w:pPr>
        <w:pStyle w:val="Listenabsatz"/>
        <w:numPr>
          <w:ilvl w:val="0"/>
          <w:numId w:val="9"/>
        </w:numPr>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 xml:space="preserve">All: Please provide an email to </w:t>
      </w:r>
      <w:hyperlink r:id="rId10" w:history="1">
        <w:r w:rsidRPr="005E2658">
          <w:rPr>
            <w:rStyle w:val="Hyperlink"/>
            <w:rFonts w:ascii="Arial" w:hAnsi="Arial" w:cs="Arial"/>
            <w:sz w:val="20"/>
            <w:szCs w:val="20"/>
            <w:highlight w:val="lightGray"/>
          </w:rPr>
          <w:t>bernd.birklhuber@bmimi.gv.at</w:t>
        </w:r>
      </w:hyperlink>
      <w:r w:rsidRPr="005E2658">
        <w:rPr>
          <w:rFonts w:ascii="Arial" w:hAnsi="Arial" w:cs="Arial"/>
          <w:sz w:val="20"/>
          <w:szCs w:val="20"/>
          <w:highlight w:val="lightGray"/>
        </w:rPr>
        <w:t xml:space="preserve"> containing updates to the information on </w:t>
      </w:r>
      <w:hyperlink r:id="rId11" w:history="1">
        <w:r w:rsidRPr="005E2658">
          <w:rPr>
            <w:rStyle w:val="Hyperlink"/>
            <w:rFonts w:ascii="Arial" w:hAnsi="Arial" w:cs="Arial"/>
            <w:sz w:val="20"/>
            <w:szCs w:val="20"/>
            <w:highlight w:val="lightGray"/>
          </w:rPr>
          <w:t>Inland ENC coverage</w:t>
        </w:r>
      </w:hyperlink>
      <w:r w:rsidRPr="005E2658">
        <w:rPr>
          <w:rFonts w:ascii="Arial" w:hAnsi="Arial" w:cs="Arial"/>
          <w:sz w:val="20"/>
          <w:szCs w:val="20"/>
          <w:highlight w:val="lightGray"/>
        </w:rPr>
        <w:t xml:space="preserve">.and the </w:t>
      </w:r>
      <w:hyperlink r:id="rId12" w:history="1">
        <w:r w:rsidRPr="005E2658">
          <w:rPr>
            <w:rStyle w:val="Hyperlink"/>
            <w:rFonts w:ascii="Arial" w:hAnsi="Arial" w:cs="Arial"/>
            <w:sz w:val="20"/>
            <w:szCs w:val="20"/>
            <w:highlight w:val="lightGray"/>
          </w:rPr>
          <w:t>list of international and national organizations</w:t>
        </w:r>
      </w:hyperlink>
    </w:p>
    <w:p w14:paraId="08658A35" w14:textId="6F65573C" w:rsidR="00BD74A4" w:rsidRPr="00A27017" w:rsidRDefault="00BD74A4" w:rsidP="00A27017">
      <w:pPr>
        <w:tabs>
          <w:tab w:val="left" w:pos="7380"/>
        </w:tabs>
        <w:ind w:left="426"/>
        <w:rPr>
          <w:rFonts w:ascii="Arial" w:hAnsi="Arial" w:cs="Arial"/>
          <w:b/>
          <w:sz w:val="20"/>
          <w:szCs w:val="20"/>
        </w:rPr>
      </w:pPr>
    </w:p>
    <w:p w14:paraId="3A73CCF3" w14:textId="77777777" w:rsidR="00BD74A4" w:rsidRDefault="00BD74A4" w:rsidP="00BD74A4">
      <w:pPr>
        <w:rPr>
          <w:rFonts w:ascii="Arial" w:hAnsi="Arial" w:cs="Arial"/>
          <w:b/>
          <w:sz w:val="20"/>
          <w:szCs w:val="20"/>
          <w:lang w:val="en-GB"/>
        </w:rPr>
      </w:pPr>
    </w:p>
    <w:p w14:paraId="078A5AE0" w14:textId="77777777" w:rsidR="00BD74A4" w:rsidRDefault="00BD74A4" w:rsidP="00BD74A4">
      <w:pPr>
        <w:tabs>
          <w:tab w:val="left" w:pos="7655"/>
        </w:tabs>
        <w:ind w:left="426" w:hanging="426"/>
        <w:rPr>
          <w:rFonts w:ascii="Arial" w:hAnsi="Arial" w:cs="Arial"/>
          <w:sz w:val="20"/>
          <w:szCs w:val="20"/>
        </w:rPr>
      </w:pPr>
      <w:r>
        <w:rPr>
          <w:rFonts w:ascii="Arial" w:hAnsi="Arial" w:cs="Arial"/>
          <w:b/>
          <w:sz w:val="20"/>
          <w:szCs w:val="20"/>
        </w:rPr>
        <w:t>3.</w:t>
      </w:r>
      <w:r>
        <w:rPr>
          <w:rFonts w:ascii="Arial" w:hAnsi="Arial" w:cs="Arial"/>
          <w:b/>
          <w:sz w:val="20"/>
          <w:szCs w:val="20"/>
        </w:rPr>
        <w:tab/>
      </w:r>
      <w:r w:rsidRPr="0016017C">
        <w:rPr>
          <w:rFonts w:ascii="Arial" w:hAnsi="Arial" w:cs="Arial"/>
          <w:b/>
          <w:sz w:val="20"/>
          <w:szCs w:val="20"/>
        </w:rPr>
        <w:t>Presentation of Inland ENC applications by private companies</w:t>
      </w:r>
      <w:r w:rsidRPr="0016017C">
        <w:rPr>
          <w:rFonts w:ascii="Arial" w:hAnsi="Arial" w:cs="Arial"/>
          <w:sz w:val="20"/>
          <w:szCs w:val="20"/>
        </w:rPr>
        <w:br/>
      </w:r>
    </w:p>
    <w:p w14:paraId="32C34DAE" w14:textId="3BD87DE4" w:rsidR="005207B1" w:rsidRDefault="005207B1" w:rsidP="005207B1">
      <w:pPr>
        <w:tabs>
          <w:tab w:val="left" w:pos="7655"/>
        </w:tabs>
        <w:ind w:left="426"/>
        <w:rPr>
          <w:rFonts w:ascii="Arial" w:hAnsi="Arial" w:cs="Arial"/>
          <w:sz w:val="20"/>
          <w:szCs w:val="20"/>
        </w:rPr>
      </w:pPr>
      <w:r>
        <w:rPr>
          <w:rFonts w:ascii="Arial" w:hAnsi="Arial" w:cs="Arial"/>
          <w:sz w:val="20"/>
          <w:szCs w:val="20"/>
        </w:rPr>
        <w:t xml:space="preserve">Private companies that are IEHG participants are invited to present </w:t>
      </w:r>
      <w:r w:rsidR="00E264BA">
        <w:rPr>
          <w:rFonts w:ascii="Arial" w:hAnsi="Arial" w:cs="Arial"/>
          <w:sz w:val="20"/>
          <w:szCs w:val="20"/>
        </w:rPr>
        <w:t xml:space="preserve">important updates of </w:t>
      </w:r>
      <w:r>
        <w:rPr>
          <w:rFonts w:ascii="Arial" w:hAnsi="Arial" w:cs="Arial"/>
          <w:sz w:val="20"/>
          <w:szCs w:val="20"/>
        </w:rPr>
        <w:t xml:space="preserve">IENC applications </w:t>
      </w:r>
      <w:r>
        <w:rPr>
          <w:rFonts w:ascii="Arial" w:hAnsi="Arial" w:cs="Arial"/>
          <w:sz w:val="20"/>
          <w:szCs w:val="20"/>
        </w:rPr>
        <w:br/>
        <w:t>(</w:t>
      </w:r>
      <w:r w:rsidR="00E264BA">
        <w:rPr>
          <w:rFonts w:ascii="Arial" w:hAnsi="Arial" w:cs="Arial"/>
          <w:sz w:val="20"/>
          <w:szCs w:val="20"/>
        </w:rPr>
        <w:t>approximately</w:t>
      </w:r>
      <w:r>
        <w:rPr>
          <w:rFonts w:ascii="Arial" w:hAnsi="Arial" w:cs="Arial"/>
          <w:sz w:val="20"/>
          <w:szCs w:val="20"/>
        </w:rPr>
        <w:t xml:space="preserve"> </w:t>
      </w:r>
      <w:r w:rsidR="00E264BA">
        <w:rPr>
          <w:rFonts w:ascii="Arial" w:hAnsi="Arial" w:cs="Arial"/>
          <w:sz w:val="20"/>
          <w:szCs w:val="20"/>
        </w:rPr>
        <w:t>5</w:t>
      </w:r>
      <w:r>
        <w:rPr>
          <w:rFonts w:ascii="Arial" w:hAnsi="Arial" w:cs="Arial"/>
          <w:sz w:val="20"/>
          <w:szCs w:val="20"/>
        </w:rPr>
        <w:t xml:space="preserve"> minutes per presentation)</w:t>
      </w:r>
    </w:p>
    <w:p w14:paraId="05F7B3CA" w14:textId="77777777" w:rsidR="00DD0365" w:rsidRDefault="00DD0365" w:rsidP="005207B1">
      <w:pPr>
        <w:tabs>
          <w:tab w:val="left" w:pos="7655"/>
        </w:tabs>
        <w:ind w:left="426"/>
        <w:rPr>
          <w:rFonts w:ascii="Arial" w:hAnsi="Arial" w:cs="Arial"/>
          <w:sz w:val="20"/>
          <w:szCs w:val="20"/>
        </w:rPr>
      </w:pPr>
    </w:p>
    <w:p w14:paraId="73EB7C6F" w14:textId="35757F46" w:rsidR="006965BB" w:rsidRPr="006965BB" w:rsidRDefault="00CE6773" w:rsidP="006965BB">
      <w:pPr>
        <w:autoSpaceDE w:val="0"/>
        <w:autoSpaceDN w:val="0"/>
        <w:adjustRightInd w:val="0"/>
        <w:ind w:left="426"/>
        <w:rPr>
          <w:rFonts w:ascii="Arial" w:hAnsi="Arial" w:cs="Arial"/>
          <w:sz w:val="20"/>
          <w:szCs w:val="20"/>
          <w:highlight w:val="lightGray"/>
        </w:rPr>
      </w:pPr>
      <w:r w:rsidRPr="006965BB">
        <w:rPr>
          <w:rFonts w:ascii="Arial" w:hAnsi="Arial" w:cs="Arial"/>
          <w:b/>
          <w:bCs/>
          <w:sz w:val="20"/>
          <w:szCs w:val="20"/>
          <w:highlight w:val="lightGray"/>
        </w:rPr>
        <w:t>Action point</w:t>
      </w:r>
      <w:r w:rsidR="005207B1" w:rsidRPr="006965BB">
        <w:rPr>
          <w:rFonts w:ascii="Arial" w:hAnsi="Arial" w:cs="Arial"/>
          <w:b/>
          <w:bCs/>
          <w:sz w:val="20"/>
          <w:szCs w:val="20"/>
          <w:highlight w:val="lightGray"/>
        </w:rPr>
        <w:t xml:space="preserve"> from last meeting</w:t>
      </w:r>
      <w:r w:rsidRPr="006965BB">
        <w:rPr>
          <w:rFonts w:ascii="Arial" w:hAnsi="Arial" w:cs="Arial"/>
          <w:b/>
          <w:bCs/>
          <w:sz w:val="20"/>
          <w:szCs w:val="20"/>
          <w:highlight w:val="lightGray"/>
        </w:rPr>
        <w:t xml:space="preserve">: </w:t>
      </w:r>
    </w:p>
    <w:p w14:paraId="46A1E4C9" w14:textId="77777777" w:rsidR="005E2658" w:rsidRPr="005E2658" w:rsidRDefault="005E2658">
      <w:pPr>
        <w:pStyle w:val="Listenabsatz"/>
        <w:numPr>
          <w:ilvl w:val="0"/>
          <w:numId w:val="2"/>
        </w:numPr>
        <w:autoSpaceDE w:val="0"/>
        <w:autoSpaceDN w:val="0"/>
        <w:adjustRightInd w:val="0"/>
        <w:rPr>
          <w:rFonts w:ascii="Arial" w:hAnsi="Arial" w:cs="Arial"/>
          <w:sz w:val="20"/>
          <w:szCs w:val="20"/>
          <w:highlight w:val="lightGray"/>
        </w:rPr>
      </w:pPr>
      <w:r w:rsidRPr="005E2658">
        <w:rPr>
          <w:rFonts w:ascii="Arial" w:hAnsi="Arial" w:cs="Arial"/>
          <w:bCs/>
          <w:sz w:val="20"/>
          <w:szCs w:val="20"/>
          <w:highlight w:val="lightGray"/>
        </w:rPr>
        <w:t>The</w:t>
      </w:r>
      <w:r w:rsidRPr="005E2658">
        <w:rPr>
          <w:rFonts w:ascii="Arial" w:hAnsi="Arial" w:cs="Arial"/>
          <w:b/>
          <w:bCs/>
          <w:sz w:val="20"/>
          <w:szCs w:val="20"/>
          <w:highlight w:val="lightGray"/>
        </w:rPr>
        <w:t xml:space="preserve"> </w:t>
      </w:r>
      <w:r w:rsidRPr="005E2658">
        <w:rPr>
          <w:rFonts w:ascii="Arial" w:hAnsi="Arial" w:cs="Arial"/>
          <w:sz w:val="20"/>
          <w:szCs w:val="20"/>
          <w:highlight w:val="lightGray"/>
        </w:rPr>
        <w:t xml:space="preserve">IEHG website contains a </w:t>
      </w:r>
      <w:hyperlink r:id="rId13" w:history="1">
        <w:r w:rsidRPr="005E2658">
          <w:rPr>
            <w:rStyle w:val="Hyperlink"/>
            <w:rFonts w:ascii="Arial" w:hAnsi="Arial" w:cs="Arial"/>
            <w:sz w:val="20"/>
            <w:szCs w:val="20"/>
            <w:highlight w:val="lightGray"/>
          </w:rPr>
          <w:t>list of both National Organizations and Private Companies involved with IENCs</w:t>
        </w:r>
      </w:hyperlink>
      <w:r w:rsidRPr="005E2658">
        <w:rPr>
          <w:rFonts w:ascii="Arial" w:hAnsi="Arial" w:cs="Arial"/>
          <w:sz w:val="20"/>
          <w:szCs w:val="20"/>
          <w:highlight w:val="lightGray"/>
        </w:rPr>
        <w:t xml:space="preserve">. If not listed, please provide web address to </w:t>
      </w:r>
      <w:hyperlink r:id="rId14" w:history="1">
        <w:r w:rsidRPr="005E2658">
          <w:rPr>
            <w:rStyle w:val="Hyperlink"/>
            <w:rFonts w:ascii="Arial" w:hAnsi="Arial" w:cs="Arial"/>
            <w:sz w:val="20"/>
            <w:szCs w:val="20"/>
            <w:highlight w:val="lightGray"/>
          </w:rPr>
          <w:t>bernd.birklhuber@bmimi.gv.at</w:t>
        </w:r>
      </w:hyperlink>
      <w:r w:rsidRPr="005E2658">
        <w:rPr>
          <w:rFonts w:ascii="Arial" w:hAnsi="Arial" w:cs="Arial"/>
          <w:sz w:val="20"/>
          <w:szCs w:val="20"/>
          <w:highlight w:val="lightGray"/>
        </w:rPr>
        <w:t xml:space="preserve"> for inclusion on the website. </w:t>
      </w:r>
    </w:p>
    <w:p w14:paraId="536C4618" w14:textId="35EA420E" w:rsidR="00FD27CC" w:rsidRDefault="00FD27CC" w:rsidP="00CE6773">
      <w:pPr>
        <w:tabs>
          <w:tab w:val="left" w:pos="7655"/>
        </w:tabs>
        <w:ind w:left="426"/>
        <w:rPr>
          <w:rFonts w:ascii="Arial" w:hAnsi="Arial" w:cs="Arial"/>
          <w:sz w:val="20"/>
          <w:szCs w:val="20"/>
        </w:rPr>
      </w:pPr>
    </w:p>
    <w:p w14:paraId="76F4D0FA" w14:textId="77777777" w:rsidR="00FD27CC" w:rsidRPr="00A628CA" w:rsidRDefault="00FD27CC" w:rsidP="00CE6773">
      <w:pPr>
        <w:tabs>
          <w:tab w:val="left" w:pos="7655"/>
        </w:tabs>
        <w:ind w:left="426"/>
        <w:rPr>
          <w:rFonts w:ascii="Arial" w:hAnsi="Arial" w:cs="Arial"/>
          <w:sz w:val="20"/>
          <w:szCs w:val="20"/>
        </w:rPr>
      </w:pPr>
    </w:p>
    <w:p w14:paraId="1D712A0D" w14:textId="5C31F565" w:rsidR="00BD74A4" w:rsidRPr="00AE6502" w:rsidRDefault="00BD74A4" w:rsidP="00BD74A4">
      <w:pPr>
        <w:tabs>
          <w:tab w:val="left" w:pos="7655"/>
        </w:tabs>
        <w:ind w:left="426" w:hanging="426"/>
        <w:rPr>
          <w:rFonts w:ascii="Arial" w:hAnsi="Arial" w:cs="Arial"/>
          <w:b/>
          <w:sz w:val="20"/>
          <w:szCs w:val="20"/>
        </w:rPr>
      </w:pPr>
      <w:r w:rsidRPr="00AE6502">
        <w:rPr>
          <w:rFonts w:ascii="Arial" w:hAnsi="Arial" w:cs="Arial"/>
          <w:b/>
          <w:sz w:val="20"/>
          <w:szCs w:val="20"/>
        </w:rPr>
        <w:t>4.</w:t>
      </w:r>
      <w:r w:rsidRPr="00AE6502">
        <w:rPr>
          <w:rFonts w:ascii="Arial" w:hAnsi="Arial" w:cs="Arial"/>
          <w:b/>
          <w:sz w:val="20"/>
          <w:szCs w:val="20"/>
        </w:rPr>
        <w:tab/>
        <w:t>Election of the Core Group of IEHG</w:t>
      </w:r>
      <w:r w:rsidR="00107C25">
        <w:rPr>
          <w:rFonts w:ascii="Arial" w:hAnsi="Arial" w:cs="Arial"/>
          <w:b/>
          <w:sz w:val="20"/>
          <w:szCs w:val="20"/>
        </w:rPr>
        <w:t>, ToR, list of members</w:t>
      </w:r>
    </w:p>
    <w:p w14:paraId="21E20C3F" w14:textId="77777777" w:rsidR="00336DAC" w:rsidRDefault="00336DAC" w:rsidP="00336DAC">
      <w:pPr>
        <w:autoSpaceDE w:val="0"/>
        <w:autoSpaceDN w:val="0"/>
        <w:adjustRightInd w:val="0"/>
        <w:ind w:left="426"/>
        <w:rPr>
          <w:rFonts w:ascii="Arial" w:hAnsi="Arial" w:cs="Arial"/>
          <w:sz w:val="20"/>
          <w:szCs w:val="20"/>
        </w:rPr>
      </w:pPr>
    </w:p>
    <w:p w14:paraId="3745ABE4" w14:textId="35056400" w:rsidR="005207B1" w:rsidRDefault="005207B1" w:rsidP="005207B1">
      <w:pPr>
        <w:autoSpaceDE w:val="0"/>
        <w:autoSpaceDN w:val="0"/>
        <w:adjustRightInd w:val="0"/>
        <w:ind w:left="426"/>
        <w:rPr>
          <w:rFonts w:ascii="Arial" w:hAnsi="Arial" w:cs="Arial"/>
          <w:sz w:val="20"/>
          <w:szCs w:val="20"/>
        </w:rPr>
      </w:pPr>
      <w:r w:rsidRPr="00336DAC">
        <w:rPr>
          <w:rFonts w:ascii="Arial" w:hAnsi="Arial" w:cs="Arial"/>
          <w:sz w:val="20"/>
          <w:szCs w:val="20"/>
        </w:rPr>
        <w:t xml:space="preserve">According to the </w:t>
      </w:r>
      <w:hyperlink r:id="rId15" w:history="1">
        <w:r w:rsidRPr="00245DE5">
          <w:rPr>
            <w:rStyle w:val="Hyperlink"/>
            <w:rFonts w:ascii="Arial" w:hAnsi="Arial" w:cs="Arial"/>
            <w:sz w:val="20"/>
            <w:szCs w:val="20"/>
          </w:rPr>
          <w:t>Terms of Reference of IEHG</w:t>
        </w:r>
      </w:hyperlink>
      <w:r w:rsidRPr="00336DAC">
        <w:rPr>
          <w:rFonts w:ascii="Arial" w:hAnsi="Arial" w:cs="Arial"/>
          <w:sz w:val="20"/>
          <w:szCs w:val="20"/>
        </w:rPr>
        <w:t xml:space="preserve"> the group is electing chairpersons, vice-chairs and technical coordinators by simple majority vote. The meeting should confirm the current Core Group members </w:t>
      </w:r>
      <w:r w:rsidR="00AA6B44">
        <w:rPr>
          <w:rFonts w:ascii="Arial" w:hAnsi="Arial" w:cs="Arial"/>
          <w:sz w:val="20"/>
          <w:szCs w:val="20"/>
        </w:rPr>
        <w:t xml:space="preserve">(see </w:t>
      </w:r>
      <w:hyperlink r:id="rId16" w:history="1">
        <w:r w:rsidR="00DF11F6" w:rsidRPr="00DF11F6">
          <w:rPr>
            <w:rStyle w:val="Hyperlink"/>
            <w:rFonts w:ascii="Arial" w:hAnsi="Arial" w:cs="Arial"/>
            <w:sz w:val="20"/>
            <w:szCs w:val="20"/>
          </w:rPr>
          <w:t>https://ienc.openecdis.org/terms-of-reference-and-list-of-members</w:t>
        </w:r>
      </w:hyperlink>
      <w:r w:rsidR="00AA6B44">
        <w:rPr>
          <w:rFonts w:ascii="Arial" w:hAnsi="Arial" w:cs="Arial"/>
          <w:sz w:val="20"/>
          <w:szCs w:val="20"/>
        </w:rPr>
        <w:t xml:space="preserve">) </w:t>
      </w:r>
      <w:r w:rsidRPr="00336DAC">
        <w:rPr>
          <w:rFonts w:ascii="Arial" w:hAnsi="Arial" w:cs="Arial"/>
          <w:sz w:val="20"/>
          <w:szCs w:val="20"/>
        </w:rPr>
        <w:t xml:space="preserve">or elect new members. </w:t>
      </w:r>
    </w:p>
    <w:p w14:paraId="3D2223B8" w14:textId="092D1292" w:rsidR="009211B3" w:rsidRDefault="009211B3" w:rsidP="005207B1">
      <w:pPr>
        <w:autoSpaceDE w:val="0"/>
        <w:autoSpaceDN w:val="0"/>
        <w:adjustRightInd w:val="0"/>
        <w:ind w:left="426"/>
        <w:rPr>
          <w:rFonts w:ascii="Arial" w:hAnsi="Arial" w:cs="Arial"/>
          <w:sz w:val="20"/>
          <w:szCs w:val="20"/>
        </w:rPr>
      </w:pPr>
      <w:r>
        <w:rPr>
          <w:rFonts w:ascii="Arial" w:hAnsi="Arial" w:cs="Arial"/>
          <w:sz w:val="20"/>
          <w:szCs w:val="20"/>
        </w:rPr>
        <w:t>The position of technical coordinator for South America is currently vacant.</w:t>
      </w:r>
    </w:p>
    <w:p w14:paraId="06E018A8" w14:textId="77777777" w:rsidR="005207B1" w:rsidRDefault="005207B1" w:rsidP="005207B1">
      <w:pPr>
        <w:autoSpaceDE w:val="0"/>
        <w:autoSpaceDN w:val="0"/>
        <w:adjustRightInd w:val="0"/>
        <w:ind w:left="426"/>
        <w:rPr>
          <w:rFonts w:ascii="Arial" w:hAnsi="Arial" w:cs="Arial"/>
          <w:sz w:val="20"/>
          <w:szCs w:val="20"/>
        </w:rPr>
      </w:pPr>
      <w:r w:rsidRPr="00336DAC">
        <w:rPr>
          <w:rFonts w:ascii="Arial" w:hAnsi="Arial" w:cs="Arial"/>
          <w:sz w:val="20"/>
          <w:szCs w:val="20"/>
        </w:rPr>
        <w:t>Each region can elect its technical coordinator and its candidate for chair/vice chair. The whole group is electing the two chairs from the group of the candidates.</w:t>
      </w:r>
    </w:p>
    <w:p w14:paraId="53A38CF8" w14:textId="7909B511" w:rsidR="00CE6773" w:rsidRDefault="00CE6773" w:rsidP="00CE6773">
      <w:pPr>
        <w:autoSpaceDE w:val="0"/>
        <w:autoSpaceDN w:val="0"/>
        <w:adjustRightInd w:val="0"/>
        <w:ind w:left="426" w:hanging="425"/>
        <w:rPr>
          <w:rFonts w:ascii="Arial" w:hAnsi="Arial" w:cs="Arial"/>
          <w:sz w:val="20"/>
          <w:szCs w:val="20"/>
        </w:rPr>
      </w:pPr>
    </w:p>
    <w:p w14:paraId="3DCAF26E" w14:textId="77777777" w:rsidR="00CE6773" w:rsidRDefault="00CE6773" w:rsidP="00CE6773">
      <w:pPr>
        <w:autoSpaceDE w:val="0"/>
        <w:autoSpaceDN w:val="0"/>
        <w:adjustRightInd w:val="0"/>
        <w:ind w:left="426" w:hanging="425"/>
        <w:rPr>
          <w:rFonts w:ascii="Arial" w:hAnsi="Arial" w:cs="Arial"/>
          <w:sz w:val="20"/>
          <w:szCs w:val="20"/>
        </w:rPr>
      </w:pPr>
    </w:p>
    <w:p w14:paraId="6C1B811B" w14:textId="33040F47" w:rsidR="00336DAC" w:rsidRDefault="00CE6773" w:rsidP="00CE6773">
      <w:pPr>
        <w:autoSpaceDE w:val="0"/>
        <w:autoSpaceDN w:val="0"/>
        <w:adjustRightInd w:val="0"/>
        <w:ind w:left="426" w:hanging="425"/>
        <w:rPr>
          <w:rFonts w:ascii="Arial" w:hAnsi="Arial" w:cs="Arial"/>
          <w:sz w:val="20"/>
          <w:szCs w:val="20"/>
        </w:rPr>
      </w:pPr>
      <w:r>
        <w:rPr>
          <w:rFonts w:ascii="Arial" w:hAnsi="Arial" w:cs="Arial"/>
          <w:sz w:val="20"/>
          <w:szCs w:val="20"/>
        </w:rPr>
        <w:tab/>
      </w:r>
      <w:r w:rsidR="00BD74A4" w:rsidRPr="004B50AB">
        <w:rPr>
          <w:rFonts w:ascii="Arial" w:hAnsi="Arial" w:cs="Arial"/>
          <w:b/>
          <w:bCs/>
          <w:sz w:val="20"/>
          <w:szCs w:val="20"/>
        </w:rPr>
        <w:t>Election of the representatives of IEHG in the Domain Control Body and the Executive Control Body of S-100</w:t>
      </w:r>
      <w:r w:rsidR="00482139">
        <w:rPr>
          <w:rFonts w:ascii="Arial" w:hAnsi="Arial" w:cs="Arial"/>
          <w:b/>
          <w:bCs/>
          <w:sz w:val="20"/>
          <w:szCs w:val="20"/>
        </w:rPr>
        <w:br/>
      </w:r>
    </w:p>
    <w:p w14:paraId="34429D20" w14:textId="682279B5" w:rsidR="005207B1" w:rsidRDefault="005207B1" w:rsidP="005207B1">
      <w:pPr>
        <w:autoSpaceDE w:val="0"/>
        <w:autoSpaceDN w:val="0"/>
        <w:adjustRightInd w:val="0"/>
        <w:ind w:left="426"/>
        <w:rPr>
          <w:rFonts w:ascii="Arial" w:hAnsi="Arial" w:cs="Arial"/>
          <w:sz w:val="20"/>
          <w:szCs w:val="20"/>
        </w:rPr>
      </w:pPr>
      <w:r w:rsidRPr="00336DAC">
        <w:rPr>
          <w:rFonts w:ascii="Arial" w:hAnsi="Arial" w:cs="Arial"/>
          <w:sz w:val="20"/>
          <w:szCs w:val="20"/>
        </w:rPr>
        <w:t xml:space="preserve">IEHG is the owner of the Inland ENC domain in the S-100 registry and has to nominate representatives for the Domain Control Body and the Executive Control Body of S-100 in accordance with S-99. IEHG should confirm the current representatives </w:t>
      </w:r>
      <w:r w:rsidR="001F09EF">
        <w:rPr>
          <w:rFonts w:ascii="Arial" w:hAnsi="Arial" w:cs="Arial"/>
          <w:sz w:val="20"/>
          <w:szCs w:val="20"/>
        </w:rPr>
        <w:t xml:space="preserve">(see </w:t>
      </w:r>
      <w:hyperlink r:id="rId17" w:history="1">
        <w:r w:rsidR="00DF11F6" w:rsidRPr="00DF11F6">
          <w:rPr>
            <w:rStyle w:val="Hyperlink"/>
            <w:rFonts w:ascii="Arial" w:hAnsi="Arial" w:cs="Arial"/>
            <w:sz w:val="20"/>
            <w:szCs w:val="20"/>
          </w:rPr>
          <w:t>https://ienc.openecdis.org/terms-of-reference-and-list-of-members</w:t>
        </w:r>
      </w:hyperlink>
      <w:hyperlink r:id="rId18" w:history="1"/>
      <w:r w:rsidR="001F09EF">
        <w:rPr>
          <w:rFonts w:ascii="Arial" w:hAnsi="Arial" w:cs="Arial"/>
          <w:sz w:val="20"/>
          <w:szCs w:val="20"/>
        </w:rPr>
        <w:t xml:space="preserve">) </w:t>
      </w:r>
      <w:r w:rsidRPr="00336DAC">
        <w:rPr>
          <w:rFonts w:ascii="Arial" w:hAnsi="Arial" w:cs="Arial"/>
          <w:sz w:val="20"/>
          <w:szCs w:val="20"/>
        </w:rPr>
        <w:t xml:space="preserve">or elect new representatives. </w:t>
      </w:r>
    </w:p>
    <w:p w14:paraId="7A9299A1" w14:textId="77777777" w:rsidR="005207B1" w:rsidRDefault="005207B1" w:rsidP="005207B1">
      <w:pPr>
        <w:autoSpaceDE w:val="0"/>
        <w:autoSpaceDN w:val="0"/>
        <w:adjustRightInd w:val="0"/>
        <w:ind w:left="426"/>
        <w:rPr>
          <w:rFonts w:ascii="Arial" w:hAnsi="Arial" w:cs="Arial"/>
          <w:sz w:val="20"/>
          <w:szCs w:val="20"/>
        </w:rPr>
      </w:pPr>
    </w:p>
    <w:p w14:paraId="651CC0DA" w14:textId="3DF6FA23" w:rsidR="005207B1" w:rsidRDefault="005207B1" w:rsidP="005207B1">
      <w:pPr>
        <w:autoSpaceDE w:val="0"/>
        <w:autoSpaceDN w:val="0"/>
        <w:adjustRightInd w:val="0"/>
        <w:ind w:left="426"/>
        <w:rPr>
          <w:rStyle w:val="Hyperlink"/>
          <w:rFonts w:ascii="Arial" w:hAnsi="Arial" w:cs="Arial"/>
          <w:sz w:val="20"/>
          <w:szCs w:val="20"/>
        </w:rPr>
      </w:pPr>
      <w:r>
        <w:rPr>
          <w:rFonts w:ascii="Arial" w:hAnsi="Arial" w:cs="Arial"/>
          <w:sz w:val="20"/>
          <w:szCs w:val="20"/>
        </w:rPr>
        <w:t xml:space="preserve">See Annex B of the </w:t>
      </w:r>
      <w:hyperlink r:id="rId19" w:history="1">
        <w:r w:rsidRPr="00245DE5">
          <w:rPr>
            <w:rStyle w:val="Hyperlink"/>
            <w:rFonts w:ascii="Arial" w:hAnsi="Arial" w:cs="Arial"/>
            <w:sz w:val="20"/>
            <w:szCs w:val="20"/>
          </w:rPr>
          <w:t>Terms of Reference of IEHG</w:t>
        </w:r>
      </w:hyperlink>
    </w:p>
    <w:p w14:paraId="6461BEA3" w14:textId="71F28B84" w:rsidR="00E707BD" w:rsidRDefault="00E707BD" w:rsidP="00CE6773">
      <w:pPr>
        <w:autoSpaceDE w:val="0"/>
        <w:autoSpaceDN w:val="0"/>
        <w:adjustRightInd w:val="0"/>
        <w:ind w:left="426" w:hanging="425"/>
        <w:rPr>
          <w:rFonts w:ascii="Arial" w:hAnsi="Arial" w:cs="Arial"/>
          <w:sz w:val="20"/>
          <w:szCs w:val="20"/>
        </w:rPr>
      </w:pPr>
    </w:p>
    <w:p w14:paraId="26C53EB7" w14:textId="77777777" w:rsidR="00BD74A4" w:rsidRPr="004B50AB" w:rsidRDefault="00BD74A4" w:rsidP="00BD74A4">
      <w:pPr>
        <w:autoSpaceDE w:val="0"/>
        <w:autoSpaceDN w:val="0"/>
        <w:adjustRightInd w:val="0"/>
        <w:ind w:left="426"/>
        <w:rPr>
          <w:rFonts w:ascii="Arial" w:hAnsi="Arial" w:cs="Arial"/>
          <w:b/>
          <w:bCs/>
          <w:sz w:val="20"/>
          <w:szCs w:val="20"/>
        </w:rPr>
      </w:pPr>
    </w:p>
    <w:p w14:paraId="72BBBE74" w14:textId="77777777" w:rsidR="00336DAC" w:rsidRDefault="00BD74A4" w:rsidP="00BD74A4">
      <w:pPr>
        <w:tabs>
          <w:tab w:val="left" w:pos="1800"/>
        </w:tabs>
        <w:ind w:left="426"/>
        <w:rPr>
          <w:rFonts w:ascii="Arial" w:hAnsi="Arial" w:cs="Arial"/>
          <w:sz w:val="20"/>
          <w:szCs w:val="20"/>
        </w:rPr>
      </w:pPr>
      <w:r w:rsidRPr="009949A0">
        <w:rPr>
          <w:rFonts w:ascii="Arial" w:hAnsi="Arial" w:cs="Arial"/>
          <w:b/>
          <w:sz w:val="20"/>
          <w:szCs w:val="20"/>
        </w:rPr>
        <w:t>Amendment of the Terms of Reference</w:t>
      </w:r>
      <w:r w:rsidR="00482139">
        <w:rPr>
          <w:rFonts w:ascii="Arial" w:hAnsi="Arial" w:cs="Arial"/>
          <w:b/>
          <w:sz w:val="20"/>
          <w:szCs w:val="20"/>
        </w:rPr>
        <w:br/>
      </w:r>
    </w:p>
    <w:p w14:paraId="11A77161" w14:textId="063DC9CC" w:rsidR="00B10A2E" w:rsidRDefault="00B10A2E" w:rsidP="00B10A2E">
      <w:pPr>
        <w:tabs>
          <w:tab w:val="left" w:pos="1800"/>
        </w:tabs>
        <w:ind w:left="426"/>
        <w:rPr>
          <w:rFonts w:ascii="Arial" w:hAnsi="Arial" w:cs="Arial"/>
          <w:b/>
          <w:sz w:val="20"/>
          <w:szCs w:val="20"/>
        </w:rPr>
      </w:pPr>
      <w:r>
        <w:rPr>
          <w:rFonts w:ascii="Arial" w:hAnsi="Arial" w:cs="Arial"/>
          <w:sz w:val="20"/>
          <w:szCs w:val="20"/>
        </w:rPr>
        <w:t xml:space="preserve">IEHG could check whether the </w:t>
      </w:r>
      <w:hyperlink r:id="rId20" w:history="1">
        <w:r w:rsidRPr="00245DE5">
          <w:rPr>
            <w:rStyle w:val="Hyperlink"/>
            <w:rFonts w:ascii="Arial" w:hAnsi="Arial" w:cs="Arial"/>
            <w:sz w:val="20"/>
            <w:szCs w:val="20"/>
          </w:rPr>
          <w:t>ToR of IEHG</w:t>
        </w:r>
      </w:hyperlink>
      <w:r>
        <w:rPr>
          <w:rFonts w:ascii="Arial" w:hAnsi="Arial" w:cs="Arial"/>
          <w:sz w:val="20"/>
          <w:szCs w:val="20"/>
        </w:rPr>
        <w:t xml:space="preserve"> need to be updated.</w:t>
      </w:r>
    </w:p>
    <w:p w14:paraId="7621F2BF" w14:textId="77777777" w:rsidR="00BD74A4" w:rsidRDefault="00BD74A4" w:rsidP="00BD74A4">
      <w:pPr>
        <w:tabs>
          <w:tab w:val="left" w:pos="1800"/>
        </w:tabs>
        <w:ind w:left="426" w:hanging="426"/>
        <w:rPr>
          <w:rFonts w:ascii="Arial" w:hAnsi="Arial" w:cs="Arial"/>
          <w:b/>
          <w:sz w:val="20"/>
          <w:szCs w:val="20"/>
        </w:rPr>
      </w:pPr>
    </w:p>
    <w:p w14:paraId="26F000CF" w14:textId="77777777" w:rsidR="00CE6773" w:rsidRDefault="00CE6773" w:rsidP="00303810">
      <w:pPr>
        <w:tabs>
          <w:tab w:val="left" w:pos="7655"/>
        </w:tabs>
        <w:ind w:left="426" w:hanging="426"/>
        <w:rPr>
          <w:rFonts w:ascii="Arial" w:hAnsi="Arial" w:cs="Arial"/>
          <w:sz w:val="20"/>
          <w:szCs w:val="20"/>
        </w:rPr>
      </w:pPr>
    </w:p>
    <w:p w14:paraId="051AA77A" w14:textId="77777777" w:rsidR="00CE6773" w:rsidRDefault="00303810" w:rsidP="00303810">
      <w:pPr>
        <w:tabs>
          <w:tab w:val="left" w:pos="7655"/>
        </w:tabs>
        <w:ind w:left="426" w:hanging="426"/>
        <w:rPr>
          <w:rFonts w:ascii="Arial" w:hAnsi="Arial" w:cs="Arial"/>
          <w:b/>
          <w:sz w:val="20"/>
          <w:szCs w:val="20"/>
        </w:rPr>
      </w:pPr>
      <w:r>
        <w:rPr>
          <w:rFonts w:ascii="Arial" w:hAnsi="Arial" w:cs="Arial"/>
          <w:sz w:val="20"/>
          <w:szCs w:val="20"/>
        </w:rPr>
        <w:tab/>
      </w:r>
      <w:r w:rsidR="00BD74A4" w:rsidRPr="00A708D7">
        <w:rPr>
          <w:rFonts w:ascii="Arial" w:hAnsi="Arial" w:cs="Arial"/>
          <w:b/>
          <w:sz w:val="20"/>
          <w:szCs w:val="20"/>
        </w:rPr>
        <w:t>Update of the Introduction of the Encoding Guide for Inland ENCs</w:t>
      </w:r>
    </w:p>
    <w:p w14:paraId="78EF6759" w14:textId="7E022B71" w:rsidR="00B10A2E" w:rsidRDefault="008A7D37" w:rsidP="00B10A2E">
      <w:pPr>
        <w:tabs>
          <w:tab w:val="left" w:pos="1800"/>
        </w:tabs>
        <w:ind w:left="426"/>
        <w:rPr>
          <w:rFonts w:ascii="Arial" w:hAnsi="Arial" w:cs="Arial"/>
          <w:b/>
          <w:sz w:val="20"/>
          <w:szCs w:val="20"/>
        </w:rPr>
      </w:pPr>
      <w:r>
        <w:rPr>
          <w:rFonts w:ascii="Arial" w:hAnsi="Arial" w:cs="Arial"/>
          <w:b/>
          <w:sz w:val="20"/>
          <w:szCs w:val="20"/>
        </w:rPr>
        <w:br/>
      </w:r>
      <w:r w:rsidR="00B10A2E">
        <w:rPr>
          <w:rFonts w:ascii="Arial" w:hAnsi="Arial" w:cs="Arial"/>
          <w:sz w:val="20"/>
          <w:szCs w:val="20"/>
        </w:rPr>
        <w:t xml:space="preserve">IEHG could check whether the Introduction to the </w:t>
      </w:r>
      <w:r w:rsidR="00C06C4F" w:rsidRPr="00C06C4F">
        <w:rPr>
          <w:rFonts w:ascii="Arial" w:hAnsi="Arial" w:cs="Arial"/>
          <w:sz w:val="20"/>
          <w:szCs w:val="20"/>
        </w:rPr>
        <w:t>S-401</w:t>
      </w:r>
      <w:r w:rsidR="00C06C4F" w:rsidRPr="00C06C4F">
        <w:t xml:space="preserve"> </w:t>
      </w:r>
      <w:r w:rsidR="00C06C4F" w:rsidRPr="00C06C4F">
        <w:rPr>
          <w:rFonts w:ascii="Arial" w:hAnsi="Arial" w:cs="Arial"/>
        </w:rPr>
        <w:t>DCEG</w:t>
      </w:r>
      <w:r w:rsidR="00B10A2E">
        <w:rPr>
          <w:rFonts w:ascii="Arial" w:hAnsi="Arial" w:cs="Arial"/>
          <w:sz w:val="20"/>
          <w:szCs w:val="20"/>
        </w:rPr>
        <w:t xml:space="preserve"> needs to be updated.</w:t>
      </w:r>
    </w:p>
    <w:p w14:paraId="394BA6D1" w14:textId="20C61FBC" w:rsidR="00652051" w:rsidRDefault="00652051" w:rsidP="00CE6773">
      <w:pPr>
        <w:autoSpaceDE w:val="0"/>
        <w:autoSpaceDN w:val="0"/>
        <w:adjustRightInd w:val="0"/>
        <w:rPr>
          <w:rFonts w:ascii="Arial" w:hAnsi="Arial" w:cs="Arial"/>
          <w:sz w:val="20"/>
          <w:szCs w:val="20"/>
        </w:rPr>
      </w:pPr>
      <w:r>
        <w:rPr>
          <w:rFonts w:ascii="Arial" w:hAnsi="Arial" w:cs="Arial"/>
          <w:sz w:val="20"/>
          <w:szCs w:val="20"/>
        </w:rPr>
        <w:br/>
      </w:r>
    </w:p>
    <w:p w14:paraId="1748FAE5" w14:textId="0B6A65C3" w:rsidR="00652051" w:rsidRDefault="00652051" w:rsidP="00652051">
      <w:pPr>
        <w:tabs>
          <w:tab w:val="left" w:pos="7655"/>
        </w:tabs>
        <w:ind w:left="426"/>
        <w:rPr>
          <w:rFonts w:ascii="Arial" w:hAnsi="Arial" w:cs="Arial"/>
          <w:b/>
          <w:sz w:val="20"/>
          <w:szCs w:val="20"/>
        </w:rPr>
      </w:pPr>
      <w:r w:rsidRPr="00652051">
        <w:rPr>
          <w:rFonts w:ascii="Arial" w:hAnsi="Arial" w:cs="Arial"/>
          <w:b/>
          <w:sz w:val="20"/>
          <w:szCs w:val="20"/>
        </w:rPr>
        <w:t xml:space="preserve">List of members and </w:t>
      </w:r>
      <w:r w:rsidR="00430D24" w:rsidRPr="00652051">
        <w:rPr>
          <w:rFonts w:ascii="Arial" w:hAnsi="Arial" w:cs="Arial"/>
          <w:b/>
          <w:sz w:val="20"/>
          <w:szCs w:val="20"/>
        </w:rPr>
        <w:t>participants</w:t>
      </w:r>
    </w:p>
    <w:p w14:paraId="0BCEAFAD" w14:textId="77777777" w:rsidR="00B10A2E" w:rsidRPr="00652051" w:rsidRDefault="00B10A2E" w:rsidP="00652051">
      <w:pPr>
        <w:tabs>
          <w:tab w:val="left" w:pos="7655"/>
        </w:tabs>
        <w:ind w:left="426"/>
        <w:rPr>
          <w:rFonts w:ascii="Arial" w:hAnsi="Arial" w:cs="Arial"/>
          <w:b/>
          <w:sz w:val="20"/>
          <w:szCs w:val="20"/>
        </w:rPr>
      </w:pPr>
    </w:p>
    <w:p w14:paraId="5895350A" w14:textId="5177C169" w:rsidR="00652051" w:rsidRDefault="00B10A2E" w:rsidP="00B10A2E">
      <w:pPr>
        <w:tabs>
          <w:tab w:val="left" w:pos="1800"/>
        </w:tabs>
        <w:ind w:left="426"/>
        <w:rPr>
          <w:rFonts w:ascii="Arial" w:hAnsi="Arial" w:cs="Arial"/>
          <w:sz w:val="20"/>
          <w:szCs w:val="20"/>
        </w:rPr>
      </w:pPr>
      <w:r>
        <w:rPr>
          <w:rFonts w:ascii="Arial" w:hAnsi="Arial" w:cs="Arial"/>
          <w:sz w:val="20"/>
          <w:szCs w:val="20"/>
        </w:rPr>
        <w:t>IEHG could</w:t>
      </w:r>
      <w:r w:rsidR="00652051">
        <w:rPr>
          <w:rFonts w:ascii="Arial" w:hAnsi="Arial" w:cs="Arial"/>
          <w:sz w:val="20"/>
          <w:szCs w:val="20"/>
        </w:rPr>
        <w:t xml:space="preserve"> check </w:t>
      </w:r>
      <w:r>
        <w:rPr>
          <w:rFonts w:ascii="Arial" w:hAnsi="Arial" w:cs="Arial"/>
          <w:sz w:val="20"/>
          <w:szCs w:val="20"/>
        </w:rPr>
        <w:t xml:space="preserve">whether </w:t>
      </w:r>
      <w:r w:rsidR="00652051">
        <w:rPr>
          <w:rFonts w:ascii="Arial" w:hAnsi="Arial" w:cs="Arial"/>
          <w:sz w:val="20"/>
          <w:szCs w:val="20"/>
        </w:rPr>
        <w:t>the</w:t>
      </w:r>
      <w:r w:rsidR="00DF11F6">
        <w:rPr>
          <w:rFonts w:ascii="Arial" w:hAnsi="Arial" w:cs="Arial"/>
          <w:sz w:val="20"/>
          <w:szCs w:val="20"/>
        </w:rPr>
        <w:t xml:space="preserve"> list of members (see</w:t>
      </w:r>
      <w:r w:rsidR="00652051">
        <w:rPr>
          <w:rFonts w:ascii="Arial" w:hAnsi="Arial" w:cs="Arial"/>
          <w:sz w:val="20"/>
          <w:szCs w:val="20"/>
        </w:rPr>
        <w:t xml:space="preserve"> </w:t>
      </w:r>
      <w:hyperlink r:id="rId21" w:history="1">
        <w:r w:rsidR="00DF11F6" w:rsidRPr="00DF11F6">
          <w:rPr>
            <w:rStyle w:val="Hyperlink"/>
            <w:rFonts w:ascii="Arial" w:hAnsi="Arial" w:cs="Arial"/>
            <w:sz w:val="20"/>
            <w:szCs w:val="20"/>
          </w:rPr>
          <w:t>https://ienc.openecdis.org/terms-of-reference-and-list-of-members</w:t>
        </w:r>
      </w:hyperlink>
      <w:r w:rsidR="00DF11F6">
        <w:rPr>
          <w:rFonts w:ascii="Arial" w:hAnsi="Arial" w:cs="Arial"/>
          <w:sz w:val="20"/>
          <w:szCs w:val="20"/>
        </w:rPr>
        <w:t>)</w:t>
      </w:r>
      <w:r w:rsidR="00652051">
        <w:rPr>
          <w:rFonts w:ascii="Arial" w:hAnsi="Arial" w:cs="Arial"/>
          <w:sz w:val="20"/>
          <w:szCs w:val="20"/>
        </w:rPr>
        <w:t xml:space="preserve"> </w:t>
      </w:r>
      <w:r>
        <w:rPr>
          <w:rFonts w:ascii="Arial" w:hAnsi="Arial" w:cs="Arial"/>
          <w:sz w:val="20"/>
          <w:szCs w:val="20"/>
        </w:rPr>
        <w:t>needs to be updated</w:t>
      </w:r>
      <w:r w:rsidR="00652051">
        <w:rPr>
          <w:rFonts w:ascii="Arial" w:hAnsi="Arial" w:cs="Arial"/>
          <w:sz w:val="20"/>
          <w:szCs w:val="20"/>
        </w:rPr>
        <w:t>.</w:t>
      </w:r>
    </w:p>
    <w:p w14:paraId="4183B926" w14:textId="1560C2D5" w:rsidR="00652051" w:rsidRDefault="00652051" w:rsidP="00CE6773">
      <w:pPr>
        <w:autoSpaceDE w:val="0"/>
        <w:autoSpaceDN w:val="0"/>
        <w:adjustRightInd w:val="0"/>
        <w:rPr>
          <w:rFonts w:ascii="Arial" w:hAnsi="Arial" w:cs="Arial"/>
          <w:sz w:val="20"/>
          <w:szCs w:val="20"/>
        </w:rPr>
      </w:pPr>
    </w:p>
    <w:p w14:paraId="334D3893" w14:textId="77777777" w:rsidR="00C05FFF" w:rsidRPr="00C05FFF" w:rsidRDefault="00652051" w:rsidP="00C05FFF">
      <w:pPr>
        <w:tabs>
          <w:tab w:val="left" w:pos="7655"/>
        </w:tabs>
        <w:ind w:left="426"/>
        <w:rPr>
          <w:rFonts w:ascii="Arial" w:hAnsi="Arial" w:cs="Arial"/>
          <w:b/>
          <w:bCs/>
          <w:color w:val="00B050"/>
          <w:sz w:val="20"/>
          <w:szCs w:val="20"/>
          <w:highlight w:val="lightGray"/>
        </w:rPr>
      </w:pPr>
      <w:r w:rsidRPr="00C05FFF">
        <w:rPr>
          <w:rFonts w:ascii="Arial" w:hAnsi="Arial" w:cs="Arial"/>
          <w:b/>
          <w:bCs/>
          <w:sz w:val="20"/>
          <w:szCs w:val="20"/>
          <w:highlight w:val="lightGray"/>
        </w:rPr>
        <w:t>Action point</w:t>
      </w:r>
      <w:r w:rsidR="00B10A2E" w:rsidRPr="00C05FFF">
        <w:rPr>
          <w:rFonts w:ascii="Arial" w:hAnsi="Arial" w:cs="Arial"/>
          <w:b/>
          <w:bCs/>
          <w:sz w:val="20"/>
          <w:szCs w:val="20"/>
          <w:highlight w:val="lightGray"/>
        </w:rPr>
        <w:t xml:space="preserve"> from last meeting</w:t>
      </w:r>
      <w:r w:rsidRPr="00C05FFF">
        <w:rPr>
          <w:rFonts w:ascii="Arial" w:hAnsi="Arial" w:cs="Arial"/>
          <w:b/>
          <w:bCs/>
          <w:sz w:val="20"/>
          <w:szCs w:val="20"/>
          <w:highlight w:val="lightGray"/>
        </w:rPr>
        <w:t xml:space="preserve">: </w:t>
      </w:r>
    </w:p>
    <w:p w14:paraId="2D8E5A5C" w14:textId="48F4EC6C" w:rsidR="00652051" w:rsidRPr="00C05FFF" w:rsidRDefault="006965BB">
      <w:pPr>
        <w:pStyle w:val="Listenabsatz"/>
        <w:numPr>
          <w:ilvl w:val="0"/>
          <w:numId w:val="8"/>
        </w:numPr>
        <w:tabs>
          <w:tab w:val="left" w:pos="7655"/>
        </w:tabs>
        <w:rPr>
          <w:rFonts w:ascii="Arial" w:hAnsi="Arial" w:cs="Arial"/>
          <w:b/>
          <w:bCs/>
          <w:color w:val="00B050"/>
          <w:sz w:val="20"/>
          <w:szCs w:val="20"/>
          <w:highlight w:val="lightGray"/>
        </w:rPr>
      </w:pPr>
      <w:r w:rsidRPr="00C05FFF">
        <w:rPr>
          <w:rFonts w:ascii="Arial" w:hAnsi="Arial" w:cs="Arial"/>
          <w:sz w:val="20"/>
          <w:szCs w:val="20"/>
          <w:highlight w:val="lightGray"/>
        </w:rPr>
        <w:t xml:space="preserve">All: inform </w:t>
      </w:r>
      <w:hyperlink r:id="rId22" w:history="1">
        <w:r w:rsidR="009211B3" w:rsidRPr="00296C6E">
          <w:rPr>
            <w:rStyle w:val="Hyperlink"/>
            <w:rFonts w:ascii="Arial" w:hAnsi="Arial" w:cs="Arial"/>
            <w:sz w:val="20"/>
            <w:szCs w:val="20"/>
            <w:highlight w:val="lightGray"/>
          </w:rPr>
          <w:t>bernd.birklhuber@bmimi.gv.at</w:t>
        </w:r>
      </w:hyperlink>
      <w:r w:rsidR="009211B3" w:rsidRPr="006965BB">
        <w:rPr>
          <w:rFonts w:ascii="Arial" w:hAnsi="Arial" w:cs="Arial"/>
          <w:sz w:val="20"/>
          <w:szCs w:val="20"/>
          <w:highlight w:val="lightGray"/>
        </w:rPr>
        <w:t xml:space="preserve"> </w:t>
      </w:r>
      <w:r w:rsidRPr="00C05FFF">
        <w:rPr>
          <w:rFonts w:ascii="Arial" w:hAnsi="Arial" w:cs="Arial"/>
          <w:sz w:val="20"/>
          <w:szCs w:val="20"/>
          <w:highlight w:val="lightGray"/>
        </w:rPr>
        <w:t>if there are updates to the list of members.</w:t>
      </w:r>
      <w:r w:rsidR="00652051" w:rsidRPr="00C05FFF">
        <w:rPr>
          <w:rFonts w:ascii="Arial" w:hAnsi="Arial" w:cs="Arial"/>
          <w:b/>
          <w:bCs/>
          <w:color w:val="00B050"/>
          <w:sz w:val="20"/>
          <w:szCs w:val="20"/>
          <w:highlight w:val="lightGray"/>
        </w:rPr>
        <w:t xml:space="preserve"> </w:t>
      </w:r>
    </w:p>
    <w:p w14:paraId="3C1F1017" w14:textId="77777777" w:rsidR="00652051" w:rsidRDefault="00652051" w:rsidP="00CE6773">
      <w:pPr>
        <w:autoSpaceDE w:val="0"/>
        <w:autoSpaceDN w:val="0"/>
        <w:adjustRightInd w:val="0"/>
        <w:rPr>
          <w:rFonts w:ascii="Arial" w:hAnsi="Arial" w:cs="Arial"/>
          <w:sz w:val="20"/>
          <w:szCs w:val="20"/>
        </w:rPr>
      </w:pPr>
    </w:p>
    <w:p w14:paraId="0FAE6104" w14:textId="282ABE90" w:rsidR="00BD74A4" w:rsidRPr="00CE6773" w:rsidRDefault="00BD74A4" w:rsidP="00CE6773">
      <w:pPr>
        <w:autoSpaceDE w:val="0"/>
        <w:autoSpaceDN w:val="0"/>
        <w:adjustRightInd w:val="0"/>
        <w:rPr>
          <w:rFonts w:ascii="Arial" w:hAnsi="Arial" w:cs="Arial"/>
          <w:b/>
          <w:sz w:val="20"/>
          <w:szCs w:val="20"/>
        </w:rPr>
      </w:pPr>
    </w:p>
    <w:p w14:paraId="2FCC94DF" w14:textId="77777777" w:rsidR="00BD74A4" w:rsidRPr="006D7C2F" w:rsidRDefault="00BD74A4" w:rsidP="00BD74A4">
      <w:pPr>
        <w:tabs>
          <w:tab w:val="left" w:pos="1800"/>
          <w:tab w:val="left" w:pos="7655"/>
        </w:tabs>
        <w:ind w:left="426"/>
        <w:rPr>
          <w:rFonts w:ascii="Arial" w:hAnsi="Arial" w:cs="Arial"/>
          <w:color w:val="A6A6A6" w:themeColor="background1" w:themeShade="A6"/>
          <w:sz w:val="20"/>
          <w:szCs w:val="20"/>
        </w:rPr>
      </w:pPr>
    </w:p>
    <w:p w14:paraId="03978BAC" w14:textId="0B15FCDD" w:rsidR="00ED78A1" w:rsidRDefault="00BD74A4" w:rsidP="00C05FFF">
      <w:pPr>
        <w:tabs>
          <w:tab w:val="left" w:pos="7655"/>
        </w:tabs>
        <w:autoSpaceDE w:val="0"/>
        <w:autoSpaceDN w:val="0"/>
        <w:adjustRightInd w:val="0"/>
        <w:ind w:left="426" w:hanging="426"/>
        <w:rPr>
          <w:rFonts w:ascii="Arial" w:hAnsi="Arial" w:cs="Arial"/>
          <w:b/>
          <w:bCs/>
          <w:sz w:val="20"/>
          <w:szCs w:val="20"/>
          <w:highlight w:val="lightGray"/>
        </w:rPr>
      </w:pPr>
      <w:r>
        <w:rPr>
          <w:rFonts w:ascii="Arial" w:hAnsi="Arial" w:cs="Arial"/>
          <w:b/>
          <w:sz w:val="20"/>
          <w:szCs w:val="20"/>
        </w:rPr>
        <w:t>5.</w:t>
      </w:r>
      <w:r>
        <w:rPr>
          <w:rFonts w:ascii="Arial" w:hAnsi="Arial" w:cs="Arial"/>
          <w:b/>
          <w:sz w:val="20"/>
          <w:szCs w:val="20"/>
        </w:rPr>
        <w:tab/>
      </w:r>
      <w:r w:rsidR="00C05FFF">
        <w:rPr>
          <w:rFonts w:ascii="Arial" w:hAnsi="Arial" w:cs="Arial"/>
          <w:b/>
          <w:sz w:val="20"/>
          <w:szCs w:val="20"/>
        </w:rPr>
        <w:t>Test charts for edition 2.6</w:t>
      </w:r>
      <w:r w:rsidR="004E5003">
        <w:rPr>
          <w:rFonts w:ascii="Arial" w:hAnsi="Arial" w:cs="Arial"/>
          <w:b/>
          <w:sz w:val="20"/>
          <w:szCs w:val="20"/>
          <w:lang w:val="en-GB"/>
        </w:rPr>
        <w:br/>
      </w:r>
      <w:r w:rsidR="004E5003">
        <w:rPr>
          <w:rFonts w:ascii="Arial" w:hAnsi="Arial" w:cs="Arial"/>
          <w:b/>
          <w:sz w:val="20"/>
          <w:szCs w:val="20"/>
          <w:lang w:val="en-GB"/>
        </w:rPr>
        <w:br/>
      </w:r>
      <w:r w:rsidR="004E5003" w:rsidRPr="00BB50E7">
        <w:rPr>
          <w:rFonts w:ascii="Arial" w:hAnsi="Arial" w:cs="Arial"/>
          <w:b/>
          <w:bCs/>
          <w:sz w:val="20"/>
          <w:szCs w:val="20"/>
          <w:highlight w:val="lightGray"/>
        </w:rPr>
        <w:t>Action point</w:t>
      </w:r>
      <w:r w:rsidR="003112AB">
        <w:rPr>
          <w:rFonts w:ascii="Arial" w:hAnsi="Arial" w:cs="Arial"/>
          <w:b/>
          <w:bCs/>
          <w:sz w:val="20"/>
          <w:szCs w:val="20"/>
          <w:highlight w:val="lightGray"/>
        </w:rPr>
        <w:t xml:space="preserve"> from last meeting</w:t>
      </w:r>
      <w:r w:rsidR="004E5003" w:rsidRPr="00BB50E7">
        <w:rPr>
          <w:rFonts w:ascii="Arial" w:hAnsi="Arial" w:cs="Arial"/>
          <w:b/>
          <w:bCs/>
          <w:sz w:val="20"/>
          <w:szCs w:val="20"/>
          <w:highlight w:val="lightGray"/>
        </w:rPr>
        <w:t xml:space="preserve">: </w:t>
      </w:r>
    </w:p>
    <w:p w14:paraId="63E0457E" w14:textId="77777777" w:rsidR="005E2658" w:rsidRPr="005E2658" w:rsidRDefault="005E2658">
      <w:pPr>
        <w:pStyle w:val="Listenabsatz"/>
        <w:numPr>
          <w:ilvl w:val="0"/>
          <w:numId w:val="13"/>
        </w:numPr>
        <w:tabs>
          <w:tab w:val="left" w:pos="1800"/>
          <w:tab w:val="left" w:pos="7655"/>
        </w:tabs>
        <w:rPr>
          <w:rFonts w:ascii="Arial" w:hAnsi="Arial" w:cs="Arial"/>
          <w:sz w:val="20"/>
          <w:szCs w:val="20"/>
          <w:highlight w:val="lightGray"/>
        </w:rPr>
      </w:pPr>
      <w:r w:rsidRPr="005E2658">
        <w:rPr>
          <w:rFonts w:ascii="Arial" w:hAnsi="Arial" w:cs="Arial"/>
          <w:bCs/>
          <w:sz w:val="20"/>
          <w:szCs w:val="20"/>
          <w:highlight w:val="lightGray"/>
        </w:rPr>
        <w:t>Denise to develop test charts for edition 2.6 based on the test charts for edition 2.5.</w:t>
      </w:r>
    </w:p>
    <w:p w14:paraId="277D397F" w14:textId="78AD22CC" w:rsidR="003112AB" w:rsidRPr="00ED78A1" w:rsidRDefault="00BD74A4" w:rsidP="005B59AA">
      <w:pPr>
        <w:tabs>
          <w:tab w:val="left" w:pos="1800"/>
          <w:tab w:val="left" w:pos="7655"/>
        </w:tabs>
        <w:ind w:left="426"/>
        <w:rPr>
          <w:rFonts w:ascii="Arial" w:hAnsi="Arial" w:cs="Arial"/>
          <w:sz w:val="20"/>
          <w:szCs w:val="20"/>
        </w:rPr>
      </w:pPr>
      <w:r w:rsidRPr="00902604">
        <w:rPr>
          <w:rFonts w:ascii="Arial" w:hAnsi="Arial" w:cs="Arial"/>
          <w:sz w:val="20"/>
          <w:szCs w:val="20"/>
        </w:rPr>
        <w:br/>
      </w:r>
    </w:p>
    <w:p w14:paraId="5EC8BD37" w14:textId="77777777" w:rsidR="00BD74A4" w:rsidRPr="007A2696" w:rsidRDefault="00BD74A4" w:rsidP="00BD74A4">
      <w:pPr>
        <w:tabs>
          <w:tab w:val="left" w:pos="1800"/>
          <w:tab w:val="left" w:pos="7655"/>
        </w:tabs>
        <w:ind w:left="426"/>
        <w:rPr>
          <w:rFonts w:ascii="Arial" w:hAnsi="Arial" w:cs="Arial"/>
          <w:b/>
          <w:sz w:val="20"/>
          <w:szCs w:val="20"/>
          <w:lang w:val="en-GB"/>
        </w:rPr>
      </w:pPr>
    </w:p>
    <w:p w14:paraId="6F208D56" w14:textId="5F06BDCE" w:rsidR="00902604" w:rsidRDefault="00C05FFF" w:rsidP="00BD74A4">
      <w:pPr>
        <w:tabs>
          <w:tab w:val="left" w:pos="7655"/>
        </w:tabs>
        <w:ind w:left="426" w:hanging="426"/>
        <w:rPr>
          <w:rFonts w:ascii="Arial" w:hAnsi="Arial" w:cs="Arial"/>
          <w:b/>
          <w:sz w:val="20"/>
          <w:szCs w:val="20"/>
        </w:rPr>
      </w:pPr>
      <w:r>
        <w:rPr>
          <w:rFonts w:ascii="Arial" w:hAnsi="Arial" w:cs="Arial"/>
          <w:b/>
          <w:sz w:val="20"/>
          <w:szCs w:val="20"/>
        </w:rPr>
        <w:t>6</w:t>
      </w:r>
      <w:r w:rsidR="00BD74A4" w:rsidRPr="00F11B3B">
        <w:rPr>
          <w:rFonts w:ascii="Arial" w:hAnsi="Arial" w:cs="Arial"/>
          <w:b/>
          <w:sz w:val="20"/>
          <w:szCs w:val="20"/>
        </w:rPr>
        <w:t>.</w:t>
      </w:r>
      <w:r w:rsidR="00BD74A4" w:rsidRPr="00DD1BFA">
        <w:rPr>
          <w:rFonts w:ascii="Arial" w:hAnsi="Arial" w:cs="Arial"/>
          <w:sz w:val="20"/>
          <w:szCs w:val="20"/>
        </w:rPr>
        <w:tab/>
      </w:r>
      <w:r w:rsidR="00BD74A4" w:rsidRPr="009949A0">
        <w:rPr>
          <w:rFonts w:ascii="Arial" w:hAnsi="Arial" w:cs="Arial"/>
          <w:b/>
          <w:sz w:val="20"/>
          <w:szCs w:val="20"/>
        </w:rPr>
        <w:t>Status of development of S-99, S-100</w:t>
      </w:r>
      <w:r w:rsidR="008053CE">
        <w:rPr>
          <w:rFonts w:ascii="Arial" w:hAnsi="Arial" w:cs="Arial"/>
          <w:b/>
          <w:sz w:val="20"/>
          <w:szCs w:val="20"/>
        </w:rPr>
        <w:t>,</w:t>
      </w:r>
      <w:r w:rsidR="00BD74A4" w:rsidRPr="009949A0">
        <w:rPr>
          <w:rFonts w:ascii="Arial" w:hAnsi="Arial" w:cs="Arial"/>
          <w:b/>
          <w:sz w:val="20"/>
          <w:szCs w:val="20"/>
        </w:rPr>
        <w:t xml:space="preserve"> S-101</w:t>
      </w:r>
      <w:r w:rsidR="008053CE">
        <w:rPr>
          <w:rFonts w:ascii="Arial" w:hAnsi="Arial" w:cs="Arial"/>
          <w:b/>
          <w:sz w:val="20"/>
          <w:szCs w:val="20"/>
        </w:rPr>
        <w:t xml:space="preserve"> and other S-100 based products</w:t>
      </w:r>
    </w:p>
    <w:p w14:paraId="3899037F" w14:textId="77777777" w:rsidR="00902604" w:rsidRDefault="00902604" w:rsidP="00BD74A4">
      <w:pPr>
        <w:tabs>
          <w:tab w:val="left" w:pos="1800"/>
          <w:tab w:val="left" w:pos="7655"/>
        </w:tabs>
        <w:ind w:left="426"/>
        <w:rPr>
          <w:rFonts w:ascii="Arial" w:hAnsi="Arial" w:cs="Arial"/>
          <w:b/>
          <w:sz w:val="20"/>
          <w:szCs w:val="20"/>
        </w:rPr>
      </w:pPr>
    </w:p>
    <w:p w14:paraId="01E6B79B" w14:textId="77777777" w:rsidR="005B59AA" w:rsidRDefault="005B59AA" w:rsidP="00902604">
      <w:pPr>
        <w:tabs>
          <w:tab w:val="left" w:pos="1800"/>
          <w:tab w:val="left" w:pos="7655"/>
        </w:tabs>
        <w:rPr>
          <w:rFonts w:ascii="Arial" w:hAnsi="Arial" w:cs="Arial"/>
          <w:bCs/>
          <w:i/>
          <w:sz w:val="20"/>
          <w:szCs w:val="20"/>
        </w:rPr>
      </w:pPr>
    </w:p>
    <w:p w14:paraId="6CDFFB3B" w14:textId="7FEDB547" w:rsidR="00386B70" w:rsidRPr="00ED78A1" w:rsidRDefault="005B59AA" w:rsidP="00ED78A1">
      <w:pPr>
        <w:tabs>
          <w:tab w:val="left" w:pos="1800"/>
          <w:tab w:val="left" w:pos="7655"/>
        </w:tabs>
        <w:ind w:left="426"/>
        <w:rPr>
          <w:rFonts w:ascii="Arial" w:hAnsi="Arial" w:cs="Arial"/>
          <w:bCs/>
          <w:sz w:val="20"/>
          <w:szCs w:val="20"/>
        </w:rPr>
      </w:pPr>
      <w:r w:rsidRPr="00ED78A1">
        <w:rPr>
          <w:rFonts w:ascii="Arial" w:hAnsi="Arial" w:cs="Arial"/>
          <w:b/>
          <w:sz w:val="20"/>
          <w:szCs w:val="20"/>
          <w:highlight w:val="lightGray"/>
        </w:rPr>
        <w:t>Action</w:t>
      </w:r>
      <w:r w:rsidRPr="00ED78A1">
        <w:rPr>
          <w:rFonts w:ascii="Arial" w:hAnsi="Arial" w:cs="Arial"/>
          <w:b/>
          <w:bCs/>
          <w:sz w:val="20"/>
          <w:szCs w:val="20"/>
          <w:highlight w:val="lightGray"/>
        </w:rPr>
        <w:t xml:space="preserve"> point</w:t>
      </w:r>
      <w:r w:rsidR="003112AB" w:rsidRPr="00ED78A1">
        <w:rPr>
          <w:rFonts w:ascii="Arial" w:hAnsi="Arial" w:cs="Arial"/>
          <w:b/>
          <w:bCs/>
          <w:sz w:val="20"/>
          <w:szCs w:val="20"/>
          <w:highlight w:val="lightGray"/>
        </w:rPr>
        <w:t>s from last meeting</w:t>
      </w:r>
      <w:r w:rsidRPr="00ED78A1">
        <w:rPr>
          <w:rFonts w:ascii="Arial" w:hAnsi="Arial" w:cs="Arial"/>
          <w:b/>
          <w:bCs/>
          <w:sz w:val="20"/>
          <w:szCs w:val="20"/>
          <w:highlight w:val="lightGray"/>
        </w:rPr>
        <w:t>:</w:t>
      </w:r>
      <w:r w:rsidRPr="00ED78A1">
        <w:rPr>
          <w:rFonts w:ascii="Arial" w:hAnsi="Arial" w:cs="Arial"/>
          <w:bCs/>
          <w:sz w:val="20"/>
          <w:szCs w:val="20"/>
          <w:highlight w:val="lightGray"/>
        </w:rPr>
        <w:t xml:space="preserve"> </w:t>
      </w:r>
      <w:r w:rsidR="003112AB" w:rsidRPr="00ED78A1">
        <w:rPr>
          <w:rFonts w:ascii="Arial" w:hAnsi="Arial" w:cs="Arial"/>
          <w:bCs/>
          <w:color w:val="00B050"/>
          <w:sz w:val="20"/>
          <w:szCs w:val="20"/>
          <w:highlight w:val="lightGray"/>
        </w:rPr>
        <w:br/>
      </w:r>
    </w:p>
    <w:p w14:paraId="456484AB" w14:textId="77777777" w:rsidR="005E2658" w:rsidRPr="005E2658" w:rsidRDefault="005E2658">
      <w:pPr>
        <w:pStyle w:val="Listenabsatz"/>
        <w:numPr>
          <w:ilvl w:val="0"/>
          <w:numId w:val="3"/>
        </w:numPr>
        <w:tabs>
          <w:tab w:val="left" w:pos="7655"/>
        </w:tabs>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Keep track of S-101 developments and the consequences for IENCs (Cameron, Tom, Friedhelm, Gert, Gaël.</w:t>
      </w:r>
    </w:p>
    <w:p w14:paraId="3C425CD7" w14:textId="77777777" w:rsidR="005E2658" w:rsidRPr="005E2658" w:rsidRDefault="005E2658">
      <w:pPr>
        <w:pStyle w:val="Listenabsatz"/>
        <w:numPr>
          <w:ilvl w:val="0"/>
          <w:numId w:val="3"/>
        </w:numPr>
        <w:tabs>
          <w:tab w:val="left" w:pos="7655"/>
        </w:tabs>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Denise to reach out to Tom Bovey regarding S-501 developments to determine whether there will be similar challenges faced by S-501 regarding Interoperability with S-101. Interoperability will be an issue for S-501 also.</w:t>
      </w:r>
    </w:p>
    <w:p w14:paraId="58F075A0" w14:textId="678F5D41" w:rsidR="005E2658" w:rsidRPr="00372D94" w:rsidRDefault="005E2658">
      <w:pPr>
        <w:pStyle w:val="Listenabsatz"/>
        <w:numPr>
          <w:ilvl w:val="0"/>
          <w:numId w:val="3"/>
        </w:numPr>
        <w:tabs>
          <w:tab w:val="left" w:pos="7655"/>
        </w:tabs>
        <w:autoSpaceDE w:val="0"/>
        <w:autoSpaceDN w:val="0"/>
        <w:adjustRightInd w:val="0"/>
        <w:rPr>
          <w:rFonts w:ascii="Arial" w:hAnsi="Arial" w:cs="Arial"/>
          <w:color w:val="00B050"/>
          <w:sz w:val="20"/>
          <w:szCs w:val="20"/>
        </w:rPr>
      </w:pPr>
      <w:r w:rsidRPr="00372D94">
        <w:rPr>
          <w:rFonts w:ascii="Arial" w:hAnsi="Arial" w:cs="Arial"/>
          <w:color w:val="00B050"/>
          <w:sz w:val="20"/>
          <w:szCs w:val="20"/>
        </w:rPr>
        <w:t>Check the new edition of S-52.</w:t>
      </w:r>
      <w:r w:rsidR="00372D94" w:rsidRPr="00372D94">
        <w:rPr>
          <w:rFonts w:ascii="Arial" w:hAnsi="Arial" w:cs="Arial"/>
          <w:color w:val="00B050"/>
          <w:sz w:val="20"/>
          <w:szCs w:val="20"/>
        </w:rPr>
        <w:br/>
        <w:t>A:100, IHO S-100 ECDIS Presentation Library for S-57 ENC Edition 5.0(.0), has been published in October 2025, but is only made available to registered OEMs</w:t>
      </w:r>
    </w:p>
    <w:p w14:paraId="1BDD6CF2" w14:textId="77777777" w:rsidR="005E2658" w:rsidRPr="005E2658" w:rsidRDefault="005E2658">
      <w:pPr>
        <w:pStyle w:val="Listenabsatz"/>
        <w:numPr>
          <w:ilvl w:val="0"/>
          <w:numId w:val="3"/>
        </w:numPr>
        <w:tabs>
          <w:tab w:val="left" w:pos="7655"/>
        </w:tabs>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The domain managers to mail to Jeff and to make him aware of duplications due to violations of S-99</w:t>
      </w:r>
    </w:p>
    <w:p w14:paraId="0E55A8A4" w14:textId="18A93005" w:rsidR="008053CE" w:rsidRPr="00ED78A1" w:rsidRDefault="005E2658">
      <w:pPr>
        <w:pStyle w:val="Listenabsatz"/>
        <w:numPr>
          <w:ilvl w:val="0"/>
          <w:numId w:val="3"/>
        </w:numPr>
        <w:tabs>
          <w:tab w:val="left" w:pos="7655"/>
        </w:tabs>
        <w:autoSpaceDE w:val="0"/>
        <w:autoSpaceDN w:val="0"/>
        <w:adjustRightInd w:val="0"/>
        <w:rPr>
          <w:rFonts w:ascii="Arial" w:hAnsi="Arial" w:cs="Arial"/>
          <w:sz w:val="20"/>
          <w:szCs w:val="20"/>
        </w:rPr>
      </w:pPr>
      <w:r w:rsidRPr="005E2658">
        <w:rPr>
          <w:rFonts w:ascii="Arial" w:hAnsi="Arial" w:cs="Arial"/>
          <w:sz w:val="20"/>
          <w:szCs w:val="20"/>
          <w:highlight w:val="lightGray"/>
        </w:rPr>
        <w:lastRenderedPageBreak/>
        <w:t>Clarify if a registry access is necessary for the registration of a new producer code.</w:t>
      </w:r>
      <w:r w:rsidR="00902604" w:rsidRPr="005E2658">
        <w:rPr>
          <w:rFonts w:ascii="Arial" w:hAnsi="Arial" w:cs="Arial"/>
          <w:sz w:val="20"/>
          <w:szCs w:val="20"/>
          <w:highlight w:val="lightGray"/>
        </w:rPr>
        <w:br/>
      </w:r>
    </w:p>
    <w:p w14:paraId="6BF810DC" w14:textId="77777777"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S-100 has entered into force on 1st January 2010</w:t>
      </w:r>
    </w:p>
    <w:p w14:paraId="26ABC8F3" w14:textId="51030ACC"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S-100 edition 5.2.</w:t>
      </w:r>
      <w:r w:rsidR="00372D94">
        <w:rPr>
          <w:rFonts w:ascii="Arial" w:hAnsi="Arial" w:cs="Arial"/>
          <w:sz w:val="20"/>
          <w:szCs w:val="20"/>
        </w:rPr>
        <w:t>1</w:t>
      </w:r>
      <w:r w:rsidRPr="001F09EF">
        <w:rPr>
          <w:rFonts w:ascii="Arial" w:hAnsi="Arial" w:cs="Arial"/>
          <w:sz w:val="20"/>
          <w:szCs w:val="20"/>
        </w:rPr>
        <w:t xml:space="preserve"> has been </w:t>
      </w:r>
      <w:r w:rsidR="00372D94">
        <w:rPr>
          <w:rFonts w:ascii="Arial" w:hAnsi="Arial" w:cs="Arial"/>
          <w:sz w:val="20"/>
          <w:szCs w:val="20"/>
        </w:rPr>
        <w:t>published in December 2025</w:t>
      </w:r>
    </w:p>
    <w:p w14:paraId="2748E407" w14:textId="77777777"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S-100 Registry 3.1</w:t>
      </w:r>
    </w:p>
    <w:p w14:paraId="32609A8A" w14:textId="77777777"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S-99 edition 2.0.0 has been published in October 2022</w:t>
      </w:r>
    </w:p>
    <w:p w14:paraId="3F156A3D" w14:textId="52C2708F" w:rsid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S-101 edition 2.0</w:t>
      </w:r>
      <w:r>
        <w:rPr>
          <w:rFonts w:ascii="Arial" w:hAnsi="Arial" w:cs="Arial"/>
          <w:sz w:val="20"/>
          <w:szCs w:val="20"/>
        </w:rPr>
        <w:t>.0</w:t>
      </w:r>
      <w:r w:rsidRPr="001F09EF">
        <w:rPr>
          <w:rFonts w:ascii="Arial" w:hAnsi="Arial" w:cs="Arial"/>
          <w:sz w:val="20"/>
          <w:szCs w:val="20"/>
        </w:rPr>
        <w:t xml:space="preserve"> has been published in </w:t>
      </w:r>
      <w:r w:rsidR="003521B1">
        <w:rPr>
          <w:rFonts w:ascii="Arial" w:hAnsi="Arial" w:cs="Arial"/>
          <w:sz w:val="20"/>
          <w:szCs w:val="20"/>
        </w:rPr>
        <w:t>January</w:t>
      </w:r>
      <w:r w:rsidRPr="001F09EF">
        <w:rPr>
          <w:rFonts w:ascii="Arial" w:hAnsi="Arial" w:cs="Arial"/>
          <w:sz w:val="20"/>
          <w:szCs w:val="20"/>
        </w:rPr>
        <w:t xml:space="preserve"> 202</w:t>
      </w:r>
      <w:r w:rsidR="003521B1">
        <w:rPr>
          <w:rFonts w:ascii="Arial" w:hAnsi="Arial" w:cs="Arial"/>
          <w:sz w:val="20"/>
          <w:szCs w:val="20"/>
        </w:rPr>
        <w:t>5</w:t>
      </w:r>
    </w:p>
    <w:p w14:paraId="069A6E28" w14:textId="77777777" w:rsidR="00DF11F6" w:rsidRDefault="00DF11F6" w:rsidP="001F09EF">
      <w:pPr>
        <w:tabs>
          <w:tab w:val="left" w:pos="1800"/>
          <w:tab w:val="left" w:pos="7655"/>
        </w:tabs>
        <w:ind w:left="426"/>
        <w:rPr>
          <w:rFonts w:ascii="Arial" w:hAnsi="Arial" w:cs="Arial"/>
          <w:sz w:val="20"/>
          <w:szCs w:val="20"/>
        </w:rPr>
      </w:pPr>
    </w:p>
    <w:p w14:paraId="44B6BEC3" w14:textId="1C265BBF" w:rsidR="00DF11F6" w:rsidRPr="001F09EF" w:rsidRDefault="00DF11F6" w:rsidP="001F09EF">
      <w:pPr>
        <w:tabs>
          <w:tab w:val="left" w:pos="1800"/>
          <w:tab w:val="left" w:pos="7655"/>
        </w:tabs>
        <w:ind w:left="426"/>
        <w:rPr>
          <w:rFonts w:ascii="Arial" w:hAnsi="Arial" w:cs="Arial"/>
          <w:sz w:val="20"/>
          <w:szCs w:val="20"/>
        </w:rPr>
      </w:pPr>
      <w:r>
        <w:rPr>
          <w:rFonts w:ascii="Arial" w:hAnsi="Arial" w:cs="Arial"/>
          <w:sz w:val="20"/>
          <w:szCs w:val="20"/>
        </w:rPr>
        <w:t xml:space="preserve">A draft of S-101 edition 2.1.0 has been published in July 2026 on </w:t>
      </w:r>
      <w:hyperlink r:id="rId23" w:history="1">
        <w:r w:rsidRPr="00DF11F6">
          <w:rPr>
            <w:rStyle w:val="Hyperlink"/>
            <w:rFonts w:ascii="Arial" w:hAnsi="Arial" w:cs="Arial"/>
            <w:sz w:val="20"/>
            <w:szCs w:val="20"/>
          </w:rPr>
          <w:t>https://registry.iho.int/testbed/view.do?idx=234&amp;product_ID=S-101&amp;statusS=ALL&amp;domainS=ALL&amp;category=product_ID&amp;searchValue=</w:t>
        </w:r>
      </w:hyperlink>
      <w:r>
        <w:rPr>
          <w:rFonts w:ascii="Arial" w:hAnsi="Arial" w:cs="Arial"/>
          <w:sz w:val="20"/>
          <w:szCs w:val="20"/>
        </w:rPr>
        <w:t xml:space="preserve"> </w:t>
      </w:r>
    </w:p>
    <w:p w14:paraId="589371E1" w14:textId="77777777" w:rsidR="001F09EF" w:rsidRDefault="001F09EF" w:rsidP="001F09EF">
      <w:pPr>
        <w:tabs>
          <w:tab w:val="left" w:pos="1800"/>
          <w:tab w:val="left" w:pos="7655"/>
        </w:tabs>
        <w:ind w:left="426"/>
        <w:rPr>
          <w:rFonts w:ascii="Arial" w:hAnsi="Arial" w:cs="Arial"/>
          <w:sz w:val="20"/>
          <w:szCs w:val="20"/>
        </w:rPr>
      </w:pPr>
    </w:p>
    <w:p w14:paraId="3399724A" w14:textId="31991E5F"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 xml:space="preserve">All </w:t>
      </w:r>
      <w:r w:rsidR="00DF11F6">
        <w:rPr>
          <w:rFonts w:ascii="Arial" w:hAnsi="Arial" w:cs="Arial"/>
          <w:sz w:val="20"/>
          <w:szCs w:val="20"/>
        </w:rPr>
        <w:t xml:space="preserve">adopted </w:t>
      </w:r>
      <w:r w:rsidRPr="001F09EF">
        <w:rPr>
          <w:rFonts w:ascii="Arial" w:hAnsi="Arial" w:cs="Arial"/>
          <w:sz w:val="20"/>
          <w:szCs w:val="20"/>
        </w:rPr>
        <w:t xml:space="preserve">documents </w:t>
      </w:r>
      <w:r w:rsidR="00DF11F6">
        <w:rPr>
          <w:rFonts w:ascii="Arial" w:hAnsi="Arial" w:cs="Arial"/>
          <w:sz w:val="20"/>
          <w:szCs w:val="20"/>
        </w:rPr>
        <w:t xml:space="preserve">are </w:t>
      </w:r>
      <w:r w:rsidRPr="001F09EF">
        <w:rPr>
          <w:rFonts w:ascii="Arial" w:hAnsi="Arial" w:cs="Arial"/>
          <w:sz w:val="20"/>
          <w:szCs w:val="20"/>
        </w:rPr>
        <w:t>available at</w:t>
      </w:r>
    </w:p>
    <w:p w14:paraId="20C24957" w14:textId="6C648F92" w:rsidR="001F09EF" w:rsidRPr="001F09EF" w:rsidRDefault="00000000" w:rsidP="001F09EF">
      <w:pPr>
        <w:tabs>
          <w:tab w:val="left" w:pos="1800"/>
          <w:tab w:val="left" w:pos="7655"/>
        </w:tabs>
        <w:ind w:left="426"/>
        <w:rPr>
          <w:rFonts w:ascii="Arial" w:hAnsi="Arial" w:cs="Arial"/>
          <w:sz w:val="20"/>
          <w:szCs w:val="20"/>
        </w:rPr>
      </w:pPr>
      <w:hyperlink r:id="rId24" w:history="1">
        <w:r w:rsidR="00C75949" w:rsidRPr="00C75949">
          <w:rPr>
            <w:rStyle w:val="Hyperlink"/>
            <w:rFonts w:ascii="Arial" w:hAnsi="Arial" w:cs="Arial"/>
            <w:sz w:val="20"/>
            <w:szCs w:val="20"/>
          </w:rPr>
          <w:t>https://iho.int/en/standards-and-specifications</w:t>
        </w:r>
      </w:hyperlink>
    </w:p>
    <w:p w14:paraId="28206B69" w14:textId="77777777" w:rsidR="001F09EF" w:rsidRDefault="001F09EF" w:rsidP="001F09EF">
      <w:pPr>
        <w:tabs>
          <w:tab w:val="left" w:pos="1800"/>
          <w:tab w:val="left" w:pos="7655"/>
        </w:tabs>
        <w:ind w:left="426"/>
        <w:rPr>
          <w:rFonts w:ascii="Arial" w:hAnsi="Arial" w:cs="Arial"/>
          <w:sz w:val="20"/>
          <w:szCs w:val="20"/>
        </w:rPr>
      </w:pPr>
    </w:p>
    <w:p w14:paraId="61F203BE" w14:textId="40ED8AE5" w:rsid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 xml:space="preserve">S-100 based ECDIS (IEC standard) </w:t>
      </w:r>
      <w:r w:rsidR="00DF11F6">
        <w:rPr>
          <w:rFonts w:ascii="Arial" w:hAnsi="Arial" w:cs="Arial"/>
          <w:sz w:val="20"/>
          <w:szCs w:val="20"/>
        </w:rPr>
        <w:t>is</w:t>
      </w:r>
      <w:r w:rsidRPr="001F09EF">
        <w:rPr>
          <w:rFonts w:ascii="Arial" w:hAnsi="Arial" w:cs="Arial"/>
          <w:sz w:val="20"/>
          <w:szCs w:val="20"/>
        </w:rPr>
        <w:t xml:space="preserve"> in use </w:t>
      </w:r>
      <w:r w:rsidR="00DF11F6">
        <w:rPr>
          <w:rFonts w:ascii="Arial" w:hAnsi="Arial" w:cs="Arial"/>
          <w:sz w:val="20"/>
          <w:szCs w:val="20"/>
        </w:rPr>
        <w:t>since</w:t>
      </w:r>
      <w:r w:rsidRPr="001F09EF">
        <w:rPr>
          <w:rFonts w:ascii="Arial" w:hAnsi="Arial" w:cs="Arial"/>
          <w:sz w:val="20"/>
          <w:szCs w:val="20"/>
        </w:rPr>
        <w:t xml:space="preserve"> 01-01-2026 (based on edition 2.0)</w:t>
      </w:r>
    </w:p>
    <w:p w14:paraId="77630975" w14:textId="77777777" w:rsidR="001F09EF" w:rsidRDefault="001F09EF" w:rsidP="003112AB">
      <w:pPr>
        <w:tabs>
          <w:tab w:val="left" w:pos="1800"/>
          <w:tab w:val="left" w:pos="7655"/>
        </w:tabs>
        <w:ind w:left="426"/>
        <w:rPr>
          <w:rFonts w:ascii="Arial" w:hAnsi="Arial" w:cs="Arial"/>
          <w:sz w:val="20"/>
          <w:szCs w:val="20"/>
        </w:rPr>
      </w:pPr>
    </w:p>
    <w:p w14:paraId="46B4E639" w14:textId="79456C92" w:rsidR="003112AB" w:rsidRDefault="003112AB" w:rsidP="003112AB">
      <w:pPr>
        <w:tabs>
          <w:tab w:val="left" w:pos="1800"/>
          <w:tab w:val="left" w:pos="7655"/>
        </w:tabs>
        <w:ind w:left="426"/>
        <w:rPr>
          <w:rFonts w:ascii="Arial" w:hAnsi="Arial" w:cs="Arial"/>
          <w:sz w:val="20"/>
          <w:szCs w:val="20"/>
        </w:rPr>
      </w:pPr>
      <w:r w:rsidRPr="00FC5394">
        <w:rPr>
          <w:rFonts w:ascii="Arial" w:hAnsi="Arial" w:cs="Arial"/>
          <w:sz w:val="20"/>
          <w:szCs w:val="20"/>
        </w:rPr>
        <w:t>IEHG could be informed about the development of S-501</w:t>
      </w:r>
      <w:r>
        <w:rPr>
          <w:rFonts w:ascii="Arial" w:hAnsi="Arial" w:cs="Arial"/>
          <w:sz w:val="20"/>
          <w:szCs w:val="20"/>
        </w:rPr>
        <w:t>.</w:t>
      </w:r>
    </w:p>
    <w:p w14:paraId="3232EE2B" w14:textId="77777777" w:rsidR="00C05FFF" w:rsidRDefault="00C05FFF" w:rsidP="003112AB">
      <w:pPr>
        <w:tabs>
          <w:tab w:val="left" w:pos="1800"/>
          <w:tab w:val="left" w:pos="7655"/>
        </w:tabs>
        <w:ind w:left="426"/>
        <w:rPr>
          <w:rFonts w:ascii="Arial" w:hAnsi="Arial" w:cs="Arial"/>
          <w:sz w:val="20"/>
          <w:szCs w:val="20"/>
        </w:rPr>
      </w:pPr>
    </w:p>
    <w:p w14:paraId="30204390" w14:textId="02D9DE13" w:rsidR="00C05FFF" w:rsidRPr="00FC5394" w:rsidRDefault="00C05FFF" w:rsidP="003112AB">
      <w:pPr>
        <w:tabs>
          <w:tab w:val="left" w:pos="1800"/>
          <w:tab w:val="left" w:pos="7655"/>
        </w:tabs>
        <w:ind w:left="426"/>
        <w:rPr>
          <w:rFonts w:ascii="Arial" w:hAnsi="Arial" w:cs="Arial"/>
          <w:sz w:val="20"/>
          <w:szCs w:val="20"/>
        </w:rPr>
      </w:pPr>
      <w:r>
        <w:rPr>
          <w:rFonts w:ascii="Arial" w:hAnsi="Arial" w:cs="Arial"/>
          <w:sz w:val="20"/>
          <w:szCs w:val="20"/>
        </w:rPr>
        <w:t>The meeting could discuss the a</w:t>
      </w:r>
      <w:r w:rsidRPr="00C05FFF">
        <w:rPr>
          <w:rFonts w:ascii="Arial" w:hAnsi="Arial" w:cs="Arial"/>
          <w:sz w:val="20"/>
          <w:szCs w:val="20"/>
        </w:rPr>
        <w:t>pplication for new Producer Codes for S-100 based Products</w:t>
      </w:r>
    </w:p>
    <w:p w14:paraId="5AAE50CD" w14:textId="77777777" w:rsidR="00BD74A4" w:rsidRPr="00564263" w:rsidRDefault="00BD74A4" w:rsidP="00BD74A4">
      <w:pPr>
        <w:tabs>
          <w:tab w:val="left" w:pos="1800"/>
          <w:tab w:val="left" w:pos="7655"/>
        </w:tabs>
        <w:ind w:left="426"/>
        <w:rPr>
          <w:rFonts w:ascii="Arial" w:hAnsi="Arial" w:cs="Arial"/>
          <w:sz w:val="20"/>
          <w:szCs w:val="20"/>
        </w:rPr>
      </w:pPr>
    </w:p>
    <w:p w14:paraId="6C5EB82F" w14:textId="77777777" w:rsidR="00BD74A4" w:rsidRPr="00564263" w:rsidRDefault="00BD74A4" w:rsidP="00BD74A4">
      <w:pPr>
        <w:tabs>
          <w:tab w:val="left" w:pos="1800"/>
          <w:tab w:val="left" w:pos="7655"/>
        </w:tabs>
        <w:ind w:left="426" w:hanging="426"/>
        <w:rPr>
          <w:rFonts w:ascii="Arial" w:hAnsi="Arial" w:cs="Arial"/>
          <w:sz w:val="20"/>
          <w:szCs w:val="20"/>
        </w:rPr>
      </w:pPr>
    </w:p>
    <w:p w14:paraId="543C2ADB" w14:textId="21584B7E" w:rsidR="00AF48A1" w:rsidRDefault="00C05FFF" w:rsidP="00BD74A4">
      <w:pPr>
        <w:tabs>
          <w:tab w:val="left" w:pos="7655"/>
        </w:tabs>
        <w:ind w:left="426" w:hanging="426"/>
        <w:rPr>
          <w:rFonts w:ascii="Arial" w:hAnsi="Arial" w:cs="Arial"/>
          <w:b/>
          <w:sz w:val="20"/>
          <w:szCs w:val="20"/>
        </w:rPr>
      </w:pPr>
      <w:r>
        <w:rPr>
          <w:rFonts w:ascii="Arial" w:hAnsi="Arial" w:cs="Arial"/>
          <w:b/>
          <w:sz w:val="20"/>
          <w:szCs w:val="20"/>
        </w:rPr>
        <w:t>7</w:t>
      </w:r>
      <w:r w:rsidR="00BD74A4" w:rsidRPr="00F11B3B">
        <w:rPr>
          <w:rFonts w:ascii="Arial" w:hAnsi="Arial" w:cs="Arial"/>
          <w:b/>
          <w:sz w:val="20"/>
          <w:szCs w:val="20"/>
        </w:rPr>
        <w:t>.</w:t>
      </w:r>
      <w:r w:rsidR="00BD74A4" w:rsidRPr="00564263">
        <w:rPr>
          <w:rFonts w:ascii="Arial" w:hAnsi="Arial" w:cs="Arial"/>
          <w:sz w:val="20"/>
          <w:szCs w:val="20"/>
        </w:rPr>
        <w:tab/>
      </w:r>
      <w:r w:rsidR="00AF48A1">
        <w:rPr>
          <w:rFonts w:ascii="Arial" w:hAnsi="Arial" w:cs="Arial"/>
          <w:b/>
          <w:sz w:val="20"/>
          <w:szCs w:val="20"/>
        </w:rPr>
        <w:t>Interoperability and S-98</w:t>
      </w:r>
      <w:r w:rsidR="003E51D5">
        <w:rPr>
          <w:rFonts w:ascii="Arial" w:hAnsi="Arial" w:cs="Arial"/>
          <w:b/>
          <w:sz w:val="20"/>
          <w:szCs w:val="20"/>
        </w:rPr>
        <w:t>, S-403</w:t>
      </w:r>
    </w:p>
    <w:p w14:paraId="15A98384" w14:textId="77777777" w:rsidR="00AF48A1" w:rsidRDefault="00AF48A1" w:rsidP="00BD74A4">
      <w:pPr>
        <w:tabs>
          <w:tab w:val="left" w:pos="7655"/>
        </w:tabs>
        <w:ind w:left="426" w:hanging="426"/>
        <w:rPr>
          <w:rFonts w:ascii="Arial" w:hAnsi="Arial" w:cs="Arial"/>
          <w:b/>
          <w:sz w:val="20"/>
          <w:szCs w:val="20"/>
        </w:rPr>
      </w:pPr>
    </w:p>
    <w:p w14:paraId="52F3EAFD" w14:textId="01B0B043" w:rsidR="00ED78A1" w:rsidRPr="003B7175" w:rsidRDefault="00ED78A1" w:rsidP="003112AB">
      <w:pPr>
        <w:tabs>
          <w:tab w:val="left" w:pos="1800"/>
          <w:tab w:val="left" w:pos="7655"/>
        </w:tabs>
        <w:ind w:left="426"/>
        <w:rPr>
          <w:rFonts w:ascii="Arial" w:hAnsi="Arial" w:cs="Arial"/>
          <w:b/>
          <w:sz w:val="20"/>
          <w:szCs w:val="20"/>
          <w:highlight w:val="lightGray"/>
        </w:rPr>
      </w:pPr>
      <w:r w:rsidRPr="003B7175">
        <w:rPr>
          <w:rFonts w:ascii="Arial" w:hAnsi="Arial" w:cs="Arial"/>
          <w:b/>
          <w:sz w:val="20"/>
          <w:szCs w:val="20"/>
          <w:highlight w:val="lightGray"/>
        </w:rPr>
        <w:t>Action points from last meeting:</w:t>
      </w:r>
    </w:p>
    <w:p w14:paraId="12A2FB1C"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Check if S-101 ENCs and S-401 IENCs (without overlap) are displayed correctly when the vessel moves from one area to the other without an interoperability standard including both products</w:t>
      </w:r>
    </w:p>
    <w:p w14:paraId="1188170C"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Denise and other users of overlay cells to investigate whether S-125 could be used as a buoy overlay</w:t>
      </w:r>
    </w:p>
    <w:p w14:paraId="2CE8F1D7"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COMEX² to check if S-102 and S-104 could be used instead of S-402 and the standardized waterlevel XML</w:t>
      </w:r>
    </w:p>
    <w:p w14:paraId="7F928DB5"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COMEX² to investigate whether it is necessary to have an interoperability standard for areas with S-101 and S-401</w:t>
      </w:r>
    </w:p>
    <w:p w14:paraId="23BB6AC1" w14:textId="77777777" w:rsidR="00ED78A1" w:rsidRDefault="00ED78A1" w:rsidP="003112AB">
      <w:pPr>
        <w:tabs>
          <w:tab w:val="left" w:pos="1800"/>
          <w:tab w:val="left" w:pos="7655"/>
        </w:tabs>
        <w:ind w:left="426"/>
        <w:rPr>
          <w:rFonts w:ascii="Arial" w:hAnsi="Arial" w:cs="Arial"/>
          <w:sz w:val="20"/>
          <w:szCs w:val="20"/>
        </w:rPr>
      </w:pPr>
    </w:p>
    <w:p w14:paraId="04038470" w14:textId="5AD3EFE0" w:rsidR="003B7175" w:rsidRDefault="003B7175" w:rsidP="003112AB">
      <w:pPr>
        <w:tabs>
          <w:tab w:val="left" w:pos="1800"/>
          <w:tab w:val="left" w:pos="7655"/>
        </w:tabs>
        <w:ind w:left="426"/>
        <w:rPr>
          <w:ins w:id="0" w:author="Birklhuber Bernd" w:date="2026-10-09T09:45:00Z"/>
          <w:rFonts w:ascii="Arial" w:hAnsi="Arial" w:cs="Arial"/>
          <w:sz w:val="20"/>
          <w:szCs w:val="20"/>
        </w:rPr>
      </w:pPr>
      <w:r>
        <w:rPr>
          <w:rFonts w:ascii="Arial" w:hAnsi="Arial" w:cs="Arial"/>
          <w:sz w:val="20"/>
          <w:szCs w:val="20"/>
        </w:rPr>
        <w:t>S-98 edition 2.0.0 has been published in October 2025.</w:t>
      </w:r>
    </w:p>
    <w:p w14:paraId="3A3A33DD" w14:textId="3B3E264C" w:rsidR="005B5847" w:rsidRDefault="005B5847" w:rsidP="003112AB">
      <w:pPr>
        <w:tabs>
          <w:tab w:val="left" w:pos="1800"/>
          <w:tab w:val="left" w:pos="7655"/>
        </w:tabs>
        <w:ind w:left="426"/>
        <w:rPr>
          <w:ins w:id="1" w:author="Birklhuber Bernd" w:date="2026-10-09T09:47:00Z"/>
          <w:rFonts w:ascii="Arial" w:hAnsi="Arial" w:cs="Arial"/>
          <w:sz w:val="20"/>
          <w:szCs w:val="20"/>
        </w:rPr>
      </w:pPr>
      <w:ins w:id="2" w:author="Birklhuber Bernd" w:date="2026-10-09T09:45:00Z">
        <w:r>
          <w:rPr>
            <w:rFonts w:ascii="Arial" w:hAnsi="Arial" w:cs="Arial"/>
            <w:sz w:val="20"/>
            <w:szCs w:val="20"/>
          </w:rPr>
          <w:t>In the past IEHG has only discussed about the interoperability part of S-98</w:t>
        </w:r>
      </w:ins>
      <w:ins w:id="3" w:author="Birklhuber Bernd" w:date="2026-10-09T09:46:00Z">
        <w:r>
          <w:rPr>
            <w:rFonts w:ascii="Arial" w:hAnsi="Arial" w:cs="Arial"/>
            <w:sz w:val="20"/>
            <w:szCs w:val="20"/>
          </w:rPr>
          <w:t>. But S-98 is also containing minimum requirements for ECDIS</w:t>
        </w:r>
      </w:ins>
      <w:ins w:id="4" w:author="Birklhuber Bernd" w:date="2026-10-09T09:47:00Z">
        <w:r>
          <w:rPr>
            <w:rFonts w:ascii="Arial" w:hAnsi="Arial" w:cs="Arial"/>
            <w:sz w:val="20"/>
            <w:szCs w:val="20"/>
          </w:rPr>
          <w:t>. The meeting could decide whether S-403</w:t>
        </w:r>
      </w:ins>
    </w:p>
    <w:p w14:paraId="5F9C8F24" w14:textId="771FB29F" w:rsidR="005B5847" w:rsidRDefault="005B5847" w:rsidP="005B5847">
      <w:pPr>
        <w:tabs>
          <w:tab w:val="left" w:pos="1800"/>
          <w:tab w:val="left" w:pos="7655"/>
        </w:tabs>
        <w:ind w:left="851" w:hanging="425"/>
        <w:rPr>
          <w:ins w:id="5" w:author="Birklhuber Bernd" w:date="2026-10-09T09:48:00Z"/>
          <w:rFonts w:ascii="Arial" w:hAnsi="Arial" w:cs="Arial"/>
          <w:sz w:val="20"/>
          <w:szCs w:val="20"/>
        </w:rPr>
      </w:pPr>
      <w:ins w:id="6" w:author="Birklhuber Bernd" w:date="2026-10-09T09:47:00Z">
        <w:r>
          <w:rPr>
            <w:rFonts w:ascii="Arial" w:hAnsi="Arial" w:cs="Arial"/>
            <w:sz w:val="20"/>
            <w:szCs w:val="20"/>
          </w:rPr>
          <w:t>-</w:t>
        </w:r>
        <w:r>
          <w:rPr>
            <w:rFonts w:ascii="Arial" w:hAnsi="Arial" w:cs="Arial"/>
            <w:sz w:val="20"/>
            <w:szCs w:val="20"/>
          </w:rPr>
          <w:tab/>
        </w:r>
      </w:ins>
      <w:ins w:id="7" w:author="Birklhuber Bernd" w:date="2026-10-09T09:48:00Z">
        <w:r>
          <w:rPr>
            <w:rFonts w:ascii="Arial" w:hAnsi="Arial" w:cs="Arial"/>
            <w:sz w:val="20"/>
            <w:szCs w:val="20"/>
          </w:rPr>
          <w:t>should not contain any minimum requirements (and leave the definition of minimum requirements to the regions),</w:t>
        </w:r>
      </w:ins>
    </w:p>
    <w:p w14:paraId="2B423FF0" w14:textId="472D2398" w:rsidR="005B5847" w:rsidRDefault="005B5847" w:rsidP="005B5847">
      <w:pPr>
        <w:tabs>
          <w:tab w:val="left" w:pos="1800"/>
          <w:tab w:val="left" w:pos="7655"/>
        </w:tabs>
        <w:ind w:left="851" w:hanging="425"/>
        <w:rPr>
          <w:ins w:id="8" w:author="Birklhuber Bernd" w:date="2026-10-09T09:49:00Z"/>
          <w:rFonts w:ascii="Arial" w:hAnsi="Arial" w:cs="Arial"/>
          <w:sz w:val="20"/>
          <w:szCs w:val="20"/>
        </w:rPr>
      </w:pPr>
      <w:ins w:id="9" w:author="Birklhuber Bernd" w:date="2026-10-09T09:48:00Z">
        <w:r>
          <w:rPr>
            <w:rFonts w:ascii="Arial" w:hAnsi="Arial" w:cs="Arial"/>
            <w:sz w:val="20"/>
            <w:szCs w:val="20"/>
          </w:rPr>
          <w:t>-</w:t>
        </w:r>
        <w:r>
          <w:rPr>
            <w:rFonts w:ascii="Arial" w:hAnsi="Arial" w:cs="Arial"/>
            <w:sz w:val="20"/>
            <w:szCs w:val="20"/>
          </w:rPr>
          <w:tab/>
        </w:r>
      </w:ins>
      <w:ins w:id="10" w:author="Birklhuber Bernd" w:date="2026-10-09T09:49:00Z">
        <w:r>
          <w:rPr>
            <w:rFonts w:ascii="Arial" w:hAnsi="Arial" w:cs="Arial"/>
            <w:sz w:val="20"/>
            <w:szCs w:val="20"/>
          </w:rPr>
          <w:t>should contain minimum requirements including type approval</w:t>
        </w:r>
      </w:ins>
      <w:ins w:id="11" w:author="Birklhuber Bernd" w:date="2026-10-09T09:50:00Z">
        <w:r>
          <w:rPr>
            <w:rFonts w:ascii="Arial" w:hAnsi="Arial" w:cs="Arial"/>
            <w:sz w:val="20"/>
            <w:szCs w:val="20"/>
          </w:rPr>
          <w:t xml:space="preserve"> (which would make it impossible to sell jus Inland ECDIS or ECS software without d</w:t>
        </w:r>
      </w:ins>
      <w:ins w:id="12" w:author="Birklhuber Bernd" w:date="2026-10-09T09:51:00Z">
        <w:r>
          <w:rPr>
            <w:rFonts w:ascii="Arial" w:hAnsi="Arial" w:cs="Arial"/>
            <w:sz w:val="20"/>
            <w:szCs w:val="20"/>
          </w:rPr>
          <w:t>edicated hardware)</w:t>
        </w:r>
      </w:ins>
      <w:ins w:id="13" w:author="Birklhuber Bernd" w:date="2026-10-09T09:49:00Z">
        <w:r>
          <w:rPr>
            <w:rFonts w:ascii="Arial" w:hAnsi="Arial" w:cs="Arial"/>
            <w:sz w:val="20"/>
            <w:szCs w:val="20"/>
          </w:rPr>
          <w:t>, or</w:t>
        </w:r>
      </w:ins>
    </w:p>
    <w:p w14:paraId="7C9568CE" w14:textId="1612A09F" w:rsidR="005B5847" w:rsidRDefault="005B5847" w:rsidP="005B5847">
      <w:pPr>
        <w:tabs>
          <w:tab w:val="left" w:pos="1800"/>
          <w:tab w:val="left" w:pos="7655"/>
        </w:tabs>
        <w:ind w:left="851" w:hanging="425"/>
        <w:rPr>
          <w:rFonts w:ascii="Arial" w:hAnsi="Arial" w:cs="Arial"/>
          <w:sz w:val="20"/>
          <w:szCs w:val="20"/>
        </w:rPr>
      </w:pPr>
      <w:ins w:id="14" w:author="Birklhuber Bernd" w:date="2026-10-09T09:49:00Z">
        <w:r>
          <w:rPr>
            <w:rFonts w:ascii="Arial" w:hAnsi="Arial" w:cs="Arial"/>
            <w:sz w:val="20"/>
            <w:szCs w:val="20"/>
          </w:rPr>
          <w:t>-</w:t>
        </w:r>
        <w:r>
          <w:rPr>
            <w:rFonts w:ascii="Arial" w:hAnsi="Arial" w:cs="Arial"/>
            <w:sz w:val="20"/>
            <w:szCs w:val="20"/>
          </w:rPr>
          <w:tab/>
          <w:t xml:space="preserve">should contain a basic set of general minimum </w:t>
        </w:r>
      </w:ins>
      <w:ins w:id="15" w:author="Birklhuber Bernd" w:date="2026-10-09T09:50:00Z">
        <w:r>
          <w:rPr>
            <w:rFonts w:ascii="Arial" w:hAnsi="Arial" w:cs="Arial"/>
            <w:sz w:val="20"/>
            <w:szCs w:val="20"/>
          </w:rPr>
          <w:t>requirements</w:t>
        </w:r>
      </w:ins>
      <w:ins w:id="16" w:author="Birklhuber Bernd" w:date="2026-10-09T09:51:00Z">
        <w:r>
          <w:rPr>
            <w:rFonts w:ascii="Arial" w:hAnsi="Arial" w:cs="Arial"/>
            <w:sz w:val="20"/>
            <w:szCs w:val="20"/>
          </w:rPr>
          <w:t>, but without type approval.</w:t>
        </w:r>
      </w:ins>
    </w:p>
    <w:p w14:paraId="234AE4B8" w14:textId="77777777" w:rsidR="000E72E2" w:rsidRDefault="000E72E2" w:rsidP="004D2D0F">
      <w:pPr>
        <w:tabs>
          <w:tab w:val="left" w:pos="1800"/>
          <w:tab w:val="left" w:pos="7655"/>
        </w:tabs>
        <w:ind w:left="426"/>
        <w:rPr>
          <w:rFonts w:ascii="Arial" w:hAnsi="Arial" w:cs="Arial"/>
          <w:b/>
          <w:sz w:val="20"/>
          <w:szCs w:val="20"/>
        </w:rPr>
      </w:pPr>
    </w:p>
    <w:p w14:paraId="08CCD4F8" w14:textId="61F368A7" w:rsidR="00BD74A4" w:rsidRDefault="00C05FFF" w:rsidP="00BD74A4">
      <w:pPr>
        <w:tabs>
          <w:tab w:val="left" w:pos="7655"/>
        </w:tabs>
        <w:ind w:left="426" w:hanging="426"/>
        <w:rPr>
          <w:rFonts w:ascii="Arial" w:hAnsi="Arial" w:cs="Arial"/>
          <w:sz w:val="20"/>
          <w:szCs w:val="20"/>
        </w:rPr>
      </w:pPr>
      <w:r>
        <w:rPr>
          <w:rFonts w:ascii="Arial" w:hAnsi="Arial" w:cs="Arial"/>
          <w:b/>
          <w:sz w:val="20"/>
          <w:szCs w:val="20"/>
        </w:rPr>
        <w:t>8</w:t>
      </w:r>
      <w:r w:rsidR="00AF48A1">
        <w:rPr>
          <w:rFonts w:ascii="Arial" w:hAnsi="Arial" w:cs="Arial"/>
          <w:b/>
          <w:sz w:val="20"/>
          <w:szCs w:val="20"/>
        </w:rPr>
        <w:t>.</w:t>
      </w:r>
      <w:r w:rsidR="00AF48A1">
        <w:rPr>
          <w:rFonts w:ascii="Arial" w:hAnsi="Arial" w:cs="Arial"/>
          <w:b/>
          <w:sz w:val="20"/>
          <w:szCs w:val="20"/>
        </w:rPr>
        <w:tab/>
      </w:r>
      <w:r w:rsidR="006465FA">
        <w:rPr>
          <w:rFonts w:ascii="Arial" w:hAnsi="Arial" w:cs="Arial"/>
          <w:b/>
          <w:sz w:val="20"/>
          <w:szCs w:val="20"/>
        </w:rPr>
        <w:t>Development</w:t>
      </w:r>
      <w:r w:rsidR="00BD74A4" w:rsidRPr="00564263">
        <w:rPr>
          <w:rFonts w:ascii="Arial" w:hAnsi="Arial" w:cs="Arial"/>
          <w:b/>
          <w:sz w:val="20"/>
          <w:szCs w:val="20"/>
        </w:rPr>
        <w:t xml:space="preserve"> of the S-401</w:t>
      </w:r>
      <w:r>
        <w:rPr>
          <w:rFonts w:ascii="Arial" w:hAnsi="Arial" w:cs="Arial"/>
          <w:b/>
          <w:sz w:val="20"/>
          <w:szCs w:val="20"/>
        </w:rPr>
        <w:t xml:space="preserve"> main document</w:t>
      </w:r>
    </w:p>
    <w:p w14:paraId="3512E52B" w14:textId="77777777" w:rsidR="00BD74A4" w:rsidRDefault="00BD74A4" w:rsidP="00BD74A4">
      <w:pPr>
        <w:tabs>
          <w:tab w:val="left" w:pos="1800"/>
          <w:tab w:val="left" w:pos="7655"/>
        </w:tabs>
        <w:ind w:left="426" w:hanging="1"/>
        <w:rPr>
          <w:rFonts w:ascii="Arial" w:hAnsi="Arial" w:cs="Arial"/>
          <w:sz w:val="20"/>
          <w:szCs w:val="20"/>
        </w:rPr>
      </w:pPr>
    </w:p>
    <w:p w14:paraId="740CE335" w14:textId="77777777" w:rsidR="00316E42" w:rsidRPr="00316E42" w:rsidRDefault="00096137" w:rsidP="00BF2059">
      <w:pPr>
        <w:tabs>
          <w:tab w:val="left" w:pos="1800"/>
          <w:tab w:val="left" w:pos="7655"/>
        </w:tabs>
        <w:ind w:left="426"/>
        <w:rPr>
          <w:rFonts w:ascii="Arial" w:hAnsi="Arial" w:cs="Arial"/>
          <w:sz w:val="20"/>
          <w:szCs w:val="20"/>
        </w:rPr>
      </w:pPr>
      <w:r w:rsidRPr="00316E42">
        <w:rPr>
          <w:rFonts w:ascii="Arial" w:hAnsi="Arial" w:cs="Arial"/>
          <w:b/>
          <w:sz w:val="20"/>
          <w:szCs w:val="20"/>
          <w:highlight w:val="lightGray"/>
        </w:rPr>
        <w:t>Action point</w:t>
      </w:r>
      <w:r w:rsidR="003112AB" w:rsidRPr="00316E42">
        <w:rPr>
          <w:rFonts w:ascii="Arial" w:hAnsi="Arial" w:cs="Arial"/>
          <w:b/>
          <w:sz w:val="20"/>
          <w:szCs w:val="20"/>
          <w:highlight w:val="lightGray"/>
        </w:rPr>
        <w:t xml:space="preserve">s </w:t>
      </w:r>
      <w:r w:rsidR="003112AB" w:rsidRPr="00BF2059">
        <w:rPr>
          <w:rFonts w:ascii="Arial" w:hAnsi="Arial" w:cs="Arial"/>
          <w:b/>
          <w:sz w:val="20"/>
          <w:szCs w:val="20"/>
          <w:highlight w:val="lightGray"/>
        </w:rPr>
        <w:t>from</w:t>
      </w:r>
      <w:r w:rsidR="003112AB" w:rsidRPr="00316E42">
        <w:rPr>
          <w:rFonts w:ascii="Arial" w:hAnsi="Arial" w:cs="Arial"/>
          <w:b/>
          <w:sz w:val="20"/>
          <w:szCs w:val="20"/>
          <w:highlight w:val="lightGray"/>
        </w:rPr>
        <w:t xml:space="preserve"> last meeting</w:t>
      </w:r>
      <w:r w:rsidRPr="00316E42">
        <w:rPr>
          <w:rFonts w:ascii="Arial" w:hAnsi="Arial" w:cs="Arial"/>
          <w:b/>
          <w:sz w:val="20"/>
          <w:szCs w:val="20"/>
          <w:highlight w:val="lightGray"/>
        </w:rPr>
        <w:t>:</w:t>
      </w:r>
      <w:r w:rsidRPr="00316E42">
        <w:rPr>
          <w:rFonts w:ascii="Arial" w:hAnsi="Arial" w:cs="Arial"/>
          <w:sz w:val="20"/>
          <w:szCs w:val="20"/>
          <w:highlight w:val="lightGray"/>
        </w:rPr>
        <w:t xml:space="preserve"> </w:t>
      </w:r>
    </w:p>
    <w:p w14:paraId="603E85B7" w14:textId="59EDCE14" w:rsidR="003B7175" w:rsidRPr="003B7175" w:rsidRDefault="003B7175">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3B7175">
        <w:rPr>
          <w:rFonts w:ascii="Arial" w:hAnsi="Arial" w:cs="Arial"/>
          <w:color w:val="00B050"/>
          <w:sz w:val="20"/>
          <w:szCs w:val="20"/>
        </w:rPr>
        <w:t xml:space="preserve">Bernd to do an editorial check, finalize the document with the support of Claudia (regarding figures) and to publish a redline version and a clean version </w:t>
      </w:r>
      <w:r>
        <w:rPr>
          <w:rFonts w:ascii="Arial" w:hAnsi="Arial" w:cs="Arial"/>
          <w:color w:val="00B050"/>
          <w:sz w:val="20"/>
          <w:szCs w:val="20"/>
        </w:rPr>
        <w:t xml:space="preserve">of edition 1.2.0 </w:t>
      </w:r>
      <w:r w:rsidRPr="003B7175">
        <w:rPr>
          <w:rFonts w:ascii="Arial" w:hAnsi="Arial" w:cs="Arial"/>
          <w:color w:val="00B050"/>
          <w:sz w:val="20"/>
          <w:szCs w:val="20"/>
        </w:rPr>
        <w:t>on the website</w:t>
      </w:r>
    </w:p>
    <w:p w14:paraId="599CA362"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All regions to test edition 1.2.0 of S-401 and to submit feedback</w:t>
      </w:r>
    </w:p>
    <w:p w14:paraId="6934C1A3"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COMEX² to try to include overlay cells in the next edition of S-401 and to report to IEHG (would have to be handled by S-98 or S-403 if separate PS for overlay cells; To be discussed whether it is possible and necessary to include them in S-401)</w:t>
      </w:r>
    </w:p>
    <w:p w14:paraId="27F57EA8"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Bernd and Gert to check the corrections of S-101 when they are available and to integrate the applicable ones in the draft of edition 2.0.0</w:t>
      </w:r>
    </w:p>
    <w:p w14:paraId="3C6AA190" w14:textId="77777777" w:rsidR="00316E42" w:rsidRDefault="00316E42" w:rsidP="003112AB">
      <w:pPr>
        <w:tabs>
          <w:tab w:val="left" w:pos="7655"/>
        </w:tabs>
        <w:autoSpaceDE w:val="0"/>
        <w:autoSpaceDN w:val="0"/>
        <w:adjustRightInd w:val="0"/>
        <w:ind w:left="851"/>
        <w:rPr>
          <w:rFonts w:ascii="Arial" w:hAnsi="Arial" w:cs="Arial"/>
          <w:sz w:val="20"/>
          <w:szCs w:val="20"/>
        </w:rPr>
      </w:pPr>
    </w:p>
    <w:p w14:paraId="21EB40BA" w14:textId="79823C02" w:rsidR="00FE361F" w:rsidRDefault="00986BC6" w:rsidP="00FE361F">
      <w:pPr>
        <w:tabs>
          <w:tab w:val="left" w:pos="7655"/>
        </w:tabs>
        <w:autoSpaceDE w:val="0"/>
        <w:autoSpaceDN w:val="0"/>
        <w:adjustRightInd w:val="0"/>
        <w:ind w:left="426"/>
        <w:rPr>
          <w:rFonts w:ascii="Arial" w:hAnsi="Arial" w:cs="Arial"/>
          <w:bCs/>
          <w:sz w:val="20"/>
          <w:szCs w:val="20"/>
          <w:lang w:val="en-GB"/>
        </w:rPr>
      </w:pPr>
      <w:r w:rsidRPr="00986BC6">
        <w:rPr>
          <w:rFonts w:ascii="Arial" w:hAnsi="Arial" w:cs="Arial"/>
          <w:sz w:val="20"/>
          <w:szCs w:val="20"/>
        </w:rPr>
        <w:t>Edition</w:t>
      </w:r>
      <w:r w:rsidR="00FE361F">
        <w:rPr>
          <w:rFonts w:ascii="Arial" w:hAnsi="Arial" w:cs="Arial"/>
          <w:bCs/>
          <w:sz w:val="20"/>
          <w:szCs w:val="20"/>
          <w:lang w:val="en-GB"/>
        </w:rPr>
        <w:t xml:space="preserve"> 2</w:t>
      </w:r>
      <w:r>
        <w:rPr>
          <w:rFonts w:ascii="Arial" w:hAnsi="Arial" w:cs="Arial"/>
          <w:bCs/>
          <w:sz w:val="20"/>
          <w:szCs w:val="20"/>
          <w:lang w:val="en-GB"/>
        </w:rPr>
        <w:t xml:space="preserve">.0.0 of S-101 has been published (see </w:t>
      </w:r>
      <w:hyperlink r:id="rId25" w:history="1">
        <w:r w:rsidR="00FE361F" w:rsidRPr="00FE361F">
          <w:rPr>
            <w:rStyle w:val="Hyperlink"/>
            <w:rFonts w:ascii="Arial" w:hAnsi="Arial" w:cs="Arial"/>
            <w:bCs/>
            <w:sz w:val="20"/>
            <w:szCs w:val="20"/>
            <w:lang w:val="en-GB"/>
          </w:rPr>
          <w:t>https://registry.iho.int/productspec/list.do</w:t>
        </w:r>
      </w:hyperlink>
      <w:r>
        <w:rPr>
          <w:rFonts w:ascii="Arial" w:hAnsi="Arial" w:cs="Arial"/>
          <w:bCs/>
          <w:sz w:val="20"/>
          <w:szCs w:val="20"/>
          <w:lang w:val="en-GB"/>
        </w:rPr>
        <w:t>)</w:t>
      </w:r>
      <w:r w:rsidR="00FE361F">
        <w:rPr>
          <w:rFonts w:ascii="Arial" w:hAnsi="Arial" w:cs="Arial"/>
          <w:bCs/>
          <w:sz w:val="20"/>
          <w:szCs w:val="20"/>
          <w:lang w:val="en-GB"/>
        </w:rPr>
        <w:t xml:space="preserve"> and </w:t>
      </w:r>
      <w:r w:rsidR="003B7175">
        <w:rPr>
          <w:rFonts w:ascii="Arial" w:hAnsi="Arial" w:cs="Arial"/>
          <w:bCs/>
          <w:sz w:val="20"/>
          <w:szCs w:val="20"/>
          <w:lang w:val="en-GB"/>
        </w:rPr>
        <w:t>is</w:t>
      </w:r>
      <w:r w:rsidR="00FE361F">
        <w:rPr>
          <w:rFonts w:ascii="Arial" w:hAnsi="Arial" w:cs="Arial"/>
          <w:bCs/>
          <w:sz w:val="20"/>
          <w:szCs w:val="20"/>
          <w:lang w:val="en-GB"/>
        </w:rPr>
        <w:t xml:space="preserve"> the </w:t>
      </w:r>
      <w:r w:rsidR="00FE361F" w:rsidRPr="00986BC6">
        <w:rPr>
          <w:rFonts w:ascii="Arial" w:hAnsi="Arial" w:cs="Arial"/>
          <w:bCs/>
          <w:sz w:val="20"/>
          <w:szCs w:val="20"/>
          <w:lang w:val="en-GB"/>
        </w:rPr>
        <w:t>first operational edition</w:t>
      </w:r>
      <w:r w:rsidR="00FE361F">
        <w:rPr>
          <w:rFonts w:ascii="Arial" w:hAnsi="Arial" w:cs="Arial"/>
          <w:bCs/>
          <w:sz w:val="20"/>
          <w:szCs w:val="20"/>
          <w:lang w:val="en-GB"/>
        </w:rPr>
        <w:t xml:space="preserve"> (</w:t>
      </w:r>
      <w:r w:rsidR="003B7175">
        <w:rPr>
          <w:rFonts w:ascii="Arial" w:hAnsi="Arial" w:cs="Arial"/>
          <w:bCs/>
          <w:sz w:val="20"/>
          <w:szCs w:val="20"/>
          <w:lang w:val="en-GB"/>
        </w:rPr>
        <w:t>since</w:t>
      </w:r>
      <w:r w:rsidR="00FE361F">
        <w:rPr>
          <w:rFonts w:ascii="Arial" w:hAnsi="Arial" w:cs="Arial"/>
          <w:bCs/>
          <w:sz w:val="20"/>
          <w:szCs w:val="20"/>
          <w:lang w:val="en-GB"/>
        </w:rPr>
        <w:t xml:space="preserve"> 01 01 2026).</w:t>
      </w:r>
    </w:p>
    <w:p w14:paraId="6A77DB5B" w14:textId="727C3431" w:rsidR="00096137" w:rsidRDefault="00986BC6" w:rsidP="00FE361F">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 </w:t>
      </w:r>
    </w:p>
    <w:p w14:paraId="786FF59F" w14:textId="43BF4567" w:rsidR="00C75949" w:rsidRDefault="00C75949" w:rsidP="003112AB">
      <w:pPr>
        <w:tabs>
          <w:tab w:val="left" w:pos="7655"/>
        </w:tabs>
        <w:autoSpaceDE w:val="0"/>
        <w:autoSpaceDN w:val="0"/>
        <w:adjustRightInd w:val="0"/>
        <w:ind w:left="851"/>
        <w:rPr>
          <w:rFonts w:ascii="Arial" w:hAnsi="Arial" w:cs="Arial"/>
          <w:bCs/>
          <w:sz w:val="20"/>
          <w:szCs w:val="20"/>
          <w:lang w:val="en-GB"/>
        </w:rPr>
      </w:pPr>
    </w:p>
    <w:p w14:paraId="2C2A839B" w14:textId="70877757" w:rsidR="00C75949" w:rsidRDefault="00C75949" w:rsidP="00FD27CC">
      <w:pPr>
        <w:tabs>
          <w:tab w:val="left" w:pos="7655"/>
        </w:tabs>
        <w:autoSpaceDE w:val="0"/>
        <w:autoSpaceDN w:val="0"/>
        <w:adjustRightInd w:val="0"/>
        <w:ind w:left="426"/>
        <w:rPr>
          <w:rFonts w:ascii="Arial" w:hAnsi="Arial" w:cs="Arial"/>
          <w:sz w:val="20"/>
          <w:szCs w:val="20"/>
          <w:lang w:val="en-GB"/>
        </w:rPr>
      </w:pPr>
      <w:r w:rsidRPr="003270DF">
        <w:rPr>
          <w:rFonts w:ascii="Arial" w:hAnsi="Arial" w:cs="Arial"/>
          <w:sz w:val="20"/>
          <w:szCs w:val="20"/>
          <w:lang w:val="en-GB"/>
        </w:rPr>
        <w:t xml:space="preserve">A </w:t>
      </w:r>
      <w:r w:rsidRPr="00FD27CC">
        <w:rPr>
          <w:rFonts w:ascii="Arial" w:hAnsi="Arial" w:cs="Arial"/>
          <w:bCs/>
          <w:sz w:val="20"/>
          <w:szCs w:val="20"/>
          <w:lang w:val="en-GB"/>
        </w:rPr>
        <w:t>GitHub</w:t>
      </w:r>
      <w:r w:rsidRPr="003270DF">
        <w:rPr>
          <w:rFonts w:ascii="Arial" w:hAnsi="Arial" w:cs="Arial"/>
          <w:sz w:val="20"/>
          <w:szCs w:val="20"/>
          <w:lang w:val="en-GB"/>
        </w:rPr>
        <w:t xml:space="preserve"> repository  (</w:t>
      </w:r>
      <w:hyperlink r:id="rId26" w:history="1">
        <w:r w:rsidRPr="003270DF">
          <w:rPr>
            <w:rStyle w:val="Hyperlink"/>
            <w:rFonts w:ascii="Arial" w:hAnsi="Arial" w:cs="Arial"/>
            <w:sz w:val="20"/>
            <w:szCs w:val="20"/>
          </w:rPr>
          <w:t>https://github.com/iehg</w:t>
        </w:r>
      </w:hyperlink>
      <w:r w:rsidRPr="003270DF">
        <w:rPr>
          <w:rFonts w:ascii="Arial" w:hAnsi="Arial" w:cs="Arial"/>
          <w:sz w:val="20"/>
          <w:szCs w:val="20"/>
          <w:lang w:val="en-GB"/>
        </w:rPr>
        <w:t>) has been created. The repository is used to share all documents and items</w:t>
      </w:r>
      <w:r>
        <w:rPr>
          <w:rFonts w:ascii="Arial" w:hAnsi="Arial" w:cs="Arial"/>
          <w:sz w:val="20"/>
          <w:szCs w:val="20"/>
          <w:lang w:val="en-GB"/>
        </w:rPr>
        <w:t xml:space="preserve"> which are part of S-401 and provides the p</w:t>
      </w:r>
      <w:r w:rsidRPr="003270DF">
        <w:rPr>
          <w:rFonts w:ascii="Arial" w:hAnsi="Arial" w:cs="Arial"/>
          <w:sz w:val="20"/>
          <w:szCs w:val="20"/>
          <w:lang w:val="en-GB"/>
        </w:rPr>
        <w:t xml:space="preserve">ossibility to </w:t>
      </w:r>
      <w:r w:rsidRPr="003270DF">
        <w:rPr>
          <w:rFonts w:ascii="Arial" w:hAnsi="Arial" w:cs="Arial"/>
          <w:b/>
          <w:bCs/>
          <w:sz w:val="20"/>
          <w:szCs w:val="20"/>
          <w:lang w:val="en-GB"/>
        </w:rPr>
        <w:t>share issues</w:t>
      </w:r>
      <w:r>
        <w:rPr>
          <w:rFonts w:ascii="Arial" w:hAnsi="Arial" w:cs="Arial"/>
          <w:b/>
          <w:bCs/>
          <w:sz w:val="20"/>
          <w:szCs w:val="20"/>
          <w:lang w:val="en-GB"/>
        </w:rPr>
        <w:t xml:space="preserve">. </w:t>
      </w:r>
      <w:r>
        <w:rPr>
          <w:rFonts w:ascii="Arial" w:hAnsi="Arial" w:cs="Arial"/>
          <w:bCs/>
          <w:sz w:val="20"/>
          <w:szCs w:val="20"/>
          <w:lang w:val="en-GB"/>
        </w:rPr>
        <w:t>There are currently f</w:t>
      </w:r>
      <w:r w:rsidRPr="003270DF">
        <w:rPr>
          <w:rFonts w:ascii="Arial" w:hAnsi="Arial" w:cs="Arial"/>
          <w:sz w:val="20"/>
          <w:szCs w:val="20"/>
          <w:lang w:val="en-GB"/>
        </w:rPr>
        <w:t>ive repositories:</w:t>
      </w:r>
    </w:p>
    <w:p w14:paraId="17FA3467" w14:textId="77777777" w:rsidR="00FD27CC" w:rsidRPr="00C75949" w:rsidRDefault="00FD27CC" w:rsidP="00FD27CC">
      <w:pPr>
        <w:tabs>
          <w:tab w:val="left" w:pos="7655"/>
        </w:tabs>
        <w:autoSpaceDE w:val="0"/>
        <w:autoSpaceDN w:val="0"/>
        <w:adjustRightInd w:val="0"/>
        <w:ind w:left="426"/>
        <w:rPr>
          <w:rFonts w:ascii="Arial" w:hAnsi="Arial" w:cs="Arial"/>
          <w:sz w:val="20"/>
          <w:szCs w:val="20"/>
        </w:rPr>
      </w:pPr>
    </w:p>
    <w:p w14:paraId="7607969D"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7" w:history="1">
        <w:r w:rsidR="00C75949" w:rsidRPr="003270DF">
          <w:rPr>
            <w:rStyle w:val="Hyperlink"/>
            <w:rFonts w:ascii="Arial" w:hAnsi="Arial" w:cs="Arial"/>
            <w:sz w:val="20"/>
            <w:szCs w:val="20"/>
            <w:lang w:val="en-GB"/>
          </w:rPr>
          <w:t>Product Specification</w:t>
        </w:r>
      </w:hyperlink>
    </w:p>
    <w:p w14:paraId="1C2A05EA"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8" w:history="1">
        <w:r w:rsidR="00C75949" w:rsidRPr="003270DF">
          <w:rPr>
            <w:rStyle w:val="Hyperlink"/>
            <w:rFonts w:ascii="Arial" w:hAnsi="Arial" w:cs="Arial"/>
            <w:sz w:val="20"/>
            <w:szCs w:val="20"/>
            <w:lang w:val="en-GB"/>
          </w:rPr>
          <w:t>Feature Catalogue</w:t>
        </w:r>
      </w:hyperlink>
    </w:p>
    <w:p w14:paraId="1331A5AC"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9" w:history="1">
        <w:r w:rsidR="00C75949" w:rsidRPr="003270DF">
          <w:rPr>
            <w:rStyle w:val="Hyperlink"/>
            <w:rFonts w:ascii="Arial" w:hAnsi="Arial" w:cs="Arial"/>
            <w:sz w:val="20"/>
            <w:szCs w:val="20"/>
            <w:lang w:val="en-GB"/>
          </w:rPr>
          <w:t>Portrayal Catalogue</w:t>
        </w:r>
      </w:hyperlink>
    </w:p>
    <w:p w14:paraId="72AD6BC8"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30" w:history="1">
        <w:r w:rsidR="00C75949" w:rsidRPr="003270DF">
          <w:rPr>
            <w:rStyle w:val="Hyperlink"/>
            <w:rFonts w:ascii="Arial" w:hAnsi="Arial" w:cs="Arial"/>
            <w:sz w:val="20"/>
            <w:szCs w:val="20"/>
            <w:lang w:val="en-GB"/>
          </w:rPr>
          <w:t>DCEG</w:t>
        </w:r>
      </w:hyperlink>
      <w:r w:rsidR="00C75949" w:rsidRPr="003270DF">
        <w:rPr>
          <w:rFonts w:ascii="Arial" w:hAnsi="Arial" w:cs="Arial"/>
          <w:sz w:val="20"/>
          <w:szCs w:val="20"/>
          <w:lang w:val="en-GB"/>
        </w:rPr>
        <w:t xml:space="preserve"> </w:t>
      </w:r>
    </w:p>
    <w:p w14:paraId="020CCF9F"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31" w:history="1">
        <w:r w:rsidR="00C75949" w:rsidRPr="003270DF">
          <w:rPr>
            <w:rStyle w:val="Hyperlink"/>
            <w:rFonts w:ascii="Arial" w:hAnsi="Arial" w:cs="Arial"/>
            <w:sz w:val="20"/>
            <w:szCs w:val="20"/>
            <w:lang w:val="en-GB"/>
          </w:rPr>
          <w:t>Conversion Guidance</w:t>
        </w:r>
      </w:hyperlink>
    </w:p>
    <w:p w14:paraId="1BD65B4F" w14:textId="72C93200" w:rsidR="00C75949" w:rsidRDefault="00C75949" w:rsidP="003112AB">
      <w:pPr>
        <w:tabs>
          <w:tab w:val="left" w:pos="7655"/>
        </w:tabs>
        <w:autoSpaceDE w:val="0"/>
        <w:autoSpaceDN w:val="0"/>
        <w:adjustRightInd w:val="0"/>
        <w:ind w:left="851"/>
        <w:rPr>
          <w:rFonts w:ascii="Arial" w:hAnsi="Arial" w:cs="Arial"/>
          <w:bCs/>
          <w:sz w:val="20"/>
          <w:szCs w:val="20"/>
          <w:lang w:val="en-GB"/>
        </w:rPr>
      </w:pPr>
    </w:p>
    <w:p w14:paraId="379CA904" w14:textId="04359C4C" w:rsidR="00986BC6" w:rsidRDefault="00BF2059"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Corrections of the DCEG and the FC have been adopted via the forum and an edition 1.3.0 of S-401 has been published.</w:t>
      </w:r>
    </w:p>
    <w:p w14:paraId="54049651"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7060AB39" w14:textId="655C74C5" w:rsidR="00BF2059" w:rsidRDefault="00BF2059"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If a new version of S-101 is published before the meeting, the meeting could check the amendments and decide which will be copied to S-401.</w:t>
      </w:r>
    </w:p>
    <w:p w14:paraId="2AA4729D"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4C77415E" w14:textId="3EBA633A" w:rsidR="00BF2059" w:rsidRPr="00532CF2" w:rsidRDefault="00BF2059"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discuss test results and their consequences for S-401.</w:t>
      </w:r>
    </w:p>
    <w:p w14:paraId="7813EE2F" w14:textId="77777777" w:rsidR="00BD74A4" w:rsidRPr="004046B2" w:rsidRDefault="00BD74A4" w:rsidP="00BD74A4">
      <w:pPr>
        <w:tabs>
          <w:tab w:val="left" w:pos="1800"/>
          <w:tab w:val="left" w:pos="7655"/>
        </w:tabs>
        <w:ind w:left="1134" w:hanging="426"/>
        <w:rPr>
          <w:rFonts w:ascii="Arial" w:hAnsi="Arial" w:cs="Arial"/>
          <w:sz w:val="20"/>
          <w:szCs w:val="20"/>
        </w:rPr>
      </w:pPr>
    </w:p>
    <w:p w14:paraId="6C490A4B" w14:textId="77777777" w:rsidR="00A80028" w:rsidRPr="00E41D9A" w:rsidRDefault="00C05FFF" w:rsidP="00A80028">
      <w:pPr>
        <w:tabs>
          <w:tab w:val="left" w:pos="7655"/>
        </w:tabs>
        <w:ind w:left="426" w:hanging="426"/>
        <w:rPr>
          <w:rFonts w:ascii="Arial" w:hAnsi="Arial" w:cs="Arial"/>
          <w:b/>
          <w:sz w:val="20"/>
          <w:szCs w:val="20"/>
        </w:rPr>
      </w:pPr>
      <w:r>
        <w:rPr>
          <w:rFonts w:ascii="Arial" w:hAnsi="Arial" w:cs="Arial"/>
          <w:b/>
          <w:sz w:val="20"/>
          <w:szCs w:val="20"/>
        </w:rPr>
        <w:t>9.</w:t>
      </w:r>
      <w:r>
        <w:rPr>
          <w:rFonts w:ascii="Arial" w:hAnsi="Arial" w:cs="Arial"/>
          <w:b/>
          <w:sz w:val="20"/>
          <w:szCs w:val="20"/>
        </w:rPr>
        <w:tab/>
      </w:r>
      <w:r w:rsidR="00A80028">
        <w:rPr>
          <w:rFonts w:ascii="Arial" w:hAnsi="Arial" w:cs="Arial"/>
          <w:b/>
          <w:sz w:val="20"/>
          <w:szCs w:val="20"/>
        </w:rPr>
        <w:t>Development</w:t>
      </w:r>
      <w:r w:rsidR="00A80028" w:rsidRPr="00564263">
        <w:rPr>
          <w:rFonts w:ascii="Arial" w:hAnsi="Arial" w:cs="Arial"/>
          <w:b/>
          <w:sz w:val="20"/>
          <w:szCs w:val="20"/>
        </w:rPr>
        <w:t xml:space="preserve"> of the S-401</w:t>
      </w:r>
      <w:r w:rsidR="00A80028">
        <w:rPr>
          <w:rFonts w:ascii="Arial" w:hAnsi="Arial" w:cs="Arial"/>
          <w:b/>
          <w:sz w:val="20"/>
          <w:szCs w:val="20"/>
        </w:rPr>
        <w:t xml:space="preserve"> DCEG</w:t>
      </w:r>
    </w:p>
    <w:p w14:paraId="491CD808" w14:textId="77777777" w:rsidR="00A80028" w:rsidRDefault="00A80028" w:rsidP="00A80028">
      <w:pPr>
        <w:tabs>
          <w:tab w:val="left" w:pos="1800"/>
          <w:tab w:val="left" w:pos="7655"/>
        </w:tabs>
        <w:ind w:left="1134" w:hanging="426"/>
        <w:rPr>
          <w:rFonts w:ascii="Arial" w:hAnsi="Arial" w:cs="Arial"/>
          <w:sz w:val="20"/>
          <w:szCs w:val="20"/>
        </w:rPr>
      </w:pPr>
    </w:p>
    <w:p w14:paraId="72987D40" w14:textId="77777777" w:rsidR="00A80028" w:rsidRPr="00201CB5" w:rsidRDefault="00A80028" w:rsidP="00BF2059">
      <w:pPr>
        <w:tabs>
          <w:tab w:val="left" w:pos="1800"/>
          <w:tab w:val="left" w:pos="7655"/>
        </w:tabs>
        <w:ind w:left="426"/>
        <w:rPr>
          <w:rFonts w:ascii="Arial" w:hAnsi="Arial" w:cs="Arial"/>
          <w:sz w:val="20"/>
          <w:szCs w:val="20"/>
        </w:rPr>
      </w:pPr>
      <w:r w:rsidRPr="00201CB5">
        <w:rPr>
          <w:rFonts w:ascii="Arial" w:hAnsi="Arial" w:cs="Arial"/>
          <w:b/>
          <w:bCs/>
          <w:sz w:val="20"/>
          <w:szCs w:val="20"/>
          <w:highlight w:val="lightGray"/>
        </w:rPr>
        <w:t>Action points from last meeting:</w:t>
      </w:r>
      <w:r w:rsidRPr="00201CB5">
        <w:rPr>
          <w:rFonts w:ascii="Arial" w:hAnsi="Arial" w:cs="Arial"/>
          <w:bCs/>
          <w:sz w:val="20"/>
          <w:szCs w:val="20"/>
          <w:highlight w:val="lightGray"/>
        </w:rPr>
        <w:t xml:space="preserve"> </w:t>
      </w:r>
    </w:p>
    <w:p w14:paraId="677D8F21"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do an editorial check of the DCEG (including the replacement of the simple attribute SORIND with the new complex attribute) and provide the draft of edition 1.2.0 redline on GitHub</w:t>
      </w:r>
    </w:p>
    <w:p w14:paraId="56E8D288"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Magdalina to check the associations in the DCEG and the FC for discrepancies and to report to Gaël, Gert and Bernd for correcting the FC (and/or the DCEG)</w:t>
      </w:r>
    </w:p>
    <w:p w14:paraId="3CE19AAD"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check that only “diesel fuel” is used in S-401 once the change has been accepted in the registry</w:t>
      </w:r>
    </w:p>
    <w:p w14:paraId="35F7AE93"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create a clean version of the DCEG 1.2.0</w:t>
      </w:r>
    </w:p>
    <w:p w14:paraId="79F0FB11"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publish the redline and the clean version on the website</w:t>
      </w:r>
    </w:p>
    <w:p w14:paraId="4FA3B911" w14:textId="265BEC30" w:rsidR="0042397C" w:rsidRDefault="0042397C" w:rsidP="0042397C">
      <w:pPr>
        <w:tabs>
          <w:tab w:val="left" w:pos="7655"/>
        </w:tabs>
        <w:autoSpaceDE w:val="0"/>
        <w:autoSpaceDN w:val="0"/>
        <w:adjustRightInd w:val="0"/>
        <w:rPr>
          <w:rFonts w:ascii="Arial" w:hAnsi="Arial" w:cs="Arial"/>
          <w:color w:val="00B050"/>
          <w:sz w:val="20"/>
          <w:szCs w:val="20"/>
        </w:rPr>
      </w:pPr>
    </w:p>
    <w:p w14:paraId="71183271" w14:textId="166D6509" w:rsidR="0042397C"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A corrected edition 1.3.0 has also been published</w:t>
      </w:r>
      <w:r w:rsidR="0042397C">
        <w:rPr>
          <w:rFonts w:ascii="Arial" w:hAnsi="Arial" w:cs="Arial"/>
          <w:bCs/>
          <w:sz w:val="20"/>
          <w:szCs w:val="20"/>
          <w:lang w:val="en-GB"/>
        </w:rPr>
        <w:t>.</w:t>
      </w:r>
    </w:p>
    <w:p w14:paraId="56328B18" w14:textId="77777777" w:rsidR="00BF2059" w:rsidRDefault="00BF2059" w:rsidP="0042397C">
      <w:pPr>
        <w:tabs>
          <w:tab w:val="left" w:pos="7655"/>
        </w:tabs>
        <w:autoSpaceDE w:val="0"/>
        <w:autoSpaceDN w:val="0"/>
        <w:adjustRightInd w:val="0"/>
        <w:ind w:left="426"/>
        <w:rPr>
          <w:rFonts w:ascii="Arial" w:hAnsi="Arial" w:cs="Arial"/>
          <w:bCs/>
          <w:sz w:val="20"/>
          <w:szCs w:val="20"/>
          <w:lang w:val="en-GB"/>
        </w:rPr>
      </w:pPr>
    </w:p>
    <w:p w14:paraId="6DFCC4AB" w14:textId="18AFE395" w:rsidR="00BF2059" w:rsidRDefault="00DF11F6"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The draft of an edition 2.1.0 </w:t>
      </w:r>
      <w:r w:rsidR="00BF2059">
        <w:rPr>
          <w:rFonts w:ascii="Arial" w:hAnsi="Arial" w:cs="Arial"/>
          <w:bCs/>
          <w:sz w:val="20"/>
          <w:szCs w:val="20"/>
          <w:lang w:val="en-GB"/>
        </w:rPr>
        <w:t xml:space="preserve">of S-101 </w:t>
      </w:r>
      <w:r>
        <w:rPr>
          <w:rFonts w:ascii="Arial" w:hAnsi="Arial" w:cs="Arial"/>
          <w:bCs/>
          <w:sz w:val="20"/>
          <w:szCs w:val="20"/>
          <w:lang w:val="en-GB"/>
        </w:rPr>
        <w:t xml:space="preserve">has been </w:t>
      </w:r>
      <w:r w:rsidR="00BF2059">
        <w:rPr>
          <w:rFonts w:ascii="Arial" w:hAnsi="Arial" w:cs="Arial"/>
          <w:bCs/>
          <w:sz w:val="20"/>
          <w:szCs w:val="20"/>
          <w:lang w:val="en-GB"/>
        </w:rPr>
        <w:t>published</w:t>
      </w:r>
      <w:r>
        <w:rPr>
          <w:rFonts w:ascii="Arial" w:hAnsi="Arial" w:cs="Arial"/>
          <w:bCs/>
          <w:sz w:val="20"/>
          <w:szCs w:val="20"/>
          <w:lang w:val="en-GB"/>
        </w:rPr>
        <w:t xml:space="preserve"> and</w:t>
      </w:r>
      <w:r w:rsidR="00BF2059">
        <w:rPr>
          <w:rFonts w:ascii="Arial" w:hAnsi="Arial" w:cs="Arial"/>
          <w:bCs/>
          <w:sz w:val="20"/>
          <w:szCs w:val="20"/>
          <w:lang w:val="en-GB"/>
        </w:rPr>
        <w:t xml:space="preserve"> the meeting could check the amendments and decide which will be copied to S-401.</w:t>
      </w:r>
    </w:p>
    <w:p w14:paraId="1511D60D"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132ADA13" w14:textId="7BDBCC44" w:rsidR="00BF2059"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discuss test results and their consequences for S-401.</w:t>
      </w:r>
    </w:p>
    <w:p w14:paraId="2F80A58F" w14:textId="77777777" w:rsidR="0042397C" w:rsidRPr="0042397C" w:rsidRDefault="0042397C" w:rsidP="0042397C">
      <w:pPr>
        <w:tabs>
          <w:tab w:val="left" w:pos="7655"/>
        </w:tabs>
        <w:autoSpaceDE w:val="0"/>
        <w:autoSpaceDN w:val="0"/>
        <w:adjustRightInd w:val="0"/>
        <w:rPr>
          <w:rFonts w:ascii="Arial" w:hAnsi="Arial" w:cs="Arial"/>
          <w:color w:val="00B050"/>
          <w:sz w:val="20"/>
          <w:szCs w:val="20"/>
          <w:lang w:val="en-GB"/>
        </w:rPr>
      </w:pPr>
    </w:p>
    <w:p w14:paraId="20D4B475" w14:textId="75B742E9" w:rsidR="00296C6E" w:rsidRDefault="00296C6E" w:rsidP="00296C6E">
      <w:pPr>
        <w:pStyle w:val="Listenabsatz"/>
        <w:tabs>
          <w:tab w:val="left" w:pos="7655"/>
        </w:tabs>
        <w:autoSpaceDE w:val="0"/>
        <w:autoSpaceDN w:val="0"/>
        <w:adjustRightInd w:val="0"/>
        <w:ind w:left="1571"/>
        <w:rPr>
          <w:rFonts w:ascii="Arial" w:hAnsi="Arial" w:cs="Arial"/>
          <w:color w:val="00B050"/>
          <w:sz w:val="20"/>
          <w:szCs w:val="20"/>
        </w:rPr>
      </w:pPr>
    </w:p>
    <w:p w14:paraId="128EEB25" w14:textId="77777777" w:rsidR="00296C6E" w:rsidRPr="00201CB5" w:rsidRDefault="00296C6E" w:rsidP="00296C6E">
      <w:pPr>
        <w:pStyle w:val="Listenabsatz"/>
        <w:tabs>
          <w:tab w:val="left" w:pos="7655"/>
        </w:tabs>
        <w:autoSpaceDE w:val="0"/>
        <w:autoSpaceDN w:val="0"/>
        <w:adjustRightInd w:val="0"/>
        <w:ind w:left="1571"/>
        <w:rPr>
          <w:rFonts w:ascii="Arial" w:hAnsi="Arial" w:cs="Arial"/>
          <w:color w:val="00B050"/>
          <w:sz w:val="20"/>
          <w:szCs w:val="20"/>
        </w:rPr>
      </w:pPr>
    </w:p>
    <w:p w14:paraId="2FA57FA1" w14:textId="56E7E598" w:rsidR="00BD74A4" w:rsidRPr="00E41D9A" w:rsidRDefault="00296C6E" w:rsidP="00C05FFF">
      <w:pPr>
        <w:tabs>
          <w:tab w:val="left" w:pos="7655"/>
        </w:tabs>
        <w:ind w:left="426" w:hanging="426"/>
        <w:rPr>
          <w:rFonts w:ascii="Arial" w:hAnsi="Arial" w:cs="Arial"/>
          <w:b/>
          <w:sz w:val="20"/>
          <w:szCs w:val="20"/>
        </w:rPr>
      </w:pPr>
      <w:r>
        <w:rPr>
          <w:rFonts w:ascii="Arial" w:hAnsi="Arial" w:cs="Arial"/>
          <w:b/>
          <w:sz w:val="20"/>
          <w:szCs w:val="20"/>
        </w:rPr>
        <w:t>10.</w:t>
      </w:r>
      <w:r>
        <w:rPr>
          <w:rFonts w:ascii="Arial" w:hAnsi="Arial" w:cs="Arial"/>
          <w:b/>
          <w:sz w:val="20"/>
          <w:szCs w:val="20"/>
        </w:rPr>
        <w:tab/>
      </w:r>
      <w:r w:rsidR="00C05FFF">
        <w:rPr>
          <w:rFonts w:ascii="Arial" w:hAnsi="Arial" w:cs="Arial"/>
          <w:b/>
          <w:sz w:val="20"/>
          <w:szCs w:val="20"/>
        </w:rPr>
        <w:t>Development</w:t>
      </w:r>
      <w:r w:rsidR="00C05FFF" w:rsidRPr="00564263">
        <w:rPr>
          <w:rFonts w:ascii="Arial" w:hAnsi="Arial" w:cs="Arial"/>
          <w:b/>
          <w:sz w:val="20"/>
          <w:szCs w:val="20"/>
        </w:rPr>
        <w:t xml:space="preserve"> of the S-401</w:t>
      </w:r>
      <w:r w:rsidR="00C05FFF">
        <w:rPr>
          <w:rFonts w:ascii="Arial" w:hAnsi="Arial" w:cs="Arial"/>
          <w:b/>
          <w:sz w:val="20"/>
          <w:szCs w:val="20"/>
        </w:rPr>
        <w:t xml:space="preserve"> </w:t>
      </w:r>
      <w:r w:rsidR="00BD74A4" w:rsidRPr="00E41D9A">
        <w:rPr>
          <w:rFonts w:ascii="Arial" w:hAnsi="Arial" w:cs="Arial"/>
          <w:b/>
          <w:sz w:val="20"/>
          <w:szCs w:val="20"/>
        </w:rPr>
        <w:t>Feature Catalogue</w:t>
      </w:r>
    </w:p>
    <w:p w14:paraId="7B1E1562" w14:textId="77777777" w:rsidR="00BD74A4" w:rsidRDefault="00BD74A4" w:rsidP="00BD74A4">
      <w:pPr>
        <w:tabs>
          <w:tab w:val="left" w:pos="1800"/>
          <w:tab w:val="left" w:pos="7655"/>
        </w:tabs>
        <w:ind w:left="1134" w:hanging="426"/>
        <w:rPr>
          <w:rFonts w:ascii="Arial" w:hAnsi="Arial" w:cs="Arial"/>
          <w:sz w:val="20"/>
          <w:szCs w:val="20"/>
        </w:rPr>
      </w:pPr>
    </w:p>
    <w:p w14:paraId="5EE95E68" w14:textId="77777777" w:rsidR="00316E42" w:rsidRPr="00316E42" w:rsidRDefault="000D6FE1" w:rsidP="00BF2059">
      <w:pPr>
        <w:tabs>
          <w:tab w:val="left" w:pos="1800"/>
          <w:tab w:val="left" w:pos="7655"/>
        </w:tabs>
        <w:ind w:left="426"/>
        <w:rPr>
          <w:rFonts w:ascii="Arial" w:hAnsi="Arial" w:cs="Arial"/>
          <w:sz w:val="20"/>
          <w:szCs w:val="20"/>
        </w:rPr>
      </w:pPr>
      <w:r w:rsidRPr="00316E42">
        <w:rPr>
          <w:rFonts w:ascii="Arial" w:hAnsi="Arial" w:cs="Arial"/>
          <w:b/>
          <w:sz w:val="20"/>
          <w:szCs w:val="20"/>
          <w:highlight w:val="lightGray"/>
        </w:rPr>
        <w:t>Action point</w:t>
      </w:r>
      <w:r w:rsidR="00775562" w:rsidRPr="00316E42">
        <w:rPr>
          <w:rFonts w:ascii="Arial" w:hAnsi="Arial" w:cs="Arial"/>
          <w:b/>
          <w:sz w:val="20"/>
          <w:szCs w:val="20"/>
          <w:highlight w:val="lightGray"/>
        </w:rPr>
        <w:t xml:space="preserve">s from </w:t>
      </w:r>
      <w:r w:rsidR="00775562" w:rsidRPr="00BF2059">
        <w:rPr>
          <w:rFonts w:ascii="Arial" w:hAnsi="Arial" w:cs="Arial"/>
          <w:b/>
          <w:bCs/>
          <w:sz w:val="20"/>
          <w:szCs w:val="20"/>
          <w:highlight w:val="lightGray"/>
        </w:rPr>
        <w:t>last</w:t>
      </w:r>
      <w:r w:rsidR="00775562" w:rsidRPr="00316E42">
        <w:rPr>
          <w:rFonts w:ascii="Arial" w:hAnsi="Arial" w:cs="Arial"/>
          <w:b/>
          <w:sz w:val="20"/>
          <w:szCs w:val="20"/>
          <w:highlight w:val="lightGray"/>
        </w:rPr>
        <w:t xml:space="preserve"> meeting</w:t>
      </w:r>
      <w:r w:rsidRPr="00316E42">
        <w:rPr>
          <w:rFonts w:ascii="Arial" w:hAnsi="Arial" w:cs="Arial"/>
          <w:b/>
          <w:sz w:val="20"/>
          <w:szCs w:val="20"/>
          <w:highlight w:val="lightGray"/>
        </w:rPr>
        <w:t>:</w:t>
      </w:r>
      <w:r w:rsidRPr="00316E42">
        <w:rPr>
          <w:rFonts w:ascii="Arial" w:hAnsi="Arial" w:cs="Arial"/>
          <w:sz w:val="20"/>
          <w:szCs w:val="20"/>
          <w:highlight w:val="lightGray"/>
        </w:rPr>
        <w:t xml:space="preserve"> </w:t>
      </w:r>
    </w:p>
    <w:p w14:paraId="3E26E385"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Gert to align the FC with the decisions of the meeting regarding the DCEG (including the replacement of SORIND with the new complex attribute)</w:t>
      </w:r>
    </w:p>
    <w:p w14:paraId="74F32EBE" w14:textId="26198305"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publish the FC 1.2.0 on the website</w:t>
      </w:r>
    </w:p>
    <w:p w14:paraId="30552F87"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COMEX² to check that only “diesel fuel” is used in S-401 once the change has been accepted in the registry</w:t>
      </w:r>
    </w:p>
    <w:p w14:paraId="4F0D154D" w14:textId="77777777" w:rsidR="00BF2059" w:rsidRPr="00BF2059" w:rsidRDefault="00BF2059">
      <w:pPr>
        <w:pStyle w:val="Listenabsatz"/>
        <w:numPr>
          <w:ilvl w:val="0"/>
          <w:numId w:val="4"/>
        </w:numPr>
        <w:autoSpaceDE w:val="0"/>
        <w:autoSpaceDN w:val="0"/>
        <w:adjustRightInd w:val="0"/>
        <w:ind w:left="1276"/>
        <w:rPr>
          <w:rFonts w:ascii="Arial" w:hAnsi="Arial" w:cs="Arial"/>
          <w:sz w:val="20"/>
          <w:szCs w:val="20"/>
          <w:highlight w:val="lightGray"/>
        </w:rPr>
      </w:pPr>
      <w:r w:rsidRPr="00BF2059">
        <w:rPr>
          <w:rFonts w:ascii="Arial" w:hAnsi="Arial" w:cs="Arial"/>
          <w:sz w:val="20"/>
          <w:szCs w:val="20"/>
          <w:highlight w:val="lightGray"/>
        </w:rPr>
        <w:t>S-100 representatives to solve the inconsistencies in the registry [10 2e errors in the S 100 registry 2023 10 25.docx of the meeting 2023]</w:t>
      </w:r>
    </w:p>
    <w:p w14:paraId="47C5F773" w14:textId="14DCF1D0" w:rsidR="0042397C" w:rsidRPr="00BF2059" w:rsidRDefault="0042397C" w:rsidP="0042397C">
      <w:pPr>
        <w:tabs>
          <w:tab w:val="left" w:pos="7655"/>
        </w:tabs>
        <w:autoSpaceDE w:val="0"/>
        <w:autoSpaceDN w:val="0"/>
        <w:adjustRightInd w:val="0"/>
        <w:rPr>
          <w:rFonts w:ascii="Arial" w:hAnsi="Arial" w:cs="Arial"/>
          <w:bCs/>
          <w:sz w:val="20"/>
          <w:szCs w:val="20"/>
        </w:rPr>
      </w:pPr>
    </w:p>
    <w:p w14:paraId="7B356511" w14:textId="75B75B4F" w:rsidR="0042397C"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A corrected edition 1.3.0 has also been published</w:t>
      </w:r>
      <w:r w:rsidR="0042397C">
        <w:rPr>
          <w:rFonts w:ascii="Arial" w:hAnsi="Arial" w:cs="Arial"/>
          <w:bCs/>
          <w:sz w:val="20"/>
          <w:szCs w:val="20"/>
          <w:lang w:val="en-GB"/>
        </w:rPr>
        <w:t>.</w:t>
      </w:r>
    </w:p>
    <w:p w14:paraId="1B3C056E" w14:textId="77777777" w:rsidR="00BF2059" w:rsidRDefault="00BF2059" w:rsidP="0042397C">
      <w:pPr>
        <w:tabs>
          <w:tab w:val="left" w:pos="7655"/>
        </w:tabs>
        <w:autoSpaceDE w:val="0"/>
        <w:autoSpaceDN w:val="0"/>
        <w:adjustRightInd w:val="0"/>
        <w:ind w:left="426"/>
        <w:rPr>
          <w:rFonts w:ascii="Arial" w:hAnsi="Arial" w:cs="Arial"/>
          <w:bCs/>
          <w:sz w:val="20"/>
          <w:szCs w:val="20"/>
          <w:lang w:val="en-GB"/>
        </w:rPr>
      </w:pPr>
    </w:p>
    <w:p w14:paraId="0CB959D4" w14:textId="77777777" w:rsidR="00DF11F6" w:rsidRDefault="00DF11F6" w:rsidP="00DF11F6">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draft of an edition 2.1.0 of S-101 has been published and the meeting could check the amendments and decide which will be copied to S-401.</w:t>
      </w:r>
    </w:p>
    <w:p w14:paraId="645B2B30"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3823679C" w14:textId="1C2F8221" w:rsidR="00BF2059" w:rsidRPr="0042397C"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discuss test results and their consequences for S-401.</w:t>
      </w:r>
    </w:p>
    <w:p w14:paraId="0816341D" w14:textId="3C8AB092" w:rsidR="002B6AB0" w:rsidRPr="002B6AB0" w:rsidRDefault="002B6AB0" w:rsidP="00284FAE">
      <w:pPr>
        <w:tabs>
          <w:tab w:val="left" w:pos="1800"/>
          <w:tab w:val="left" w:pos="7655"/>
        </w:tabs>
        <w:ind w:left="426" w:hanging="1"/>
        <w:rPr>
          <w:rFonts w:ascii="Arial" w:hAnsi="Arial" w:cs="Arial"/>
          <w:sz w:val="20"/>
          <w:szCs w:val="20"/>
        </w:rPr>
      </w:pPr>
    </w:p>
    <w:p w14:paraId="4114054D" w14:textId="24DE7A26" w:rsidR="004A0186" w:rsidRDefault="004A0186" w:rsidP="00BD74A4">
      <w:pPr>
        <w:tabs>
          <w:tab w:val="left" w:pos="1800"/>
          <w:tab w:val="left" w:pos="7655"/>
        </w:tabs>
        <w:ind w:left="426" w:hanging="1"/>
        <w:rPr>
          <w:rFonts w:ascii="Arial" w:hAnsi="Arial" w:cs="Arial"/>
          <w:sz w:val="20"/>
          <w:szCs w:val="20"/>
        </w:rPr>
      </w:pPr>
    </w:p>
    <w:p w14:paraId="0600B75C" w14:textId="77777777" w:rsidR="00325B6A" w:rsidRPr="002D7AD3" w:rsidRDefault="00325B6A" w:rsidP="00BD74A4">
      <w:pPr>
        <w:tabs>
          <w:tab w:val="left" w:pos="1800"/>
          <w:tab w:val="left" w:pos="7655"/>
        </w:tabs>
        <w:ind w:left="426" w:hanging="1"/>
        <w:rPr>
          <w:rFonts w:ascii="Arial" w:hAnsi="Arial" w:cs="Arial"/>
          <w:sz w:val="20"/>
          <w:szCs w:val="20"/>
        </w:rPr>
      </w:pPr>
    </w:p>
    <w:p w14:paraId="5FBB1D45" w14:textId="1C0262B1" w:rsidR="00BD74A4" w:rsidRPr="00E41D9A" w:rsidRDefault="00296C6E" w:rsidP="00C05FFF">
      <w:pPr>
        <w:tabs>
          <w:tab w:val="left" w:pos="7655"/>
        </w:tabs>
        <w:ind w:left="426" w:hanging="426"/>
        <w:rPr>
          <w:rFonts w:ascii="Arial" w:hAnsi="Arial" w:cs="Arial"/>
          <w:b/>
          <w:sz w:val="20"/>
          <w:szCs w:val="20"/>
        </w:rPr>
      </w:pPr>
      <w:r>
        <w:rPr>
          <w:rFonts w:ascii="Arial" w:hAnsi="Arial" w:cs="Arial"/>
          <w:b/>
          <w:sz w:val="20"/>
          <w:szCs w:val="20"/>
        </w:rPr>
        <w:t>11</w:t>
      </w:r>
      <w:r w:rsidR="00C05FFF">
        <w:rPr>
          <w:rFonts w:ascii="Arial" w:hAnsi="Arial" w:cs="Arial"/>
          <w:b/>
          <w:sz w:val="20"/>
          <w:szCs w:val="20"/>
        </w:rPr>
        <w:t>.</w:t>
      </w:r>
      <w:r w:rsidR="00C05FFF">
        <w:rPr>
          <w:rFonts w:ascii="Arial" w:hAnsi="Arial" w:cs="Arial"/>
          <w:b/>
          <w:sz w:val="20"/>
          <w:szCs w:val="20"/>
        </w:rPr>
        <w:tab/>
        <w:t>Development</w:t>
      </w:r>
      <w:r w:rsidR="00C05FFF" w:rsidRPr="00564263">
        <w:rPr>
          <w:rFonts w:ascii="Arial" w:hAnsi="Arial" w:cs="Arial"/>
          <w:b/>
          <w:sz w:val="20"/>
          <w:szCs w:val="20"/>
        </w:rPr>
        <w:t xml:space="preserve"> of the S-401</w:t>
      </w:r>
      <w:r w:rsidR="00C05FFF">
        <w:rPr>
          <w:rFonts w:ascii="Arial" w:hAnsi="Arial" w:cs="Arial"/>
          <w:b/>
          <w:sz w:val="20"/>
          <w:szCs w:val="20"/>
        </w:rPr>
        <w:t xml:space="preserve"> </w:t>
      </w:r>
      <w:r w:rsidR="00BD74A4" w:rsidRPr="00E41D9A">
        <w:rPr>
          <w:rFonts w:ascii="Arial" w:hAnsi="Arial" w:cs="Arial"/>
          <w:b/>
          <w:sz w:val="20"/>
          <w:szCs w:val="20"/>
        </w:rPr>
        <w:t>Portrayal Catalogue</w:t>
      </w:r>
    </w:p>
    <w:p w14:paraId="285EBD04" w14:textId="77777777" w:rsidR="00BD74A4" w:rsidRDefault="00BD74A4" w:rsidP="00BD74A4">
      <w:pPr>
        <w:tabs>
          <w:tab w:val="left" w:pos="1800"/>
          <w:tab w:val="left" w:pos="7655"/>
        </w:tabs>
        <w:ind w:left="1134" w:hanging="426"/>
        <w:rPr>
          <w:rFonts w:ascii="Arial" w:hAnsi="Arial" w:cs="Arial"/>
          <w:sz w:val="20"/>
          <w:szCs w:val="20"/>
        </w:rPr>
      </w:pPr>
    </w:p>
    <w:p w14:paraId="083D67F5" w14:textId="234C19DA" w:rsidR="00775562" w:rsidRDefault="002447A5" w:rsidP="00BF2059">
      <w:pPr>
        <w:tabs>
          <w:tab w:val="left" w:pos="1800"/>
          <w:tab w:val="left" w:pos="7655"/>
        </w:tabs>
        <w:ind w:left="426"/>
        <w:rPr>
          <w:rFonts w:ascii="Arial" w:hAnsi="Arial" w:cs="Arial"/>
          <w:b/>
          <w:bCs/>
          <w:sz w:val="20"/>
          <w:szCs w:val="20"/>
          <w:highlight w:val="lightGray"/>
        </w:rPr>
      </w:pPr>
      <w:r w:rsidRPr="003A71DF">
        <w:rPr>
          <w:rFonts w:ascii="Arial" w:hAnsi="Arial" w:cs="Arial"/>
          <w:b/>
          <w:bCs/>
          <w:sz w:val="20"/>
          <w:szCs w:val="20"/>
          <w:highlight w:val="lightGray"/>
        </w:rPr>
        <w:t>Action points</w:t>
      </w:r>
      <w:r w:rsidR="00775562">
        <w:rPr>
          <w:rFonts w:ascii="Arial" w:hAnsi="Arial" w:cs="Arial"/>
          <w:b/>
          <w:bCs/>
          <w:sz w:val="20"/>
          <w:szCs w:val="20"/>
          <w:highlight w:val="lightGray"/>
        </w:rPr>
        <w:t xml:space="preserve"> from last </w:t>
      </w:r>
      <w:r w:rsidR="00775562" w:rsidRPr="00BF2059">
        <w:rPr>
          <w:rFonts w:ascii="Arial" w:hAnsi="Arial" w:cs="Arial"/>
          <w:b/>
          <w:sz w:val="20"/>
          <w:szCs w:val="20"/>
          <w:highlight w:val="lightGray"/>
        </w:rPr>
        <w:t>meeting</w:t>
      </w:r>
      <w:r w:rsidRPr="003A71DF">
        <w:rPr>
          <w:rFonts w:ascii="Arial" w:hAnsi="Arial" w:cs="Arial"/>
          <w:b/>
          <w:bCs/>
          <w:sz w:val="20"/>
          <w:szCs w:val="20"/>
          <w:highlight w:val="lightGray"/>
        </w:rPr>
        <w:t>:</w:t>
      </w:r>
    </w:p>
    <w:p w14:paraId="3A672563"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COMEX² to</w:t>
      </w:r>
    </w:p>
    <w:p w14:paraId="22121544"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continue as proposed in the presentation when a stable PCB is available, or continue with the manual adaptation. Contribution of all members via the discussion forum</w:t>
      </w:r>
    </w:p>
    <w:p w14:paraId="2AC6A46D"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develop test data based on the input from Laszlo and René</w:t>
      </w:r>
    </w:p>
    <w:p w14:paraId="219EB175"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amend the Conditional Symbologies on the basis of available CS (OpenCPN) or CS of other manufacturers. If no machine readable inland CS can be obtained, check if the maritime CS can be amended manually</w:t>
      </w:r>
    </w:p>
    <w:p w14:paraId="600A9065"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consider real world pictures and complex attributes as possible solutions for the display of multiple notice marks at the same spot</w:t>
      </w:r>
    </w:p>
    <w:p w14:paraId="10526A0E"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create the XML for the PC (partly done but CS have still to be converted to LUA scripts, support of Hyacinth and maybe use of PC verify).</w:t>
      </w:r>
    </w:p>
    <w:p w14:paraId="44BB5C20"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Ensure that top marks are displayed with colour (as in the current PresLib)</w:t>
      </w:r>
    </w:p>
    <w:p w14:paraId="62CA0493"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All members to inform Gert if they are able to contribute to the development of the Portrayal Catalogue.</w:t>
      </w:r>
    </w:p>
    <w:p w14:paraId="7B1E6A25"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Tom, Friedhelm and Cameron to check if they can provide testing possibilities for LUA scripts</w:t>
      </w:r>
    </w:p>
    <w:p w14:paraId="58DAF91D"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All members that submit proposals with new symbols to provide the symbols in SVG format themselves or to provide them in a different format to Claudia Heckert for conversion to SVG. They have to take the new guideline and the form for symbols into account.</w:t>
      </w:r>
    </w:p>
    <w:p w14:paraId="6393A81F"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Bernd to inform the IEHG members when it is clear whether the online meeting will take place</w:t>
      </w:r>
    </w:p>
    <w:p w14:paraId="52D25B7C" w14:textId="10BA26CB" w:rsidR="0042397C" w:rsidRDefault="0042397C" w:rsidP="0042397C">
      <w:pPr>
        <w:tabs>
          <w:tab w:val="left" w:pos="7655"/>
        </w:tabs>
        <w:autoSpaceDE w:val="0"/>
        <w:autoSpaceDN w:val="0"/>
        <w:adjustRightInd w:val="0"/>
        <w:rPr>
          <w:rFonts w:ascii="Arial" w:hAnsi="Arial" w:cs="Arial"/>
          <w:bCs/>
          <w:sz w:val="20"/>
          <w:szCs w:val="20"/>
          <w:highlight w:val="lightGray"/>
        </w:rPr>
      </w:pPr>
    </w:p>
    <w:p w14:paraId="7A9F4074" w14:textId="7FA27668" w:rsidR="0042397C" w:rsidRDefault="0042397C"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be informed about the status of the draft of edition 1.</w:t>
      </w:r>
      <w:r w:rsidR="00D947BC">
        <w:rPr>
          <w:rFonts w:ascii="Arial" w:hAnsi="Arial" w:cs="Arial"/>
          <w:bCs/>
          <w:sz w:val="20"/>
          <w:szCs w:val="20"/>
          <w:lang w:val="en-GB"/>
        </w:rPr>
        <w:t>3</w:t>
      </w:r>
      <w:r>
        <w:rPr>
          <w:rFonts w:ascii="Arial" w:hAnsi="Arial" w:cs="Arial"/>
          <w:bCs/>
          <w:sz w:val="20"/>
          <w:szCs w:val="20"/>
          <w:lang w:val="en-GB"/>
        </w:rPr>
        <w:t>.0 of the S-401 PC and could decide on the way forward for an edition 1.</w:t>
      </w:r>
      <w:r w:rsidR="00D947BC">
        <w:rPr>
          <w:rFonts w:ascii="Arial" w:hAnsi="Arial" w:cs="Arial"/>
          <w:bCs/>
          <w:sz w:val="20"/>
          <w:szCs w:val="20"/>
          <w:lang w:val="en-GB"/>
        </w:rPr>
        <w:t>3</w:t>
      </w:r>
      <w:r>
        <w:rPr>
          <w:rFonts w:ascii="Arial" w:hAnsi="Arial" w:cs="Arial"/>
          <w:bCs/>
          <w:sz w:val="20"/>
          <w:szCs w:val="20"/>
          <w:lang w:val="en-GB"/>
        </w:rPr>
        <w:t>.0</w:t>
      </w:r>
      <w:r w:rsidR="00D947BC">
        <w:rPr>
          <w:rFonts w:ascii="Arial" w:hAnsi="Arial" w:cs="Arial"/>
          <w:bCs/>
          <w:sz w:val="20"/>
          <w:szCs w:val="20"/>
          <w:lang w:val="en-GB"/>
        </w:rPr>
        <w:t xml:space="preserve"> or – if 1.3.0 has already been adopted and tested – for an edition 2.0.0.</w:t>
      </w:r>
    </w:p>
    <w:p w14:paraId="506EF28B" w14:textId="77777777" w:rsidR="0042397C" w:rsidRPr="0042397C" w:rsidRDefault="0042397C" w:rsidP="0042397C">
      <w:pPr>
        <w:tabs>
          <w:tab w:val="left" w:pos="7655"/>
        </w:tabs>
        <w:autoSpaceDE w:val="0"/>
        <w:autoSpaceDN w:val="0"/>
        <w:adjustRightInd w:val="0"/>
        <w:rPr>
          <w:rFonts w:ascii="Arial" w:hAnsi="Arial" w:cs="Arial"/>
          <w:bCs/>
          <w:sz w:val="20"/>
          <w:szCs w:val="20"/>
          <w:highlight w:val="lightGray"/>
          <w:lang w:val="en-GB"/>
        </w:rPr>
      </w:pPr>
    </w:p>
    <w:p w14:paraId="407AD609" w14:textId="364AE3FF" w:rsidR="00316E42" w:rsidRDefault="00316E42" w:rsidP="00316E42">
      <w:pPr>
        <w:tabs>
          <w:tab w:val="left" w:pos="7655"/>
        </w:tabs>
        <w:autoSpaceDE w:val="0"/>
        <w:autoSpaceDN w:val="0"/>
        <w:adjustRightInd w:val="0"/>
        <w:ind w:left="851"/>
        <w:rPr>
          <w:rFonts w:ascii="Arial" w:hAnsi="Arial" w:cs="Arial"/>
          <w:bCs/>
          <w:sz w:val="20"/>
          <w:szCs w:val="20"/>
        </w:rPr>
      </w:pPr>
    </w:p>
    <w:p w14:paraId="0B40524A" w14:textId="3ACA2AAB" w:rsidR="00BD74A4" w:rsidRDefault="0003413D" w:rsidP="00201CB5">
      <w:pPr>
        <w:pStyle w:val="Listenabsatz"/>
        <w:tabs>
          <w:tab w:val="left" w:pos="7655"/>
        </w:tabs>
        <w:autoSpaceDE w:val="0"/>
        <w:autoSpaceDN w:val="0"/>
        <w:adjustRightInd w:val="0"/>
        <w:ind w:left="851"/>
        <w:rPr>
          <w:rFonts w:ascii="Arial" w:hAnsi="Arial" w:cs="Arial"/>
          <w:sz w:val="20"/>
          <w:szCs w:val="20"/>
        </w:rPr>
      </w:pPr>
      <w:r w:rsidRPr="0003413D">
        <w:rPr>
          <w:rFonts w:ascii="Arial" w:hAnsi="Arial" w:cs="Arial"/>
          <w:bCs/>
          <w:sz w:val="20"/>
          <w:szCs w:val="20"/>
          <w:lang w:val="en-GB"/>
        </w:rPr>
        <w:t>​</w:t>
      </w:r>
    </w:p>
    <w:p w14:paraId="3B312A67" w14:textId="61C5BD85" w:rsidR="00BD74A4" w:rsidRPr="00E41D9A" w:rsidRDefault="00C05FFF" w:rsidP="00C05FFF">
      <w:pPr>
        <w:tabs>
          <w:tab w:val="left" w:pos="7655"/>
        </w:tabs>
        <w:ind w:left="426" w:hanging="426"/>
        <w:rPr>
          <w:rFonts w:ascii="Arial" w:hAnsi="Arial" w:cs="Arial"/>
          <w:b/>
          <w:sz w:val="20"/>
          <w:szCs w:val="20"/>
        </w:rPr>
      </w:pPr>
      <w:r>
        <w:rPr>
          <w:rFonts w:ascii="Arial" w:hAnsi="Arial" w:cs="Arial"/>
          <w:b/>
          <w:sz w:val="20"/>
          <w:szCs w:val="20"/>
        </w:rPr>
        <w:t>12.</w:t>
      </w:r>
      <w:r>
        <w:rPr>
          <w:rFonts w:ascii="Arial" w:hAnsi="Arial" w:cs="Arial"/>
          <w:b/>
          <w:sz w:val="20"/>
          <w:szCs w:val="20"/>
        </w:rPr>
        <w:tab/>
        <w:t>Development</w:t>
      </w:r>
      <w:r w:rsidRPr="00564263">
        <w:rPr>
          <w:rFonts w:ascii="Arial" w:hAnsi="Arial" w:cs="Arial"/>
          <w:b/>
          <w:sz w:val="20"/>
          <w:szCs w:val="20"/>
        </w:rPr>
        <w:t xml:space="preserve"> of S-401</w:t>
      </w:r>
      <w:r>
        <w:rPr>
          <w:rFonts w:ascii="Arial" w:hAnsi="Arial" w:cs="Arial"/>
          <w:b/>
          <w:sz w:val="20"/>
          <w:szCs w:val="20"/>
        </w:rPr>
        <w:t xml:space="preserve"> </w:t>
      </w:r>
      <w:r w:rsidR="00E30DDF" w:rsidRPr="00E41D9A">
        <w:rPr>
          <w:rFonts w:ascii="Arial" w:hAnsi="Arial" w:cs="Arial"/>
          <w:b/>
          <w:sz w:val="20"/>
          <w:szCs w:val="20"/>
        </w:rPr>
        <w:t>test cells</w:t>
      </w:r>
    </w:p>
    <w:p w14:paraId="1D66471A" w14:textId="38BD3E4C" w:rsidR="0097546C" w:rsidRDefault="0097546C" w:rsidP="00E30DDF">
      <w:pPr>
        <w:tabs>
          <w:tab w:val="left" w:pos="1800"/>
          <w:tab w:val="left" w:pos="7655"/>
        </w:tabs>
        <w:ind w:left="1134" w:hanging="426"/>
        <w:rPr>
          <w:rFonts w:ascii="Arial" w:hAnsi="Arial" w:cs="Arial"/>
          <w:sz w:val="20"/>
          <w:szCs w:val="20"/>
        </w:rPr>
      </w:pPr>
    </w:p>
    <w:p w14:paraId="4BC49F88" w14:textId="19C4E13E" w:rsidR="007609B4" w:rsidRDefault="007609B4" w:rsidP="00775562">
      <w:pPr>
        <w:tabs>
          <w:tab w:val="left" w:pos="7655"/>
        </w:tabs>
        <w:autoSpaceDE w:val="0"/>
        <w:autoSpaceDN w:val="0"/>
        <w:adjustRightInd w:val="0"/>
        <w:ind w:left="851"/>
        <w:rPr>
          <w:rFonts w:ascii="Arial" w:hAnsi="Arial" w:cs="Arial"/>
          <w:b/>
          <w:bCs/>
          <w:sz w:val="20"/>
          <w:szCs w:val="20"/>
          <w:highlight w:val="lightGray"/>
        </w:rPr>
      </w:pPr>
      <w:r w:rsidRPr="0097546C">
        <w:rPr>
          <w:rFonts w:ascii="Arial" w:hAnsi="Arial" w:cs="Arial"/>
          <w:b/>
          <w:bCs/>
          <w:sz w:val="20"/>
          <w:szCs w:val="20"/>
          <w:highlight w:val="lightGray"/>
        </w:rPr>
        <w:t>Action point</w:t>
      </w:r>
      <w:r w:rsidR="00775562">
        <w:rPr>
          <w:rFonts w:ascii="Arial" w:hAnsi="Arial" w:cs="Arial"/>
          <w:b/>
          <w:bCs/>
          <w:sz w:val="20"/>
          <w:szCs w:val="20"/>
          <w:highlight w:val="lightGray"/>
        </w:rPr>
        <w:t xml:space="preserve"> from last meeting</w:t>
      </w:r>
      <w:r w:rsidRPr="0097546C">
        <w:rPr>
          <w:rFonts w:ascii="Arial" w:hAnsi="Arial" w:cs="Arial"/>
          <w:b/>
          <w:bCs/>
          <w:sz w:val="20"/>
          <w:szCs w:val="20"/>
          <w:highlight w:val="lightGray"/>
        </w:rPr>
        <w:t xml:space="preserve">: </w:t>
      </w:r>
    </w:p>
    <w:p w14:paraId="5F1ED114"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Gert to forward the FC 1.2.0 to Caris and Esri together with the 2.5 test cells</w:t>
      </w:r>
    </w:p>
    <w:p w14:paraId="3C47C2A9" w14:textId="77777777" w:rsidR="00D947BC" w:rsidRPr="001E6D82" w:rsidRDefault="00D947BC">
      <w:pPr>
        <w:pStyle w:val="Listenabsatz"/>
        <w:numPr>
          <w:ilvl w:val="0"/>
          <w:numId w:val="7"/>
        </w:numPr>
        <w:tabs>
          <w:tab w:val="left" w:pos="7655"/>
        </w:tabs>
        <w:autoSpaceDE w:val="0"/>
        <w:autoSpaceDN w:val="0"/>
        <w:adjustRightInd w:val="0"/>
        <w:rPr>
          <w:rFonts w:ascii="Arial" w:hAnsi="Arial" w:cs="Arial"/>
          <w:bCs/>
          <w:sz w:val="20"/>
          <w:szCs w:val="20"/>
        </w:rPr>
      </w:pPr>
      <w:r w:rsidRPr="00D947BC">
        <w:rPr>
          <w:rFonts w:ascii="Arial" w:hAnsi="Arial" w:cs="Arial"/>
          <w:bCs/>
          <w:sz w:val="20"/>
          <w:szCs w:val="20"/>
          <w:highlight w:val="lightGray"/>
        </w:rPr>
        <w:t>Tom and Gert to discuss conversion of the existing test cells following the meeting</w:t>
      </w:r>
      <w:r w:rsidRPr="001E6D82">
        <w:rPr>
          <w:rFonts w:ascii="Arial" w:hAnsi="Arial" w:cs="Arial"/>
          <w:bCs/>
          <w:sz w:val="20"/>
          <w:szCs w:val="20"/>
        </w:rPr>
        <w:t>.</w:t>
      </w:r>
    </w:p>
    <w:p w14:paraId="500AFCF3" w14:textId="75CE5940" w:rsidR="004842AF" w:rsidRDefault="004842AF" w:rsidP="004842AF">
      <w:pPr>
        <w:tabs>
          <w:tab w:val="left" w:pos="7655"/>
        </w:tabs>
        <w:autoSpaceDE w:val="0"/>
        <w:autoSpaceDN w:val="0"/>
        <w:adjustRightInd w:val="0"/>
        <w:rPr>
          <w:rFonts w:ascii="Arial" w:hAnsi="Arial" w:cs="Arial"/>
          <w:sz w:val="20"/>
          <w:szCs w:val="20"/>
        </w:rPr>
      </w:pPr>
    </w:p>
    <w:p w14:paraId="0842F4A0" w14:textId="77777777" w:rsidR="004842AF" w:rsidRDefault="004842AF" w:rsidP="004842AF">
      <w:pPr>
        <w:tabs>
          <w:tab w:val="left" w:pos="7655"/>
        </w:tabs>
        <w:autoSpaceDE w:val="0"/>
        <w:autoSpaceDN w:val="0"/>
        <w:adjustRightInd w:val="0"/>
        <w:rPr>
          <w:rFonts w:ascii="Arial" w:hAnsi="Arial" w:cs="Arial"/>
          <w:sz w:val="20"/>
          <w:szCs w:val="20"/>
        </w:rPr>
      </w:pPr>
    </w:p>
    <w:p w14:paraId="4CB5B97C" w14:textId="089D05F6" w:rsidR="00630145" w:rsidRPr="00E41D9A" w:rsidRDefault="00C05FFF" w:rsidP="00C05FFF">
      <w:pPr>
        <w:tabs>
          <w:tab w:val="left" w:pos="7655"/>
        </w:tabs>
        <w:ind w:left="426" w:hanging="426"/>
        <w:rPr>
          <w:rFonts w:ascii="Arial" w:hAnsi="Arial" w:cs="Arial"/>
          <w:b/>
          <w:sz w:val="20"/>
          <w:szCs w:val="20"/>
        </w:rPr>
      </w:pPr>
      <w:r>
        <w:rPr>
          <w:rFonts w:ascii="Arial" w:hAnsi="Arial" w:cs="Arial"/>
          <w:b/>
          <w:sz w:val="20"/>
          <w:szCs w:val="20"/>
        </w:rPr>
        <w:t>13.</w:t>
      </w:r>
      <w:r>
        <w:rPr>
          <w:rFonts w:ascii="Arial" w:hAnsi="Arial" w:cs="Arial"/>
          <w:b/>
          <w:sz w:val="20"/>
          <w:szCs w:val="20"/>
        </w:rPr>
        <w:tab/>
        <w:t>Development</w:t>
      </w:r>
      <w:r w:rsidRPr="00564263">
        <w:rPr>
          <w:rFonts w:ascii="Arial" w:hAnsi="Arial" w:cs="Arial"/>
          <w:b/>
          <w:sz w:val="20"/>
          <w:szCs w:val="20"/>
        </w:rPr>
        <w:t xml:space="preserve"> of </w:t>
      </w:r>
      <w:r w:rsidR="00296C6E">
        <w:rPr>
          <w:rFonts w:ascii="Arial" w:hAnsi="Arial" w:cs="Arial"/>
          <w:b/>
          <w:sz w:val="20"/>
          <w:szCs w:val="20"/>
        </w:rPr>
        <w:t>a</w:t>
      </w:r>
      <w:r w:rsidRPr="00564263">
        <w:rPr>
          <w:rFonts w:ascii="Arial" w:hAnsi="Arial" w:cs="Arial"/>
          <w:b/>
          <w:sz w:val="20"/>
          <w:szCs w:val="20"/>
        </w:rPr>
        <w:t xml:space="preserve"> S-401</w:t>
      </w:r>
      <w:r>
        <w:rPr>
          <w:rFonts w:ascii="Arial" w:hAnsi="Arial" w:cs="Arial"/>
          <w:b/>
          <w:sz w:val="20"/>
          <w:szCs w:val="20"/>
        </w:rPr>
        <w:t xml:space="preserve"> </w:t>
      </w:r>
      <w:r w:rsidR="00630145" w:rsidRPr="00E41D9A">
        <w:rPr>
          <w:rFonts w:ascii="Arial" w:hAnsi="Arial" w:cs="Arial"/>
          <w:b/>
          <w:sz w:val="20"/>
          <w:szCs w:val="20"/>
        </w:rPr>
        <w:t>Alert catalogue</w:t>
      </w:r>
    </w:p>
    <w:p w14:paraId="0CA10D31" w14:textId="7A27CA12" w:rsidR="004842AF" w:rsidRDefault="004842AF" w:rsidP="00E30DDF">
      <w:pPr>
        <w:tabs>
          <w:tab w:val="left" w:pos="1800"/>
          <w:tab w:val="left" w:pos="7655"/>
        </w:tabs>
        <w:ind w:left="1134" w:hanging="426"/>
        <w:rPr>
          <w:rFonts w:ascii="Arial" w:hAnsi="Arial" w:cs="Arial"/>
          <w:sz w:val="20"/>
          <w:szCs w:val="20"/>
        </w:rPr>
      </w:pPr>
    </w:p>
    <w:p w14:paraId="6C722986" w14:textId="77777777" w:rsidR="00775562" w:rsidRDefault="00775562" w:rsidP="00775562">
      <w:pPr>
        <w:tabs>
          <w:tab w:val="left" w:pos="7655"/>
        </w:tabs>
        <w:autoSpaceDE w:val="0"/>
        <w:autoSpaceDN w:val="0"/>
        <w:adjustRightInd w:val="0"/>
        <w:ind w:left="851"/>
        <w:rPr>
          <w:rFonts w:ascii="Arial" w:hAnsi="Arial" w:cs="Arial"/>
          <w:sz w:val="20"/>
          <w:szCs w:val="20"/>
        </w:rPr>
      </w:pPr>
      <w:r>
        <w:rPr>
          <w:rFonts w:ascii="Arial" w:hAnsi="Arial" w:cs="Arial"/>
          <w:sz w:val="20"/>
          <w:szCs w:val="20"/>
        </w:rPr>
        <w:t>The last meeting came to the following conclusions:</w:t>
      </w:r>
    </w:p>
    <w:p w14:paraId="2CA565B1" w14:textId="7B399E13" w:rsidR="004842AF" w:rsidRPr="002B6AB0" w:rsidRDefault="004842AF" w:rsidP="00775562">
      <w:pPr>
        <w:tabs>
          <w:tab w:val="left" w:pos="7655"/>
        </w:tabs>
        <w:autoSpaceDE w:val="0"/>
        <w:autoSpaceDN w:val="0"/>
        <w:adjustRightInd w:val="0"/>
        <w:ind w:left="851"/>
        <w:rPr>
          <w:rFonts w:ascii="Arial" w:hAnsi="Arial" w:cs="Arial"/>
          <w:sz w:val="20"/>
          <w:szCs w:val="20"/>
        </w:rPr>
      </w:pPr>
      <w:r w:rsidRPr="002B6AB0">
        <w:rPr>
          <w:rFonts w:ascii="Arial" w:hAnsi="Arial" w:cs="Arial"/>
          <w:sz w:val="20"/>
          <w:szCs w:val="20"/>
        </w:rPr>
        <w:t>Europe: Inland ECDIS standard defines all kind of alarms</w:t>
      </w:r>
      <w:r>
        <w:rPr>
          <w:rFonts w:ascii="Arial" w:hAnsi="Arial" w:cs="Arial"/>
          <w:sz w:val="20"/>
          <w:szCs w:val="20"/>
        </w:rPr>
        <w:t>, t</w:t>
      </w:r>
      <w:r w:rsidRPr="002B6AB0">
        <w:rPr>
          <w:rFonts w:ascii="Arial" w:hAnsi="Arial" w:cs="Arial"/>
          <w:sz w:val="20"/>
          <w:szCs w:val="20"/>
        </w:rPr>
        <w:t>here’s no need t</w:t>
      </w:r>
      <w:r>
        <w:rPr>
          <w:rFonts w:ascii="Arial" w:hAnsi="Arial" w:cs="Arial"/>
          <w:sz w:val="20"/>
          <w:szCs w:val="20"/>
        </w:rPr>
        <w:t>o focus on an ‘alarm catalogue’.</w:t>
      </w:r>
    </w:p>
    <w:p w14:paraId="334DE4DF" w14:textId="7C3A67A2" w:rsidR="00775562" w:rsidRDefault="004842AF" w:rsidP="00775562">
      <w:pPr>
        <w:tabs>
          <w:tab w:val="left" w:pos="7655"/>
        </w:tabs>
        <w:autoSpaceDE w:val="0"/>
        <w:autoSpaceDN w:val="0"/>
        <w:adjustRightInd w:val="0"/>
        <w:ind w:left="851"/>
        <w:rPr>
          <w:rFonts w:ascii="Arial" w:hAnsi="Arial" w:cs="Arial"/>
          <w:sz w:val="20"/>
          <w:szCs w:val="20"/>
        </w:rPr>
      </w:pPr>
      <w:r>
        <w:rPr>
          <w:rFonts w:ascii="Arial" w:hAnsi="Arial" w:cs="Arial"/>
          <w:sz w:val="20"/>
          <w:szCs w:val="20"/>
        </w:rPr>
        <w:t>US and Brazil: no immediate need</w:t>
      </w:r>
      <w:r w:rsidR="00775562">
        <w:rPr>
          <w:rFonts w:ascii="Arial" w:hAnsi="Arial" w:cs="Arial"/>
          <w:sz w:val="20"/>
          <w:szCs w:val="20"/>
        </w:rPr>
        <w:t>.</w:t>
      </w:r>
    </w:p>
    <w:p w14:paraId="6CBBC607" w14:textId="77777777" w:rsidR="00D947BC" w:rsidRDefault="00D947BC" w:rsidP="00D947BC">
      <w:pPr>
        <w:tabs>
          <w:tab w:val="left" w:pos="7655"/>
        </w:tabs>
        <w:autoSpaceDE w:val="0"/>
        <w:autoSpaceDN w:val="0"/>
        <w:adjustRightInd w:val="0"/>
        <w:ind w:left="426"/>
        <w:rPr>
          <w:rFonts w:ascii="Arial" w:hAnsi="Arial" w:cs="Arial"/>
          <w:sz w:val="20"/>
          <w:szCs w:val="20"/>
        </w:rPr>
      </w:pPr>
      <w:r>
        <w:rPr>
          <w:rFonts w:ascii="Arial" w:hAnsi="Arial" w:cs="Arial"/>
          <w:sz w:val="20"/>
          <w:szCs w:val="20"/>
        </w:rPr>
        <w:lastRenderedPageBreak/>
        <w:t>The meeting noted that the S-101 LUA scripts in the FC contain references to alarms. For the S-401 FC those references have been deactivated, but not deleted.</w:t>
      </w:r>
    </w:p>
    <w:p w14:paraId="620B7607" w14:textId="77777777" w:rsidR="00D947BC" w:rsidRDefault="00D947BC" w:rsidP="00775562">
      <w:pPr>
        <w:tabs>
          <w:tab w:val="left" w:pos="7655"/>
        </w:tabs>
        <w:autoSpaceDE w:val="0"/>
        <w:autoSpaceDN w:val="0"/>
        <w:adjustRightInd w:val="0"/>
        <w:ind w:left="851"/>
        <w:rPr>
          <w:rFonts w:ascii="Arial" w:hAnsi="Arial" w:cs="Arial"/>
          <w:sz w:val="20"/>
          <w:szCs w:val="20"/>
        </w:rPr>
      </w:pPr>
    </w:p>
    <w:p w14:paraId="67A6BE57" w14:textId="2116A2AB" w:rsidR="00201CB5" w:rsidRDefault="00201CB5" w:rsidP="00775562">
      <w:pPr>
        <w:tabs>
          <w:tab w:val="left" w:pos="7655"/>
        </w:tabs>
        <w:autoSpaceDE w:val="0"/>
        <w:autoSpaceDN w:val="0"/>
        <w:adjustRightInd w:val="0"/>
        <w:ind w:left="851"/>
        <w:rPr>
          <w:rFonts w:ascii="Arial" w:hAnsi="Arial" w:cs="Arial"/>
          <w:sz w:val="20"/>
          <w:szCs w:val="20"/>
        </w:rPr>
      </w:pPr>
    </w:p>
    <w:p w14:paraId="683486AF" w14:textId="77777777" w:rsidR="00BD74A4" w:rsidRPr="00365568" w:rsidRDefault="00BD74A4" w:rsidP="00BD74A4">
      <w:pPr>
        <w:tabs>
          <w:tab w:val="left" w:pos="1800"/>
          <w:tab w:val="left" w:pos="7655"/>
        </w:tabs>
        <w:ind w:left="426"/>
        <w:rPr>
          <w:rFonts w:ascii="Arial" w:hAnsi="Arial" w:cs="Arial"/>
          <w:sz w:val="20"/>
          <w:szCs w:val="20"/>
        </w:rPr>
      </w:pPr>
    </w:p>
    <w:p w14:paraId="76E43C25" w14:textId="35E51B06" w:rsidR="00984616" w:rsidRDefault="00C05FFF" w:rsidP="00BD74A4">
      <w:pPr>
        <w:tabs>
          <w:tab w:val="left" w:pos="1800"/>
          <w:tab w:val="left" w:pos="7655"/>
        </w:tabs>
        <w:ind w:left="426" w:hanging="426"/>
        <w:rPr>
          <w:rFonts w:ascii="Arial" w:hAnsi="Arial" w:cs="Arial"/>
          <w:b/>
          <w:sz w:val="20"/>
          <w:szCs w:val="20"/>
        </w:rPr>
      </w:pPr>
      <w:r>
        <w:rPr>
          <w:rFonts w:ascii="Arial" w:hAnsi="Arial" w:cs="Arial"/>
          <w:b/>
          <w:sz w:val="20"/>
          <w:szCs w:val="20"/>
        </w:rPr>
        <w:t>1</w:t>
      </w:r>
      <w:r w:rsidR="006B4610">
        <w:rPr>
          <w:rFonts w:ascii="Arial" w:hAnsi="Arial" w:cs="Arial"/>
          <w:b/>
          <w:sz w:val="20"/>
          <w:szCs w:val="20"/>
        </w:rPr>
        <w:t>4</w:t>
      </w:r>
      <w:r w:rsidR="00BD74A4" w:rsidRPr="00F11B3B">
        <w:rPr>
          <w:rFonts w:ascii="Arial" w:hAnsi="Arial" w:cs="Arial"/>
          <w:b/>
          <w:sz w:val="20"/>
          <w:szCs w:val="20"/>
        </w:rPr>
        <w:t>.</w:t>
      </w:r>
      <w:r w:rsidR="00BD74A4">
        <w:rPr>
          <w:rFonts w:ascii="Arial" w:hAnsi="Arial" w:cs="Arial"/>
          <w:sz w:val="20"/>
          <w:szCs w:val="20"/>
        </w:rPr>
        <w:tab/>
      </w:r>
      <w:r w:rsidR="00984616" w:rsidRPr="00984616">
        <w:rPr>
          <w:rFonts w:ascii="Arial" w:hAnsi="Arial" w:cs="Arial"/>
          <w:b/>
          <w:sz w:val="20"/>
          <w:szCs w:val="20"/>
        </w:rPr>
        <w:t>Development of S-158:401 Validation Checks</w:t>
      </w:r>
    </w:p>
    <w:p w14:paraId="314A7E3C" w14:textId="24D09435" w:rsidR="00984616" w:rsidRDefault="00984616" w:rsidP="00BD74A4">
      <w:pPr>
        <w:tabs>
          <w:tab w:val="left" w:pos="1800"/>
          <w:tab w:val="left" w:pos="7655"/>
        </w:tabs>
        <w:ind w:left="426" w:hanging="426"/>
        <w:rPr>
          <w:rFonts w:ascii="Arial" w:hAnsi="Arial" w:cs="Arial"/>
          <w:b/>
          <w:sz w:val="20"/>
          <w:szCs w:val="20"/>
        </w:rPr>
      </w:pPr>
    </w:p>
    <w:p w14:paraId="782BDF4C" w14:textId="6628964F" w:rsidR="00D947BC" w:rsidRDefault="00984616" w:rsidP="00D947BC">
      <w:pPr>
        <w:autoSpaceDE w:val="0"/>
        <w:autoSpaceDN w:val="0"/>
        <w:adjustRightInd w:val="0"/>
        <w:ind w:left="709"/>
        <w:rPr>
          <w:rFonts w:ascii="Arial" w:hAnsi="Arial" w:cs="Arial"/>
          <w:b/>
          <w:bCs/>
          <w:sz w:val="20"/>
          <w:szCs w:val="20"/>
          <w:highlight w:val="yellow"/>
        </w:rPr>
      </w:pPr>
      <w:r>
        <w:rPr>
          <w:rFonts w:ascii="Arial" w:hAnsi="Arial" w:cs="Arial"/>
          <w:b/>
          <w:sz w:val="20"/>
          <w:szCs w:val="20"/>
        </w:rPr>
        <w:tab/>
      </w:r>
      <w:r w:rsidR="00D947BC" w:rsidRPr="00D947BC">
        <w:rPr>
          <w:rFonts w:ascii="Arial" w:hAnsi="Arial" w:cs="Arial"/>
          <w:b/>
          <w:bCs/>
          <w:sz w:val="20"/>
          <w:szCs w:val="20"/>
          <w:highlight w:val="lightGray"/>
        </w:rPr>
        <w:t>Action point</w:t>
      </w:r>
      <w:r w:rsidR="00D947BC">
        <w:rPr>
          <w:rFonts w:ascii="Arial" w:hAnsi="Arial" w:cs="Arial"/>
          <w:b/>
          <w:bCs/>
          <w:sz w:val="20"/>
          <w:szCs w:val="20"/>
          <w:highlight w:val="lightGray"/>
        </w:rPr>
        <w:t xml:space="preserve"> from last meeting</w:t>
      </w:r>
      <w:r w:rsidR="00D947BC" w:rsidRPr="00D947BC">
        <w:rPr>
          <w:rFonts w:ascii="Arial" w:hAnsi="Arial" w:cs="Arial"/>
          <w:b/>
          <w:bCs/>
          <w:sz w:val="20"/>
          <w:szCs w:val="20"/>
          <w:highlight w:val="lightGray"/>
        </w:rPr>
        <w:t>:</w:t>
      </w:r>
    </w:p>
    <w:p w14:paraId="4622526E" w14:textId="77777777" w:rsidR="00D947BC" w:rsidRPr="00D947BC" w:rsidRDefault="00D947BC">
      <w:pPr>
        <w:pStyle w:val="Listenabsatz"/>
        <w:numPr>
          <w:ilvl w:val="0"/>
          <w:numId w:val="14"/>
        </w:numPr>
        <w:tabs>
          <w:tab w:val="left" w:pos="7655"/>
        </w:tabs>
        <w:autoSpaceDE w:val="0"/>
        <w:autoSpaceDN w:val="0"/>
        <w:adjustRightInd w:val="0"/>
        <w:rPr>
          <w:rFonts w:ascii="Arial" w:hAnsi="Arial" w:cs="Arial"/>
          <w:color w:val="00B050"/>
          <w:sz w:val="20"/>
          <w:szCs w:val="20"/>
        </w:rPr>
      </w:pPr>
      <w:r w:rsidRPr="00D947BC">
        <w:rPr>
          <w:rFonts w:ascii="Arial" w:hAnsi="Arial" w:cs="Arial"/>
          <w:color w:val="00B050"/>
          <w:sz w:val="20"/>
          <w:szCs w:val="20"/>
        </w:rPr>
        <w:t>Bernd to produce an updated draft of S-158:401 when the next edition of S-158:101 is available</w:t>
      </w:r>
    </w:p>
    <w:p w14:paraId="38478298" w14:textId="77777777" w:rsidR="00D947BC" w:rsidRDefault="00D947BC" w:rsidP="00BD74A4">
      <w:pPr>
        <w:tabs>
          <w:tab w:val="left" w:pos="1800"/>
          <w:tab w:val="left" w:pos="7655"/>
        </w:tabs>
        <w:ind w:left="426" w:hanging="426"/>
        <w:rPr>
          <w:rFonts w:ascii="Arial" w:hAnsi="Arial" w:cs="Arial"/>
          <w:sz w:val="20"/>
          <w:szCs w:val="20"/>
        </w:rPr>
      </w:pPr>
    </w:p>
    <w:p w14:paraId="70D27C0F" w14:textId="2A69C5EE" w:rsidR="00984616" w:rsidRPr="00984616" w:rsidRDefault="00D947BC" w:rsidP="00BD74A4">
      <w:pPr>
        <w:tabs>
          <w:tab w:val="left" w:pos="1800"/>
          <w:tab w:val="left" w:pos="7655"/>
        </w:tabs>
        <w:ind w:left="426" w:hanging="426"/>
        <w:rPr>
          <w:rFonts w:ascii="Arial" w:hAnsi="Arial" w:cs="Arial"/>
          <w:sz w:val="20"/>
          <w:szCs w:val="20"/>
        </w:rPr>
      </w:pPr>
      <w:r>
        <w:rPr>
          <w:rFonts w:ascii="Arial" w:hAnsi="Arial" w:cs="Arial"/>
          <w:sz w:val="20"/>
          <w:szCs w:val="20"/>
        </w:rPr>
        <w:tab/>
      </w:r>
      <w:r w:rsidR="00984616" w:rsidRPr="00984616">
        <w:rPr>
          <w:rFonts w:ascii="Arial" w:hAnsi="Arial" w:cs="Arial"/>
          <w:sz w:val="20"/>
          <w:szCs w:val="20"/>
        </w:rPr>
        <w:t xml:space="preserve">The </w:t>
      </w:r>
      <w:r w:rsidR="00984616">
        <w:rPr>
          <w:rFonts w:ascii="Arial" w:hAnsi="Arial" w:cs="Arial"/>
          <w:sz w:val="20"/>
          <w:szCs w:val="20"/>
        </w:rPr>
        <w:t xml:space="preserve">meeting could discuss the </w:t>
      </w:r>
      <w:r>
        <w:rPr>
          <w:rFonts w:ascii="Arial" w:hAnsi="Arial" w:cs="Arial"/>
          <w:sz w:val="20"/>
          <w:szCs w:val="20"/>
        </w:rPr>
        <w:t>updated</w:t>
      </w:r>
      <w:r w:rsidR="00984616">
        <w:rPr>
          <w:rFonts w:ascii="Arial" w:hAnsi="Arial" w:cs="Arial"/>
          <w:sz w:val="20"/>
          <w:szCs w:val="20"/>
        </w:rPr>
        <w:t xml:space="preserve"> draft of S-158:401 Validation Checks </w:t>
      </w:r>
      <w:r w:rsidR="0042397C">
        <w:rPr>
          <w:rFonts w:ascii="Arial" w:hAnsi="Arial" w:cs="Arial"/>
          <w:sz w:val="20"/>
          <w:szCs w:val="20"/>
        </w:rPr>
        <w:t xml:space="preserve">at </w:t>
      </w:r>
      <w:hyperlink r:id="rId32" w:history="1">
        <w:r w:rsidR="0042397C" w:rsidRPr="0042397C">
          <w:rPr>
            <w:rStyle w:val="Hyperlink"/>
            <w:rFonts w:ascii="Arial" w:hAnsi="Arial" w:cs="Arial"/>
            <w:sz w:val="20"/>
            <w:szCs w:val="20"/>
          </w:rPr>
          <w:t>https://github.com/IEHG/Validation-Checks</w:t>
        </w:r>
      </w:hyperlink>
      <w:r w:rsidR="0042397C">
        <w:rPr>
          <w:rFonts w:ascii="Arial" w:hAnsi="Arial" w:cs="Arial"/>
          <w:sz w:val="20"/>
          <w:szCs w:val="20"/>
        </w:rPr>
        <w:t xml:space="preserve"> </w:t>
      </w:r>
      <w:r w:rsidR="00984616">
        <w:rPr>
          <w:rFonts w:ascii="Arial" w:hAnsi="Arial" w:cs="Arial"/>
          <w:sz w:val="20"/>
          <w:szCs w:val="20"/>
        </w:rPr>
        <w:t>and answer the open questions.</w:t>
      </w:r>
    </w:p>
    <w:p w14:paraId="0D78AB32" w14:textId="77777777" w:rsidR="00984616" w:rsidRDefault="00984616" w:rsidP="00BD74A4">
      <w:pPr>
        <w:tabs>
          <w:tab w:val="left" w:pos="1800"/>
          <w:tab w:val="left" w:pos="7655"/>
        </w:tabs>
        <w:ind w:left="426" w:hanging="426"/>
        <w:rPr>
          <w:rFonts w:ascii="Arial" w:hAnsi="Arial" w:cs="Arial"/>
          <w:sz w:val="20"/>
          <w:szCs w:val="20"/>
        </w:rPr>
      </w:pPr>
    </w:p>
    <w:p w14:paraId="421FDC8A" w14:textId="7BBBBB4C" w:rsidR="00BD74A4" w:rsidRDefault="00984616" w:rsidP="00BD74A4">
      <w:pPr>
        <w:tabs>
          <w:tab w:val="left" w:pos="1800"/>
          <w:tab w:val="left" w:pos="7655"/>
        </w:tabs>
        <w:ind w:left="426" w:hanging="426"/>
        <w:rPr>
          <w:rFonts w:ascii="Arial" w:hAnsi="Arial" w:cs="Arial"/>
          <w:b/>
          <w:sz w:val="20"/>
          <w:szCs w:val="20"/>
        </w:rPr>
      </w:pPr>
      <w:r>
        <w:rPr>
          <w:rFonts w:ascii="Arial" w:hAnsi="Arial" w:cs="Arial"/>
          <w:b/>
          <w:sz w:val="20"/>
          <w:szCs w:val="20"/>
        </w:rPr>
        <w:t>15.</w:t>
      </w:r>
      <w:r>
        <w:rPr>
          <w:rFonts w:ascii="Arial" w:hAnsi="Arial" w:cs="Arial"/>
          <w:b/>
          <w:sz w:val="20"/>
          <w:szCs w:val="20"/>
        </w:rPr>
        <w:tab/>
      </w:r>
      <w:r w:rsidR="00BD74A4" w:rsidRPr="009949A0">
        <w:rPr>
          <w:rFonts w:ascii="Arial" w:hAnsi="Arial" w:cs="Arial"/>
          <w:b/>
          <w:sz w:val="20"/>
          <w:szCs w:val="20"/>
        </w:rPr>
        <w:t>S-57 to S-100 converter development</w:t>
      </w:r>
      <w:r w:rsidR="00303ADF">
        <w:rPr>
          <w:rFonts w:ascii="Arial" w:hAnsi="Arial" w:cs="Arial"/>
          <w:b/>
          <w:sz w:val="20"/>
          <w:szCs w:val="20"/>
        </w:rPr>
        <w:t>, conversion guidance</w:t>
      </w:r>
    </w:p>
    <w:p w14:paraId="5B5C625D" w14:textId="77777777" w:rsidR="00BD74A4" w:rsidRDefault="00BD74A4" w:rsidP="00BD74A4">
      <w:pPr>
        <w:tabs>
          <w:tab w:val="left" w:pos="1800"/>
          <w:tab w:val="left" w:pos="7655"/>
        </w:tabs>
        <w:ind w:left="426"/>
        <w:rPr>
          <w:rFonts w:ascii="Arial" w:hAnsi="Arial" w:cs="Arial"/>
          <w:sz w:val="20"/>
          <w:szCs w:val="20"/>
        </w:rPr>
      </w:pPr>
    </w:p>
    <w:p w14:paraId="12787459" w14:textId="77777777" w:rsidR="00775562" w:rsidRDefault="002E7A87" w:rsidP="006B4610">
      <w:pPr>
        <w:tabs>
          <w:tab w:val="left" w:pos="7655"/>
        </w:tabs>
        <w:autoSpaceDE w:val="0"/>
        <w:autoSpaceDN w:val="0"/>
        <w:adjustRightInd w:val="0"/>
        <w:ind w:left="851"/>
        <w:rPr>
          <w:rFonts w:ascii="Arial" w:hAnsi="Arial" w:cs="Arial"/>
          <w:b/>
          <w:bCs/>
          <w:sz w:val="20"/>
          <w:szCs w:val="20"/>
          <w:highlight w:val="lightGray"/>
        </w:rPr>
      </w:pPr>
      <w:r w:rsidRPr="002E7A87">
        <w:rPr>
          <w:rFonts w:ascii="Arial" w:hAnsi="Arial" w:cs="Arial"/>
          <w:b/>
          <w:bCs/>
          <w:sz w:val="20"/>
          <w:szCs w:val="20"/>
          <w:highlight w:val="lightGray"/>
        </w:rPr>
        <w:t>Action points</w:t>
      </w:r>
      <w:r w:rsidR="00775562">
        <w:rPr>
          <w:rFonts w:ascii="Arial" w:hAnsi="Arial" w:cs="Arial"/>
          <w:b/>
          <w:bCs/>
          <w:sz w:val="20"/>
          <w:szCs w:val="20"/>
          <w:highlight w:val="lightGray"/>
        </w:rPr>
        <w:t xml:space="preserve"> from last meeting</w:t>
      </w:r>
      <w:r w:rsidRPr="002E7A87">
        <w:rPr>
          <w:rFonts w:ascii="Arial" w:hAnsi="Arial" w:cs="Arial"/>
          <w:b/>
          <w:bCs/>
          <w:sz w:val="20"/>
          <w:szCs w:val="20"/>
          <w:highlight w:val="lightGray"/>
        </w:rPr>
        <w:t>:</w:t>
      </w:r>
    </w:p>
    <w:p w14:paraId="146968AC" w14:textId="297BEE7A" w:rsidR="00F679F6" w:rsidRDefault="002E7A87" w:rsidP="00775562">
      <w:pPr>
        <w:tabs>
          <w:tab w:val="left" w:pos="7655"/>
        </w:tabs>
        <w:autoSpaceDE w:val="0"/>
        <w:autoSpaceDN w:val="0"/>
        <w:adjustRightInd w:val="0"/>
        <w:ind w:left="426"/>
        <w:rPr>
          <w:rFonts w:ascii="Arial" w:hAnsi="Arial" w:cs="Arial"/>
          <w:b/>
          <w:bCs/>
          <w:sz w:val="20"/>
          <w:szCs w:val="20"/>
          <w:highlight w:val="lightGray"/>
        </w:rPr>
      </w:pPr>
      <w:r w:rsidRPr="002E7A87">
        <w:rPr>
          <w:rFonts w:ascii="Arial" w:hAnsi="Arial" w:cs="Arial"/>
          <w:b/>
          <w:bCs/>
          <w:sz w:val="20"/>
          <w:szCs w:val="20"/>
          <w:highlight w:val="lightGray"/>
        </w:rPr>
        <w:t xml:space="preserve"> </w:t>
      </w:r>
    </w:p>
    <w:p w14:paraId="50C71259"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Gert and Gaël to keep working on the inland specific features.</w:t>
      </w:r>
    </w:p>
    <w:p w14:paraId="0017D107"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Tom and Gert to start working on the copied and amended features (check all existing maritime rules). The first draft of S-101 to S-57 conversion guidance is available as S-65 Annex C</w:t>
      </w:r>
    </w:p>
    <w:p w14:paraId="2CBAB437"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sz w:val="20"/>
          <w:szCs w:val="20"/>
          <w:highlight w:val="lightGray"/>
        </w:rPr>
      </w:pPr>
      <w:r w:rsidRPr="00D947BC">
        <w:rPr>
          <w:rFonts w:ascii="Arial" w:hAnsi="Arial" w:cs="Arial"/>
          <w:sz w:val="20"/>
          <w:szCs w:val="20"/>
          <w:highlight w:val="lightGray"/>
        </w:rPr>
        <w:t xml:space="preserve">Comex² to take the change from </w:t>
      </w:r>
      <w:r w:rsidRPr="00D947BC">
        <w:rPr>
          <w:rFonts w:ascii="Arial" w:hAnsi="Arial" w:cs="Arial"/>
          <w:bCs/>
          <w:sz w:val="20"/>
          <w:szCs w:val="20"/>
          <w:highlight w:val="lightGray"/>
        </w:rPr>
        <w:t>catach</w:t>
      </w:r>
      <w:r w:rsidRPr="00D947BC">
        <w:rPr>
          <w:rFonts w:ascii="Arial" w:hAnsi="Arial" w:cs="Arial"/>
          <w:sz w:val="20"/>
          <w:szCs w:val="20"/>
          <w:highlight w:val="lightGray"/>
        </w:rPr>
        <w:t>_10 (anchorage for pushing-navigation vessels) in IENC 2.5 to categoryOfAnchorage 16 (anchorage for pushing-navigation vessels) in S-401 into account for the Conversion Guidance.</w:t>
      </w:r>
    </w:p>
    <w:p w14:paraId="11A05E14"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sz w:val="20"/>
          <w:szCs w:val="20"/>
          <w:highlight w:val="lightGray"/>
        </w:rPr>
      </w:pPr>
      <w:r w:rsidRPr="00D947BC">
        <w:rPr>
          <w:rFonts w:ascii="Arial" w:hAnsi="Arial" w:cs="Arial"/>
          <w:sz w:val="20"/>
          <w:szCs w:val="20"/>
          <w:highlight w:val="lightGray"/>
        </w:rPr>
        <w:t>COMEX² to take the changes regarding CONDTN 3, STATUS 18 and InDispute in CR 426 into account for the Conversion Guidance.</w:t>
      </w:r>
    </w:p>
    <w:p w14:paraId="469169E5" w14:textId="37E2F88C" w:rsidR="002E7A87" w:rsidRDefault="002E7A87" w:rsidP="002E7A87">
      <w:pPr>
        <w:tabs>
          <w:tab w:val="left" w:pos="7655"/>
        </w:tabs>
        <w:autoSpaceDE w:val="0"/>
        <w:autoSpaceDN w:val="0"/>
        <w:adjustRightInd w:val="0"/>
        <w:rPr>
          <w:rFonts w:ascii="Arial" w:hAnsi="Arial" w:cs="Arial"/>
          <w:sz w:val="20"/>
          <w:szCs w:val="20"/>
        </w:rPr>
      </w:pPr>
    </w:p>
    <w:p w14:paraId="1965E44F" w14:textId="53CD7F2B" w:rsidR="002E7A87" w:rsidRPr="002E7A87" w:rsidRDefault="0042397C" w:rsidP="0042397C">
      <w:pPr>
        <w:tabs>
          <w:tab w:val="left" w:pos="1800"/>
          <w:tab w:val="left" w:pos="7655"/>
        </w:tabs>
        <w:ind w:left="426" w:hanging="426"/>
        <w:rPr>
          <w:rFonts w:ascii="Arial" w:hAnsi="Arial" w:cs="Arial"/>
          <w:sz w:val="20"/>
          <w:szCs w:val="20"/>
        </w:rPr>
      </w:pPr>
      <w:r>
        <w:rPr>
          <w:rFonts w:ascii="Arial" w:hAnsi="Arial" w:cs="Arial"/>
          <w:sz w:val="20"/>
          <w:szCs w:val="20"/>
        </w:rPr>
        <w:tab/>
      </w:r>
      <w:r w:rsidRPr="00984616">
        <w:rPr>
          <w:rFonts w:ascii="Arial" w:hAnsi="Arial" w:cs="Arial"/>
          <w:sz w:val="20"/>
          <w:szCs w:val="20"/>
        </w:rPr>
        <w:t xml:space="preserve">The </w:t>
      </w:r>
      <w:r>
        <w:rPr>
          <w:rFonts w:ascii="Arial" w:hAnsi="Arial" w:cs="Arial"/>
          <w:sz w:val="20"/>
          <w:szCs w:val="20"/>
        </w:rPr>
        <w:t xml:space="preserve">meeting could discuss the draft of a conversion guidance at </w:t>
      </w:r>
      <w:hyperlink r:id="rId33" w:history="1">
        <w:r w:rsidRPr="00DF36A4">
          <w:rPr>
            <w:rStyle w:val="Hyperlink"/>
            <w:rFonts w:ascii="Arial" w:hAnsi="Arial" w:cs="Arial"/>
            <w:sz w:val="20"/>
            <w:szCs w:val="20"/>
          </w:rPr>
          <w:t>https://github.com/IEHG/S-57-ENC-to-S-401-Conversion-Guidance</w:t>
        </w:r>
      </w:hyperlink>
      <w:r>
        <w:rPr>
          <w:rFonts w:ascii="Arial" w:hAnsi="Arial" w:cs="Arial"/>
          <w:sz w:val="20"/>
          <w:szCs w:val="20"/>
        </w:rPr>
        <w:t xml:space="preserve"> and answer the open questions.</w:t>
      </w:r>
    </w:p>
    <w:p w14:paraId="13884239" w14:textId="77777777" w:rsidR="00BD74A4" w:rsidRPr="00CD2CAD" w:rsidRDefault="00BD74A4" w:rsidP="00BD74A4">
      <w:pPr>
        <w:tabs>
          <w:tab w:val="left" w:pos="1800"/>
          <w:tab w:val="left" w:pos="7655"/>
        </w:tabs>
        <w:ind w:left="426" w:hanging="426"/>
        <w:rPr>
          <w:rFonts w:ascii="Arial" w:hAnsi="Arial" w:cs="Arial"/>
          <w:sz w:val="20"/>
          <w:szCs w:val="20"/>
          <w:lang w:val="en-GB"/>
        </w:rPr>
      </w:pPr>
    </w:p>
    <w:p w14:paraId="0AC22339" w14:textId="6A838E87" w:rsidR="006B4610" w:rsidRPr="00E41D9A" w:rsidRDefault="00984616" w:rsidP="006B4610">
      <w:pPr>
        <w:tabs>
          <w:tab w:val="left" w:pos="7655"/>
        </w:tabs>
        <w:ind w:left="426" w:hanging="426"/>
        <w:rPr>
          <w:rFonts w:ascii="Arial" w:hAnsi="Arial" w:cs="Arial"/>
          <w:b/>
          <w:sz w:val="20"/>
          <w:szCs w:val="20"/>
        </w:rPr>
      </w:pPr>
      <w:r>
        <w:rPr>
          <w:rFonts w:ascii="Arial" w:hAnsi="Arial" w:cs="Arial"/>
          <w:b/>
          <w:sz w:val="20"/>
          <w:szCs w:val="20"/>
        </w:rPr>
        <w:t>16</w:t>
      </w:r>
      <w:r w:rsidR="006B4610" w:rsidRPr="00E41D9A">
        <w:rPr>
          <w:rFonts w:ascii="Arial" w:hAnsi="Arial" w:cs="Arial"/>
          <w:b/>
          <w:sz w:val="20"/>
          <w:szCs w:val="20"/>
        </w:rPr>
        <w:t>.</w:t>
      </w:r>
      <w:r w:rsidR="006B4610" w:rsidRPr="00E41D9A">
        <w:rPr>
          <w:rFonts w:ascii="Arial" w:hAnsi="Arial" w:cs="Arial"/>
          <w:b/>
          <w:sz w:val="20"/>
          <w:szCs w:val="20"/>
        </w:rPr>
        <w:tab/>
      </w:r>
      <w:r w:rsidR="006B4610">
        <w:rPr>
          <w:rFonts w:ascii="Arial" w:hAnsi="Arial" w:cs="Arial"/>
          <w:b/>
          <w:sz w:val="20"/>
          <w:szCs w:val="20"/>
        </w:rPr>
        <w:t>S-401 Conclusions and timeline</w:t>
      </w:r>
    </w:p>
    <w:p w14:paraId="54CE0837" w14:textId="77777777" w:rsidR="006B4610" w:rsidRPr="002B6AB0" w:rsidRDefault="006B4610" w:rsidP="006B4610">
      <w:pPr>
        <w:tabs>
          <w:tab w:val="left" w:pos="7655"/>
        </w:tabs>
        <w:autoSpaceDE w:val="0"/>
        <w:autoSpaceDN w:val="0"/>
        <w:adjustRightInd w:val="0"/>
        <w:ind w:left="851"/>
        <w:rPr>
          <w:rFonts w:ascii="Arial" w:hAnsi="Arial" w:cs="Arial"/>
          <w:sz w:val="20"/>
          <w:szCs w:val="20"/>
        </w:rPr>
      </w:pPr>
    </w:p>
    <w:p w14:paraId="7F1DFCE5" w14:textId="77777777" w:rsidR="006B4610" w:rsidRPr="006B4610" w:rsidRDefault="006B4610" w:rsidP="006B4610">
      <w:pPr>
        <w:tabs>
          <w:tab w:val="left" w:pos="1800"/>
          <w:tab w:val="left" w:pos="7655"/>
        </w:tabs>
        <w:ind w:left="851"/>
        <w:rPr>
          <w:rFonts w:ascii="Arial" w:hAnsi="Arial" w:cs="Arial"/>
          <w:sz w:val="20"/>
          <w:szCs w:val="20"/>
          <w:highlight w:val="lightGray"/>
        </w:rPr>
      </w:pPr>
      <w:r w:rsidRPr="006B4610">
        <w:rPr>
          <w:rFonts w:ascii="Arial" w:hAnsi="Arial" w:cs="Arial"/>
          <w:b/>
          <w:bCs/>
          <w:sz w:val="20"/>
          <w:szCs w:val="20"/>
          <w:highlight w:val="lightGray"/>
        </w:rPr>
        <w:t>Action point from last meeting:</w:t>
      </w:r>
    </w:p>
    <w:p w14:paraId="764A1556"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The Core Group to develop a description of the options and pros and cons for the transitional period</w:t>
      </w:r>
    </w:p>
    <w:p w14:paraId="5E6DE4BC" w14:textId="5AC69DF2" w:rsidR="008C0798" w:rsidRDefault="008C0798" w:rsidP="008C0798">
      <w:pPr>
        <w:tabs>
          <w:tab w:val="left" w:pos="1800"/>
          <w:tab w:val="left" w:pos="7655"/>
        </w:tabs>
        <w:rPr>
          <w:rFonts w:ascii="Arial" w:hAnsi="Arial" w:cs="Arial"/>
          <w:sz w:val="20"/>
          <w:szCs w:val="20"/>
          <w:highlight w:val="lightGray"/>
        </w:rPr>
      </w:pPr>
    </w:p>
    <w:p w14:paraId="10A62092" w14:textId="7CF4C1DB" w:rsidR="008C0798" w:rsidRDefault="008C0798" w:rsidP="008C0798">
      <w:pPr>
        <w:tabs>
          <w:tab w:val="left" w:pos="1800"/>
          <w:tab w:val="left" w:pos="7655"/>
        </w:tabs>
        <w:ind w:left="426"/>
        <w:rPr>
          <w:rFonts w:ascii="Arial" w:hAnsi="Arial" w:cs="Arial"/>
          <w:sz w:val="20"/>
          <w:szCs w:val="20"/>
        </w:rPr>
      </w:pPr>
      <w:r w:rsidRPr="008C0798">
        <w:rPr>
          <w:rFonts w:ascii="Arial" w:hAnsi="Arial" w:cs="Arial"/>
          <w:sz w:val="20"/>
          <w:szCs w:val="20"/>
        </w:rPr>
        <w:t>The meeting could discuss proposals for a description of options for the transitional period</w:t>
      </w:r>
      <w:r>
        <w:rPr>
          <w:rFonts w:ascii="Arial" w:hAnsi="Arial" w:cs="Arial"/>
          <w:sz w:val="20"/>
          <w:szCs w:val="20"/>
        </w:rPr>
        <w:t>.</w:t>
      </w:r>
    </w:p>
    <w:p w14:paraId="54BDD7E8" w14:textId="2EEF7997" w:rsidR="008C0798" w:rsidRDefault="008C0798" w:rsidP="008C0798">
      <w:pPr>
        <w:tabs>
          <w:tab w:val="left" w:pos="1800"/>
          <w:tab w:val="left" w:pos="7655"/>
        </w:tabs>
        <w:ind w:left="426"/>
        <w:rPr>
          <w:rFonts w:ascii="Arial" w:hAnsi="Arial" w:cs="Arial"/>
          <w:sz w:val="20"/>
          <w:szCs w:val="20"/>
        </w:rPr>
      </w:pPr>
    </w:p>
    <w:p w14:paraId="34186654" w14:textId="7BBCB3EE" w:rsidR="008C0798" w:rsidRDefault="008C0798" w:rsidP="008C0798">
      <w:pPr>
        <w:tabs>
          <w:tab w:val="left" w:pos="1800"/>
          <w:tab w:val="left" w:pos="7655"/>
        </w:tabs>
        <w:ind w:left="426"/>
        <w:rPr>
          <w:rFonts w:ascii="Arial" w:hAnsi="Arial" w:cs="Arial"/>
          <w:sz w:val="20"/>
          <w:szCs w:val="20"/>
        </w:rPr>
      </w:pPr>
      <w:r>
        <w:rPr>
          <w:rFonts w:ascii="Arial" w:hAnsi="Arial" w:cs="Arial"/>
          <w:sz w:val="20"/>
          <w:szCs w:val="20"/>
        </w:rPr>
        <w:t xml:space="preserve">The meeting could </w:t>
      </w:r>
      <w:r w:rsidR="002137FB">
        <w:rPr>
          <w:rFonts w:ascii="Arial" w:hAnsi="Arial" w:cs="Arial"/>
          <w:sz w:val="20"/>
          <w:szCs w:val="20"/>
        </w:rPr>
        <w:t>agree on a</w:t>
      </w:r>
      <w:r w:rsidRPr="008C0798">
        <w:rPr>
          <w:rFonts w:ascii="Arial" w:hAnsi="Arial" w:cs="Arial"/>
          <w:sz w:val="20"/>
          <w:szCs w:val="20"/>
        </w:rPr>
        <w:t xml:space="preserve"> plan </w:t>
      </w:r>
      <w:r w:rsidR="002137FB">
        <w:rPr>
          <w:rFonts w:ascii="Arial" w:hAnsi="Arial" w:cs="Arial"/>
          <w:sz w:val="20"/>
          <w:szCs w:val="20"/>
        </w:rPr>
        <w:t xml:space="preserve">for the adoption of </w:t>
      </w:r>
      <w:r w:rsidRPr="008C0798">
        <w:rPr>
          <w:rFonts w:ascii="Arial" w:hAnsi="Arial" w:cs="Arial"/>
          <w:sz w:val="20"/>
          <w:szCs w:val="20"/>
        </w:rPr>
        <w:t>S-401 edition 2.0.0</w:t>
      </w:r>
      <w:r>
        <w:rPr>
          <w:rFonts w:ascii="Arial" w:hAnsi="Arial" w:cs="Arial"/>
          <w:sz w:val="20"/>
          <w:szCs w:val="20"/>
        </w:rPr>
        <w:t>.</w:t>
      </w:r>
    </w:p>
    <w:p w14:paraId="3B08708D" w14:textId="77777777" w:rsidR="00D947BC" w:rsidRDefault="00D947BC" w:rsidP="008C0798">
      <w:pPr>
        <w:tabs>
          <w:tab w:val="left" w:pos="1800"/>
          <w:tab w:val="left" w:pos="7655"/>
        </w:tabs>
        <w:ind w:left="426"/>
        <w:rPr>
          <w:rFonts w:ascii="Arial" w:hAnsi="Arial" w:cs="Arial"/>
          <w:sz w:val="20"/>
          <w:szCs w:val="20"/>
          <w:highlight w:val="lightGray"/>
        </w:rPr>
      </w:pPr>
    </w:p>
    <w:p w14:paraId="7700A8A1" w14:textId="77777777" w:rsidR="008C0798" w:rsidRPr="008C0798" w:rsidRDefault="008C0798" w:rsidP="008C0798">
      <w:pPr>
        <w:tabs>
          <w:tab w:val="left" w:pos="1800"/>
          <w:tab w:val="left" w:pos="7655"/>
        </w:tabs>
        <w:rPr>
          <w:rFonts w:ascii="Arial" w:hAnsi="Arial" w:cs="Arial"/>
          <w:sz w:val="20"/>
          <w:szCs w:val="20"/>
          <w:highlight w:val="lightGray"/>
        </w:rPr>
      </w:pPr>
    </w:p>
    <w:p w14:paraId="6D61327C" w14:textId="208881B3" w:rsidR="00BD74A4" w:rsidRDefault="00C44072" w:rsidP="00BD74A4">
      <w:pPr>
        <w:tabs>
          <w:tab w:val="left" w:pos="1800"/>
          <w:tab w:val="left" w:pos="7655"/>
        </w:tabs>
        <w:ind w:left="426" w:hanging="426"/>
        <w:rPr>
          <w:rFonts w:ascii="Arial" w:hAnsi="Arial" w:cs="Arial"/>
          <w:b/>
          <w:sz w:val="20"/>
          <w:szCs w:val="20"/>
        </w:rPr>
      </w:pPr>
      <w:r>
        <w:rPr>
          <w:rFonts w:ascii="Arial" w:hAnsi="Arial" w:cs="Arial"/>
          <w:b/>
          <w:sz w:val="20"/>
          <w:szCs w:val="20"/>
        </w:rPr>
        <w:t>1</w:t>
      </w:r>
      <w:r w:rsidR="00984616">
        <w:rPr>
          <w:rFonts w:ascii="Arial" w:hAnsi="Arial" w:cs="Arial"/>
          <w:b/>
          <w:sz w:val="20"/>
          <w:szCs w:val="20"/>
        </w:rPr>
        <w:t>7</w:t>
      </w:r>
      <w:r w:rsidR="00BD74A4" w:rsidRPr="00F11B3B">
        <w:rPr>
          <w:rFonts w:ascii="Arial" w:hAnsi="Arial" w:cs="Arial"/>
          <w:b/>
          <w:sz w:val="20"/>
          <w:szCs w:val="20"/>
        </w:rPr>
        <w:t>.</w:t>
      </w:r>
      <w:r w:rsidR="00BD74A4" w:rsidRPr="00F11B3B">
        <w:rPr>
          <w:rFonts w:ascii="Arial" w:hAnsi="Arial" w:cs="Arial"/>
          <w:b/>
          <w:sz w:val="20"/>
          <w:szCs w:val="20"/>
        </w:rPr>
        <w:tab/>
      </w:r>
      <w:r w:rsidR="00BD74A4" w:rsidRPr="009949A0">
        <w:rPr>
          <w:rFonts w:ascii="Arial" w:hAnsi="Arial" w:cs="Arial"/>
          <w:b/>
          <w:sz w:val="20"/>
          <w:szCs w:val="20"/>
        </w:rPr>
        <w:t>The Aids to Navigation (AtoN) Information Product Specification (S-201)</w:t>
      </w:r>
      <w:r w:rsidR="00BD74A4">
        <w:rPr>
          <w:rFonts w:ascii="Arial" w:hAnsi="Arial" w:cs="Arial"/>
          <w:b/>
          <w:sz w:val="20"/>
          <w:szCs w:val="20"/>
        </w:rPr>
        <w:t xml:space="preserve"> and </w:t>
      </w:r>
      <w:r w:rsidR="00BD74A4">
        <w:rPr>
          <w:rFonts w:ascii="Arial" w:hAnsi="Arial" w:cs="Arial"/>
          <w:b/>
          <w:sz w:val="20"/>
          <w:szCs w:val="20"/>
        </w:rPr>
        <w:br/>
      </w:r>
      <w:r w:rsidR="00BD74A4" w:rsidRPr="009949A0">
        <w:rPr>
          <w:rFonts w:ascii="Arial" w:hAnsi="Arial" w:cs="Arial"/>
          <w:b/>
          <w:sz w:val="20"/>
          <w:szCs w:val="20"/>
        </w:rPr>
        <w:t>The Navigation Services Product Specification (S-125)</w:t>
      </w:r>
    </w:p>
    <w:p w14:paraId="44DABE93" w14:textId="11D71C88" w:rsidR="00BD74A4" w:rsidRDefault="00BD74A4" w:rsidP="00BD74A4">
      <w:pPr>
        <w:tabs>
          <w:tab w:val="left" w:pos="1800"/>
          <w:tab w:val="left" w:pos="7655"/>
        </w:tabs>
        <w:ind w:left="426" w:hanging="426"/>
        <w:rPr>
          <w:rFonts w:ascii="Arial" w:hAnsi="Arial" w:cs="Arial"/>
          <w:b/>
          <w:sz w:val="20"/>
          <w:szCs w:val="20"/>
        </w:rPr>
      </w:pPr>
    </w:p>
    <w:p w14:paraId="2810E965" w14:textId="658D699C" w:rsidR="00B5436C" w:rsidRDefault="00B5436C" w:rsidP="00775562">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IALA is </w:t>
      </w:r>
      <w:r w:rsidRPr="002E7A87">
        <w:rPr>
          <w:rFonts w:ascii="Arial" w:hAnsi="Arial" w:cs="Arial"/>
          <w:sz w:val="20"/>
          <w:szCs w:val="20"/>
        </w:rPr>
        <w:t>working</w:t>
      </w:r>
      <w:r>
        <w:rPr>
          <w:rFonts w:ascii="Arial" w:hAnsi="Arial" w:cs="Arial"/>
          <w:bCs/>
          <w:sz w:val="20"/>
          <w:szCs w:val="20"/>
          <w:lang w:val="en-GB"/>
        </w:rPr>
        <w:t xml:space="preserve"> on Product Specifications for </w:t>
      </w:r>
      <w:r w:rsidRPr="00376223">
        <w:rPr>
          <w:rFonts w:ascii="Arial" w:hAnsi="Arial" w:cs="Arial"/>
          <w:bCs/>
          <w:sz w:val="20"/>
          <w:szCs w:val="20"/>
          <w:lang w:val="en-GB"/>
        </w:rPr>
        <w:t>Aids to Navigation (AtoN) Information (S-201)</w:t>
      </w:r>
      <w:r>
        <w:rPr>
          <w:rFonts w:ascii="Arial" w:hAnsi="Arial" w:cs="Arial"/>
          <w:bCs/>
          <w:sz w:val="20"/>
          <w:szCs w:val="20"/>
          <w:lang w:val="en-GB"/>
        </w:rPr>
        <w:t xml:space="preserve"> and for </w:t>
      </w:r>
      <w:r w:rsidRPr="00376223">
        <w:rPr>
          <w:rFonts w:ascii="Arial" w:hAnsi="Arial" w:cs="Arial"/>
          <w:bCs/>
          <w:sz w:val="20"/>
          <w:szCs w:val="20"/>
          <w:lang w:val="en-GB"/>
        </w:rPr>
        <w:t>Navigation Services (S-125)</w:t>
      </w:r>
      <w:r>
        <w:rPr>
          <w:rFonts w:ascii="Arial" w:hAnsi="Arial" w:cs="Arial"/>
          <w:bCs/>
          <w:sz w:val="20"/>
          <w:szCs w:val="20"/>
          <w:lang w:val="en-GB"/>
        </w:rPr>
        <w:t xml:space="preserve">. </w:t>
      </w:r>
      <w:r w:rsidR="00775562">
        <w:rPr>
          <w:rFonts w:ascii="Arial" w:hAnsi="Arial" w:cs="Arial"/>
          <w:bCs/>
          <w:sz w:val="20"/>
          <w:szCs w:val="20"/>
          <w:lang w:val="en-GB"/>
        </w:rPr>
        <w:t xml:space="preserve">The meeting could be informed about the status of development. </w:t>
      </w:r>
    </w:p>
    <w:p w14:paraId="046E5B1C" w14:textId="77777777" w:rsidR="00B5436C" w:rsidRDefault="00B5436C" w:rsidP="00BD74A4">
      <w:pPr>
        <w:tabs>
          <w:tab w:val="left" w:pos="1800"/>
          <w:tab w:val="left" w:pos="7655"/>
        </w:tabs>
        <w:ind w:left="426" w:hanging="426"/>
        <w:rPr>
          <w:rFonts w:ascii="Arial" w:hAnsi="Arial" w:cs="Arial"/>
          <w:b/>
          <w:sz w:val="20"/>
          <w:szCs w:val="20"/>
        </w:rPr>
      </w:pPr>
    </w:p>
    <w:p w14:paraId="4E973AD6" w14:textId="77777777" w:rsidR="00BD74A4" w:rsidRDefault="00BD74A4" w:rsidP="00BD74A4">
      <w:pPr>
        <w:tabs>
          <w:tab w:val="left" w:pos="1800"/>
          <w:tab w:val="left" w:pos="7655"/>
        </w:tabs>
        <w:ind w:left="426"/>
        <w:rPr>
          <w:rFonts w:ascii="Arial" w:hAnsi="Arial" w:cs="Arial"/>
          <w:sz w:val="20"/>
          <w:szCs w:val="20"/>
        </w:rPr>
      </w:pPr>
      <w:r>
        <w:rPr>
          <w:rFonts w:ascii="Arial" w:hAnsi="Arial" w:cs="Arial"/>
          <w:b/>
          <w:sz w:val="20"/>
          <w:szCs w:val="20"/>
        </w:rPr>
        <w:br/>
      </w:r>
      <w:r w:rsidRPr="009949A0">
        <w:rPr>
          <w:rFonts w:ascii="Arial" w:hAnsi="Arial" w:cs="Arial"/>
          <w:b/>
          <w:sz w:val="20"/>
          <w:szCs w:val="20"/>
        </w:rPr>
        <w:t>The Bathymetric Contour Overlay for Inland ENC</w:t>
      </w:r>
      <w:r>
        <w:rPr>
          <w:rFonts w:ascii="Arial" w:hAnsi="Arial" w:cs="Arial"/>
          <w:b/>
          <w:sz w:val="20"/>
          <w:szCs w:val="20"/>
        </w:rPr>
        <w:br/>
      </w:r>
      <w:r w:rsidRPr="009949A0">
        <w:rPr>
          <w:rFonts w:ascii="Arial" w:hAnsi="Arial" w:cs="Arial"/>
          <w:b/>
          <w:sz w:val="20"/>
          <w:szCs w:val="20"/>
        </w:rPr>
        <w:t>Product Spec. (S-402)</w:t>
      </w:r>
    </w:p>
    <w:p w14:paraId="1AB8F56B" w14:textId="77777777" w:rsidR="00BD74A4" w:rsidRDefault="00BD74A4" w:rsidP="00BD74A4">
      <w:pPr>
        <w:tabs>
          <w:tab w:val="left" w:pos="1800"/>
          <w:tab w:val="left" w:pos="7655"/>
        </w:tabs>
        <w:ind w:left="426"/>
        <w:rPr>
          <w:rFonts w:ascii="Arial" w:hAnsi="Arial" w:cs="Arial"/>
          <w:sz w:val="20"/>
          <w:szCs w:val="20"/>
        </w:rPr>
      </w:pPr>
    </w:p>
    <w:p w14:paraId="407C7652" w14:textId="7222DEE1" w:rsidR="00B5436C" w:rsidRDefault="00B5436C" w:rsidP="00775562">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S-402 has been </w:t>
      </w:r>
      <w:r w:rsidRPr="002E7A87">
        <w:rPr>
          <w:rFonts w:ascii="Arial" w:hAnsi="Arial" w:cs="Arial"/>
          <w:sz w:val="20"/>
          <w:szCs w:val="20"/>
        </w:rPr>
        <w:t>reserved</w:t>
      </w:r>
      <w:r>
        <w:rPr>
          <w:rFonts w:ascii="Arial" w:hAnsi="Arial" w:cs="Arial"/>
          <w:bCs/>
          <w:sz w:val="20"/>
          <w:szCs w:val="20"/>
          <w:lang w:val="en-GB"/>
        </w:rPr>
        <w:t xml:space="preserve"> by IHO for t</w:t>
      </w:r>
      <w:r w:rsidRPr="00376223">
        <w:rPr>
          <w:rFonts w:ascii="Arial" w:hAnsi="Arial" w:cs="Arial"/>
          <w:bCs/>
          <w:sz w:val="20"/>
          <w:szCs w:val="20"/>
          <w:lang w:val="en-GB"/>
        </w:rPr>
        <w:t>he Bathymetric Contour Overlay for Inland ENC Product Spec</w:t>
      </w:r>
      <w:r>
        <w:rPr>
          <w:rFonts w:ascii="Arial" w:hAnsi="Arial" w:cs="Arial"/>
          <w:bCs/>
          <w:sz w:val="20"/>
          <w:szCs w:val="20"/>
          <w:lang w:val="en-GB"/>
        </w:rPr>
        <w:t>ification as requested by IEHG. The existing Product Specification for bathymetric Inland ENCs and S-401 should be the basis for the development of S-402. IEHG has decided to start with the development of S-402 when the corresponding parts of S-401 have been adopted.</w:t>
      </w:r>
    </w:p>
    <w:p w14:paraId="43C51EB0" w14:textId="77777777" w:rsidR="0085501D" w:rsidRDefault="0085501D" w:rsidP="00775562">
      <w:pPr>
        <w:tabs>
          <w:tab w:val="left" w:pos="7655"/>
        </w:tabs>
        <w:autoSpaceDE w:val="0"/>
        <w:autoSpaceDN w:val="0"/>
        <w:adjustRightInd w:val="0"/>
        <w:ind w:left="426"/>
        <w:rPr>
          <w:rFonts w:ascii="Arial" w:hAnsi="Arial" w:cs="Arial"/>
          <w:bCs/>
          <w:sz w:val="20"/>
          <w:szCs w:val="20"/>
          <w:lang w:val="en-GB"/>
        </w:rPr>
      </w:pPr>
    </w:p>
    <w:p w14:paraId="6B82B32D" w14:textId="00C418D4" w:rsidR="0085501D" w:rsidRDefault="0085501D" w:rsidP="00775562">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IHO representatives asked to check once more whether we could use S-102 and S-104.</w:t>
      </w:r>
    </w:p>
    <w:p w14:paraId="04B7ADDB" w14:textId="77777777" w:rsidR="00201CB5" w:rsidRDefault="00201CB5" w:rsidP="00775562">
      <w:pPr>
        <w:tabs>
          <w:tab w:val="left" w:pos="7655"/>
        </w:tabs>
        <w:autoSpaceDE w:val="0"/>
        <w:autoSpaceDN w:val="0"/>
        <w:adjustRightInd w:val="0"/>
        <w:ind w:left="426"/>
        <w:rPr>
          <w:rFonts w:ascii="Arial" w:hAnsi="Arial" w:cs="Arial"/>
          <w:b/>
          <w:bCs/>
          <w:sz w:val="20"/>
          <w:szCs w:val="20"/>
          <w:lang w:val="en-GB"/>
        </w:rPr>
      </w:pPr>
    </w:p>
    <w:p w14:paraId="3ECD58B2" w14:textId="747341FE" w:rsidR="00303ADF" w:rsidRPr="00303ADF" w:rsidRDefault="00303ADF" w:rsidP="00775562">
      <w:pPr>
        <w:tabs>
          <w:tab w:val="left" w:pos="7655"/>
        </w:tabs>
        <w:autoSpaceDE w:val="0"/>
        <w:autoSpaceDN w:val="0"/>
        <w:adjustRightInd w:val="0"/>
        <w:ind w:left="426"/>
        <w:rPr>
          <w:rFonts w:ascii="Arial" w:hAnsi="Arial" w:cs="Arial"/>
          <w:b/>
          <w:bCs/>
          <w:sz w:val="20"/>
          <w:szCs w:val="20"/>
          <w:lang w:val="en-GB"/>
        </w:rPr>
      </w:pPr>
      <w:r w:rsidRPr="00303ADF">
        <w:rPr>
          <w:rFonts w:ascii="Arial" w:hAnsi="Arial" w:cs="Arial"/>
          <w:b/>
          <w:bCs/>
          <w:sz w:val="20"/>
          <w:szCs w:val="20"/>
          <w:lang w:val="en-GB"/>
        </w:rPr>
        <w:t>Ideas for other inland waterway related Product Specifications</w:t>
      </w:r>
    </w:p>
    <w:p w14:paraId="4423C6CC" w14:textId="7A617B97" w:rsidR="00303ADF" w:rsidRDefault="00303ADF" w:rsidP="00775562">
      <w:pPr>
        <w:tabs>
          <w:tab w:val="left" w:pos="7655"/>
        </w:tabs>
        <w:autoSpaceDE w:val="0"/>
        <w:autoSpaceDN w:val="0"/>
        <w:adjustRightInd w:val="0"/>
        <w:ind w:left="426"/>
        <w:rPr>
          <w:rFonts w:ascii="Arial" w:hAnsi="Arial" w:cs="Arial"/>
          <w:bCs/>
          <w:sz w:val="20"/>
          <w:szCs w:val="20"/>
          <w:lang w:val="en-GB"/>
        </w:rPr>
      </w:pPr>
    </w:p>
    <w:p w14:paraId="78377168" w14:textId="77777777" w:rsidR="00BD74A4" w:rsidRDefault="00BD74A4" w:rsidP="00BD74A4">
      <w:pPr>
        <w:tabs>
          <w:tab w:val="left" w:pos="1800"/>
          <w:tab w:val="left" w:pos="7655"/>
        </w:tabs>
        <w:ind w:left="426"/>
        <w:rPr>
          <w:rFonts w:ascii="Arial" w:hAnsi="Arial" w:cs="Arial"/>
          <w:sz w:val="20"/>
          <w:szCs w:val="20"/>
        </w:rPr>
      </w:pPr>
    </w:p>
    <w:p w14:paraId="02069520" w14:textId="77777777" w:rsidR="00BD74A4" w:rsidRDefault="00BD74A4" w:rsidP="00BD74A4">
      <w:pPr>
        <w:tabs>
          <w:tab w:val="left" w:pos="1800"/>
          <w:tab w:val="left" w:pos="7655"/>
        </w:tabs>
        <w:ind w:left="426" w:hanging="426"/>
        <w:rPr>
          <w:rFonts w:ascii="Arial" w:hAnsi="Arial" w:cs="Arial"/>
          <w:sz w:val="20"/>
          <w:szCs w:val="20"/>
        </w:rPr>
      </w:pPr>
    </w:p>
    <w:p w14:paraId="5193A74B" w14:textId="7E8677E5" w:rsidR="00BD74A4" w:rsidRDefault="00984616" w:rsidP="00BD74A4">
      <w:pPr>
        <w:tabs>
          <w:tab w:val="left" w:pos="1800"/>
          <w:tab w:val="left" w:pos="7655"/>
        </w:tabs>
        <w:ind w:left="426" w:hanging="426"/>
        <w:rPr>
          <w:rFonts w:ascii="Arial" w:hAnsi="Arial" w:cs="Arial"/>
          <w:b/>
          <w:sz w:val="20"/>
          <w:szCs w:val="20"/>
        </w:rPr>
      </w:pPr>
      <w:r>
        <w:rPr>
          <w:rFonts w:ascii="Arial" w:hAnsi="Arial" w:cs="Arial"/>
          <w:b/>
          <w:sz w:val="20"/>
          <w:szCs w:val="20"/>
        </w:rPr>
        <w:t>18</w:t>
      </w:r>
      <w:r w:rsidR="00BD74A4" w:rsidRPr="00F11B3B">
        <w:rPr>
          <w:rFonts w:ascii="Arial" w:hAnsi="Arial" w:cs="Arial"/>
          <w:b/>
          <w:sz w:val="20"/>
          <w:szCs w:val="20"/>
        </w:rPr>
        <w:t>.</w:t>
      </w:r>
      <w:r w:rsidR="00BD74A4">
        <w:rPr>
          <w:rFonts w:ascii="Arial" w:hAnsi="Arial" w:cs="Arial"/>
          <w:sz w:val="20"/>
          <w:szCs w:val="20"/>
        </w:rPr>
        <w:tab/>
      </w:r>
      <w:r w:rsidR="00BD74A4" w:rsidRPr="009949A0">
        <w:rPr>
          <w:rFonts w:ascii="Arial" w:hAnsi="Arial" w:cs="Arial"/>
          <w:b/>
          <w:sz w:val="20"/>
          <w:szCs w:val="20"/>
        </w:rPr>
        <w:t>Annual Report to HSSC about IEHG</w:t>
      </w:r>
    </w:p>
    <w:p w14:paraId="2885CAB5" w14:textId="77777777" w:rsidR="00BD74A4" w:rsidRDefault="00BD74A4" w:rsidP="00BD74A4">
      <w:pPr>
        <w:tabs>
          <w:tab w:val="left" w:pos="1800"/>
          <w:tab w:val="left" w:pos="7655"/>
        </w:tabs>
        <w:ind w:left="426" w:hanging="426"/>
        <w:rPr>
          <w:rFonts w:ascii="Arial" w:hAnsi="Arial" w:cs="Arial"/>
          <w:sz w:val="20"/>
          <w:szCs w:val="20"/>
        </w:rPr>
      </w:pPr>
    </w:p>
    <w:p w14:paraId="64087391" w14:textId="003D8E31" w:rsidR="00B5436C" w:rsidRDefault="00B5436C" w:rsidP="006856B5">
      <w:pPr>
        <w:tabs>
          <w:tab w:val="left" w:pos="7655"/>
        </w:tabs>
        <w:autoSpaceDE w:val="0"/>
        <w:autoSpaceDN w:val="0"/>
        <w:adjustRightInd w:val="0"/>
        <w:ind w:left="426"/>
        <w:rPr>
          <w:rFonts w:ascii="Arial" w:hAnsi="Arial" w:cs="Arial"/>
          <w:sz w:val="20"/>
          <w:szCs w:val="20"/>
        </w:rPr>
      </w:pPr>
      <w:r>
        <w:rPr>
          <w:rFonts w:ascii="Arial" w:hAnsi="Arial" w:cs="Arial"/>
          <w:sz w:val="20"/>
          <w:szCs w:val="20"/>
        </w:rPr>
        <w:t>IEHG is recognized as a NGO with observer status by IHO and is therefore presenting a report on the status of Inland ENC standardization and implementation each year to HSSC.</w:t>
      </w:r>
      <w:r w:rsidR="001E14AF">
        <w:rPr>
          <w:rFonts w:ascii="Arial" w:hAnsi="Arial" w:cs="Arial"/>
          <w:sz w:val="20"/>
          <w:szCs w:val="20"/>
        </w:rPr>
        <w:t xml:space="preserve"> </w:t>
      </w:r>
    </w:p>
    <w:p w14:paraId="54849510" w14:textId="77777777" w:rsidR="006856B5" w:rsidRPr="00B5436C" w:rsidRDefault="006856B5" w:rsidP="006856B5">
      <w:pPr>
        <w:tabs>
          <w:tab w:val="left" w:pos="7655"/>
        </w:tabs>
        <w:autoSpaceDE w:val="0"/>
        <w:autoSpaceDN w:val="0"/>
        <w:adjustRightInd w:val="0"/>
        <w:ind w:left="426"/>
        <w:rPr>
          <w:rFonts w:ascii="Arial" w:hAnsi="Arial" w:cs="Arial"/>
          <w:sz w:val="20"/>
          <w:szCs w:val="20"/>
        </w:rPr>
      </w:pPr>
    </w:p>
    <w:p w14:paraId="35658501" w14:textId="77777777" w:rsidR="00775562" w:rsidRDefault="002E7A87" w:rsidP="00775562">
      <w:pPr>
        <w:tabs>
          <w:tab w:val="left" w:pos="1800"/>
          <w:tab w:val="left" w:pos="7655"/>
        </w:tabs>
        <w:ind w:left="426"/>
        <w:rPr>
          <w:rFonts w:ascii="Arial" w:hAnsi="Arial" w:cs="Arial"/>
          <w:b/>
          <w:sz w:val="20"/>
          <w:szCs w:val="20"/>
          <w:highlight w:val="lightGray"/>
        </w:rPr>
      </w:pPr>
      <w:r w:rsidRPr="006F0883">
        <w:rPr>
          <w:rFonts w:ascii="Arial" w:hAnsi="Arial" w:cs="Arial"/>
          <w:b/>
          <w:sz w:val="20"/>
          <w:szCs w:val="20"/>
          <w:highlight w:val="lightGray"/>
        </w:rPr>
        <w:t>A</w:t>
      </w:r>
      <w:r w:rsidR="00BD74A4" w:rsidRPr="006F0883">
        <w:rPr>
          <w:rFonts w:ascii="Arial" w:hAnsi="Arial" w:cs="Arial"/>
          <w:b/>
          <w:sz w:val="20"/>
          <w:szCs w:val="20"/>
          <w:highlight w:val="lightGray"/>
        </w:rPr>
        <w:t>ction point</w:t>
      </w:r>
      <w:r w:rsidR="00775562">
        <w:rPr>
          <w:rFonts w:ascii="Arial" w:hAnsi="Arial" w:cs="Arial"/>
          <w:b/>
          <w:sz w:val="20"/>
          <w:szCs w:val="20"/>
          <w:highlight w:val="lightGray"/>
        </w:rPr>
        <w:t xml:space="preserve"> from last meeting</w:t>
      </w:r>
      <w:r w:rsidR="00BD74A4" w:rsidRPr="006F0883">
        <w:rPr>
          <w:rFonts w:ascii="Arial" w:hAnsi="Arial" w:cs="Arial"/>
          <w:b/>
          <w:sz w:val="20"/>
          <w:szCs w:val="20"/>
          <w:highlight w:val="lightGray"/>
        </w:rPr>
        <w:t>:</w:t>
      </w:r>
      <w:r w:rsidRPr="006F0883">
        <w:rPr>
          <w:rFonts w:ascii="Arial" w:hAnsi="Arial" w:cs="Arial"/>
          <w:b/>
          <w:sz w:val="20"/>
          <w:szCs w:val="20"/>
          <w:highlight w:val="lightGray"/>
        </w:rPr>
        <w:t xml:space="preserve"> </w:t>
      </w:r>
    </w:p>
    <w:p w14:paraId="6F9961E4" w14:textId="17E2E297" w:rsidR="00775562" w:rsidRPr="00D947BC" w:rsidRDefault="00201CB5">
      <w:pPr>
        <w:pStyle w:val="Listenabsatz"/>
        <w:numPr>
          <w:ilvl w:val="0"/>
          <w:numId w:val="11"/>
        </w:numPr>
        <w:tabs>
          <w:tab w:val="left" w:pos="1800"/>
          <w:tab w:val="left" w:pos="7655"/>
        </w:tabs>
        <w:rPr>
          <w:rFonts w:ascii="Arial" w:hAnsi="Arial" w:cs="Arial"/>
          <w:sz w:val="20"/>
          <w:szCs w:val="20"/>
          <w:highlight w:val="lightGray"/>
        </w:rPr>
      </w:pPr>
      <w:r w:rsidRPr="00D947BC">
        <w:rPr>
          <w:rFonts w:ascii="Arial" w:hAnsi="Arial" w:cs="Arial"/>
          <w:sz w:val="20"/>
          <w:szCs w:val="20"/>
          <w:highlight w:val="lightGray"/>
        </w:rPr>
        <w:t>Denise and Bernd to prepare a report for the next HSSC</w:t>
      </w:r>
    </w:p>
    <w:p w14:paraId="7601766C" w14:textId="2AFE6331" w:rsidR="00303ADF" w:rsidRPr="00D947BC" w:rsidRDefault="00303ADF" w:rsidP="00775562">
      <w:pPr>
        <w:pStyle w:val="Listenabsatz"/>
        <w:tabs>
          <w:tab w:val="left" w:pos="7655"/>
        </w:tabs>
        <w:autoSpaceDE w:val="0"/>
        <w:autoSpaceDN w:val="0"/>
        <w:adjustRightInd w:val="0"/>
        <w:ind w:left="426"/>
        <w:rPr>
          <w:rFonts w:ascii="Arial" w:hAnsi="Arial" w:cs="Arial"/>
          <w:sz w:val="20"/>
          <w:szCs w:val="20"/>
        </w:rPr>
      </w:pPr>
    </w:p>
    <w:p w14:paraId="7C30142E" w14:textId="2EF5294B" w:rsidR="00303ADF" w:rsidRPr="00303ADF" w:rsidRDefault="00303ADF" w:rsidP="00775562">
      <w:pPr>
        <w:pStyle w:val="Listenabsatz"/>
        <w:tabs>
          <w:tab w:val="left" w:pos="7655"/>
        </w:tabs>
        <w:autoSpaceDE w:val="0"/>
        <w:autoSpaceDN w:val="0"/>
        <w:adjustRightInd w:val="0"/>
        <w:ind w:left="426"/>
        <w:rPr>
          <w:rFonts w:ascii="Arial" w:hAnsi="Arial" w:cs="Arial"/>
          <w:sz w:val="20"/>
          <w:szCs w:val="20"/>
        </w:rPr>
      </w:pPr>
      <w:r>
        <w:rPr>
          <w:rFonts w:ascii="Arial" w:hAnsi="Arial" w:cs="Arial"/>
          <w:sz w:val="20"/>
          <w:szCs w:val="20"/>
        </w:rPr>
        <w:t>The meeting could also discuss how to improve the cooperation with IHO and its working groups.</w:t>
      </w:r>
    </w:p>
    <w:p w14:paraId="157F1FE6" w14:textId="77777777" w:rsidR="00BD74A4" w:rsidRPr="00C97BAF" w:rsidRDefault="00BD74A4" w:rsidP="00BD74A4">
      <w:pPr>
        <w:tabs>
          <w:tab w:val="left" w:pos="1800"/>
          <w:tab w:val="left" w:pos="7655"/>
        </w:tabs>
        <w:ind w:left="426"/>
        <w:rPr>
          <w:rFonts w:ascii="Arial" w:hAnsi="Arial" w:cs="Arial"/>
          <w:sz w:val="20"/>
          <w:szCs w:val="20"/>
        </w:rPr>
      </w:pPr>
    </w:p>
    <w:p w14:paraId="48F76A6F" w14:textId="77777777" w:rsidR="00BD74A4" w:rsidRDefault="00BD74A4" w:rsidP="00BD74A4">
      <w:pPr>
        <w:tabs>
          <w:tab w:val="left" w:pos="7655"/>
        </w:tabs>
        <w:ind w:left="426" w:hanging="426"/>
        <w:rPr>
          <w:rFonts w:ascii="Arial" w:hAnsi="Arial" w:cs="Arial"/>
          <w:sz w:val="20"/>
          <w:szCs w:val="20"/>
          <w:lang w:val="en-GB"/>
        </w:rPr>
      </w:pPr>
    </w:p>
    <w:p w14:paraId="56BB00C9" w14:textId="5C349959" w:rsidR="00BD74A4" w:rsidRDefault="00984616" w:rsidP="00BD74A4">
      <w:pPr>
        <w:tabs>
          <w:tab w:val="left" w:pos="1800"/>
          <w:tab w:val="left" w:pos="7655"/>
        </w:tabs>
        <w:ind w:left="426" w:hanging="426"/>
        <w:rPr>
          <w:rFonts w:ascii="Arial" w:hAnsi="Arial" w:cs="Arial"/>
          <w:b/>
          <w:sz w:val="20"/>
          <w:szCs w:val="20"/>
          <w:lang w:val="en-GB"/>
        </w:rPr>
      </w:pPr>
      <w:r>
        <w:rPr>
          <w:rFonts w:ascii="Arial" w:hAnsi="Arial" w:cs="Arial"/>
          <w:b/>
          <w:sz w:val="20"/>
          <w:szCs w:val="20"/>
          <w:lang w:val="en-GB"/>
        </w:rPr>
        <w:t>19</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Updates of the Information documents on Inland ENCs</w:t>
      </w:r>
    </w:p>
    <w:p w14:paraId="5F19FE67" w14:textId="77777777" w:rsidR="00BD74A4" w:rsidRDefault="00BD74A4" w:rsidP="00BD74A4">
      <w:pPr>
        <w:tabs>
          <w:tab w:val="left" w:pos="1800"/>
          <w:tab w:val="left" w:pos="7655"/>
        </w:tabs>
        <w:ind w:left="426" w:hanging="426"/>
        <w:rPr>
          <w:rFonts w:ascii="Arial" w:hAnsi="Arial" w:cs="Arial"/>
          <w:sz w:val="20"/>
          <w:szCs w:val="20"/>
          <w:lang w:val="en-GB"/>
        </w:rPr>
      </w:pPr>
      <w:r>
        <w:rPr>
          <w:rFonts w:ascii="Arial" w:hAnsi="Arial" w:cs="Arial"/>
          <w:b/>
          <w:sz w:val="20"/>
          <w:szCs w:val="20"/>
          <w:lang w:val="en-GB"/>
        </w:rPr>
        <w:tab/>
      </w:r>
      <w:r w:rsidRPr="00CC78DE">
        <w:rPr>
          <w:rFonts w:ascii="Arial" w:hAnsi="Arial" w:cs="Arial"/>
          <w:sz w:val="20"/>
          <w:szCs w:val="20"/>
          <w:lang w:val="en-GB"/>
        </w:rPr>
        <w:t>(Inland ENC.doc and Inland ENC.ppt</w:t>
      </w:r>
      <w:r>
        <w:rPr>
          <w:rFonts w:ascii="Arial" w:hAnsi="Arial" w:cs="Arial"/>
          <w:sz w:val="20"/>
          <w:szCs w:val="20"/>
          <w:lang w:val="en-GB"/>
        </w:rPr>
        <w:t xml:space="preserve"> on the website</w:t>
      </w:r>
      <w:r w:rsidRPr="00CC78DE">
        <w:rPr>
          <w:rFonts w:ascii="Arial" w:hAnsi="Arial" w:cs="Arial"/>
          <w:sz w:val="20"/>
          <w:szCs w:val="20"/>
          <w:lang w:val="en-GB"/>
        </w:rPr>
        <w:t>)</w:t>
      </w:r>
      <w:r>
        <w:rPr>
          <w:rFonts w:ascii="Arial" w:hAnsi="Arial" w:cs="Arial"/>
          <w:sz w:val="20"/>
          <w:szCs w:val="20"/>
          <w:lang w:val="en-GB"/>
        </w:rPr>
        <w:br/>
      </w:r>
    </w:p>
    <w:p w14:paraId="75590389" w14:textId="77777777" w:rsidR="006856B5" w:rsidRDefault="002E7A87" w:rsidP="006856B5">
      <w:pPr>
        <w:tabs>
          <w:tab w:val="left" w:pos="1800"/>
          <w:tab w:val="left" w:pos="7655"/>
        </w:tabs>
        <w:ind w:left="426"/>
        <w:rPr>
          <w:rFonts w:ascii="Arial" w:hAnsi="Arial" w:cs="Arial"/>
          <w:b/>
          <w:sz w:val="20"/>
          <w:szCs w:val="20"/>
          <w:highlight w:val="lightGray"/>
        </w:rPr>
      </w:pPr>
      <w:r w:rsidRPr="005E0711">
        <w:rPr>
          <w:rFonts w:ascii="Arial" w:hAnsi="Arial" w:cs="Arial"/>
          <w:b/>
          <w:sz w:val="20"/>
          <w:szCs w:val="20"/>
          <w:highlight w:val="lightGray"/>
        </w:rPr>
        <w:t>Action point</w:t>
      </w:r>
      <w:r w:rsidR="001E14AF" w:rsidRPr="005E0711">
        <w:rPr>
          <w:rFonts w:ascii="Arial" w:hAnsi="Arial" w:cs="Arial"/>
          <w:b/>
          <w:sz w:val="20"/>
          <w:szCs w:val="20"/>
          <w:highlight w:val="lightGray"/>
        </w:rPr>
        <w:t>s</w:t>
      </w:r>
      <w:r w:rsidR="006856B5">
        <w:rPr>
          <w:rFonts w:ascii="Arial" w:hAnsi="Arial" w:cs="Arial"/>
          <w:b/>
          <w:sz w:val="20"/>
          <w:szCs w:val="20"/>
          <w:highlight w:val="lightGray"/>
        </w:rPr>
        <w:t xml:space="preserve"> from last meeting</w:t>
      </w:r>
      <w:r w:rsidRPr="005E0711">
        <w:rPr>
          <w:rFonts w:ascii="Arial" w:hAnsi="Arial" w:cs="Arial"/>
          <w:b/>
          <w:sz w:val="20"/>
          <w:szCs w:val="20"/>
          <w:highlight w:val="lightGray"/>
        </w:rPr>
        <w:t xml:space="preserve">: </w:t>
      </w:r>
    </w:p>
    <w:p w14:paraId="5D70F55E" w14:textId="77777777" w:rsidR="006856B5" w:rsidRDefault="006856B5" w:rsidP="006856B5">
      <w:pPr>
        <w:tabs>
          <w:tab w:val="left" w:pos="1800"/>
          <w:tab w:val="left" w:pos="7655"/>
        </w:tabs>
        <w:ind w:left="426"/>
        <w:rPr>
          <w:rFonts w:ascii="Arial" w:hAnsi="Arial" w:cs="Arial"/>
          <w:b/>
          <w:sz w:val="20"/>
          <w:szCs w:val="20"/>
          <w:highlight w:val="lightGray"/>
        </w:rPr>
      </w:pPr>
    </w:p>
    <w:p w14:paraId="5ED89D1C" w14:textId="77777777" w:rsidR="00D947BC" w:rsidRPr="00D947BC" w:rsidRDefault="00D947BC">
      <w:pPr>
        <w:pStyle w:val="Listenabsatz"/>
        <w:numPr>
          <w:ilvl w:val="0"/>
          <w:numId w:val="11"/>
        </w:numPr>
        <w:tabs>
          <w:tab w:val="left" w:pos="1800"/>
          <w:tab w:val="left" w:pos="7655"/>
        </w:tabs>
        <w:rPr>
          <w:rFonts w:ascii="Arial" w:hAnsi="Arial" w:cs="Arial"/>
          <w:sz w:val="20"/>
          <w:szCs w:val="20"/>
          <w:highlight w:val="lightGray"/>
        </w:rPr>
      </w:pPr>
      <w:r w:rsidRPr="00D947BC">
        <w:rPr>
          <w:rFonts w:ascii="Arial" w:hAnsi="Arial" w:cs="Arial"/>
          <w:sz w:val="20"/>
          <w:szCs w:val="20"/>
          <w:highlight w:val="lightGray"/>
        </w:rPr>
        <w:t>All members of IEHG are invited to submit proposals for amendments of the information document on Inland ENCs (Inland ENC.ppt on the IEHG website).</w:t>
      </w:r>
    </w:p>
    <w:p w14:paraId="3710335C" w14:textId="77777777" w:rsidR="00D947BC" w:rsidRPr="00D947BC" w:rsidRDefault="00D947BC" w:rsidP="00D947BC">
      <w:pPr>
        <w:tabs>
          <w:tab w:val="left" w:pos="1800"/>
          <w:tab w:val="left" w:pos="7655"/>
        </w:tabs>
        <w:ind w:left="426"/>
        <w:rPr>
          <w:rFonts w:ascii="Arial" w:hAnsi="Arial" w:cs="Arial"/>
          <w:sz w:val="20"/>
          <w:szCs w:val="20"/>
          <w:highlight w:val="lightGray"/>
        </w:rPr>
      </w:pPr>
    </w:p>
    <w:p w14:paraId="038F1164" w14:textId="77777777" w:rsidR="00D947BC" w:rsidRPr="00D947BC" w:rsidRDefault="00D947BC">
      <w:pPr>
        <w:pStyle w:val="Listenabsatz"/>
        <w:numPr>
          <w:ilvl w:val="0"/>
          <w:numId w:val="11"/>
        </w:numPr>
        <w:tabs>
          <w:tab w:val="left" w:pos="1800"/>
          <w:tab w:val="left" w:pos="7655"/>
        </w:tabs>
        <w:rPr>
          <w:rFonts w:ascii="Arial" w:hAnsi="Arial" w:cs="Arial"/>
          <w:sz w:val="20"/>
          <w:szCs w:val="20"/>
          <w:highlight w:val="lightGray"/>
        </w:rPr>
      </w:pPr>
      <w:r w:rsidRPr="00D947BC">
        <w:rPr>
          <w:rFonts w:ascii="Arial" w:hAnsi="Arial" w:cs="Arial"/>
          <w:sz w:val="20"/>
          <w:szCs w:val="20"/>
          <w:highlight w:val="lightGray"/>
        </w:rPr>
        <w:t>The Core Group to update regulatory status, coverage and contact persons.</w:t>
      </w:r>
    </w:p>
    <w:p w14:paraId="446904A5" w14:textId="29EEC8BA" w:rsidR="002E7A87" w:rsidRPr="005E0711" w:rsidRDefault="002E7A87" w:rsidP="006856B5">
      <w:pPr>
        <w:tabs>
          <w:tab w:val="left" w:pos="7655"/>
        </w:tabs>
        <w:autoSpaceDE w:val="0"/>
        <w:autoSpaceDN w:val="0"/>
        <w:adjustRightInd w:val="0"/>
        <w:ind w:left="426"/>
        <w:rPr>
          <w:rFonts w:ascii="Arial" w:hAnsi="Arial" w:cs="Arial"/>
          <w:sz w:val="20"/>
          <w:szCs w:val="20"/>
          <w:highlight w:val="lightGray"/>
        </w:rPr>
      </w:pPr>
    </w:p>
    <w:p w14:paraId="5D7E26E7" w14:textId="77777777" w:rsidR="00BD74A4" w:rsidRDefault="00BD74A4" w:rsidP="00BD74A4">
      <w:pPr>
        <w:tabs>
          <w:tab w:val="left" w:pos="7655"/>
        </w:tabs>
        <w:ind w:left="426" w:hanging="426"/>
        <w:rPr>
          <w:rFonts w:ascii="Arial" w:hAnsi="Arial" w:cs="Arial"/>
          <w:sz w:val="20"/>
          <w:szCs w:val="20"/>
          <w:lang w:val="en-GB"/>
        </w:rPr>
      </w:pPr>
    </w:p>
    <w:p w14:paraId="4BA7569B" w14:textId="77777777" w:rsidR="00BD74A4" w:rsidRPr="00CC78DE" w:rsidRDefault="00BD74A4" w:rsidP="00BD74A4">
      <w:pPr>
        <w:tabs>
          <w:tab w:val="left" w:pos="7655"/>
        </w:tabs>
        <w:ind w:left="426" w:hanging="426"/>
        <w:rPr>
          <w:rFonts w:ascii="Arial" w:hAnsi="Arial" w:cs="Arial"/>
          <w:sz w:val="20"/>
          <w:szCs w:val="20"/>
          <w:lang w:val="en-GB"/>
        </w:rPr>
      </w:pPr>
    </w:p>
    <w:p w14:paraId="6AD733A7" w14:textId="77777777" w:rsidR="00D947BC" w:rsidRDefault="00984616" w:rsidP="006856B5">
      <w:pPr>
        <w:tabs>
          <w:tab w:val="left" w:pos="1800"/>
          <w:tab w:val="left" w:pos="7655"/>
        </w:tabs>
        <w:ind w:left="426" w:hanging="426"/>
        <w:rPr>
          <w:rFonts w:ascii="Arial" w:hAnsi="Arial" w:cs="Arial"/>
          <w:b/>
          <w:sz w:val="20"/>
          <w:szCs w:val="20"/>
          <w:lang w:val="en-GB"/>
        </w:rPr>
      </w:pPr>
      <w:r>
        <w:rPr>
          <w:rFonts w:ascii="Arial" w:hAnsi="Arial" w:cs="Arial"/>
          <w:b/>
          <w:sz w:val="20"/>
          <w:szCs w:val="20"/>
          <w:lang w:val="en-GB"/>
        </w:rPr>
        <w:t>20</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Future operation of:</w:t>
      </w:r>
      <w:r w:rsidR="00BD74A4" w:rsidRPr="009949A0">
        <w:rPr>
          <w:rFonts w:ascii="Arial" w:hAnsi="Arial" w:cs="Arial"/>
          <w:b/>
          <w:sz w:val="20"/>
          <w:szCs w:val="20"/>
          <w:lang w:val="en-GB"/>
        </w:rPr>
        <w:br/>
      </w:r>
      <w:r w:rsidR="00BD74A4" w:rsidRPr="009949A0">
        <w:rPr>
          <w:rFonts w:ascii="Arial" w:hAnsi="Arial" w:cs="Arial"/>
          <w:b/>
          <w:sz w:val="20"/>
          <w:szCs w:val="20"/>
          <w:lang w:val="en-GB"/>
        </w:rPr>
        <w:br/>
        <w:t>the ienc.openecdis.org website</w:t>
      </w:r>
    </w:p>
    <w:p w14:paraId="3C0CD0C8" w14:textId="77777777" w:rsidR="00D947BC" w:rsidRDefault="00D947BC" w:rsidP="00D947BC">
      <w:pPr>
        <w:tabs>
          <w:tab w:val="left" w:pos="1800"/>
          <w:tab w:val="left" w:pos="7655"/>
        </w:tabs>
        <w:ind w:left="426"/>
        <w:rPr>
          <w:rFonts w:ascii="Arial" w:hAnsi="Arial" w:cs="Arial"/>
          <w:b/>
          <w:sz w:val="20"/>
          <w:szCs w:val="20"/>
          <w:highlight w:val="lightGray"/>
        </w:rPr>
      </w:pPr>
    </w:p>
    <w:p w14:paraId="68814F62" w14:textId="0E1E50C2" w:rsidR="00D947BC" w:rsidRDefault="00D947BC" w:rsidP="00D947BC">
      <w:pPr>
        <w:tabs>
          <w:tab w:val="left" w:pos="1800"/>
          <w:tab w:val="left" w:pos="7655"/>
        </w:tabs>
        <w:ind w:left="426"/>
        <w:rPr>
          <w:rFonts w:ascii="Arial" w:hAnsi="Arial" w:cs="Arial"/>
          <w:b/>
          <w:sz w:val="20"/>
          <w:szCs w:val="20"/>
          <w:lang w:val="en-GB"/>
        </w:rPr>
      </w:pPr>
      <w:r w:rsidRPr="005E0711">
        <w:rPr>
          <w:rFonts w:ascii="Arial" w:hAnsi="Arial" w:cs="Arial"/>
          <w:b/>
          <w:sz w:val="20"/>
          <w:szCs w:val="20"/>
          <w:highlight w:val="lightGray"/>
        </w:rPr>
        <w:t>Action point</w:t>
      </w:r>
      <w:r>
        <w:rPr>
          <w:rFonts w:ascii="Arial" w:hAnsi="Arial" w:cs="Arial"/>
          <w:b/>
          <w:sz w:val="20"/>
          <w:szCs w:val="20"/>
          <w:highlight w:val="lightGray"/>
        </w:rPr>
        <w:t xml:space="preserve"> from last meeting</w:t>
      </w:r>
      <w:r w:rsidRPr="005E0711">
        <w:rPr>
          <w:rFonts w:ascii="Arial" w:hAnsi="Arial" w:cs="Arial"/>
          <w:b/>
          <w:sz w:val="20"/>
          <w:szCs w:val="20"/>
          <w:highlight w:val="lightGray"/>
        </w:rPr>
        <w:t xml:space="preserve">: </w:t>
      </w:r>
    </w:p>
    <w:p w14:paraId="43CF425C" w14:textId="77777777" w:rsidR="00D947BC" w:rsidRPr="00D947BC" w:rsidRDefault="00D947BC">
      <w:pPr>
        <w:pStyle w:val="Listenabsatz"/>
        <w:numPr>
          <w:ilvl w:val="0"/>
          <w:numId w:val="15"/>
        </w:numPr>
        <w:tabs>
          <w:tab w:val="left" w:pos="1800"/>
          <w:tab w:val="left" w:pos="7655"/>
        </w:tabs>
        <w:rPr>
          <w:rFonts w:ascii="Arial" w:hAnsi="Arial" w:cs="Arial"/>
          <w:color w:val="00B050"/>
          <w:sz w:val="20"/>
          <w:szCs w:val="20"/>
        </w:rPr>
      </w:pPr>
      <w:r w:rsidRPr="00D947BC">
        <w:rPr>
          <w:rFonts w:ascii="Arial" w:hAnsi="Arial" w:cs="Arial"/>
          <w:color w:val="00B050"/>
          <w:sz w:val="20"/>
          <w:szCs w:val="20"/>
        </w:rPr>
        <w:t>Bernd to change the standard edition of the PS to 2.6</w:t>
      </w:r>
    </w:p>
    <w:p w14:paraId="6FD4CF66" w14:textId="5CE56C87" w:rsidR="006856B5" w:rsidRDefault="00BD74A4" w:rsidP="006856B5">
      <w:pPr>
        <w:tabs>
          <w:tab w:val="left" w:pos="1800"/>
          <w:tab w:val="left" w:pos="7655"/>
        </w:tabs>
        <w:ind w:left="426" w:hanging="426"/>
        <w:rPr>
          <w:rFonts w:ascii="Arial" w:hAnsi="Arial" w:cs="Arial"/>
          <w:b/>
          <w:sz w:val="20"/>
          <w:szCs w:val="20"/>
          <w:highlight w:val="lightGray"/>
        </w:rPr>
      </w:pPr>
      <w:r>
        <w:rPr>
          <w:rFonts w:ascii="Arial" w:hAnsi="Arial" w:cs="Arial"/>
          <w:sz w:val="20"/>
          <w:szCs w:val="20"/>
          <w:lang w:val="en-GB"/>
        </w:rPr>
        <w:br/>
      </w:r>
      <w:r>
        <w:rPr>
          <w:rFonts w:ascii="Arial" w:hAnsi="Arial" w:cs="Arial"/>
          <w:sz w:val="20"/>
          <w:szCs w:val="20"/>
          <w:lang w:val="en-GB"/>
        </w:rPr>
        <w:br/>
      </w:r>
      <w:r w:rsidRPr="006C603B">
        <w:rPr>
          <w:rFonts w:ascii="Arial" w:hAnsi="Arial" w:cs="Arial"/>
          <w:b/>
          <w:sz w:val="20"/>
          <w:szCs w:val="20"/>
          <w:lang w:val="en-GB"/>
        </w:rPr>
        <w:t>discussion forum for Inland ENCs</w:t>
      </w:r>
      <w:r>
        <w:rPr>
          <w:rFonts w:ascii="Arial" w:hAnsi="Arial" w:cs="Arial"/>
          <w:sz w:val="20"/>
          <w:szCs w:val="20"/>
          <w:lang w:val="en-GB"/>
        </w:rPr>
        <w:br/>
      </w:r>
      <w:r>
        <w:rPr>
          <w:rFonts w:ascii="Arial" w:hAnsi="Arial" w:cs="Arial"/>
          <w:sz w:val="20"/>
          <w:szCs w:val="20"/>
          <w:lang w:val="en-GB"/>
        </w:rPr>
        <w:br/>
      </w:r>
      <w:r w:rsidR="005E0711" w:rsidRPr="005E0711">
        <w:rPr>
          <w:rFonts w:ascii="Arial" w:hAnsi="Arial" w:cs="Arial"/>
          <w:b/>
          <w:sz w:val="20"/>
          <w:szCs w:val="20"/>
          <w:highlight w:val="lightGray"/>
        </w:rPr>
        <w:t>Action point</w:t>
      </w:r>
      <w:r w:rsidR="006856B5">
        <w:rPr>
          <w:rFonts w:ascii="Arial" w:hAnsi="Arial" w:cs="Arial"/>
          <w:b/>
          <w:sz w:val="20"/>
          <w:szCs w:val="20"/>
          <w:highlight w:val="lightGray"/>
        </w:rPr>
        <w:t xml:space="preserve"> from last meeting</w:t>
      </w:r>
      <w:r w:rsidR="005E0711" w:rsidRPr="005E0711">
        <w:rPr>
          <w:rFonts w:ascii="Arial" w:hAnsi="Arial" w:cs="Arial"/>
          <w:b/>
          <w:sz w:val="20"/>
          <w:szCs w:val="20"/>
          <w:highlight w:val="lightGray"/>
        </w:rPr>
        <w:t xml:space="preserve">: </w:t>
      </w:r>
    </w:p>
    <w:p w14:paraId="6C3CE60F" w14:textId="77777777" w:rsidR="006856B5" w:rsidRDefault="006856B5" w:rsidP="006856B5">
      <w:pPr>
        <w:tabs>
          <w:tab w:val="left" w:pos="1800"/>
          <w:tab w:val="left" w:pos="7655"/>
        </w:tabs>
        <w:ind w:left="426" w:hanging="426"/>
        <w:rPr>
          <w:rFonts w:ascii="Arial" w:hAnsi="Arial" w:cs="Arial"/>
          <w:b/>
          <w:sz w:val="20"/>
          <w:szCs w:val="20"/>
          <w:highlight w:val="lightGray"/>
        </w:rPr>
      </w:pPr>
    </w:p>
    <w:p w14:paraId="4629B2FB" w14:textId="77777777" w:rsidR="00D947BC" w:rsidRPr="00D947BC" w:rsidRDefault="00D947BC">
      <w:pPr>
        <w:pStyle w:val="Listenabsatz"/>
        <w:numPr>
          <w:ilvl w:val="0"/>
          <w:numId w:val="12"/>
        </w:numPr>
        <w:tabs>
          <w:tab w:val="left" w:pos="1800"/>
          <w:tab w:val="left" w:pos="7655"/>
        </w:tabs>
        <w:rPr>
          <w:rFonts w:ascii="Arial" w:hAnsi="Arial" w:cs="Arial"/>
          <w:color w:val="00B050"/>
          <w:sz w:val="20"/>
          <w:szCs w:val="20"/>
        </w:rPr>
      </w:pPr>
      <w:r w:rsidRPr="00D947BC">
        <w:rPr>
          <w:rFonts w:ascii="Arial" w:hAnsi="Arial" w:cs="Arial"/>
          <w:color w:val="00B050"/>
          <w:sz w:val="20"/>
          <w:szCs w:val="20"/>
        </w:rPr>
        <w:t>Denise LaDue to save all existing data on the forum and the Core Group to investigate the use of GitHub</w:t>
      </w:r>
    </w:p>
    <w:p w14:paraId="1D356A16" w14:textId="1D52F065" w:rsidR="00BD74A4" w:rsidRPr="005E0711" w:rsidRDefault="00D947BC" w:rsidP="00BD74A4">
      <w:pPr>
        <w:tabs>
          <w:tab w:val="left" w:pos="1800"/>
          <w:tab w:val="left" w:pos="7655"/>
        </w:tabs>
        <w:ind w:left="426"/>
        <w:rPr>
          <w:rFonts w:ascii="Arial" w:hAnsi="Arial" w:cs="Arial"/>
          <w:sz w:val="20"/>
          <w:szCs w:val="20"/>
        </w:rPr>
      </w:pPr>
      <w:r>
        <w:rPr>
          <w:rFonts w:ascii="Arial" w:hAnsi="Arial" w:cs="Arial"/>
          <w:sz w:val="20"/>
          <w:szCs w:val="20"/>
        </w:rPr>
        <w:t xml:space="preserve">The discussion forum has been transferred to </w:t>
      </w:r>
      <w:hyperlink r:id="rId34" w:history="1">
        <w:r w:rsidR="0004126C" w:rsidRPr="0004126C">
          <w:rPr>
            <w:rStyle w:val="Hyperlink"/>
            <w:rFonts w:ascii="Arial" w:hAnsi="Arial" w:cs="Arial"/>
            <w:sz w:val="20"/>
            <w:szCs w:val="20"/>
          </w:rPr>
          <w:t>https://github.com/orgs/IEHG/discussions</w:t>
        </w:r>
      </w:hyperlink>
      <w:r w:rsidR="0004126C">
        <w:rPr>
          <w:rFonts w:ascii="Arial" w:hAnsi="Arial" w:cs="Arial"/>
          <w:sz w:val="20"/>
          <w:szCs w:val="20"/>
        </w:rPr>
        <w:t xml:space="preserve"> </w:t>
      </w:r>
    </w:p>
    <w:p w14:paraId="6C001C86" w14:textId="77777777" w:rsidR="00D947BC" w:rsidRDefault="00D947BC" w:rsidP="00BD74A4">
      <w:pPr>
        <w:tabs>
          <w:tab w:val="left" w:pos="1800"/>
          <w:tab w:val="left" w:pos="7655"/>
        </w:tabs>
        <w:ind w:left="426"/>
        <w:rPr>
          <w:rFonts w:ascii="Arial" w:hAnsi="Arial" w:cs="Arial"/>
          <w:sz w:val="20"/>
          <w:szCs w:val="20"/>
          <w:lang w:val="en-GB"/>
        </w:rPr>
      </w:pPr>
    </w:p>
    <w:p w14:paraId="25338B36" w14:textId="55CB1C0E" w:rsidR="00BD74A4" w:rsidRDefault="00BD74A4" w:rsidP="00BD74A4">
      <w:pPr>
        <w:tabs>
          <w:tab w:val="left" w:pos="1800"/>
          <w:tab w:val="left" w:pos="7655"/>
        </w:tabs>
        <w:ind w:left="426"/>
        <w:rPr>
          <w:rFonts w:ascii="Arial" w:hAnsi="Arial" w:cs="Arial"/>
          <w:b/>
          <w:sz w:val="20"/>
          <w:szCs w:val="20"/>
          <w:lang w:val="en-GB"/>
        </w:rPr>
      </w:pPr>
      <w:r>
        <w:rPr>
          <w:rFonts w:ascii="Arial" w:hAnsi="Arial" w:cs="Arial"/>
          <w:sz w:val="20"/>
          <w:szCs w:val="20"/>
          <w:lang w:val="en-GB"/>
        </w:rPr>
        <w:br/>
      </w:r>
      <w:r w:rsidRPr="009949A0">
        <w:rPr>
          <w:rFonts w:ascii="Arial" w:hAnsi="Arial" w:cs="Arial"/>
          <w:b/>
          <w:sz w:val="20"/>
          <w:szCs w:val="20"/>
          <w:lang w:val="en-GB"/>
        </w:rPr>
        <w:t xml:space="preserve">IENC </w:t>
      </w:r>
      <w:r w:rsidR="008C0798">
        <w:rPr>
          <w:rFonts w:ascii="Arial" w:hAnsi="Arial" w:cs="Arial"/>
          <w:b/>
          <w:sz w:val="20"/>
          <w:szCs w:val="20"/>
          <w:lang w:val="en-GB"/>
        </w:rPr>
        <w:t>Domain</w:t>
      </w:r>
      <w:r w:rsidRPr="009949A0">
        <w:rPr>
          <w:rFonts w:ascii="Arial" w:hAnsi="Arial" w:cs="Arial"/>
          <w:b/>
          <w:sz w:val="20"/>
          <w:szCs w:val="20"/>
          <w:lang w:val="en-GB"/>
        </w:rPr>
        <w:t xml:space="preserve"> (as part of S-100 Registry)</w:t>
      </w:r>
    </w:p>
    <w:p w14:paraId="4FFD3D4E" w14:textId="046AC170" w:rsidR="00BD74A4" w:rsidRDefault="00BD74A4" w:rsidP="00BD74A4">
      <w:pPr>
        <w:tabs>
          <w:tab w:val="left" w:pos="1800"/>
          <w:tab w:val="left" w:pos="7655"/>
        </w:tabs>
        <w:ind w:left="426" w:hanging="426"/>
        <w:rPr>
          <w:rFonts w:ascii="Arial" w:hAnsi="Arial" w:cs="Arial"/>
          <w:sz w:val="20"/>
          <w:szCs w:val="20"/>
          <w:lang w:val="en-GB"/>
        </w:rPr>
      </w:pPr>
    </w:p>
    <w:p w14:paraId="4125A7A3" w14:textId="77777777" w:rsidR="00BD74A4" w:rsidRDefault="00BD74A4" w:rsidP="00BD74A4">
      <w:pPr>
        <w:tabs>
          <w:tab w:val="left" w:pos="1800"/>
          <w:tab w:val="left" w:pos="7655"/>
        </w:tabs>
        <w:ind w:left="426" w:hanging="426"/>
        <w:rPr>
          <w:rFonts w:ascii="Arial" w:hAnsi="Arial" w:cs="Arial"/>
          <w:sz w:val="20"/>
          <w:szCs w:val="20"/>
          <w:lang w:val="en-GB"/>
        </w:rPr>
      </w:pPr>
    </w:p>
    <w:p w14:paraId="5C9D01F0" w14:textId="77777777" w:rsidR="00BD74A4" w:rsidRDefault="00BD74A4" w:rsidP="00BD74A4">
      <w:pPr>
        <w:tabs>
          <w:tab w:val="left" w:pos="1800"/>
          <w:tab w:val="left" w:pos="7655"/>
        </w:tabs>
        <w:ind w:left="426" w:hanging="426"/>
        <w:rPr>
          <w:rFonts w:ascii="Arial" w:hAnsi="Arial" w:cs="Arial"/>
          <w:sz w:val="20"/>
          <w:szCs w:val="20"/>
          <w:lang w:val="en-GB"/>
        </w:rPr>
      </w:pPr>
    </w:p>
    <w:p w14:paraId="0E603958" w14:textId="1795E0D4" w:rsidR="00BD74A4" w:rsidRDefault="00984616" w:rsidP="00BD74A4">
      <w:pPr>
        <w:tabs>
          <w:tab w:val="left" w:pos="1800"/>
          <w:tab w:val="left" w:pos="7655"/>
        </w:tabs>
        <w:ind w:left="426" w:hanging="426"/>
        <w:rPr>
          <w:rFonts w:ascii="Arial" w:hAnsi="Arial" w:cs="Arial"/>
          <w:sz w:val="20"/>
          <w:szCs w:val="20"/>
          <w:lang w:val="en-GB"/>
        </w:rPr>
      </w:pPr>
      <w:r>
        <w:rPr>
          <w:rFonts w:ascii="Arial" w:hAnsi="Arial" w:cs="Arial"/>
          <w:b/>
          <w:sz w:val="20"/>
          <w:szCs w:val="20"/>
          <w:lang w:val="en-GB"/>
        </w:rPr>
        <w:t>21</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Any other business</w:t>
      </w:r>
      <w:r w:rsidR="00BD74A4">
        <w:rPr>
          <w:rFonts w:ascii="Arial" w:hAnsi="Arial" w:cs="Arial"/>
          <w:sz w:val="20"/>
          <w:szCs w:val="20"/>
          <w:lang w:val="en-GB"/>
        </w:rPr>
        <w:br/>
      </w:r>
    </w:p>
    <w:p w14:paraId="77CBE85A" w14:textId="77777777" w:rsidR="00BD74A4" w:rsidRDefault="00BD74A4" w:rsidP="00BD74A4">
      <w:pPr>
        <w:tabs>
          <w:tab w:val="left" w:pos="1800"/>
          <w:tab w:val="left" w:pos="7655"/>
        </w:tabs>
        <w:ind w:left="426"/>
        <w:rPr>
          <w:rFonts w:ascii="Arial" w:hAnsi="Arial" w:cs="Arial"/>
          <w:sz w:val="20"/>
          <w:szCs w:val="20"/>
          <w:highlight w:val="yellow"/>
          <w:lang w:val="en-GB"/>
        </w:rPr>
      </w:pPr>
    </w:p>
    <w:p w14:paraId="649DBC21" w14:textId="77777777" w:rsidR="00BD74A4" w:rsidRPr="00F4585A" w:rsidRDefault="00BD74A4" w:rsidP="00BD74A4">
      <w:pPr>
        <w:tabs>
          <w:tab w:val="left" w:pos="1800"/>
          <w:tab w:val="left" w:pos="7655"/>
        </w:tabs>
        <w:ind w:left="426"/>
        <w:rPr>
          <w:rFonts w:ascii="Arial" w:hAnsi="Arial" w:cs="Arial"/>
          <w:sz w:val="20"/>
          <w:szCs w:val="20"/>
          <w:highlight w:val="yellow"/>
          <w:lang w:val="en-GB"/>
        </w:rPr>
      </w:pPr>
    </w:p>
    <w:p w14:paraId="13CE7339" w14:textId="4154B2A2" w:rsidR="00FE41B9" w:rsidRDefault="00C05FFF" w:rsidP="00FE41B9">
      <w:pPr>
        <w:tabs>
          <w:tab w:val="left" w:pos="1800"/>
          <w:tab w:val="left" w:pos="7655"/>
        </w:tabs>
        <w:ind w:left="426" w:hanging="426"/>
        <w:rPr>
          <w:rFonts w:ascii="Arial" w:hAnsi="Arial" w:cs="Arial"/>
          <w:sz w:val="20"/>
          <w:szCs w:val="20"/>
          <w:lang w:val="en-GB"/>
        </w:rPr>
      </w:pPr>
      <w:r>
        <w:rPr>
          <w:rFonts w:ascii="Arial" w:hAnsi="Arial" w:cs="Arial"/>
          <w:b/>
          <w:sz w:val="20"/>
          <w:szCs w:val="20"/>
          <w:lang w:val="en-GB"/>
        </w:rPr>
        <w:lastRenderedPageBreak/>
        <w:t>2</w:t>
      </w:r>
      <w:r w:rsidR="00984616">
        <w:rPr>
          <w:rFonts w:ascii="Arial" w:hAnsi="Arial" w:cs="Arial"/>
          <w:b/>
          <w:sz w:val="20"/>
          <w:szCs w:val="20"/>
          <w:lang w:val="en-GB"/>
        </w:rPr>
        <w:t>2</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Next meeting – Date and Location</w:t>
      </w:r>
      <w:r w:rsidR="00BD74A4">
        <w:rPr>
          <w:rFonts w:ascii="Arial" w:hAnsi="Arial" w:cs="Arial"/>
          <w:b/>
          <w:sz w:val="20"/>
          <w:szCs w:val="20"/>
          <w:lang w:val="en-GB"/>
        </w:rPr>
        <w:br/>
      </w:r>
      <w:r w:rsidR="00BD74A4">
        <w:rPr>
          <w:rFonts w:ascii="Arial" w:hAnsi="Arial" w:cs="Arial"/>
          <w:b/>
          <w:sz w:val="20"/>
          <w:szCs w:val="20"/>
          <w:lang w:val="en-GB"/>
        </w:rPr>
        <w:br/>
      </w:r>
      <w:r w:rsidR="00B5436C">
        <w:rPr>
          <w:rFonts w:ascii="Arial" w:hAnsi="Arial" w:cs="Arial"/>
          <w:sz w:val="20"/>
          <w:szCs w:val="20"/>
          <w:lang w:val="en-GB"/>
        </w:rPr>
        <w:t xml:space="preserve">According to rotation principle the next meeting of IEHG could take place in </w:t>
      </w:r>
      <w:r w:rsidR="006856B5">
        <w:rPr>
          <w:rFonts w:ascii="Arial" w:hAnsi="Arial" w:cs="Arial"/>
          <w:sz w:val="20"/>
          <w:szCs w:val="20"/>
          <w:lang w:val="en-GB"/>
        </w:rPr>
        <w:t>South America</w:t>
      </w:r>
      <w:r w:rsidR="00B5436C">
        <w:rPr>
          <w:rFonts w:ascii="Arial" w:hAnsi="Arial" w:cs="Arial"/>
          <w:sz w:val="20"/>
          <w:szCs w:val="20"/>
          <w:lang w:val="en-GB"/>
        </w:rPr>
        <w:t xml:space="preserve"> in autumn 202</w:t>
      </w:r>
      <w:r w:rsidR="00C06C4F">
        <w:rPr>
          <w:rFonts w:ascii="Arial" w:hAnsi="Arial" w:cs="Arial"/>
          <w:sz w:val="20"/>
          <w:szCs w:val="20"/>
          <w:lang w:val="en-GB"/>
        </w:rPr>
        <w:t>7</w:t>
      </w:r>
      <w:r w:rsidR="00E0466A">
        <w:rPr>
          <w:rFonts w:ascii="Arial" w:hAnsi="Arial" w:cs="Arial"/>
          <w:sz w:val="20"/>
          <w:szCs w:val="20"/>
          <w:lang w:val="en-GB"/>
        </w:rPr>
        <w:t xml:space="preserve">. </w:t>
      </w:r>
      <w:r w:rsidR="00B5436C">
        <w:rPr>
          <w:rFonts w:ascii="Arial" w:hAnsi="Arial" w:cs="Arial"/>
          <w:sz w:val="20"/>
          <w:szCs w:val="20"/>
          <w:lang w:val="en-GB"/>
        </w:rPr>
        <w:t xml:space="preserve">The meeting </w:t>
      </w:r>
      <w:r w:rsidR="006856B5">
        <w:rPr>
          <w:rFonts w:ascii="Arial" w:hAnsi="Arial" w:cs="Arial"/>
          <w:sz w:val="20"/>
          <w:szCs w:val="20"/>
          <w:lang w:val="en-GB"/>
        </w:rPr>
        <w:t xml:space="preserve">could </w:t>
      </w:r>
      <w:r w:rsidR="00B5436C">
        <w:rPr>
          <w:rFonts w:ascii="Arial" w:hAnsi="Arial" w:cs="Arial"/>
          <w:sz w:val="20"/>
          <w:szCs w:val="20"/>
          <w:lang w:val="en-GB"/>
        </w:rPr>
        <w:t xml:space="preserve">discuss </w:t>
      </w:r>
      <w:r w:rsidR="00E0466A">
        <w:rPr>
          <w:rFonts w:ascii="Arial" w:hAnsi="Arial" w:cs="Arial"/>
          <w:sz w:val="20"/>
          <w:szCs w:val="20"/>
          <w:lang w:val="en-GB"/>
        </w:rPr>
        <w:t xml:space="preserve">possibilities of other South American countries or other regions and </w:t>
      </w:r>
      <w:r w:rsidR="00B5436C">
        <w:rPr>
          <w:rFonts w:ascii="Arial" w:hAnsi="Arial" w:cs="Arial"/>
          <w:sz w:val="20"/>
          <w:szCs w:val="20"/>
          <w:lang w:val="en-GB"/>
        </w:rPr>
        <w:t>the date</w:t>
      </w:r>
      <w:r w:rsidR="005E0711">
        <w:rPr>
          <w:rFonts w:ascii="Arial" w:hAnsi="Arial" w:cs="Arial"/>
          <w:sz w:val="20"/>
          <w:szCs w:val="20"/>
          <w:lang w:val="en-GB"/>
        </w:rPr>
        <w:t>.</w:t>
      </w:r>
    </w:p>
    <w:p w14:paraId="01B75C63" w14:textId="33A4245E" w:rsidR="006856B5" w:rsidRPr="00781E6E" w:rsidRDefault="00F01220" w:rsidP="00781E6E">
      <w:pPr>
        <w:tabs>
          <w:tab w:val="left" w:pos="1800"/>
          <w:tab w:val="left" w:pos="7655"/>
        </w:tabs>
        <w:ind w:left="426" w:hanging="426"/>
        <w:rPr>
          <w:rFonts w:ascii="Arial" w:hAnsi="Arial" w:cs="Arial"/>
          <w:sz w:val="20"/>
          <w:szCs w:val="20"/>
          <w:lang w:val="en-GB"/>
        </w:rPr>
      </w:pPr>
      <w:r>
        <w:rPr>
          <w:rFonts w:ascii="Arial" w:hAnsi="Arial" w:cs="Arial"/>
          <w:sz w:val="20"/>
          <w:szCs w:val="20"/>
          <w:lang w:val="en-GB"/>
        </w:rPr>
        <w:tab/>
        <w:t>The meeting could also discuss the proposal to have a short (1 hour) online meeting every month to discuss the latest developments and questions and to allow the finalization of S-401.</w:t>
      </w:r>
    </w:p>
    <w:p w14:paraId="5C6F694A" w14:textId="26187237" w:rsidR="006856B5" w:rsidRPr="00BE7CE9" w:rsidRDefault="006856B5">
      <w:pPr>
        <w:rPr>
          <w:rFonts w:ascii="Arial" w:hAnsi="Arial" w:cs="Arial"/>
          <w:sz w:val="20"/>
          <w:szCs w:val="20"/>
        </w:rPr>
      </w:pPr>
      <w:r w:rsidRPr="00BE7CE9">
        <w:rPr>
          <w:rFonts w:ascii="Arial" w:hAnsi="Arial" w:cs="Arial"/>
          <w:sz w:val="20"/>
          <w:szCs w:val="20"/>
        </w:rPr>
        <w:br w:type="page"/>
      </w:r>
    </w:p>
    <w:p w14:paraId="71F3102D" w14:textId="696E34A6" w:rsidR="00201CB5" w:rsidRDefault="00201CB5">
      <w:pPr>
        <w:rPr>
          <w:rFonts w:ascii="Arial" w:hAnsi="Arial" w:cs="Arial"/>
          <w:b/>
          <w:sz w:val="20"/>
          <w:szCs w:val="20"/>
          <w:lang w:val="en-GB"/>
        </w:rPr>
      </w:pPr>
    </w:p>
    <w:p w14:paraId="0C1219D0" w14:textId="5899C129" w:rsidR="006856B5" w:rsidRDefault="006856B5" w:rsidP="006856B5">
      <w:pPr>
        <w:spacing w:line="360" w:lineRule="auto"/>
        <w:rPr>
          <w:rFonts w:ascii="Arial" w:hAnsi="Arial" w:cs="Arial"/>
          <w:b/>
          <w:sz w:val="20"/>
          <w:szCs w:val="20"/>
          <w:lang w:val="en-GB"/>
        </w:rPr>
      </w:pPr>
      <w:r w:rsidRPr="00136E7B">
        <w:rPr>
          <w:rFonts w:ascii="Arial" w:hAnsi="Arial" w:cs="Arial"/>
          <w:b/>
          <w:sz w:val="20"/>
          <w:szCs w:val="20"/>
          <w:lang w:val="en-GB"/>
        </w:rPr>
        <w:t xml:space="preserve">Participants of </w:t>
      </w:r>
      <w:r w:rsidR="00C06C4F">
        <w:rPr>
          <w:rFonts w:ascii="Arial" w:hAnsi="Arial" w:cs="Arial"/>
          <w:b/>
          <w:sz w:val="20"/>
          <w:szCs w:val="20"/>
          <w:lang w:val="en-GB"/>
        </w:rPr>
        <w:t>20</w:t>
      </w:r>
      <w:r w:rsidRPr="00136E7B">
        <w:rPr>
          <w:rFonts w:ascii="Arial" w:hAnsi="Arial" w:cs="Arial"/>
          <w:b/>
          <w:sz w:val="20"/>
          <w:szCs w:val="20"/>
          <w:vertAlign w:val="superscript"/>
          <w:lang w:val="en-GB"/>
        </w:rPr>
        <w:t>th</w:t>
      </w:r>
      <w:r w:rsidRPr="00136E7B">
        <w:rPr>
          <w:rFonts w:ascii="Arial" w:hAnsi="Arial" w:cs="Arial"/>
          <w:b/>
          <w:sz w:val="20"/>
          <w:szCs w:val="20"/>
          <w:lang w:val="en-GB"/>
        </w:rPr>
        <w:t xml:space="preserve"> IEHG meeting:</w:t>
      </w:r>
    </w:p>
    <w:tbl>
      <w:tblPr>
        <w:tblW w:w="8804" w:type="dxa"/>
        <w:tblInd w:w="55" w:type="dxa"/>
        <w:tblCellMar>
          <w:left w:w="70" w:type="dxa"/>
          <w:right w:w="70" w:type="dxa"/>
        </w:tblCellMar>
        <w:tblLook w:val="04A0" w:firstRow="1" w:lastRow="0" w:firstColumn="1" w:lastColumn="0" w:noHBand="0" w:noVBand="1"/>
      </w:tblPr>
      <w:tblGrid>
        <w:gridCol w:w="1741"/>
        <w:gridCol w:w="1688"/>
        <w:gridCol w:w="3667"/>
        <w:gridCol w:w="1708"/>
      </w:tblGrid>
      <w:tr w:rsidR="006856B5" w:rsidRPr="00557023" w14:paraId="69077CF2" w14:textId="77777777" w:rsidTr="002C3A44">
        <w:trPr>
          <w:trHeight w:val="255"/>
        </w:trPr>
        <w:tc>
          <w:tcPr>
            <w:tcW w:w="1741" w:type="dxa"/>
            <w:tcBorders>
              <w:top w:val="nil"/>
              <w:left w:val="nil"/>
              <w:bottom w:val="nil"/>
              <w:right w:val="nil"/>
            </w:tcBorders>
            <w:shd w:val="clear" w:color="000000" w:fill="EEEEEE"/>
            <w:vAlign w:val="bottom"/>
          </w:tcPr>
          <w:p w14:paraId="2D74F47D" w14:textId="77777777" w:rsidR="006856B5" w:rsidRPr="00557023" w:rsidRDefault="006856B5" w:rsidP="002C3A44">
            <w:pPr>
              <w:rPr>
                <w:rFonts w:ascii="Arial" w:eastAsia="Times New Roman" w:hAnsi="Arial" w:cs="Arial"/>
                <w:color w:val="000000"/>
                <w:sz w:val="20"/>
                <w:szCs w:val="20"/>
                <w:lang w:eastAsia="de-AT"/>
              </w:rPr>
            </w:pPr>
            <w:r>
              <w:rPr>
                <w:rFonts w:ascii="Arial" w:eastAsia="Times New Roman" w:hAnsi="Arial" w:cs="Arial"/>
                <w:color w:val="000000"/>
                <w:sz w:val="20"/>
                <w:szCs w:val="20"/>
                <w:lang w:eastAsia="de-AT"/>
              </w:rPr>
              <w:t>Name</w:t>
            </w:r>
          </w:p>
        </w:tc>
        <w:tc>
          <w:tcPr>
            <w:tcW w:w="1688" w:type="dxa"/>
            <w:tcBorders>
              <w:top w:val="nil"/>
              <w:left w:val="nil"/>
              <w:bottom w:val="nil"/>
              <w:right w:val="nil"/>
            </w:tcBorders>
            <w:shd w:val="clear" w:color="000000" w:fill="EEEEEE"/>
            <w:vAlign w:val="bottom"/>
          </w:tcPr>
          <w:p w14:paraId="7AD43487" w14:textId="77777777" w:rsidR="006856B5" w:rsidRPr="00557023" w:rsidRDefault="006856B5" w:rsidP="002C3A44">
            <w:pPr>
              <w:rPr>
                <w:rFonts w:ascii="Arial" w:eastAsia="Times New Roman" w:hAnsi="Arial" w:cs="Arial"/>
                <w:color w:val="000000"/>
                <w:sz w:val="20"/>
                <w:szCs w:val="20"/>
                <w:lang w:eastAsia="de-AT"/>
              </w:rPr>
            </w:pPr>
            <w:r>
              <w:rPr>
                <w:rFonts w:ascii="Arial" w:eastAsia="Times New Roman" w:hAnsi="Arial" w:cs="Arial"/>
                <w:color w:val="000000"/>
                <w:sz w:val="20"/>
                <w:szCs w:val="20"/>
                <w:lang w:eastAsia="de-AT"/>
              </w:rPr>
              <w:t>Affiliation</w:t>
            </w:r>
          </w:p>
        </w:tc>
        <w:tc>
          <w:tcPr>
            <w:tcW w:w="3667" w:type="dxa"/>
            <w:tcBorders>
              <w:top w:val="nil"/>
              <w:left w:val="nil"/>
              <w:bottom w:val="nil"/>
              <w:right w:val="nil"/>
            </w:tcBorders>
            <w:shd w:val="clear" w:color="000000" w:fill="EEEEEE"/>
            <w:vAlign w:val="bottom"/>
          </w:tcPr>
          <w:p w14:paraId="39F00612" w14:textId="77777777" w:rsidR="006856B5" w:rsidRPr="00557023" w:rsidRDefault="006856B5" w:rsidP="002C3A44">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4825B116" w14:textId="77777777" w:rsidR="006856B5" w:rsidRPr="00557023" w:rsidRDefault="006856B5" w:rsidP="002C3A44">
            <w:pPr>
              <w:rPr>
                <w:rFonts w:ascii="Arial" w:eastAsia="Times New Roman" w:hAnsi="Arial" w:cs="Arial"/>
                <w:color w:val="000000"/>
                <w:sz w:val="20"/>
                <w:szCs w:val="20"/>
                <w:lang w:eastAsia="de-AT"/>
              </w:rPr>
            </w:pPr>
          </w:p>
        </w:tc>
      </w:tr>
      <w:tr w:rsidR="00C73F84" w:rsidRPr="001D1FE6" w14:paraId="263D4B3E" w14:textId="77777777" w:rsidTr="002C3A44">
        <w:trPr>
          <w:trHeight w:val="255"/>
        </w:trPr>
        <w:tc>
          <w:tcPr>
            <w:tcW w:w="1741" w:type="dxa"/>
            <w:tcBorders>
              <w:top w:val="nil"/>
              <w:left w:val="nil"/>
              <w:bottom w:val="nil"/>
              <w:right w:val="nil"/>
            </w:tcBorders>
            <w:shd w:val="clear" w:color="000000" w:fill="EEEEEE"/>
            <w:vAlign w:val="bottom"/>
          </w:tcPr>
          <w:p w14:paraId="163DAE7D" w14:textId="7C09645B" w:rsidR="00C73F84" w:rsidRDefault="00C73F84" w:rsidP="006856B5">
            <w:pPr>
              <w:rPr>
                <w:rFonts w:ascii="Arial" w:eastAsia="Times New Roman" w:hAnsi="Arial" w:cs="Arial"/>
                <w:color w:val="000000"/>
                <w:sz w:val="20"/>
                <w:szCs w:val="20"/>
                <w:lang w:val="de-DE" w:eastAsia="de-AT"/>
              </w:rPr>
            </w:pPr>
          </w:p>
        </w:tc>
        <w:tc>
          <w:tcPr>
            <w:tcW w:w="1688" w:type="dxa"/>
            <w:tcBorders>
              <w:top w:val="nil"/>
              <w:left w:val="nil"/>
              <w:bottom w:val="nil"/>
              <w:right w:val="nil"/>
            </w:tcBorders>
            <w:shd w:val="clear" w:color="000000" w:fill="EEEEEE"/>
            <w:vAlign w:val="bottom"/>
          </w:tcPr>
          <w:p w14:paraId="575BAA81" w14:textId="2242E9A0" w:rsidR="00C73F84" w:rsidRDefault="00C73F84" w:rsidP="006856B5">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72A9006F" w14:textId="4FD46566" w:rsidR="00C73F84" w:rsidRPr="00242D1D" w:rsidRDefault="00C73F84"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8829FE7" w14:textId="1A808754" w:rsidR="00C73F84" w:rsidRPr="006856B5" w:rsidRDefault="00C73F84" w:rsidP="006856B5">
            <w:pPr>
              <w:rPr>
                <w:rFonts w:ascii="Arial" w:eastAsia="Times New Roman" w:hAnsi="Arial" w:cs="Arial"/>
                <w:color w:val="000000"/>
                <w:sz w:val="20"/>
                <w:szCs w:val="20"/>
                <w:lang w:eastAsia="de-AT"/>
              </w:rPr>
            </w:pPr>
          </w:p>
        </w:tc>
      </w:tr>
      <w:tr w:rsidR="00242D1D" w:rsidRPr="001D1FE6" w14:paraId="51FA06EA" w14:textId="77777777" w:rsidTr="002C3A44">
        <w:trPr>
          <w:trHeight w:val="255"/>
        </w:trPr>
        <w:tc>
          <w:tcPr>
            <w:tcW w:w="1741" w:type="dxa"/>
            <w:tcBorders>
              <w:top w:val="nil"/>
              <w:left w:val="nil"/>
              <w:bottom w:val="nil"/>
              <w:right w:val="nil"/>
            </w:tcBorders>
            <w:shd w:val="clear" w:color="000000" w:fill="EEEEEE"/>
            <w:vAlign w:val="bottom"/>
          </w:tcPr>
          <w:p w14:paraId="32C20317" w14:textId="657B4888" w:rsidR="00242D1D" w:rsidRPr="00320FC6" w:rsidRDefault="00242D1D" w:rsidP="006856B5">
            <w:pPr>
              <w:rPr>
                <w:rFonts w:ascii="Arial" w:eastAsia="Times New Roman" w:hAnsi="Arial" w:cs="Arial"/>
                <w:color w:val="000000"/>
                <w:sz w:val="20"/>
                <w:szCs w:val="20"/>
                <w:lang w:val="de-DE" w:eastAsia="de-AT"/>
              </w:rPr>
            </w:pPr>
          </w:p>
        </w:tc>
        <w:tc>
          <w:tcPr>
            <w:tcW w:w="1688" w:type="dxa"/>
            <w:tcBorders>
              <w:top w:val="nil"/>
              <w:left w:val="nil"/>
              <w:bottom w:val="nil"/>
              <w:right w:val="nil"/>
            </w:tcBorders>
            <w:shd w:val="clear" w:color="000000" w:fill="EEEEEE"/>
            <w:vAlign w:val="bottom"/>
          </w:tcPr>
          <w:p w14:paraId="57FD6178" w14:textId="553821F3" w:rsidR="00242D1D" w:rsidRDefault="00242D1D" w:rsidP="006856B5">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2E9129D0" w14:textId="0F5BF0F8" w:rsidR="00242D1D" w:rsidRPr="00320FC6" w:rsidRDefault="00242D1D"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1FDD5A6" w14:textId="77777777" w:rsidR="00242D1D" w:rsidRPr="006856B5" w:rsidRDefault="00242D1D" w:rsidP="006856B5">
            <w:pPr>
              <w:rPr>
                <w:rFonts w:ascii="Arial" w:eastAsia="Times New Roman" w:hAnsi="Arial" w:cs="Arial"/>
                <w:color w:val="000000"/>
                <w:sz w:val="20"/>
                <w:szCs w:val="20"/>
                <w:lang w:eastAsia="de-AT"/>
              </w:rPr>
            </w:pPr>
          </w:p>
        </w:tc>
      </w:tr>
      <w:tr w:rsidR="0056081E" w:rsidRPr="001D1FE6" w14:paraId="550628CE" w14:textId="77777777" w:rsidTr="002C3A44">
        <w:trPr>
          <w:trHeight w:val="255"/>
        </w:trPr>
        <w:tc>
          <w:tcPr>
            <w:tcW w:w="1741" w:type="dxa"/>
            <w:tcBorders>
              <w:top w:val="nil"/>
              <w:left w:val="nil"/>
              <w:bottom w:val="nil"/>
              <w:right w:val="nil"/>
            </w:tcBorders>
            <w:shd w:val="clear" w:color="000000" w:fill="EEEEEE"/>
            <w:vAlign w:val="bottom"/>
          </w:tcPr>
          <w:p w14:paraId="0BA24C0A" w14:textId="241AD3B9" w:rsidR="0056081E" w:rsidRPr="0056081E" w:rsidRDefault="0056081E" w:rsidP="006856B5">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6C4BDB8B" w14:textId="76B1F542" w:rsidR="0056081E" w:rsidRDefault="0056081E" w:rsidP="005608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35326160" w14:textId="534AC69A" w:rsidR="0056081E" w:rsidRPr="00320FC6" w:rsidRDefault="0056081E"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8CE7FB5" w14:textId="459A80C4" w:rsidR="0056081E" w:rsidRPr="006856B5" w:rsidRDefault="0056081E" w:rsidP="006856B5">
            <w:pPr>
              <w:rPr>
                <w:rFonts w:ascii="Arial" w:eastAsia="Times New Roman" w:hAnsi="Arial" w:cs="Arial"/>
                <w:color w:val="000000"/>
                <w:sz w:val="20"/>
                <w:szCs w:val="20"/>
                <w:lang w:eastAsia="de-AT"/>
              </w:rPr>
            </w:pPr>
          </w:p>
        </w:tc>
      </w:tr>
      <w:tr w:rsidR="00320FC6" w:rsidRPr="001D1FE6" w14:paraId="29270401" w14:textId="77777777" w:rsidTr="002C3A44">
        <w:trPr>
          <w:trHeight w:val="255"/>
        </w:trPr>
        <w:tc>
          <w:tcPr>
            <w:tcW w:w="1741" w:type="dxa"/>
            <w:tcBorders>
              <w:top w:val="nil"/>
              <w:left w:val="nil"/>
              <w:bottom w:val="nil"/>
              <w:right w:val="nil"/>
            </w:tcBorders>
            <w:shd w:val="clear" w:color="000000" w:fill="EEEEEE"/>
            <w:vAlign w:val="bottom"/>
          </w:tcPr>
          <w:p w14:paraId="2407C18D" w14:textId="76C17A08" w:rsidR="00320FC6" w:rsidRDefault="00320FC6" w:rsidP="006856B5">
            <w:pPr>
              <w:rPr>
                <w:rFonts w:ascii="Arial" w:eastAsia="Times New Roman" w:hAnsi="Arial" w:cs="Arial"/>
                <w:color w:val="000000"/>
                <w:sz w:val="20"/>
                <w:szCs w:val="20"/>
                <w:lang w:val="de-DE" w:eastAsia="de-AT"/>
              </w:rPr>
            </w:pPr>
          </w:p>
        </w:tc>
        <w:tc>
          <w:tcPr>
            <w:tcW w:w="1688" w:type="dxa"/>
            <w:tcBorders>
              <w:top w:val="nil"/>
              <w:left w:val="nil"/>
              <w:bottom w:val="nil"/>
              <w:right w:val="nil"/>
            </w:tcBorders>
            <w:shd w:val="clear" w:color="000000" w:fill="EEEEEE"/>
            <w:vAlign w:val="bottom"/>
          </w:tcPr>
          <w:p w14:paraId="5898F49F" w14:textId="0F66D336" w:rsidR="00320FC6" w:rsidRDefault="00320FC6" w:rsidP="006856B5">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7EED4CA7" w14:textId="343925AB" w:rsidR="00320FC6" w:rsidRDefault="00320FC6"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70A29B26" w14:textId="77777777" w:rsidR="00320FC6" w:rsidRPr="006856B5" w:rsidRDefault="00320FC6" w:rsidP="006856B5">
            <w:pPr>
              <w:rPr>
                <w:rFonts w:ascii="Arial" w:eastAsia="Times New Roman" w:hAnsi="Arial" w:cs="Arial"/>
                <w:color w:val="000000"/>
                <w:sz w:val="20"/>
                <w:szCs w:val="20"/>
                <w:lang w:eastAsia="de-AT"/>
              </w:rPr>
            </w:pPr>
          </w:p>
        </w:tc>
      </w:tr>
      <w:tr w:rsidR="008D2386" w:rsidRPr="001D1FE6" w14:paraId="532D85DA" w14:textId="77777777" w:rsidTr="002C3A44">
        <w:trPr>
          <w:trHeight w:val="255"/>
        </w:trPr>
        <w:tc>
          <w:tcPr>
            <w:tcW w:w="1741" w:type="dxa"/>
            <w:tcBorders>
              <w:top w:val="nil"/>
              <w:left w:val="nil"/>
              <w:bottom w:val="nil"/>
              <w:right w:val="nil"/>
            </w:tcBorders>
            <w:shd w:val="clear" w:color="000000" w:fill="EEEEEE"/>
            <w:vAlign w:val="bottom"/>
          </w:tcPr>
          <w:p w14:paraId="0A1CF4E5" w14:textId="50786BA3" w:rsidR="008D2386" w:rsidRDefault="008D2386" w:rsidP="006856B5">
            <w:pPr>
              <w:rPr>
                <w:rFonts w:ascii="Arial" w:eastAsia="Times New Roman" w:hAnsi="Arial" w:cs="Arial"/>
                <w:color w:val="000000"/>
                <w:sz w:val="20"/>
                <w:szCs w:val="20"/>
                <w:lang w:val="de-DE" w:eastAsia="de-AT"/>
              </w:rPr>
            </w:pPr>
          </w:p>
        </w:tc>
        <w:tc>
          <w:tcPr>
            <w:tcW w:w="1688" w:type="dxa"/>
            <w:tcBorders>
              <w:top w:val="nil"/>
              <w:left w:val="nil"/>
              <w:bottom w:val="nil"/>
              <w:right w:val="nil"/>
            </w:tcBorders>
            <w:shd w:val="clear" w:color="000000" w:fill="EEEEEE"/>
            <w:vAlign w:val="bottom"/>
          </w:tcPr>
          <w:p w14:paraId="13EBB123" w14:textId="2602B221" w:rsidR="008D2386" w:rsidRDefault="008D2386" w:rsidP="006856B5">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53F74B2E" w14:textId="777386AE" w:rsidR="008D2386" w:rsidRPr="006856B5" w:rsidRDefault="008D2386"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10BF7C8" w14:textId="77777777" w:rsidR="008D2386" w:rsidRPr="006856B5" w:rsidRDefault="008D2386" w:rsidP="006856B5">
            <w:pPr>
              <w:rPr>
                <w:rFonts w:ascii="Arial" w:eastAsia="Times New Roman" w:hAnsi="Arial" w:cs="Arial"/>
                <w:color w:val="000000"/>
                <w:sz w:val="20"/>
                <w:szCs w:val="20"/>
                <w:lang w:eastAsia="de-AT"/>
              </w:rPr>
            </w:pPr>
          </w:p>
        </w:tc>
      </w:tr>
      <w:tr w:rsidR="009A633C" w:rsidRPr="001D1FE6" w14:paraId="681E16FD" w14:textId="77777777" w:rsidTr="00107C25">
        <w:trPr>
          <w:trHeight w:val="255"/>
        </w:trPr>
        <w:tc>
          <w:tcPr>
            <w:tcW w:w="1741" w:type="dxa"/>
            <w:tcBorders>
              <w:top w:val="nil"/>
              <w:left w:val="nil"/>
              <w:bottom w:val="nil"/>
              <w:right w:val="nil"/>
            </w:tcBorders>
            <w:shd w:val="clear" w:color="000000" w:fill="EEEEEE"/>
            <w:vAlign w:val="bottom"/>
          </w:tcPr>
          <w:p w14:paraId="2324CF4E" w14:textId="49226298" w:rsidR="009A633C" w:rsidRDefault="009A633C"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center"/>
          </w:tcPr>
          <w:p w14:paraId="56319A42" w14:textId="51C68D2A" w:rsidR="009A633C" w:rsidRDefault="009A633C" w:rsidP="001E051E">
            <w:pPr>
              <w:rPr>
                <w:rFonts w:ascii="Arial" w:hAnsi="Arial" w:cs="Arial"/>
                <w:sz w:val="20"/>
                <w:szCs w:val="22"/>
                <w:lang w:val="en-GB"/>
              </w:rPr>
            </w:pPr>
          </w:p>
        </w:tc>
        <w:tc>
          <w:tcPr>
            <w:tcW w:w="3667" w:type="dxa"/>
            <w:tcBorders>
              <w:top w:val="nil"/>
              <w:left w:val="nil"/>
              <w:bottom w:val="nil"/>
              <w:right w:val="nil"/>
            </w:tcBorders>
            <w:shd w:val="clear" w:color="000000" w:fill="EEEEEE"/>
            <w:vAlign w:val="center"/>
          </w:tcPr>
          <w:p w14:paraId="47F7B549" w14:textId="6B2A5332" w:rsidR="009A633C" w:rsidRPr="008E47AD" w:rsidRDefault="009A633C" w:rsidP="001E051E">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04F28D29" w14:textId="36C62947" w:rsidR="009A633C" w:rsidRDefault="009A633C" w:rsidP="001E051E">
            <w:pPr>
              <w:rPr>
                <w:rFonts w:ascii="Arial" w:eastAsia="Times New Roman" w:hAnsi="Arial" w:cs="Arial"/>
                <w:color w:val="000000"/>
                <w:sz w:val="20"/>
                <w:szCs w:val="20"/>
                <w:lang w:eastAsia="de-AT"/>
              </w:rPr>
            </w:pPr>
          </w:p>
        </w:tc>
      </w:tr>
      <w:tr w:rsidR="008E47AD" w:rsidRPr="001D1FE6" w14:paraId="19EEA436" w14:textId="77777777" w:rsidTr="00107C25">
        <w:trPr>
          <w:trHeight w:val="255"/>
        </w:trPr>
        <w:tc>
          <w:tcPr>
            <w:tcW w:w="1741" w:type="dxa"/>
            <w:tcBorders>
              <w:top w:val="nil"/>
              <w:left w:val="nil"/>
              <w:bottom w:val="nil"/>
              <w:right w:val="nil"/>
            </w:tcBorders>
            <w:shd w:val="clear" w:color="000000" w:fill="EEEEEE"/>
            <w:vAlign w:val="bottom"/>
          </w:tcPr>
          <w:p w14:paraId="735F85A2" w14:textId="5E91AA3F" w:rsidR="008E47AD" w:rsidRDefault="008E47AD"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center"/>
          </w:tcPr>
          <w:p w14:paraId="329696C8" w14:textId="1DDA6642" w:rsidR="008E47AD" w:rsidRPr="001E051E" w:rsidRDefault="008E47AD" w:rsidP="001E051E">
            <w:pPr>
              <w:rPr>
                <w:rFonts w:ascii="Arial" w:hAnsi="Arial" w:cs="Arial"/>
                <w:sz w:val="20"/>
                <w:szCs w:val="22"/>
                <w:lang w:val="en-GB"/>
              </w:rPr>
            </w:pPr>
          </w:p>
        </w:tc>
        <w:tc>
          <w:tcPr>
            <w:tcW w:w="3667" w:type="dxa"/>
            <w:tcBorders>
              <w:top w:val="nil"/>
              <w:left w:val="nil"/>
              <w:bottom w:val="nil"/>
              <w:right w:val="nil"/>
            </w:tcBorders>
            <w:shd w:val="clear" w:color="000000" w:fill="EEEEEE"/>
            <w:vAlign w:val="center"/>
          </w:tcPr>
          <w:p w14:paraId="5623451B" w14:textId="2B70B4F2" w:rsidR="008E47AD" w:rsidRDefault="008E47AD" w:rsidP="001E051E"/>
        </w:tc>
        <w:tc>
          <w:tcPr>
            <w:tcW w:w="1708" w:type="dxa"/>
            <w:tcBorders>
              <w:top w:val="nil"/>
              <w:left w:val="nil"/>
              <w:bottom w:val="nil"/>
              <w:right w:val="nil"/>
            </w:tcBorders>
            <w:shd w:val="clear" w:color="000000" w:fill="EEEEEE"/>
            <w:vAlign w:val="bottom"/>
          </w:tcPr>
          <w:p w14:paraId="221EFD78" w14:textId="472D2EFF" w:rsidR="008E47AD" w:rsidRPr="006856B5" w:rsidRDefault="008E47AD" w:rsidP="001E051E">
            <w:pPr>
              <w:rPr>
                <w:rFonts w:ascii="Arial" w:eastAsia="Times New Roman" w:hAnsi="Arial" w:cs="Arial"/>
                <w:color w:val="000000"/>
                <w:sz w:val="20"/>
                <w:szCs w:val="20"/>
                <w:lang w:eastAsia="de-AT"/>
              </w:rPr>
            </w:pPr>
          </w:p>
        </w:tc>
      </w:tr>
      <w:tr w:rsidR="007307A1" w:rsidRPr="00242D1D" w14:paraId="29C3AE5B" w14:textId="77777777" w:rsidTr="00107C25">
        <w:trPr>
          <w:trHeight w:val="255"/>
        </w:trPr>
        <w:tc>
          <w:tcPr>
            <w:tcW w:w="1741" w:type="dxa"/>
            <w:tcBorders>
              <w:top w:val="nil"/>
              <w:left w:val="nil"/>
              <w:bottom w:val="nil"/>
              <w:right w:val="nil"/>
            </w:tcBorders>
            <w:shd w:val="clear" w:color="000000" w:fill="EEEEEE"/>
            <w:vAlign w:val="bottom"/>
          </w:tcPr>
          <w:p w14:paraId="5CDB52F4" w14:textId="5F83E604" w:rsidR="007307A1" w:rsidRDefault="007307A1"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center"/>
          </w:tcPr>
          <w:p w14:paraId="650A53A6" w14:textId="19F823D8" w:rsidR="007307A1" w:rsidRPr="001A29F6" w:rsidRDefault="007307A1" w:rsidP="001E051E">
            <w:pPr>
              <w:rPr>
                <w:rFonts w:ascii="Arial" w:hAnsi="Arial" w:cs="Arial"/>
                <w:sz w:val="20"/>
                <w:szCs w:val="22"/>
                <w:lang w:val="de-DE"/>
              </w:rPr>
            </w:pPr>
          </w:p>
        </w:tc>
        <w:tc>
          <w:tcPr>
            <w:tcW w:w="3667" w:type="dxa"/>
            <w:tcBorders>
              <w:top w:val="nil"/>
              <w:left w:val="nil"/>
              <w:bottom w:val="nil"/>
              <w:right w:val="nil"/>
            </w:tcBorders>
            <w:shd w:val="clear" w:color="000000" w:fill="EEEEEE"/>
            <w:vAlign w:val="center"/>
          </w:tcPr>
          <w:p w14:paraId="5837EE8E" w14:textId="647C91F4" w:rsidR="007307A1" w:rsidRPr="007307A1" w:rsidRDefault="007307A1" w:rsidP="001E051E">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74C7A2F6" w14:textId="153D1C8A" w:rsidR="007307A1" w:rsidRPr="00984616" w:rsidRDefault="007307A1" w:rsidP="001E051E">
            <w:pPr>
              <w:rPr>
                <w:rFonts w:ascii="Arial" w:eastAsia="Times New Roman" w:hAnsi="Arial" w:cs="Arial"/>
                <w:color w:val="000000"/>
                <w:sz w:val="20"/>
                <w:szCs w:val="20"/>
                <w:lang w:val="de-DE" w:eastAsia="de-AT"/>
              </w:rPr>
            </w:pPr>
          </w:p>
        </w:tc>
      </w:tr>
      <w:tr w:rsidR="00C73F84" w:rsidRPr="005A2C95" w14:paraId="08F83770" w14:textId="77777777" w:rsidTr="00107C25">
        <w:trPr>
          <w:trHeight w:val="255"/>
        </w:trPr>
        <w:tc>
          <w:tcPr>
            <w:tcW w:w="1741" w:type="dxa"/>
            <w:tcBorders>
              <w:top w:val="nil"/>
              <w:left w:val="nil"/>
              <w:bottom w:val="nil"/>
              <w:right w:val="nil"/>
            </w:tcBorders>
            <w:shd w:val="clear" w:color="000000" w:fill="EEEEEE"/>
            <w:vAlign w:val="bottom"/>
          </w:tcPr>
          <w:p w14:paraId="330485BF" w14:textId="73CB2570" w:rsidR="00C73F84" w:rsidRDefault="00C73F84"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center"/>
          </w:tcPr>
          <w:p w14:paraId="4F8BC787" w14:textId="1FDCC701" w:rsidR="00C73F84" w:rsidRPr="001A29F6" w:rsidRDefault="00C73F84" w:rsidP="001E051E">
            <w:pPr>
              <w:rPr>
                <w:rFonts w:ascii="Arial" w:hAnsi="Arial" w:cs="Arial"/>
                <w:sz w:val="20"/>
                <w:szCs w:val="22"/>
                <w:lang w:val="de-DE"/>
              </w:rPr>
            </w:pPr>
          </w:p>
        </w:tc>
        <w:tc>
          <w:tcPr>
            <w:tcW w:w="3667" w:type="dxa"/>
            <w:tcBorders>
              <w:top w:val="nil"/>
              <w:left w:val="nil"/>
              <w:bottom w:val="nil"/>
              <w:right w:val="nil"/>
            </w:tcBorders>
            <w:shd w:val="clear" w:color="000000" w:fill="EEEEEE"/>
            <w:vAlign w:val="center"/>
          </w:tcPr>
          <w:p w14:paraId="40726966" w14:textId="68EE7A75" w:rsidR="00C73F84" w:rsidRDefault="00C73F84" w:rsidP="001E051E"/>
        </w:tc>
        <w:tc>
          <w:tcPr>
            <w:tcW w:w="1708" w:type="dxa"/>
            <w:tcBorders>
              <w:top w:val="nil"/>
              <w:left w:val="nil"/>
              <w:bottom w:val="nil"/>
              <w:right w:val="nil"/>
            </w:tcBorders>
            <w:shd w:val="clear" w:color="000000" w:fill="EEEEEE"/>
            <w:vAlign w:val="bottom"/>
          </w:tcPr>
          <w:p w14:paraId="0042425A" w14:textId="621C0B68" w:rsidR="00C73F84" w:rsidRPr="00984616" w:rsidRDefault="00C73F84" w:rsidP="001E051E">
            <w:pPr>
              <w:rPr>
                <w:rFonts w:ascii="Arial" w:eastAsia="Times New Roman" w:hAnsi="Arial" w:cs="Arial"/>
                <w:color w:val="000000"/>
                <w:sz w:val="20"/>
                <w:szCs w:val="20"/>
                <w:lang w:val="de-DE" w:eastAsia="de-AT"/>
              </w:rPr>
            </w:pPr>
          </w:p>
        </w:tc>
      </w:tr>
      <w:tr w:rsidR="001E051E" w:rsidRPr="00F1533F" w14:paraId="6148F890" w14:textId="77777777" w:rsidTr="00107C25">
        <w:trPr>
          <w:trHeight w:val="255"/>
        </w:trPr>
        <w:tc>
          <w:tcPr>
            <w:tcW w:w="1741" w:type="dxa"/>
            <w:tcBorders>
              <w:top w:val="nil"/>
              <w:left w:val="nil"/>
              <w:bottom w:val="nil"/>
              <w:right w:val="nil"/>
            </w:tcBorders>
            <w:shd w:val="clear" w:color="000000" w:fill="EEEEEE"/>
            <w:vAlign w:val="bottom"/>
          </w:tcPr>
          <w:p w14:paraId="5F513597" w14:textId="598A2D29" w:rsidR="001E051E" w:rsidRPr="001E051E" w:rsidRDefault="001E051E"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center"/>
          </w:tcPr>
          <w:p w14:paraId="4981CE5A" w14:textId="5C2383F5" w:rsidR="001E051E" w:rsidRPr="001A29F6" w:rsidRDefault="001E051E" w:rsidP="001E051E">
            <w:pPr>
              <w:rPr>
                <w:rFonts w:ascii="Arial" w:eastAsia="Times New Roman" w:hAnsi="Arial" w:cs="Arial"/>
                <w:color w:val="000000"/>
                <w:sz w:val="20"/>
                <w:szCs w:val="20"/>
                <w:lang w:val="de-DE" w:eastAsia="de-AT"/>
              </w:rPr>
            </w:pPr>
          </w:p>
        </w:tc>
        <w:tc>
          <w:tcPr>
            <w:tcW w:w="3667" w:type="dxa"/>
            <w:tcBorders>
              <w:top w:val="nil"/>
              <w:left w:val="nil"/>
              <w:bottom w:val="nil"/>
              <w:right w:val="nil"/>
            </w:tcBorders>
            <w:shd w:val="clear" w:color="000000" w:fill="EEEEEE"/>
            <w:vAlign w:val="center"/>
          </w:tcPr>
          <w:p w14:paraId="13D62D23" w14:textId="53681CBE" w:rsidR="001E051E" w:rsidRPr="00984616" w:rsidRDefault="001E051E" w:rsidP="001E051E">
            <w:pPr>
              <w:rPr>
                <w:rFonts w:ascii="Arial" w:eastAsia="Times New Roman" w:hAnsi="Arial" w:cs="Arial"/>
                <w:color w:val="000000"/>
                <w:sz w:val="20"/>
                <w:szCs w:val="20"/>
                <w:lang w:val="de-DE" w:eastAsia="de-AT"/>
              </w:rPr>
            </w:pPr>
          </w:p>
        </w:tc>
        <w:tc>
          <w:tcPr>
            <w:tcW w:w="1708" w:type="dxa"/>
            <w:tcBorders>
              <w:top w:val="nil"/>
              <w:left w:val="nil"/>
              <w:bottom w:val="nil"/>
              <w:right w:val="nil"/>
            </w:tcBorders>
            <w:shd w:val="clear" w:color="000000" w:fill="EEEEEE"/>
            <w:vAlign w:val="bottom"/>
          </w:tcPr>
          <w:p w14:paraId="1A8E5469" w14:textId="115638BF" w:rsidR="001E051E" w:rsidRPr="00984616" w:rsidRDefault="001E051E" w:rsidP="001E051E">
            <w:pPr>
              <w:rPr>
                <w:rFonts w:ascii="Arial" w:eastAsia="Times New Roman" w:hAnsi="Arial" w:cs="Arial"/>
                <w:color w:val="000000"/>
                <w:sz w:val="20"/>
                <w:szCs w:val="20"/>
                <w:lang w:val="de-DE" w:eastAsia="de-AT"/>
              </w:rPr>
            </w:pPr>
          </w:p>
        </w:tc>
      </w:tr>
      <w:tr w:rsidR="00BE0825" w:rsidRPr="00BE0825" w14:paraId="5A865898" w14:textId="77777777" w:rsidTr="002C3A44">
        <w:trPr>
          <w:trHeight w:val="255"/>
        </w:trPr>
        <w:tc>
          <w:tcPr>
            <w:tcW w:w="1741" w:type="dxa"/>
            <w:tcBorders>
              <w:top w:val="nil"/>
              <w:left w:val="nil"/>
              <w:bottom w:val="nil"/>
              <w:right w:val="nil"/>
            </w:tcBorders>
            <w:shd w:val="clear" w:color="000000" w:fill="EEEEEE"/>
            <w:vAlign w:val="bottom"/>
          </w:tcPr>
          <w:p w14:paraId="29C391A5" w14:textId="66330137" w:rsidR="00BE0825" w:rsidRPr="00BE0825" w:rsidRDefault="00BE0825" w:rsidP="00BE0825">
            <w:pPr>
              <w:rPr>
                <w:rFonts w:ascii="Arial" w:eastAsia="Times New Roman" w:hAnsi="Arial" w:cs="Arial"/>
                <w:color w:val="000000"/>
                <w:sz w:val="20"/>
                <w:szCs w:val="20"/>
                <w:lang w:val="de-DE" w:eastAsia="de-AT"/>
              </w:rPr>
            </w:pPr>
          </w:p>
        </w:tc>
        <w:tc>
          <w:tcPr>
            <w:tcW w:w="1688" w:type="dxa"/>
            <w:tcBorders>
              <w:top w:val="nil"/>
              <w:left w:val="nil"/>
              <w:bottom w:val="nil"/>
              <w:right w:val="nil"/>
            </w:tcBorders>
            <w:shd w:val="clear" w:color="000000" w:fill="EEEEEE"/>
            <w:vAlign w:val="bottom"/>
          </w:tcPr>
          <w:p w14:paraId="4EB73850" w14:textId="2A67ABB5" w:rsidR="00BE0825" w:rsidRPr="00BE0825" w:rsidRDefault="00BE0825" w:rsidP="001E051E">
            <w:pPr>
              <w:rPr>
                <w:rFonts w:ascii="Arial" w:eastAsia="Times New Roman" w:hAnsi="Arial" w:cs="Arial"/>
                <w:color w:val="000000"/>
                <w:sz w:val="20"/>
                <w:szCs w:val="20"/>
                <w:lang w:val="de-DE" w:eastAsia="de-AT"/>
              </w:rPr>
            </w:pPr>
          </w:p>
        </w:tc>
        <w:tc>
          <w:tcPr>
            <w:tcW w:w="3667" w:type="dxa"/>
            <w:tcBorders>
              <w:top w:val="nil"/>
              <w:left w:val="nil"/>
              <w:bottom w:val="nil"/>
              <w:right w:val="nil"/>
            </w:tcBorders>
            <w:shd w:val="clear" w:color="000000" w:fill="EEEEEE"/>
            <w:vAlign w:val="bottom"/>
          </w:tcPr>
          <w:p w14:paraId="65F838F1" w14:textId="24F371F6" w:rsidR="00BE0825" w:rsidRPr="00BE0825" w:rsidRDefault="00BE0825" w:rsidP="00FF3824">
            <w:pPr>
              <w:rPr>
                <w:rFonts w:ascii="Arial" w:eastAsia="Times New Roman" w:hAnsi="Arial" w:cs="Arial"/>
                <w:color w:val="000000"/>
                <w:sz w:val="20"/>
                <w:szCs w:val="20"/>
                <w:lang w:val="de-DE" w:eastAsia="de-AT"/>
              </w:rPr>
            </w:pPr>
          </w:p>
        </w:tc>
        <w:tc>
          <w:tcPr>
            <w:tcW w:w="1708" w:type="dxa"/>
            <w:tcBorders>
              <w:top w:val="nil"/>
              <w:left w:val="nil"/>
              <w:bottom w:val="nil"/>
              <w:right w:val="nil"/>
            </w:tcBorders>
            <w:shd w:val="clear" w:color="000000" w:fill="EEEEEE"/>
            <w:vAlign w:val="bottom"/>
          </w:tcPr>
          <w:p w14:paraId="7EAD5442" w14:textId="77777777" w:rsidR="00BE0825" w:rsidRPr="00BE0825" w:rsidRDefault="00BE0825" w:rsidP="001E051E">
            <w:pPr>
              <w:rPr>
                <w:rFonts w:ascii="Arial" w:eastAsia="Times New Roman" w:hAnsi="Arial" w:cs="Arial"/>
                <w:color w:val="000000"/>
                <w:sz w:val="20"/>
                <w:szCs w:val="20"/>
                <w:lang w:val="de-DE" w:eastAsia="de-AT"/>
              </w:rPr>
            </w:pPr>
          </w:p>
        </w:tc>
      </w:tr>
      <w:tr w:rsidR="00320FC6" w:rsidRPr="00FF3824" w14:paraId="51A8BB72" w14:textId="77777777" w:rsidTr="002C3A44">
        <w:trPr>
          <w:trHeight w:val="255"/>
        </w:trPr>
        <w:tc>
          <w:tcPr>
            <w:tcW w:w="1741" w:type="dxa"/>
            <w:tcBorders>
              <w:top w:val="nil"/>
              <w:left w:val="nil"/>
              <w:bottom w:val="nil"/>
              <w:right w:val="nil"/>
            </w:tcBorders>
            <w:shd w:val="clear" w:color="000000" w:fill="EEEEEE"/>
            <w:vAlign w:val="bottom"/>
          </w:tcPr>
          <w:p w14:paraId="68EA9C70" w14:textId="20A9B74F" w:rsidR="00320FC6" w:rsidRDefault="00320FC6"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0B805426" w14:textId="38B20655" w:rsidR="00320FC6" w:rsidRDefault="00320FC6"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5528F904" w14:textId="4DC2793D" w:rsidR="00320FC6" w:rsidRPr="00320FC6" w:rsidRDefault="00320FC6" w:rsidP="00FF3824">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FE5E5AC" w14:textId="77777777" w:rsidR="00320FC6" w:rsidRPr="00320FC6" w:rsidRDefault="00320FC6" w:rsidP="001E051E">
            <w:pPr>
              <w:rPr>
                <w:rFonts w:ascii="Arial" w:eastAsia="Times New Roman" w:hAnsi="Arial" w:cs="Arial"/>
                <w:color w:val="000000"/>
                <w:sz w:val="20"/>
                <w:szCs w:val="20"/>
                <w:lang w:eastAsia="de-AT"/>
              </w:rPr>
            </w:pPr>
          </w:p>
        </w:tc>
      </w:tr>
      <w:tr w:rsidR="007307A1" w:rsidRPr="00FF3824" w14:paraId="40ACC3EE" w14:textId="77777777" w:rsidTr="002C3A44">
        <w:trPr>
          <w:trHeight w:val="255"/>
        </w:trPr>
        <w:tc>
          <w:tcPr>
            <w:tcW w:w="1741" w:type="dxa"/>
            <w:tcBorders>
              <w:top w:val="nil"/>
              <w:left w:val="nil"/>
              <w:bottom w:val="nil"/>
              <w:right w:val="nil"/>
            </w:tcBorders>
            <w:shd w:val="clear" w:color="000000" w:fill="EEEEEE"/>
            <w:vAlign w:val="bottom"/>
          </w:tcPr>
          <w:p w14:paraId="77602F78" w14:textId="299D59DE" w:rsidR="007307A1" w:rsidRDefault="007307A1"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400A189D" w14:textId="1079BEE7" w:rsidR="007307A1" w:rsidRDefault="007307A1"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5E5F08FD" w14:textId="1367CEEB" w:rsidR="007307A1" w:rsidRPr="00FF3824" w:rsidRDefault="007307A1" w:rsidP="00FF3824">
            <w:pPr>
              <w:rPr>
                <w:rFonts w:ascii="Arial" w:eastAsia="Times New Roman" w:hAnsi="Arial" w:cs="Arial"/>
                <w:color w:val="000000"/>
                <w:sz w:val="20"/>
                <w:szCs w:val="20"/>
                <w:lang w:val="de-DE" w:eastAsia="de-AT"/>
              </w:rPr>
            </w:pPr>
          </w:p>
        </w:tc>
        <w:tc>
          <w:tcPr>
            <w:tcW w:w="1708" w:type="dxa"/>
            <w:tcBorders>
              <w:top w:val="nil"/>
              <w:left w:val="nil"/>
              <w:bottom w:val="nil"/>
              <w:right w:val="nil"/>
            </w:tcBorders>
            <w:shd w:val="clear" w:color="000000" w:fill="EEEEEE"/>
            <w:vAlign w:val="bottom"/>
          </w:tcPr>
          <w:p w14:paraId="7EE8B676" w14:textId="29EA0FAB" w:rsidR="007307A1" w:rsidRPr="00FF3824" w:rsidRDefault="007307A1" w:rsidP="001E051E">
            <w:pPr>
              <w:rPr>
                <w:rFonts w:ascii="Arial" w:eastAsia="Times New Roman" w:hAnsi="Arial" w:cs="Arial"/>
                <w:color w:val="000000"/>
                <w:sz w:val="20"/>
                <w:szCs w:val="20"/>
                <w:lang w:val="de-DE" w:eastAsia="de-AT"/>
              </w:rPr>
            </w:pPr>
          </w:p>
        </w:tc>
      </w:tr>
      <w:tr w:rsidR="00FF3824" w:rsidRPr="00FF3824" w14:paraId="1B810088" w14:textId="77777777" w:rsidTr="002C3A44">
        <w:trPr>
          <w:trHeight w:val="255"/>
        </w:trPr>
        <w:tc>
          <w:tcPr>
            <w:tcW w:w="1741" w:type="dxa"/>
            <w:tcBorders>
              <w:top w:val="nil"/>
              <w:left w:val="nil"/>
              <w:bottom w:val="nil"/>
              <w:right w:val="nil"/>
            </w:tcBorders>
            <w:shd w:val="clear" w:color="000000" w:fill="EEEEEE"/>
            <w:vAlign w:val="bottom"/>
          </w:tcPr>
          <w:p w14:paraId="50960918" w14:textId="439C2F44" w:rsidR="00FF3824" w:rsidRDefault="00FF3824"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26E7C605" w14:textId="10526292" w:rsidR="00FF3824" w:rsidRDefault="00FF3824"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24A481AA" w14:textId="148D6B19" w:rsidR="00FF3824" w:rsidRPr="00FF3824" w:rsidRDefault="00FF3824" w:rsidP="00FF3824">
            <w:pPr>
              <w:rPr>
                <w:rFonts w:ascii="Arial" w:eastAsia="Times New Roman" w:hAnsi="Arial" w:cs="Arial"/>
                <w:color w:val="000000"/>
                <w:sz w:val="20"/>
                <w:szCs w:val="20"/>
                <w:lang w:val="de-DE" w:eastAsia="de-AT"/>
              </w:rPr>
            </w:pPr>
          </w:p>
        </w:tc>
        <w:tc>
          <w:tcPr>
            <w:tcW w:w="1708" w:type="dxa"/>
            <w:tcBorders>
              <w:top w:val="nil"/>
              <w:left w:val="nil"/>
              <w:bottom w:val="nil"/>
              <w:right w:val="nil"/>
            </w:tcBorders>
            <w:shd w:val="clear" w:color="000000" w:fill="EEEEEE"/>
            <w:vAlign w:val="bottom"/>
          </w:tcPr>
          <w:p w14:paraId="560F140C" w14:textId="77777777" w:rsidR="00FF3824" w:rsidRPr="00FF3824" w:rsidRDefault="00FF3824" w:rsidP="001E051E">
            <w:pPr>
              <w:rPr>
                <w:rFonts w:ascii="Arial" w:eastAsia="Times New Roman" w:hAnsi="Arial" w:cs="Arial"/>
                <w:color w:val="000000"/>
                <w:sz w:val="20"/>
                <w:szCs w:val="20"/>
                <w:lang w:val="de-DE" w:eastAsia="de-AT"/>
              </w:rPr>
            </w:pPr>
          </w:p>
        </w:tc>
      </w:tr>
      <w:tr w:rsidR="000D33A6" w:rsidRPr="00FF5F55" w14:paraId="48269079" w14:textId="77777777" w:rsidTr="002C3A44">
        <w:trPr>
          <w:trHeight w:val="255"/>
        </w:trPr>
        <w:tc>
          <w:tcPr>
            <w:tcW w:w="1741" w:type="dxa"/>
            <w:tcBorders>
              <w:top w:val="nil"/>
              <w:left w:val="nil"/>
              <w:bottom w:val="nil"/>
              <w:right w:val="nil"/>
            </w:tcBorders>
            <w:shd w:val="clear" w:color="000000" w:fill="EEEEEE"/>
            <w:vAlign w:val="bottom"/>
          </w:tcPr>
          <w:p w14:paraId="07739F8C" w14:textId="5E55CE27" w:rsidR="000D33A6" w:rsidRDefault="000D33A6" w:rsidP="001A29F6">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79BC7694" w14:textId="54586634" w:rsidR="000D33A6" w:rsidRDefault="000D33A6"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4E1DF8DC" w14:textId="5108A96C" w:rsidR="000D33A6" w:rsidRPr="001A29F6" w:rsidRDefault="000D33A6" w:rsidP="00381060">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EE0FBBE" w14:textId="59CE0E55" w:rsidR="000D33A6" w:rsidRDefault="000D33A6" w:rsidP="001E051E">
            <w:pPr>
              <w:rPr>
                <w:rFonts w:ascii="Arial" w:eastAsia="Times New Roman" w:hAnsi="Arial" w:cs="Arial"/>
                <w:color w:val="000000"/>
                <w:sz w:val="20"/>
                <w:szCs w:val="20"/>
                <w:lang w:eastAsia="de-AT"/>
              </w:rPr>
            </w:pPr>
          </w:p>
        </w:tc>
      </w:tr>
      <w:tr w:rsidR="00C3209F" w:rsidRPr="00FF5F55" w14:paraId="09B525FA" w14:textId="77777777" w:rsidTr="002C3A44">
        <w:trPr>
          <w:trHeight w:val="255"/>
        </w:trPr>
        <w:tc>
          <w:tcPr>
            <w:tcW w:w="1741" w:type="dxa"/>
            <w:tcBorders>
              <w:top w:val="nil"/>
              <w:left w:val="nil"/>
              <w:bottom w:val="nil"/>
              <w:right w:val="nil"/>
            </w:tcBorders>
            <w:shd w:val="clear" w:color="000000" w:fill="EEEEEE"/>
            <w:vAlign w:val="bottom"/>
          </w:tcPr>
          <w:p w14:paraId="6106D185" w14:textId="6CB77B76" w:rsidR="00C3209F" w:rsidRDefault="00C3209F" w:rsidP="001A29F6">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5DA0D8D2" w14:textId="554254AE" w:rsidR="00C3209F" w:rsidRDefault="00C3209F"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7EAAD3A4" w14:textId="1CD29246" w:rsidR="00C3209F" w:rsidRPr="001A29F6" w:rsidRDefault="00C3209F" w:rsidP="00381060">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7A86353C" w14:textId="77777777" w:rsidR="00C3209F" w:rsidRDefault="00C3209F" w:rsidP="001E051E">
            <w:pPr>
              <w:rPr>
                <w:rFonts w:ascii="Arial" w:eastAsia="Times New Roman" w:hAnsi="Arial" w:cs="Arial"/>
                <w:color w:val="000000"/>
                <w:sz w:val="20"/>
                <w:szCs w:val="20"/>
                <w:lang w:eastAsia="de-AT"/>
              </w:rPr>
            </w:pPr>
          </w:p>
        </w:tc>
      </w:tr>
      <w:tr w:rsidR="001536B3" w:rsidRPr="00FF5F55" w14:paraId="48F67C67" w14:textId="77777777" w:rsidTr="002C3A44">
        <w:trPr>
          <w:trHeight w:val="255"/>
        </w:trPr>
        <w:tc>
          <w:tcPr>
            <w:tcW w:w="1741" w:type="dxa"/>
            <w:tcBorders>
              <w:top w:val="nil"/>
              <w:left w:val="nil"/>
              <w:bottom w:val="nil"/>
              <w:right w:val="nil"/>
            </w:tcBorders>
            <w:shd w:val="clear" w:color="000000" w:fill="EEEEEE"/>
            <w:vAlign w:val="bottom"/>
          </w:tcPr>
          <w:p w14:paraId="7FA2F8CF" w14:textId="5A3E04E8" w:rsidR="001536B3" w:rsidRDefault="001536B3" w:rsidP="001A29F6">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2A30183C" w14:textId="77777777" w:rsidR="001536B3" w:rsidRDefault="001536B3"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121E732B" w14:textId="1A4167F6" w:rsidR="001536B3" w:rsidRPr="001A29F6" w:rsidRDefault="001536B3" w:rsidP="00381060">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3534E308" w14:textId="56085F6B" w:rsidR="001536B3" w:rsidRDefault="001536B3" w:rsidP="001E051E">
            <w:pPr>
              <w:rPr>
                <w:rFonts w:ascii="Arial" w:eastAsia="Times New Roman" w:hAnsi="Arial" w:cs="Arial"/>
                <w:color w:val="000000"/>
                <w:sz w:val="20"/>
                <w:szCs w:val="20"/>
                <w:lang w:eastAsia="de-AT"/>
              </w:rPr>
            </w:pPr>
          </w:p>
        </w:tc>
      </w:tr>
      <w:tr w:rsidR="001A29F6" w:rsidRPr="00FF5F55" w14:paraId="10E6F84C" w14:textId="77777777" w:rsidTr="002C3A44">
        <w:trPr>
          <w:trHeight w:val="255"/>
        </w:trPr>
        <w:tc>
          <w:tcPr>
            <w:tcW w:w="1741" w:type="dxa"/>
            <w:tcBorders>
              <w:top w:val="nil"/>
              <w:left w:val="nil"/>
              <w:bottom w:val="nil"/>
              <w:right w:val="nil"/>
            </w:tcBorders>
            <w:shd w:val="clear" w:color="000000" w:fill="EEEEEE"/>
            <w:vAlign w:val="bottom"/>
          </w:tcPr>
          <w:p w14:paraId="6F0CE84B" w14:textId="483DCF5A" w:rsidR="001A29F6" w:rsidRDefault="001A29F6" w:rsidP="001A29F6">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5D387975" w14:textId="30DDCE3D" w:rsidR="001A29F6" w:rsidRDefault="001A29F6"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5A987337" w14:textId="184F2F7F" w:rsidR="001A29F6" w:rsidRPr="00381060" w:rsidRDefault="001A29F6" w:rsidP="00381060">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2588EC89" w14:textId="77777777" w:rsidR="001A29F6" w:rsidRDefault="001A29F6" w:rsidP="001E051E">
            <w:pPr>
              <w:rPr>
                <w:rFonts w:ascii="Arial" w:eastAsia="Times New Roman" w:hAnsi="Arial" w:cs="Arial"/>
                <w:color w:val="000000"/>
                <w:sz w:val="20"/>
                <w:szCs w:val="20"/>
                <w:lang w:eastAsia="de-AT"/>
              </w:rPr>
            </w:pPr>
          </w:p>
        </w:tc>
      </w:tr>
      <w:tr w:rsidR="001E051E" w:rsidRPr="00FF5F55" w14:paraId="476A241F" w14:textId="77777777" w:rsidTr="002C3A44">
        <w:trPr>
          <w:trHeight w:val="255"/>
        </w:trPr>
        <w:tc>
          <w:tcPr>
            <w:tcW w:w="1741" w:type="dxa"/>
            <w:tcBorders>
              <w:top w:val="nil"/>
              <w:left w:val="nil"/>
              <w:bottom w:val="nil"/>
              <w:right w:val="nil"/>
            </w:tcBorders>
            <w:shd w:val="clear" w:color="000000" w:fill="EEEEEE"/>
            <w:vAlign w:val="bottom"/>
          </w:tcPr>
          <w:p w14:paraId="1259646C" w14:textId="602639D2" w:rsidR="001E051E" w:rsidRDefault="001E051E" w:rsidP="001E051E">
            <w:pPr>
              <w:rPr>
                <w:rFonts w:ascii="Arial" w:eastAsia="Times New Roman" w:hAnsi="Arial" w:cs="Arial"/>
                <w:color w:val="000000"/>
                <w:sz w:val="20"/>
                <w:szCs w:val="20"/>
                <w:lang w:eastAsia="de-AT"/>
              </w:rPr>
            </w:pPr>
          </w:p>
        </w:tc>
        <w:tc>
          <w:tcPr>
            <w:tcW w:w="1688" w:type="dxa"/>
            <w:tcBorders>
              <w:top w:val="nil"/>
              <w:left w:val="nil"/>
              <w:bottom w:val="nil"/>
              <w:right w:val="nil"/>
            </w:tcBorders>
            <w:shd w:val="clear" w:color="000000" w:fill="EEEEEE"/>
            <w:vAlign w:val="bottom"/>
          </w:tcPr>
          <w:p w14:paraId="0A6E50F0" w14:textId="7C86F306" w:rsidR="001E051E" w:rsidRDefault="001E051E" w:rsidP="001E051E">
            <w:pPr>
              <w:rPr>
                <w:rFonts w:ascii="Arial" w:eastAsia="Times New Roman" w:hAnsi="Arial" w:cs="Arial"/>
                <w:color w:val="000000"/>
                <w:sz w:val="20"/>
                <w:szCs w:val="20"/>
                <w:lang w:eastAsia="de-AT"/>
              </w:rPr>
            </w:pPr>
          </w:p>
        </w:tc>
        <w:tc>
          <w:tcPr>
            <w:tcW w:w="3667" w:type="dxa"/>
            <w:tcBorders>
              <w:top w:val="nil"/>
              <w:left w:val="nil"/>
              <w:bottom w:val="nil"/>
              <w:right w:val="nil"/>
            </w:tcBorders>
            <w:shd w:val="clear" w:color="000000" w:fill="EEEEEE"/>
            <w:vAlign w:val="bottom"/>
          </w:tcPr>
          <w:p w14:paraId="4523C886" w14:textId="2AD65BA8" w:rsidR="001E051E" w:rsidRPr="006856B5" w:rsidRDefault="001E051E" w:rsidP="001E051E">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08D0A582" w14:textId="06489DB2" w:rsidR="001E051E" w:rsidRPr="006856B5" w:rsidRDefault="001E051E" w:rsidP="001E051E">
            <w:pPr>
              <w:rPr>
                <w:rFonts w:ascii="Arial" w:eastAsia="Times New Roman" w:hAnsi="Arial" w:cs="Arial"/>
                <w:color w:val="000000"/>
                <w:sz w:val="20"/>
                <w:szCs w:val="20"/>
                <w:lang w:eastAsia="de-AT"/>
              </w:rPr>
            </w:pPr>
          </w:p>
        </w:tc>
      </w:tr>
    </w:tbl>
    <w:p w14:paraId="5F2FF05C" w14:textId="08BBBD0B" w:rsidR="00FE41B9" w:rsidRPr="008F3E9F" w:rsidRDefault="00FE41B9" w:rsidP="00013846">
      <w:pPr>
        <w:tabs>
          <w:tab w:val="left" w:pos="1800"/>
          <w:tab w:val="left" w:pos="7655"/>
        </w:tabs>
        <w:ind w:left="426" w:hanging="426"/>
        <w:rPr>
          <w:rFonts w:ascii="Arial" w:hAnsi="Arial" w:cs="Arial"/>
          <w:b/>
          <w:sz w:val="20"/>
          <w:szCs w:val="20"/>
        </w:rPr>
      </w:pPr>
    </w:p>
    <w:sectPr w:rsidR="00FE41B9" w:rsidRPr="008F3E9F" w:rsidSect="00037291">
      <w:footerReference w:type="even" r:id="rId35"/>
      <w:footerReference w:type="default" r:id="rId36"/>
      <w:pgSz w:w="12240" w:h="15840"/>
      <w:pgMar w:top="1440" w:right="99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0FA69" w14:textId="77777777" w:rsidR="007872D6" w:rsidRDefault="007872D6">
      <w:r>
        <w:separator/>
      </w:r>
    </w:p>
  </w:endnote>
  <w:endnote w:type="continuationSeparator" w:id="0">
    <w:p w14:paraId="3369277A" w14:textId="77777777" w:rsidR="007872D6" w:rsidRDefault="007872D6">
      <w:r>
        <w:continuationSeparator/>
      </w:r>
    </w:p>
  </w:endnote>
  <w:endnote w:type="continuationNotice" w:id="1">
    <w:p w14:paraId="2DCE83CD" w14:textId="77777777" w:rsidR="007872D6" w:rsidRDefault="00787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F8EC" w14:textId="77777777" w:rsidR="00BE7CE9" w:rsidRDefault="00BE7CE9" w:rsidP="006A32C2">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4DA3489B" w14:textId="77777777" w:rsidR="00BE7CE9" w:rsidRDefault="00BE7CE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1677" w14:textId="2607C875" w:rsidR="00BE7CE9" w:rsidRPr="00136E7B" w:rsidRDefault="00BE7CE9" w:rsidP="006A32C2">
    <w:pPr>
      <w:pStyle w:val="Fuzeile"/>
      <w:framePr w:wrap="around" w:vAnchor="text" w:hAnchor="margin" w:xAlign="center" w:y="1"/>
      <w:rPr>
        <w:rStyle w:val="Seitenzahl"/>
        <w:rFonts w:ascii="Arial" w:hAnsi="Arial" w:cs="Arial"/>
        <w:sz w:val="20"/>
        <w:szCs w:val="20"/>
      </w:rPr>
    </w:pPr>
    <w:r w:rsidRPr="00136E7B">
      <w:rPr>
        <w:rStyle w:val="Seitenzahl"/>
        <w:rFonts w:ascii="Arial" w:hAnsi="Arial" w:cs="Arial"/>
        <w:sz w:val="20"/>
        <w:szCs w:val="20"/>
      </w:rPr>
      <w:fldChar w:fldCharType="begin"/>
    </w:r>
    <w:r w:rsidRPr="00136E7B">
      <w:rPr>
        <w:rStyle w:val="Seitenzahl"/>
        <w:rFonts w:ascii="Arial" w:hAnsi="Arial" w:cs="Arial"/>
        <w:sz w:val="20"/>
        <w:szCs w:val="20"/>
      </w:rPr>
      <w:instrText xml:space="preserve">PAGE  </w:instrText>
    </w:r>
    <w:r w:rsidRPr="00136E7B">
      <w:rPr>
        <w:rStyle w:val="Seitenzahl"/>
        <w:rFonts w:ascii="Arial" w:hAnsi="Arial" w:cs="Arial"/>
        <w:sz w:val="20"/>
        <w:szCs w:val="20"/>
      </w:rPr>
      <w:fldChar w:fldCharType="separate"/>
    </w:r>
    <w:r w:rsidR="00BE0825">
      <w:rPr>
        <w:rStyle w:val="Seitenzahl"/>
        <w:rFonts w:ascii="Arial" w:hAnsi="Arial" w:cs="Arial"/>
        <w:noProof/>
        <w:sz w:val="20"/>
        <w:szCs w:val="20"/>
      </w:rPr>
      <w:t>20</w:t>
    </w:r>
    <w:r w:rsidRPr="00136E7B">
      <w:rPr>
        <w:rStyle w:val="Seitenzahl"/>
        <w:rFonts w:ascii="Arial" w:hAnsi="Arial" w:cs="Arial"/>
        <w:sz w:val="20"/>
        <w:szCs w:val="20"/>
      </w:rPr>
      <w:fldChar w:fldCharType="end"/>
    </w:r>
  </w:p>
  <w:p w14:paraId="37F87E9D" w14:textId="40FA51ED" w:rsidR="00BE7CE9" w:rsidRDefault="00BE7CE9">
    <w:pPr>
      <w:pStyle w:val="Fuzeile"/>
    </w:pPr>
    <w:r>
      <w:rPr>
        <w:noProof/>
        <w:lang w:val="de-DE" w:eastAsia="de-DE"/>
      </w:rPr>
      <w:drawing>
        <wp:inline distT="0" distB="0" distL="0" distR="0" wp14:anchorId="36426F3D" wp14:editId="2DB23F9E">
          <wp:extent cx="1828800" cy="390525"/>
          <wp:effectExtent l="19050" t="0" r="0" b="0"/>
          <wp:docPr id="3" name="Picture 3" descr="ie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ehg"/>
                  <pic:cNvPicPr>
                    <a:picLocks noChangeAspect="1" noChangeArrowheads="1"/>
                  </pic:cNvPicPr>
                </pic:nvPicPr>
                <pic:blipFill>
                  <a:blip r:embed="rId1"/>
                  <a:srcRect/>
                  <a:stretch>
                    <a:fillRect/>
                  </a:stretch>
                </pic:blipFill>
                <pic:spPr bwMode="auto">
                  <a:xfrm>
                    <a:off x="0" y="0"/>
                    <a:ext cx="1828800" cy="390525"/>
                  </a:xfrm>
                  <a:prstGeom prst="rect">
                    <a:avLst/>
                  </a:prstGeom>
                  <a:noFill/>
                  <a:ln w="9525">
                    <a:noFill/>
                    <a:miter lim="800000"/>
                    <a:headEnd/>
                    <a:tailEnd/>
                  </a:ln>
                </pic:spPr>
              </pic:pic>
            </a:graphicData>
          </a:graphic>
        </wp:inline>
      </w:drawing>
    </w:r>
    <w:r>
      <w:tab/>
    </w:r>
    <w:r>
      <w:tab/>
    </w:r>
    <w:r w:rsidRPr="00F27D78">
      <w:rPr>
        <w:rFonts w:ascii="Arial" w:hAnsi="Arial" w:cs="Arial"/>
        <w:sz w:val="16"/>
        <w:szCs w:val="16"/>
      </w:rPr>
      <w:fldChar w:fldCharType="begin"/>
    </w:r>
    <w:r w:rsidRPr="00F27D78">
      <w:rPr>
        <w:rFonts w:ascii="Arial" w:hAnsi="Arial" w:cs="Arial"/>
        <w:sz w:val="16"/>
        <w:szCs w:val="16"/>
      </w:rPr>
      <w:instrText xml:space="preserve"> FILENAME </w:instrText>
    </w:r>
    <w:r w:rsidRPr="00F27D78">
      <w:rPr>
        <w:rFonts w:ascii="Arial" w:hAnsi="Arial" w:cs="Arial"/>
        <w:sz w:val="16"/>
        <w:szCs w:val="16"/>
      </w:rPr>
      <w:fldChar w:fldCharType="separate"/>
    </w:r>
    <w:r w:rsidR="00F1533F">
      <w:rPr>
        <w:rFonts w:ascii="Arial" w:hAnsi="Arial" w:cs="Arial"/>
        <w:noProof/>
        <w:sz w:val="16"/>
        <w:szCs w:val="16"/>
      </w:rPr>
      <w:t>EHG_XX_agenda draft 01.docx</w:t>
    </w:r>
    <w:r w:rsidRPr="00F27D78">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90024" w14:textId="77777777" w:rsidR="007872D6" w:rsidRDefault="007872D6">
      <w:r>
        <w:separator/>
      </w:r>
    </w:p>
  </w:footnote>
  <w:footnote w:type="continuationSeparator" w:id="0">
    <w:p w14:paraId="02777002" w14:textId="77777777" w:rsidR="007872D6" w:rsidRDefault="007872D6">
      <w:r>
        <w:continuationSeparator/>
      </w:r>
    </w:p>
  </w:footnote>
  <w:footnote w:type="continuationNotice" w:id="1">
    <w:p w14:paraId="0B753EDC" w14:textId="77777777" w:rsidR="007872D6" w:rsidRDefault="007872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18pt;height:336.75pt" o:bullet="t">
        <v:imagedata r:id="rId1" o:title="art7235"/>
      </v:shape>
    </w:pict>
  </w:numPicBullet>
  <w:abstractNum w:abstractNumId="0" w15:restartNumberingAfterBreak="0">
    <w:nsid w:val="0CCA56B2"/>
    <w:multiLevelType w:val="hybridMultilevel"/>
    <w:tmpl w:val="68B20C72"/>
    <w:lvl w:ilvl="0" w:tplc="04070001">
      <w:start w:val="1"/>
      <w:numFmt w:val="bullet"/>
      <w:lvlText w:val=""/>
      <w:lvlJc w:val="left"/>
      <w:pPr>
        <w:ind w:left="1140" w:hanging="360"/>
      </w:pPr>
      <w:rPr>
        <w:rFonts w:ascii="Symbol" w:hAnsi="Symbol" w:hint="default"/>
      </w:rPr>
    </w:lvl>
    <w:lvl w:ilvl="1" w:tplc="04070003" w:tentative="1">
      <w:start w:val="1"/>
      <w:numFmt w:val="bullet"/>
      <w:lvlText w:val="o"/>
      <w:lvlJc w:val="left"/>
      <w:pPr>
        <w:ind w:left="1860" w:hanging="360"/>
      </w:pPr>
      <w:rPr>
        <w:rFonts w:ascii="Courier New" w:hAnsi="Courier New" w:cs="Courier New" w:hint="default"/>
      </w:rPr>
    </w:lvl>
    <w:lvl w:ilvl="2" w:tplc="04070005" w:tentative="1">
      <w:start w:val="1"/>
      <w:numFmt w:val="bullet"/>
      <w:lvlText w:val=""/>
      <w:lvlJc w:val="left"/>
      <w:pPr>
        <w:ind w:left="2580" w:hanging="360"/>
      </w:pPr>
      <w:rPr>
        <w:rFonts w:ascii="Wingdings" w:hAnsi="Wingdings" w:hint="default"/>
      </w:rPr>
    </w:lvl>
    <w:lvl w:ilvl="3" w:tplc="04070001" w:tentative="1">
      <w:start w:val="1"/>
      <w:numFmt w:val="bullet"/>
      <w:lvlText w:val=""/>
      <w:lvlJc w:val="left"/>
      <w:pPr>
        <w:ind w:left="3300" w:hanging="360"/>
      </w:pPr>
      <w:rPr>
        <w:rFonts w:ascii="Symbol" w:hAnsi="Symbol" w:hint="default"/>
      </w:rPr>
    </w:lvl>
    <w:lvl w:ilvl="4" w:tplc="04070003" w:tentative="1">
      <w:start w:val="1"/>
      <w:numFmt w:val="bullet"/>
      <w:lvlText w:val="o"/>
      <w:lvlJc w:val="left"/>
      <w:pPr>
        <w:ind w:left="4020" w:hanging="360"/>
      </w:pPr>
      <w:rPr>
        <w:rFonts w:ascii="Courier New" w:hAnsi="Courier New" w:cs="Courier New" w:hint="default"/>
      </w:rPr>
    </w:lvl>
    <w:lvl w:ilvl="5" w:tplc="04070005" w:tentative="1">
      <w:start w:val="1"/>
      <w:numFmt w:val="bullet"/>
      <w:lvlText w:val=""/>
      <w:lvlJc w:val="left"/>
      <w:pPr>
        <w:ind w:left="4740" w:hanging="360"/>
      </w:pPr>
      <w:rPr>
        <w:rFonts w:ascii="Wingdings" w:hAnsi="Wingdings" w:hint="default"/>
      </w:rPr>
    </w:lvl>
    <w:lvl w:ilvl="6" w:tplc="04070001" w:tentative="1">
      <w:start w:val="1"/>
      <w:numFmt w:val="bullet"/>
      <w:lvlText w:val=""/>
      <w:lvlJc w:val="left"/>
      <w:pPr>
        <w:ind w:left="5460" w:hanging="360"/>
      </w:pPr>
      <w:rPr>
        <w:rFonts w:ascii="Symbol" w:hAnsi="Symbol" w:hint="default"/>
      </w:rPr>
    </w:lvl>
    <w:lvl w:ilvl="7" w:tplc="04070003" w:tentative="1">
      <w:start w:val="1"/>
      <w:numFmt w:val="bullet"/>
      <w:lvlText w:val="o"/>
      <w:lvlJc w:val="left"/>
      <w:pPr>
        <w:ind w:left="6180" w:hanging="360"/>
      </w:pPr>
      <w:rPr>
        <w:rFonts w:ascii="Courier New" w:hAnsi="Courier New" w:cs="Courier New" w:hint="default"/>
      </w:rPr>
    </w:lvl>
    <w:lvl w:ilvl="8" w:tplc="04070005" w:tentative="1">
      <w:start w:val="1"/>
      <w:numFmt w:val="bullet"/>
      <w:lvlText w:val=""/>
      <w:lvlJc w:val="left"/>
      <w:pPr>
        <w:ind w:left="6900" w:hanging="360"/>
      </w:pPr>
      <w:rPr>
        <w:rFonts w:ascii="Wingdings" w:hAnsi="Wingdings" w:hint="default"/>
      </w:rPr>
    </w:lvl>
  </w:abstractNum>
  <w:abstractNum w:abstractNumId="1" w15:restartNumberingAfterBreak="0">
    <w:nsid w:val="0FB6600F"/>
    <w:multiLevelType w:val="hybridMultilevel"/>
    <w:tmpl w:val="C5586A32"/>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 w15:restartNumberingAfterBreak="0">
    <w:nsid w:val="11662622"/>
    <w:multiLevelType w:val="hybridMultilevel"/>
    <w:tmpl w:val="286AD8EA"/>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 w15:restartNumberingAfterBreak="0">
    <w:nsid w:val="16CA6ED3"/>
    <w:multiLevelType w:val="hybridMultilevel"/>
    <w:tmpl w:val="E176E7D6"/>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4" w15:restartNumberingAfterBreak="0">
    <w:nsid w:val="222932C0"/>
    <w:multiLevelType w:val="hybridMultilevel"/>
    <w:tmpl w:val="6400E29E"/>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5" w15:restartNumberingAfterBreak="0">
    <w:nsid w:val="310831F0"/>
    <w:multiLevelType w:val="hybridMultilevel"/>
    <w:tmpl w:val="F68A9468"/>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6" w15:restartNumberingAfterBreak="0">
    <w:nsid w:val="320D48A8"/>
    <w:multiLevelType w:val="hybridMultilevel"/>
    <w:tmpl w:val="E91A1AC0"/>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7" w15:restartNumberingAfterBreak="0">
    <w:nsid w:val="32FB7CBC"/>
    <w:multiLevelType w:val="hybridMultilevel"/>
    <w:tmpl w:val="7FA67478"/>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8" w15:restartNumberingAfterBreak="0">
    <w:nsid w:val="39901AD7"/>
    <w:multiLevelType w:val="hybridMultilevel"/>
    <w:tmpl w:val="6428CC9A"/>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9" w15:restartNumberingAfterBreak="0">
    <w:nsid w:val="3B8636FE"/>
    <w:multiLevelType w:val="hybridMultilevel"/>
    <w:tmpl w:val="F378EDE6"/>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0" w15:restartNumberingAfterBreak="0">
    <w:nsid w:val="3DFA63B8"/>
    <w:multiLevelType w:val="hybridMultilevel"/>
    <w:tmpl w:val="B68E1336"/>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11" w15:restartNumberingAfterBreak="0">
    <w:nsid w:val="4BBF1410"/>
    <w:multiLevelType w:val="hybridMultilevel"/>
    <w:tmpl w:val="9BF80128"/>
    <w:lvl w:ilvl="0" w:tplc="B3C409DC">
      <w:start w:val="1"/>
      <w:numFmt w:val="bullet"/>
      <w:lvlText w:val=""/>
      <w:lvlPicBulletId w:val="0"/>
      <w:lvlJc w:val="left"/>
      <w:pPr>
        <w:tabs>
          <w:tab w:val="num" w:pos="720"/>
        </w:tabs>
        <w:ind w:left="720" w:hanging="360"/>
      </w:pPr>
      <w:rPr>
        <w:rFonts w:ascii="Symbol" w:hAnsi="Symbol" w:hint="default"/>
      </w:rPr>
    </w:lvl>
    <w:lvl w:ilvl="1" w:tplc="B80C3840" w:tentative="1">
      <w:start w:val="1"/>
      <w:numFmt w:val="bullet"/>
      <w:lvlText w:val=""/>
      <w:lvlPicBulletId w:val="0"/>
      <w:lvlJc w:val="left"/>
      <w:pPr>
        <w:tabs>
          <w:tab w:val="num" w:pos="1440"/>
        </w:tabs>
        <w:ind w:left="1440" w:hanging="360"/>
      </w:pPr>
      <w:rPr>
        <w:rFonts w:ascii="Symbol" w:hAnsi="Symbol" w:hint="default"/>
      </w:rPr>
    </w:lvl>
    <w:lvl w:ilvl="2" w:tplc="522E2A4A">
      <w:start w:val="154"/>
      <w:numFmt w:val="bullet"/>
      <w:lvlText w:val=""/>
      <w:lvlPicBulletId w:val="0"/>
      <w:lvlJc w:val="left"/>
      <w:pPr>
        <w:tabs>
          <w:tab w:val="num" w:pos="2160"/>
        </w:tabs>
        <w:ind w:left="2160" w:hanging="360"/>
      </w:pPr>
      <w:rPr>
        <w:rFonts w:ascii="Symbol" w:hAnsi="Symbol" w:hint="default"/>
      </w:rPr>
    </w:lvl>
    <w:lvl w:ilvl="3" w:tplc="A522AFB2" w:tentative="1">
      <w:start w:val="1"/>
      <w:numFmt w:val="bullet"/>
      <w:lvlText w:val=""/>
      <w:lvlPicBulletId w:val="0"/>
      <w:lvlJc w:val="left"/>
      <w:pPr>
        <w:tabs>
          <w:tab w:val="num" w:pos="2880"/>
        </w:tabs>
        <w:ind w:left="2880" w:hanging="360"/>
      </w:pPr>
      <w:rPr>
        <w:rFonts w:ascii="Symbol" w:hAnsi="Symbol" w:hint="default"/>
      </w:rPr>
    </w:lvl>
    <w:lvl w:ilvl="4" w:tplc="F3A832C6" w:tentative="1">
      <w:start w:val="1"/>
      <w:numFmt w:val="bullet"/>
      <w:lvlText w:val=""/>
      <w:lvlPicBulletId w:val="0"/>
      <w:lvlJc w:val="left"/>
      <w:pPr>
        <w:tabs>
          <w:tab w:val="num" w:pos="3600"/>
        </w:tabs>
        <w:ind w:left="3600" w:hanging="360"/>
      </w:pPr>
      <w:rPr>
        <w:rFonts w:ascii="Symbol" w:hAnsi="Symbol" w:hint="default"/>
      </w:rPr>
    </w:lvl>
    <w:lvl w:ilvl="5" w:tplc="26EC864E" w:tentative="1">
      <w:start w:val="1"/>
      <w:numFmt w:val="bullet"/>
      <w:lvlText w:val=""/>
      <w:lvlPicBulletId w:val="0"/>
      <w:lvlJc w:val="left"/>
      <w:pPr>
        <w:tabs>
          <w:tab w:val="num" w:pos="4320"/>
        </w:tabs>
        <w:ind w:left="4320" w:hanging="360"/>
      </w:pPr>
      <w:rPr>
        <w:rFonts w:ascii="Symbol" w:hAnsi="Symbol" w:hint="default"/>
      </w:rPr>
    </w:lvl>
    <w:lvl w:ilvl="6" w:tplc="DABE6450" w:tentative="1">
      <w:start w:val="1"/>
      <w:numFmt w:val="bullet"/>
      <w:lvlText w:val=""/>
      <w:lvlPicBulletId w:val="0"/>
      <w:lvlJc w:val="left"/>
      <w:pPr>
        <w:tabs>
          <w:tab w:val="num" w:pos="5040"/>
        </w:tabs>
        <w:ind w:left="5040" w:hanging="360"/>
      </w:pPr>
      <w:rPr>
        <w:rFonts w:ascii="Symbol" w:hAnsi="Symbol" w:hint="default"/>
      </w:rPr>
    </w:lvl>
    <w:lvl w:ilvl="7" w:tplc="E1AC0940" w:tentative="1">
      <w:start w:val="1"/>
      <w:numFmt w:val="bullet"/>
      <w:lvlText w:val=""/>
      <w:lvlPicBulletId w:val="0"/>
      <w:lvlJc w:val="left"/>
      <w:pPr>
        <w:tabs>
          <w:tab w:val="num" w:pos="5760"/>
        </w:tabs>
        <w:ind w:left="5760" w:hanging="360"/>
      </w:pPr>
      <w:rPr>
        <w:rFonts w:ascii="Symbol" w:hAnsi="Symbol" w:hint="default"/>
      </w:rPr>
    </w:lvl>
    <w:lvl w:ilvl="8" w:tplc="455E8C8C" w:tentative="1">
      <w:start w:val="1"/>
      <w:numFmt w:val="bullet"/>
      <w:lvlText w:val=""/>
      <w:lvlPicBulletId w:val="0"/>
      <w:lvlJc w:val="left"/>
      <w:pPr>
        <w:tabs>
          <w:tab w:val="num" w:pos="6480"/>
        </w:tabs>
        <w:ind w:left="6480" w:hanging="360"/>
      </w:pPr>
      <w:rPr>
        <w:rFonts w:ascii="Symbol" w:hAnsi="Symbol" w:hint="default"/>
      </w:rPr>
    </w:lvl>
  </w:abstractNum>
  <w:abstractNum w:abstractNumId="12" w15:restartNumberingAfterBreak="0">
    <w:nsid w:val="5EBB07B2"/>
    <w:multiLevelType w:val="hybridMultilevel"/>
    <w:tmpl w:val="ACB40A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A95196E"/>
    <w:multiLevelType w:val="hybridMultilevel"/>
    <w:tmpl w:val="AB8E1A8C"/>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14" w15:restartNumberingAfterBreak="0">
    <w:nsid w:val="78C20A1F"/>
    <w:multiLevelType w:val="hybridMultilevel"/>
    <w:tmpl w:val="0A9C63D0"/>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num w:numId="1" w16cid:durableId="1407994692">
    <w:abstractNumId w:val="8"/>
  </w:num>
  <w:num w:numId="2" w16cid:durableId="1892233216">
    <w:abstractNumId w:val="4"/>
  </w:num>
  <w:num w:numId="3" w16cid:durableId="1001422011">
    <w:abstractNumId w:val="13"/>
  </w:num>
  <w:num w:numId="4" w16cid:durableId="667944221">
    <w:abstractNumId w:val="12"/>
  </w:num>
  <w:num w:numId="5" w16cid:durableId="630287197">
    <w:abstractNumId w:val="9"/>
  </w:num>
  <w:num w:numId="6" w16cid:durableId="1855848609">
    <w:abstractNumId w:val="3"/>
  </w:num>
  <w:num w:numId="7" w16cid:durableId="897932177">
    <w:abstractNumId w:val="6"/>
  </w:num>
  <w:num w:numId="8" w16cid:durableId="364410657">
    <w:abstractNumId w:val="14"/>
  </w:num>
  <w:num w:numId="9" w16cid:durableId="1203320828">
    <w:abstractNumId w:val="10"/>
  </w:num>
  <w:num w:numId="10" w16cid:durableId="688263253">
    <w:abstractNumId w:val="11"/>
  </w:num>
  <w:num w:numId="11" w16cid:durableId="1286304076">
    <w:abstractNumId w:val="7"/>
  </w:num>
  <w:num w:numId="12" w16cid:durableId="552929651">
    <w:abstractNumId w:val="5"/>
  </w:num>
  <w:num w:numId="13" w16cid:durableId="156194882">
    <w:abstractNumId w:val="2"/>
  </w:num>
  <w:num w:numId="14" w16cid:durableId="2021732608">
    <w:abstractNumId w:val="1"/>
  </w:num>
  <w:num w:numId="15" w16cid:durableId="1175345561">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BE"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fr-BE"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344"/>
    <w:rsid w:val="00006E94"/>
    <w:rsid w:val="000110A7"/>
    <w:rsid w:val="00013846"/>
    <w:rsid w:val="000153D8"/>
    <w:rsid w:val="00015B51"/>
    <w:rsid w:val="0002380E"/>
    <w:rsid w:val="00023F42"/>
    <w:rsid w:val="0002777D"/>
    <w:rsid w:val="0003413D"/>
    <w:rsid w:val="00035AA7"/>
    <w:rsid w:val="00035B9E"/>
    <w:rsid w:val="00037291"/>
    <w:rsid w:val="000406A5"/>
    <w:rsid w:val="000408C3"/>
    <w:rsid w:val="0004126C"/>
    <w:rsid w:val="00044F84"/>
    <w:rsid w:val="000503C3"/>
    <w:rsid w:val="000563E2"/>
    <w:rsid w:val="000618B9"/>
    <w:rsid w:val="000626AB"/>
    <w:rsid w:val="00070660"/>
    <w:rsid w:val="00070FF9"/>
    <w:rsid w:val="00071036"/>
    <w:rsid w:val="0007626E"/>
    <w:rsid w:val="000831B3"/>
    <w:rsid w:val="00085CB2"/>
    <w:rsid w:val="00093AC8"/>
    <w:rsid w:val="00094157"/>
    <w:rsid w:val="000944DD"/>
    <w:rsid w:val="00095C17"/>
    <w:rsid w:val="00096137"/>
    <w:rsid w:val="0009626D"/>
    <w:rsid w:val="00097D85"/>
    <w:rsid w:val="000A1F7E"/>
    <w:rsid w:val="000B042C"/>
    <w:rsid w:val="000B4395"/>
    <w:rsid w:val="000B6352"/>
    <w:rsid w:val="000B774C"/>
    <w:rsid w:val="000B7C20"/>
    <w:rsid w:val="000C0877"/>
    <w:rsid w:val="000C1ED1"/>
    <w:rsid w:val="000C1F2E"/>
    <w:rsid w:val="000C4FAA"/>
    <w:rsid w:val="000C50DD"/>
    <w:rsid w:val="000C6429"/>
    <w:rsid w:val="000C6516"/>
    <w:rsid w:val="000C7236"/>
    <w:rsid w:val="000D11F5"/>
    <w:rsid w:val="000D33A6"/>
    <w:rsid w:val="000D44D1"/>
    <w:rsid w:val="000D627D"/>
    <w:rsid w:val="000D6FE1"/>
    <w:rsid w:val="000E1846"/>
    <w:rsid w:val="000E5408"/>
    <w:rsid w:val="000E72E2"/>
    <w:rsid w:val="000E78F3"/>
    <w:rsid w:val="000E7AFC"/>
    <w:rsid w:val="000E7D36"/>
    <w:rsid w:val="000E7DC1"/>
    <w:rsid w:val="000F1950"/>
    <w:rsid w:val="000F5BE3"/>
    <w:rsid w:val="000F6F95"/>
    <w:rsid w:val="0010280E"/>
    <w:rsid w:val="00104D79"/>
    <w:rsid w:val="00105C75"/>
    <w:rsid w:val="00106E7C"/>
    <w:rsid w:val="00107C25"/>
    <w:rsid w:val="001137B9"/>
    <w:rsid w:val="001144C5"/>
    <w:rsid w:val="00114B26"/>
    <w:rsid w:val="00120278"/>
    <w:rsid w:val="00120B5C"/>
    <w:rsid w:val="0012172C"/>
    <w:rsid w:val="00121D43"/>
    <w:rsid w:val="001222B2"/>
    <w:rsid w:val="00125635"/>
    <w:rsid w:val="00125643"/>
    <w:rsid w:val="001264B0"/>
    <w:rsid w:val="001276A5"/>
    <w:rsid w:val="00132345"/>
    <w:rsid w:val="0013234B"/>
    <w:rsid w:val="001331E1"/>
    <w:rsid w:val="00135C1C"/>
    <w:rsid w:val="0013629A"/>
    <w:rsid w:val="001362DD"/>
    <w:rsid w:val="00136E7B"/>
    <w:rsid w:val="00137267"/>
    <w:rsid w:val="001373F9"/>
    <w:rsid w:val="00137EB0"/>
    <w:rsid w:val="00137F3C"/>
    <w:rsid w:val="001415A3"/>
    <w:rsid w:val="00143052"/>
    <w:rsid w:val="001536B3"/>
    <w:rsid w:val="0015467E"/>
    <w:rsid w:val="001565EE"/>
    <w:rsid w:val="00165B39"/>
    <w:rsid w:val="00166E1F"/>
    <w:rsid w:val="00172CDE"/>
    <w:rsid w:val="00175C3B"/>
    <w:rsid w:val="00175DB6"/>
    <w:rsid w:val="001765E2"/>
    <w:rsid w:val="00177875"/>
    <w:rsid w:val="001813B3"/>
    <w:rsid w:val="001818C7"/>
    <w:rsid w:val="00181B82"/>
    <w:rsid w:val="00181DAE"/>
    <w:rsid w:val="001832C0"/>
    <w:rsid w:val="00190BD3"/>
    <w:rsid w:val="001915C6"/>
    <w:rsid w:val="0019246E"/>
    <w:rsid w:val="0019342F"/>
    <w:rsid w:val="00193C4C"/>
    <w:rsid w:val="001A1003"/>
    <w:rsid w:val="001A183D"/>
    <w:rsid w:val="001A29F6"/>
    <w:rsid w:val="001A57FF"/>
    <w:rsid w:val="001A6A00"/>
    <w:rsid w:val="001A7FE9"/>
    <w:rsid w:val="001B05E5"/>
    <w:rsid w:val="001B17E2"/>
    <w:rsid w:val="001C083B"/>
    <w:rsid w:val="001C0B54"/>
    <w:rsid w:val="001C2742"/>
    <w:rsid w:val="001C5550"/>
    <w:rsid w:val="001C664A"/>
    <w:rsid w:val="001D0475"/>
    <w:rsid w:val="001D1228"/>
    <w:rsid w:val="001D1FE6"/>
    <w:rsid w:val="001D3E14"/>
    <w:rsid w:val="001D5273"/>
    <w:rsid w:val="001D69A3"/>
    <w:rsid w:val="001E051E"/>
    <w:rsid w:val="001E14AF"/>
    <w:rsid w:val="001E4850"/>
    <w:rsid w:val="001E658D"/>
    <w:rsid w:val="001E741B"/>
    <w:rsid w:val="001F09EF"/>
    <w:rsid w:val="001F15A9"/>
    <w:rsid w:val="001F4187"/>
    <w:rsid w:val="001F5509"/>
    <w:rsid w:val="001F6A39"/>
    <w:rsid w:val="00201778"/>
    <w:rsid w:val="00201CB5"/>
    <w:rsid w:val="00203295"/>
    <w:rsid w:val="00205512"/>
    <w:rsid w:val="002058EC"/>
    <w:rsid w:val="002077AF"/>
    <w:rsid w:val="00207C33"/>
    <w:rsid w:val="002109F5"/>
    <w:rsid w:val="002137FB"/>
    <w:rsid w:val="00213CF1"/>
    <w:rsid w:val="00216661"/>
    <w:rsid w:val="0022378C"/>
    <w:rsid w:val="00224611"/>
    <w:rsid w:val="00231F4B"/>
    <w:rsid w:val="002340A0"/>
    <w:rsid w:val="00235DA3"/>
    <w:rsid w:val="00242D1D"/>
    <w:rsid w:val="00243A99"/>
    <w:rsid w:val="002447A5"/>
    <w:rsid w:val="00244A2A"/>
    <w:rsid w:val="00244F5C"/>
    <w:rsid w:val="0024544C"/>
    <w:rsid w:val="00245DE5"/>
    <w:rsid w:val="00250F01"/>
    <w:rsid w:val="00253AFE"/>
    <w:rsid w:val="0026126D"/>
    <w:rsid w:val="00261356"/>
    <w:rsid w:val="00262492"/>
    <w:rsid w:val="002637D9"/>
    <w:rsid w:val="00267906"/>
    <w:rsid w:val="00270648"/>
    <w:rsid w:val="00270D4B"/>
    <w:rsid w:val="00271106"/>
    <w:rsid w:val="0027294E"/>
    <w:rsid w:val="002741AD"/>
    <w:rsid w:val="0027709D"/>
    <w:rsid w:val="002815B0"/>
    <w:rsid w:val="002847F2"/>
    <w:rsid w:val="00284FAE"/>
    <w:rsid w:val="00285EC6"/>
    <w:rsid w:val="00286F01"/>
    <w:rsid w:val="00287F35"/>
    <w:rsid w:val="00290612"/>
    <w:rsid w:val="00292F51"/>
    <w:rsid w:val="0029301F"/>
    <w:rsid w:val="00296C6E"/>
    <w:rsid w:val="002A00BB"/>
    <w:rsid w:val="002A0DD1"/>
    <w:rsid w:val="002A21F1"/>
    <w:rsid w:val="002A7694"/>
    <w:rsid w:val="002B0038"/>
    <w:rsid w:val="002B3CE8"/>
    <w:rsid w:val="002B5BEE"/>
    <w:rsid w:val="002B67C2"/>
    <w:rsid w:val="002B6AB0"/>
    <w:rsid w:val="002C054A"/>
    <w:rsid w:val="002C1258"/>
    <w:rsid w:val="002C2936"/>
    <w:rsid w:val="002C33F3"/>
    <w:rsid w:val="002C3A44"/>
    <w:rsid w:val="002C5B32"/>
    <w:rsid w:val="002C7111"/>
    <w:rsid w:val="002C7CEB"/>
    <w:rsid w:val="002C7D87"/>
    <w:rsid w:val="002D0585"/>
    <w:rsid w:val="002D0D90"/>
    <w:rsid w:val="002D2982"/>
    <w:rsid w:val="002D362B"/>
    <w:rsid w:val="002D7B49"/>
    <w:rsid w:val="002E008C"/>
    <w:rsid w:val="002E17B4"/>
    <w:rsid w:val="002E38F1"/>
    <w:rsid w:val="002E5CE6"/>
    <w:rsid w:val="002E7A87"/>
    <w:rsid w:val="002F44DB"/>
    <w:rsid w:val="002F5131"/>
    <w:rsid w:val="00300992"/>
    <w:rsid w:val="003017E1"/>
    <w:rsid w:val="00303810"/>
    <w:rsid w:val="00303ADF"/>
    <w:rsid w:val="00306AAC"/>
    <w:rsid w:val="00306E4A"/>
    <w:rsid w:val="00310F2A"/>
    <w:rsid w:val="003112AB"/>
    <w:rsid w:val="00312CE3"/>
    <w:rsid w:val="00315C60"/>
    <w:rsid w:val="003163B7"/>
    <w:rsid w:val="00316DE6"/>
    <w:rsid w:val="00316E42"/>
    <w:rsid w:val="003170B9"/>
    <w:rsid w:val="00320245"/>
    <w:rsid w:val="00320FC6"/>
    <w:rsid w:val="00322995"/>
    <w:rsid w:val="00322A96"/>
    <w:rsid w:val="00322F80"/>
    <w:rsid w:val="00324653"/>
    <w:rsid w:val="00324C7E"/>
    <w:rsid w:val="00325292"/>
    <w:rsid w:val="00325B6A"/>
    <w:rsid w:val="00325DD5"/>
    <w:rsid w:val="00330C71"/>
    <w:rsid w:val="00333269"/>
    <w:rsid w:val="00336DAC"/>
    <w:rsid w:val="00337B14"/>
    <w:rsid w:val="003403BA"/>
    <w:rsid w:val="003422EB"/>
    <w:rsid w:val="00344CDC"/>
    <w:rsid w:val="003463DE"/>
    <w:rsid w:val="003475AD"/>
    <w:rsid w:val="003517BA"/>
    <w:rsid w:val="003521B1"/>
    <w:rsid w:val="00352A85"/>
    <w:rsid w:val="00353365"/>
    <w:rsid w:val="003539D9"/>
    <w:rsid w:val="00356A00"/>
    <w:rsid w:val="00357F27"/>
    <w:rsid w:val="003633D6"/>
    <w:rsid w:val="00363662"/>
    <w:rsid w:val="00363D68"/>
    <w:rsid w:val="00365568"/>
    <w:rsid w:val="00372D94"/>
    <w:rsid w:val="003744CC"/>
    <w:rsid w:val="00376223"/>
    <w:rsid w:val="00377BDF"/>
    <w:rsid w:val="00381060"/>
    <w:rsid w:val="003852D3"/>
    <w:rsid w:val="00386B70"/>
    <w:rsid w:val="00390236"/>
    <w:rsid w:val="0039239F"/>
    <w:rsid w:val="00392906"/>
    <w:rsid w:val="00392EB2"/>
    <w:rsid w:val="00393C47"/>
    <w:rsid w:val="00396DDE"/>
    <w:rsid w:val="003A128F"/>
    <w:rsid w:val="003A5CD4"/>
    <w:rsid w:val="003A71DF"/>
    <w:rsid w:val="003B00B3"/>
    <w:rsid w:val="003B0E4F"/>
    <w:rsid w:val="003B59A8"/>
    <w:rsid w:val="003B610E"/>
    <w:rsid w:val="003B7175"/>
    <w:rsid w:val="003C0E89"/>
    <w:rsid w:val="003C2585"/>
    <w:rsid w:val="003C63A9"/>
    <w:rsid w:val="003D1CB0"/>
    <w:rsid w:val="003D371B"/>
    <w:rsid w:val="003D3EE3"/>
    <w:rsid w:val="003D76CF"/>
    <w:rsid w:val="003E23D4"/>
    <w:rsid w:val="003E396F"/>
    <w:rsid w:val="003E3D5C"/>
    <w:rsid w:val="003E51D5"/>
    <w:rsid w:val="003E72CB"/>
    <w:rsid w:val="003F0A96"/>
    <w:rsid w:val="003F25FF"/>
    <w:rsid w:val="003F36D3"/>
    <w:rsid w:val="003F532B"/>
    <w:rsid w:val="003F65C6"/>
    <w:rsid w:val="00400C2B"/>
    <w:rsid w:val="00401158"/>
    <w:rsid w:val="00401EA2"/>
    <w:rsid w:val="0040211B"/>
    <w:rsid w:val="004042FE"/>
    <w:rsid w:val="004046B2"/>
    <w:rsid w:val="00405147"/>
    <w:rsid w:val="0041011A"/>
    <w:rsid w:val="00410E8C"/>
    <w:rsid w:val="00410F44"/>
    <w:rsid w:val="00412225"/>
    <w:rsid w:val="00413288"/>
    <w:rsid w:val="0041330D"/>
    <w:rsid w:val="00413DB1"/>
    <w:rsid w:val="00415CD2"/>
    <w:rsid w:val="00415F9E"/>
    <w:rsid w:val="00416752"/>
    <w:rsid w:val="0042240E"/>
    <w:rsid w:val="0042397C"/>
    <w:rsid w:val="0042741A"/>
    <w:rsid w:val="00427714"/>
    <w:rsid w:val="0043067C"/>
    <w:rsid w:val="00430D24"/>
    <w:rsid w:val="00435D35"/>
    <w:rsid w:val="004361CC"/>
    <w:rsid w:val="00436782"/>
    <w:rsid w:val="00441418"/>
    <w:rsid w:val="0044608D"/>
    <w:rsid w:val="00447ED4"/>
    <w:rsid w:val="004517C0"/>
    <w:rsid w:val="004517F2"/>
    <w:rsid w:val="0045622A"/>
    <w:rsid w:val="0046036F"/>
    <w:rsid w:val="00460D91"/>
    <w:rsid w:val="00462FC1"/>
    <w:rsid w:val="00463E77"/>
    <w:rsid w:val="00471A54"/>
    <w:rsid w:val="004744F8"/>
    <w:rsid w:val="00475C36"/>
    <w:rsid w:val="004766F4"/>
    <w:rsid w:val="00481404"/>
    <w:rsid w:val="00482139"/>
    <w:rsid w:val="00483B4D"/>
    <w:rsid w:val="004842AF"/>
    <w:rsid w:val="00484E42"/>
    <w:rsid w:val="004879FC"/>
    <w:rsid w:val="00490623"/>
    <w:rsid w:val="00491081"/>
    <w:rsid w:val="004916D9"/>
    <w:rsid w:val="00492307"/>
    <w:rsid w:val="00494EE3"/>
    <w:rsid w:val="0049720A"/>
    <w:rsid w:val="004975A7"/>
    <w:rsid w:val="004976A7"/>
    <w:rsid w:val="004A0186"/>
    <w:rsid w:val="004A5E11"/>
    <w:rsid w:val="004B2409"/>
    <w:rsid w:val="004B684E"/>
    <w:rsid w:val="004B77FE"/>
    <w:rsid w:val="004C6AF6"/>
    <w:rsid w:val="004D09F6"/>
    <w:rsid w:val="004D1459"/>
    <w:rsid w:val="004D2D0F"/>
    <w:rsid w:val="004D70C4"/>
    <w:rsid w:val="004D7943"/>
    <w:rsid w:val="004E0CE6"/>
    <w:rsid w:val="004E0F76"/>
    <w:rsid w:val="004E2D46"/>
    <w:rsid w:val="004E2F42"/>
    <w:rsid w:val="004E3C93"/>
    <w:rsid w:val="004E5003"/>
    <w:rsid w:val="004E784B"/>
    <w:rsid w:val="004F382A"/>
    <w:rsid w:val="004F3A79"/>
    <w:rsid w:val="004F74B7"/>
    <w:rsid w:val="00504322"/>
    <w:rsid w:val="00505032"/>
    <w:rsid w:val="0050638E"/>
    <w:rsid w:val="005141C4"/>
    <w:rsid w:val="005207B1"/>
    <w:rsid w:val="00522752"/>
    <w:rsid w:val="00522FC5"/>
    <w:rsid w:val="0052335E"/>
    <w:rsid w:val="00525028"/>
    <w:rsid w:val="00527F10"/>
    <w:rsid w:val="0053099E"/>
    <w:rsid w:val="00532474"/>
    <w:rsid w:val="00532CF2"/>
    <w:rsid w:val="00537C38"/>
    <w:rsid w:val="005462BA"/>
    <w:rsid w:val="00546DF2"/>
    <w:rsid w:val="005528CF"/>
    <w:rsid w:val="00552FD0"/>
    <w:rsid w:val="00553367"/>
    <w:rsid w:val="00553DAE"/>
    <w:rsid w:val="0055526A"/>
    <w:rsid w:val="00557023"/>
    <w:rsid w:val="005579E9"/>
    <w:rsid w:val="00560414"/>
    <w:rsid w:val="0056081E"/>
    <w:rsid w:val="00560A64"/>
    <w:rsid w:val="00561AE5"/>
    <w:rsid w:val="00563761"/>
    <w:rsid w:val="005648C3"/>
    <w:rsid w:val="005651BA"/>
    <w:rsid w:val="0056542C"/>
    <w:rsid w:val="00566DCB"/>
    <w:rsid w:val="0057197B"/>
    <w:rsid w:val="005727E7"/>
    <w:rsid w:val="00574555"/>
    <w:rsid w:val="005771F5"/>
    <w:rsid w:val="0057788D"/>
    <w:rsid w:val="00583B32"/>
    <w:rsid w:val="005874C8"/>
    <w:rsid w:val="005879A0"/>
    <w:rsid w:val="005909FD"/>
    <w:rsid w:val="00592486"/>
    <w:rsid w:val="005933CD"/>
    <w:rsid w:val="005A24FE"/>
    <w:rsid w:val="005A2C95"/>
    <w:rsid w:val="005A3457"/>
    <w:rsid w:val="005A38BA"/>
    <w:rsid w:val="005A6D61"/>
    <w:rsid w:val="005B162D"/>
    <w:rsid w:val="005B1E0B"/>
    <w:rsid w:val="005B2894"/>
    <w:rsid w:val="005B36C4"/>
    <w:rsid w:val="005B5847"/>
    <w:rsid w:val="005B59AA"/>
    <w:rsid w:val="005B76CC"/>
    <w:rsid w:val="005C0764"/>
    <w:rsid w:val="005C26F3"/>
    <w:rsid w:val="005C2993"/>
    <w:rsid w:val="005C6BBE"/>
    <w:rsid w:val="005D019B"/>
    <w:rsid w:val="005D0255"/>
    <w:rsid w:val="005D3B1F"/>
    <w:rsid w:val="005D5052"/>
    <w:rsid w:val="005D5C9D"/>
    <w:rsid w:val="005D68DD"/>
    <w:rsid w:val="005E0711"/>
    <w:rsid w:val="005E07E1"/>
    <w:rsid w:val="005E17AE"/>
    <w:rsid w:val="005E2658"/>
    <w:rsid w:val="005E52A8"/>
    <w:rsid w:val="005E5F22"/>
    <w:rsid w:val="005F2ECC"/>
    <w:rsid w:val="005F3FBB"/>
    <w:rsid w:val="00600EAC"/>
    <w:rsid w:val="00602052"/>
    <w:rsid w:val="00604DCC"/>
    <w:rsid w:val="00616309"/>
    <w:rsid w:val="00620092"/>
    <w:rsid w:val="006206FA"/>
    <w:rsid w:val="0062252C"/>
    <w:rsid w:val="00625778"/>
    <w:rsid w:val="00630145"/>
    <w:rsid w:val="006368E5"/>
    <w:rsid w:val="006465FA"/>
    <w:rsid w:val="0065109C"/>
    <w:rsid w:val="00652051"/>
    <w:rsid w:val="00653265"/>
    <w:rsid w:val="006542AB"/>
    <w:rsid w:val="00654D29"/>
    <w:rsid w:val="00664FB9"/>
    <w:rsid w:val="00671148"/>
    <w:rsid w:val="00671247"/>
    <w:rsid w:val="00673615"/>
    <w:rsid w:val="006738ED"/>
    <w:rsid w:val="00676152"/>
    <w:rsid w:val="00676990"/>
    <w:rsid w:val="006770FE"/>
    <w:rsid w:val="00677A87"/>
    <w:rsid w:val="0068211C"/>
    <w:rsid w:val="00684489"/>
    <w:rsid w:val="006854A8"/>
    <w:rsid w:val="006856B5"/>
    <w:rsid w:val="006879C2"/>
    <w:rsid w:val="00692E57"/>
    <w:rsid w:val="006965BB"/>
    <w:rsid w:val="00697C6A"/>
    <w:rsid w:val="006A11D5"/>
    <w:rsid w:val="006A2CDC"/>
    <w:rsid w:val="006A32C2"/>
    <w:rsid w:val="006A4FB6"/>
    <w:rsid w:val="006A6D2B"/>
    <w:rsid w:val="006A70BB"/>
    <w:rsid w:val="006A7569"/>
    <w:rsid w:val="006B1B85"/>
    <w:rsid w:val="006B2D02"/>
    <w:rsid w:val="006B2E7B"/>
    <w:rsid w:val="006B4610"/>
    <w:rsid w:val="006B60F4"/>
    <w:rsid w:val="006B7ECB"/>
    <w:rsid w:val="006C013D"/>
    <w:rsid w:val="006C501A"/>
    <w:rsid w:val="006C53BC"/>
    <w:rsid w:val="006C6F40"/>
    <w:rsid w:val="006C7A74"/>
    <w:rsid w:val="006D001A"/>
    <w:rsid w:val="006D63C9"/>
    <w:rsid w:val="006D750E"/>
    <w:rsid w:val="006E0674"/>
    <w:rsid w:val="006E1865"/>
    <w:rsid w:val="006E3CB9"/>
    <w:rsid w:val="006E6395"/>
    <w:rsid w:val="006F0883"/>
    <w:rsid w:val="006F58AE"/>
    <w:rsid w:val="006F5B96"/>
    <w:rsid w:val="006F5D58"/>
    <w:rsid w:val="006F5E54"/>
    <w:rsid w:val="00704D0F"/>
    <w:rsid w:val="00707E2F"/>
    <w:rsid w:val="00711AA8"/>
    <w:rsid w:val="007136B6"/>
    <w:rsid w:val="0071514C"/>
    <w:rsid w:val="00715C8F"/>
    <w:rsid w:val="00721E03"/>
    <w:rsid w:val="007307A1"/>
    <w:rsid w:val="00731587"/>
    <w:rsid w:val="00732BCA"/>
    <w:rsid w:val="00733461"/>
    <w:rsid w:val="007358F0"/>
    <w:rsid w:val="0073725D"/>
    <w:rsid w:val="007406A5"/>
    <w:rsid w:val="00740F00"/>
    <w:rsid w:val="00742D48"/>
    <w:rsid w:val="007512A6"/>
    <w:rsid w:val="007550A9"/>
    <w:rsid w:val="00756F4C"/>
    <w:rsid w:val="00760750"/>
    <w:rsid w:val="007609B4"/>
    <w:rsid w:val="00761C18"/>
    <w:rsid w:val="00762259"/>
    <w:rsid w:val="007635C6"/>
    <w:rsid w:val="007636F0"/>
    <w:rsid w:val="00763769"/>
    <w:rsid w:val="00770270"/>
    <w:rsid w:val="00775562"/>
    <w:rsid w:val="00777DE2"/>
    <w:rsid w:val="00781E6E"/>
    <w:rsid w:val="007872D6"/>
    <w:rsid w:val="00792AC5"/>
    <w:rsid w:val="0079336B"/>
    <w:rsid w:val="00795844"/>
    <w:rsid w:val="0079732B"/>
    <w:rsid w:val="0079755B"/>
    <w:rsid w:val="007A054D"/>
    <w:rsid w:val="007A05F3"/>
    <w:rsid w:val="007A14F0"/>
    <w:rsid w:val="007A4474"/>
    <w:rsid w:val="007A5404"/>
    <w:rsid w:val="007A5584"/>
    <w:rsid w:val="007A605D"/>
    <w:rsid w:val="007B30FF"/>
    <w:rsid w:val="007C13C1"/>
    <w:rsid w:val="007C4091"/>
    <w:rsid w:val="007D2476"/>
    <w:rsid w:val="007D3E18"/>
    <w:rsid w:val="007E5177"/>
    <w:rsid w:val="007F06EB"/>
    <w:rsid w:val="007F0BA8"/>
    <w:rsid w:val="007F26DB"/>
    <w:rsid w:val="007F2CF4"/>
    <w:rsid w:val="007F364B"/>
    <w:rsid w:val="007F5787"/>
    <w:rsid w:val="00800964"/>
    <w:rsid w:val="0080103A"/>
    <w:rsid w:val="00801B9B"/>
    <w:rsid w:val="0080233C"/>
    <w:rsid w:val="008049B7"/>
    <w:rsid w:val="008053CE"/>
    <w:rsid w:val="00805495"/>
    <w:rsid w:val="00807BAF"/>
    <w:rsid w:val="00807CDC"/>
    <w:rsid w:val="00810961"/>
    <w:rsid w:val="00812523"/>
    <w:rsid w:val="00812A50"/>
    <w:rsid w:val="008202C4"/>
    <w:rsid w:val="00823950"/>
    <w:rsid w:val="00826A32"/>
    <w:rsid w:val="0083264D"/>
    <w:rsid w:val="00834264"/>
    <w:rsid w:val="00834549"/>
    <w:rsid w:val="00834610"/>
    <w:rsid w:val="008350FB"/>
    <w:rsid w:val="008429C8"/>
    <w:rsid w:val="0085501D"/>
    <w:rsid w:val="00860CA0"/>
    <w:rsid w:val="00860E0D"/>
    <w:rsid w:val="008615BE"/>
    <w:rsid w:val="00863103"/>
    <w:rsid w:val="008635E1"/>
    <w:rsid w:val="00863A45"/>
    <w:rsid w:val="008708D6"/>
    <w:rsid w:val="00870B28"/>
    <w:rsid w:val="00871434"/>
    <w:rsid w:val="00872C20"/>
    <w:rsid w:val="0087371F"/>
    <w:rsid w:val="00877A19"/>
    <w:rsid w:val="00883A20"/>
    <w:rsid w:val="00896481"/>
    <w:rsid w:val="008A145D"/>
    <w:rsid w:val="008A21DC"/>
    <w:rsid w:val="008A7D37"/>
    <w:rsid w:val="008B2D87"/>
    <w:rsid w:val="008B6029"/>
    <w:rsid w:val="008C02A2"/>
    <w:rsid w:val="008C0798"/>
    <w:rsid w:val="008C3E99"/>
    <w:rsid w:val="008C666E"/>
    <w:rsid w:val="008C7E11"/>
    <w:rsid w:val="008D033D"/>
    <w:rsid w:val="008D055F"/>
    <w:rsid w:val="008D09AE"/>
    <w:rsid w:val="008D1249"/>
    <w:rsid w:val="008D2386"/>
    <w:rsid w:val="008D6D88"/>
    <w:rsid w:val="008E086B"/>
    <w:rsid w:val="008E1081"/>
    <w:rsid w:val="008E17AB"/>
    <w:rsid w:val="008E47AD"/>
    <w:rsid w:val="008E499C"/>
    <w:rsid w:val="008E5C6E"/>
    <w:rsid w:val="008F3E9F"/>
    <w:rsid w:val="008F4274"/>
    <w:rsid w:val="008F4ED2"/>
    <w:rsid w:val="008F60BD"/>
    <w:rsid w:val="008F7A5D"/>
    <w:rsid w:val="00901A50"/>
    <w:rsid w:val="00902604"/>
    <w:rsid w:val="00905721"/>
    <w:rsid w:val="00905B65"/>
    <w:rsid w:val="009114DF"/>
    <w:rsid w:val="00913A9C"/>
    <w:rsid w:val="009163CA"/>
    <w:rsid w:val="00916533"/>
    <w:rsid w:val="00920155"/>
    <w:rsid w:val="009211B3"/>
    <w:rsid w:val="0092223A"/>
    <w:rsid w:val="00923B09"/>
    <w:rsid w:val="0092447C"/>
    <w:rsid w:val="0092581F"/>
    <w:rsid w:val="00927D23"/>
    <w:rsid w:val="00930D67"/>
    <w:rsid w:val="009321A1"/>
    <w:rsid w:val="009347DE"/>
    <w:rsid w:val="0093520D"/>
    <w:rsid w:val="00935680"/>
    <w:rsid w:val="009375C3"/>
    <w:rsid w:val="00943D81"/>
    <w:rsid w:val="0094516F"/>
    <w:rsid w:val="009540B2"/>
    <w:rsid w:val="00955174"/>
    <w:rsid w:val="00955226"/>
    <w:rsid w:val="00955D3D"/>
    <w:rsid w:val="0096201A"/>
    <w:rsid w:val="00962285"/>
    <w:rsid w:val="00970884"/>
    <w:rsid w:val="00971B68"/>
    <w:rsid w:val="00974293"/>
    <w:rsid w:val="009742EE"/>
    <w:rsid w:val="0097546C"/>
    <w:rsid w:val="00975904"/>
    <w:rsid w:val="00976730"/>
    <w:rsid w:val="009775F7"/>
    <w:rsid w:val="00980E0F"/>
    <w:rsid w:val="00981D1A"/>
    <w:rsid w:val="00982EC6"/>
    <w:rsid w:val="00984616"/>
    <w:rsid w:val="009846D8"/>
    <w:rsid w:val="009863B8"/>
    <w:rsid w:val="009865F3"/>
    <w:rsid w:val="00986976"/>
    <w:rsid w:val="00986BC6"/>
    <w:rsid w:val="00986F2B"/>
    <w:rsid w:val="009874A2"/>
    <w:rsid w:val="009874C2"/>
    <w:rsid w:val="00991A45"/>
    <w:rsid w:val="00994837"/>
    <w:rsid w:val="009948CB"/>
    <w:rsid w:val="009949A0"/>
    <w:rsid w:val="00996D83"/>
    <w:rsid w:val="00996ED5"/>
    <w:rsid w:val="009A0C94"/>
    <w:rsid w:val="009A3F33"/>
    <w:rsid w:val="009A633C"/>
    <w:rsid w:val="009A6357"/>
    <w:rsid w:val="009B0538"/>
    <w:rsid w:val="009B388E"/>
    <w:rsid w:val="009B516D"/>
    <w:rsid w:val="009B563D"/>
    <w:rsid w:val="009B7380"/>
    <w:rsid w:val="009B7B1C"/>
    <w:rsid w:val="009C3216"/>
    <w:rsid w:val="009C5AA5"/>
    <w:rsid w:val="009C6ABC"/>
    <w:rsid w:val="009C7609"/>
    <w:rsid w:val="009D0707"/>
    <w:rsid w:val="009D0E8D"/>
    <w:rsid w:val="009D4653"/>
    <w:rsid w:val="009D540E"/>
    <w:rsid w:val="009D607C"/>
    <w:rsid w:val="009D720A"/>
    <w:rsid w:val="009D72FE"/>
    <w:rsid w:val="009E1F88"/>
    <w:rsid w:val="009E3260"/>
    <w:rsid w:val="009E42B0"/>
    <w:rsid w:val="009E7C9E"/>
    <w:rsid w:val="009F003F"/>
    <w:rsid w:val="009F3EC7"/>
    <w:rsid w:val="00A01D67"/>
    <w:rsid w:val="00A03A20"/>
    <w:rsid w:val="00A04EE3"/>
    <w:rsid w:val="00A06A12"/>
    <w:rsid w:val="00A101BE"/>
    <w:rsid w:val="00A115E2"/>
    <w:rsid w:val="00A137E0"/>
    <w:rsid w:val="00A15966"/>
    <w:rsid w:val="00A20C02"/>
    <w:rsid w:val="00A23375"/>
    <w:rsid w:val="00A27017"/>
    <w:rsid w:val="00A314BE"/>
    <w:rsid w:val="00A3623D"/>
    <w:rsid w:val="00A376D2"/>
    <w:rsid w:val="00A37AD4"/>
    <w:rsid w:val="00A417EA"/>
    <w:rsid w:val="00A42925"/>
    <w:rsid w:val="00A4606A"/>
    <w:rsid w:val="00A467BE"/>
    <w:rsid w:val="00A52CB1"/>
    <w:rsid w:val="00A55C21"/>
    <w:rsid w:val="00A5612F"/>
    <w:rsid w:val="00A564BA"/>
    <w:rsid w:val="00A56929"/>
    <w:rsid w:val="00A60100"/>
    <w:rsid w:val="00A62385"/>
    <w:rsid w:val="00A629F5"/>
    <w:rsid w:val="00A6779F"/>
    <w:rsid w:val="00A67C98"/>
    <w:rsid w:val="00A729B1"/>
    <w:rsid w:val="00A739CB"/>
    <w:rsid w:val="00A80028"/>
    <w:rsid w:val="00A81E3C"/>
    <w:rsid w:val="00A8334C"/>
    <w:rsid w:val="00A86234"/>
    <w:rsid w:val="00A86692"/>
    <w:rsid w:val="00A875C0"/>
    <w:rsid w:val="00A948E7"/>
    <w:rsid w:val="00A94C9C"/>
    <w:rsid w:val="00AA0BD5"/>
    <w:rsid w:val="00AA2FB5"/>
    <w:rsid w:val="00AA3132"/>
    <w:rsid w:val="00AA3F87"/>
    <w:rsid w:val="00AA6B44"/>
    <w:rsid w:val="00AB3FEB"/>
    <w:rsid w:val="00AB64FF"/>
    <w:rsid w:val="00AB6CDF"/>
    <w:rsid w:val="00AB7307"/>
    <w:rsid w:val="00AB7DF7"/>
    <w:rsid w:val="00AC0673"/>
    <w:rsid w:val="00AC471D"/>
    <w:rsid w:val="00AC7349"/>
    <w:rsid w:val="00AC7EB3"/>
    <w:rsid w:val="00AD245E"/>
    <w:rsid w:val="00AD2544"/>
    <w:rsid w:val="00AD2ECF"/>
    <w:rsid w:val="00AD38DF"/>
    <w:rsid w:val="00AD4545"/>
    <w:rsid w:val="00AE1F3A"/>
    <w:rsid w:val="00AE2BA9"/>
    <w:rsid w:val="00AE5FF5"/>
    <w:rsid w:val="00AE6671"/>
    <w:rsid w:val="00AF09E4"/>
    <w:rsid w:val="00AF2E4D"/>
    <w:rsid w:val="00AF48A1"/>
    <w:rsid w:val="00B00454"/>
    <w:rsid w:val="00B04A55"/>
    <w:rsid w:val="00B10A2E"/>
    <w:rsid w:val="00B10DCE"/>
    <w:rsid w:val="00B16E64"/>
    <w:rsid w:val="00B17207"/>
    <w:rsid w:val="00B221C2"/>
    <w:rsid w:val="00B25D40"/>
    <w:rsid w:val="00B30894"/>
    <w:rsid w:val="00B335B4"/>
    <w:rsid w:val="00B34E44"/>
    <w:rsid w:val="00B34FF8"/>
    <w:rsid w:val="00B404A5"/>
    <w:rsid w:val="00B40D5E"/>
    <w:rsid w:val="00B40F2C"/>
    <w:rsid w:val="00B4401C"/>
    <w:rsid w:val="00B50E67"/>
    <w:rsid w:val="00B51F04"/>
    <w:rsid w:val="00B5436C"/>
    <w:rsid w:val="00B60E86"/>
    <w:rsid w:val="00B717AA"/>
    <w:rsid w:val="00B744A6"/>
    <w:rsid w:val="00B8251B"/>
    <w:rsid w:val="00B82A9F"/>
    <w:rsid w:val="00B83101"/>
    <w:rsid w:val="00B839F8"/>
    <w:rsid w:val="00B84011"/>
    <w:rsid w:val="00B85344"/>
    <w:rsid w:val="00B87551"/>
    <w:rsid w:val="00B90F6D"/>
    <w:rsid w:val="00B92937"/>
    <w:rsid w:val="00B94F44"/>
    <w:rsid w:val="00B95A77"/>
    <w:rsid w:val="00B96C8D"/>
    <w:rsid w:val="00B97A6A"/>
    <w:rsid w:val="00BA00F5"/>
    <w:rsid w:val="00BA09A6"/>
    <w:rsid w:val="00BA746E"/>
    <w:rsid w:val="00BB7B57"/>
    <w:rsid w:val="00BC057A"/>
    <w:rsid w:val="00BC0866"/>
    <w:rsid w:val="00BC0FB8"/>
    <w:rsid w:val="00BC189E"/>
    <w:rsid w:val="00BC1AF3"/>
    <w:rsid w:val="00BC76E8"/>
    <w:rsid w:val="00BD07AC"/>
    <w:rsid w:val="00BD15FD"/>
    <w:rsid w:val="00BD3F75"/>
    <w:rsid w:val="00BD74A4"/>
    <w:rsid w:val="00BE0825"/>
    <w:rsid w:val="00BE161C"/>
    <w:rsid w:val="00BE171B"/>
    <w:rsid w:val="00BE1A16"/>
    <w:rsid w:val="00BE3880"/>
    <w:rsid w:val="00BE46EC"/>
    <w:rsid w:val="00BE4C52"/>
    <w:rsid w:val="00BE7CE9"/>
    <w:rsid w:val="00BF2059"/>
    <w:rsid w:val="00BF2C4A"/>
    <w:rsid w:val="00BF5825"/>
    <w:rsid w:val="00C005A2"/>
    <w:rsid w:val="00C00CBE"/>
    <w:rsid w:val="00C015AC"/>
    <w:rsid w:val="00C01B07"/>
    <w:rsid w:val="00C04FC0"/>
    <w:rsid w:val="00C05FFF"/>
    <w:rsid w:val="00C061C6"/>
    <w:rsid w:val="00C06C4F"/>
    <w:rsid w:val="00C07B5D"/>
    <w:rsid w:val="00C121E5"/>
    <w:rsid w:val="00C13F38"/>
    <w:rsid w:val="00C143A8"/>
    <w:rsid w:val="00C157C6"/>
    <w:rsid w:val="00C22157"/>
    <w:rsid w:val="00C30A1B"/>
    <w:rsid w:val="00C30DD6"/>
    <w:rsid w:val="00C3209F"/>
    <w:rsid w:val="00C32E94"/>
    <w:rsid w:val="00C3629D"/>
    <w:rsid w:val="00C36B13"/>
    <w:rsid w:val="00C41001"/>
    <w:rsid w:val="00C44072"/>
    <w:rsid w:val="00C4471D"/>
    <w:rsid w:val="00C44DCB"/>
    <w:rsid w:val="00C460C6"/>
    <w:rsid w:val="00C4761F"/>
    <w:rsid w:val="00C50F99"/>
    <w:rsid w:val="00C544E9"/>
    <w:rsid w:val="00C5584C"/>
    <w:rsid w:val="00C565CF"/>
    <w:rsid w:val="00C56D6E"/>
    <w:rsid w:val="00C61A71"/>
    <w:rsid w:val="00C636E7"/>
    <w:rsid w:val="00C6387D"/>
    <w:rsid w:val="00C66DE7"/>
    <w:rsid w:val="00C71069"/>
    <w:rsid w:val="00C73F84"/>
    <w:rsid w:val="00C75949"/>
    <w:rsid w:val="00C81385"/>
    <w:rsid w:val="00C82C7E"/>
    <w:rsid w:val="00C837B9"/>
    <w:rsid w:val="00C8535F"/>
    <w:rsid w:val="00C85ECE"/>
    <w:rsid w:val="00C86010"/>
    <w:rsid w:val="00C90AFD"/>
    <w:rsid w:val="00C91135"/>
    <w:rsid w:val="00C94226"/>
    <w:rsid w:val="00C95400"/>
    <w:rsid w:val="00C96AB5"/>
    <w:rsid w:val="00C9764B"/>
    <w:rsid w:val="00C97BAF"/>
    <w:rsid w:val="00CA18AD"/>
    <w:rsid w:val="00CA28AE"/>
    <w:rsid w:val="00CA4781"/>
    <w:rsid w:val="00CA650A"/>
    <w:rsid w:val="00CB04CF"/>
    <w:rsid w:val="00CB0DBE"/>
    <w:rsid w:val="00CB10D4"/>
    <w:rsid w:val="00CB2A28"/>
    <w:rsid w:val="00CB33A0"/>
    <w:rsid w:val="00CB482A"/>
    <w:rsid w:val="00CB60AB"/>
    <w:rsid w:val="00CB765A"/>
    <w:rsid w:val="00CC0F63"/>
    <w:rsid w:val="00CC191F"/>
    <w:rsid w:val="00CC496E"/>
    <w:rsid w:val="00CC4AD9"/>
    <w:rsid w:val="00CC6043"/>
    <w:rsid w:val="00CC78DE"/>
    <w:rsid w:val="00CD2CAD"/>
    <w:rsid w:val="00CD5FA8"/>
    <w:rsid w:val="00CD6878"/>
    <w:rsid w:val="00CD79F9"/>
    <w:rsid w:val="00CE2152"/>
    <w:rsid w:val="00CE6596"/>
    <w:rsid w:val="00CE6773"/>
    <w:rsid w:val="00CF5213"/>
    <w:rsid w:val="00D02B5E"/>
    <w:rsid w:val="00D06966"/>
    <w:rsid w:val="00D13013"/>
    <w:rsid w:val="00D14018"/>
    <w:rsid w:val="00D14EF5"/>
    <w:rsid w:val="00D14F77"/>
    <w:rsid w:val="00D15E8C"/>
    <w:rsid w:val="00D1654E"/>
    <w:rsid w:val="00D21D80"/>
    <w:rsid w:val="00D2275A"/>
    <w:rsid w:val="00D23DE7"/>
    <w:rsid w:val="00D256D0"/>
    <w:rsid w:val="00D31415"/>
    <w:rsid w:val="00D31E18"/>
    <w:rsid w:val="00D34444"/>
    <w:rsid w:val="00D3643B"/>
    <w:rsid w:val="00D3727D"/>
    <w:rsid w:val="00D41456"/>
    <w:rsid w:val="00D43006"/>
    <w:rsid w:val="00D432B1"/>
    <w:rsid w:val="00D43788"/>
    <w:rsid w:val="00D43824"/>
    <w:rsid w:val="00D54C33"/>
    <w:rsid w:val="00D553CB"/>
    <w:rsid w:val="00D600C5"/>
    <w:rsid w:val="00D60BF8"/>
    <w:rsid w:val="00D63014"/>
    <w:rsid w:val="00D6303F"/>
    <w:rsid w:val="00D630E0"/>
    <w:rsid w:val="00D651E4"/>
    <w:rsid w:val="00D664C0"/>
    <w:rsid w:val="00D66E66"/>
    <w:rsid w:val="00D672B9"/>
    <w:rsid w:val="00D7060F"/>
    <w:rsid w:val="00D70974"/>
    <w:rsid w:val="00D7346B"/>
    <w:rsid w:val="00D7493A"/>
    <w:rsid w:val="00D757FD"/>
    <w:rsid w:val="00D81103"/>
    <w:rsid w:val="00D815A9"/>
    <w:rsid w:val="00D84BC4"/>
    <w:rsid w:val="00D84D45"/>
    <w:rsid w:val="00D87B32"/>
    <w:rsid w:val="00D91BAD"/>
    <w:rsid w:val="00D92EB0"/>
    <w:rsid w:val="00D947BC"/>
    <w:rsid w:val="00D94891"/>
    <w:rsid w:val="00D94A93"/>
    <w:rsid w:val="00D95A56"/>
    <w:rsid w:val="00D97693"/>
    <w:rsid w:val="00DA0319"/>
    <w:rsid w:val="00DA1769"/>
    <w:rsid w:val="00DA3723"/>
    <w:rsid w:val="00DA390B"/>
    <w:rsid w:val="00DA51F7"/>
    <w:rsid w:val="00DA56AD"/>
    <w:rsid w:val="00DB0257"/>
    <w:rsid w:val="00DB1D70"/>
    <w:rsid w:val="00DC2254"/>
    <w:rsid w:val="00DC314B"/>
    <w:rsid w:val="00DC4984"/>
    <w:rsid w:val="00DC5E5B"/>
    <w:rsid w:val="00DC5F20"/>
    <w:rsid w:val="00DC606F"/>
    <w:rsid w:val="00DC7884"/>
    <w:rsid w:val="00DD0365"/>
    <w:rsid w:val="00DD1BFA"/>
    <w:rsid w:val="00DD48D4"/>
    <w:rsid w:val="00DD74E4"/>
    <w:rsid w:val="00DD7515"/>
    <w:rsid w:val="00DD78CF"/>
    <w:rsid w:val="00DE0E98"/>
    <w:rsid w:val="00DE3736"/>
    <w:rsid w:val="00DE626B"/>
    <w:rsid w:val="00DF11F6"/>
    <w:rsid w:val="00DF15F8"/>
    <w:rsid w:val="00DF36A4"/>
    <w:rsid w:val="00DF4BF6"/>
    <w:rsid w:val="00DF7004"/>
    <w:rsid w:val="00DF7176"/>
    <w:rsid w:val="00E01039"/>
    <w:rsid w:val="00E0466A"/>
    <w:rsid w:val="00E1174C"/>
    <w:rsid w:val="00E11B44"/>
    <w:rsid w:val="00E15419"/>
    <w:rsid w:val="00E15AD6"/>
    <w:rsid w:val="00E1773B"/>
    <w:rsid w:val="00E209B4"/>
    <w:rsid w:val="00E20DA1"/>
    <w:rsid w:val="00E2152B"/>
    <w:rsid w:val="00E23A24"/>
    <w:rsid w:val="00E24037"/>
    <w:rsid w:val="00E264BA"/>
    <w:rsid w:val="00E30DDF"/>
    <w:rsid w:val="00E3136C"/>
    <w:rsid w:val="00E332EC"/>
    <w:rsid w:val="00E33693"/>
    <w:rsid w:val="00E34397"/>
    <w:rsid w:val="00E34E79"/>
    <w:rsid w:val="00E3557E"/>
    <w:rsid w:val="00E41D9A"/>
    <w:rsid w:val="00E42DCD"/>
    <w:rsid w:val="00E50FC1"/>
    <w:rsid w:val="00E52BC1"/>
    <w:rsid w:val="00E61C27"/>
    <w:rsid w:val="00E67071"/>
    <w:rsid w:val="00E707BD"/>
    <w:rsid w:val="00E7094A"/>
    <w:rsid w:val="00E71385"/>
    <w:rsid w:val="00E73383"/>
    <w:rsid w:val="00E73A00"/>
    <w:rsid w:val="00E75CB9"/>
    <w:rsid w:val="00E76372"/>
    <w:rsid w:val="00E76BD1"/>
    <w:rsid w:val="00E77C99"/>
    <w:rsid w:val="00E8169F"/>
    <w:rsid w:val="00E82ECC"/>
    <w:rsid w:val="00E82F44"/>
    <w:rsid w:val="00E84122"/>
    <w:rsid w:val="00E85B78"/>
    <w:rsid w:val="00E9153A"/>
    <w:rsid w:val="00E93615"/>
    <w:rsid w:val="00E94794"/>
    <w:rsid w:val="00E95628"/>
    <w:rsid w:val="00E9770F"/>
    <w:rsid w:val="00EA3191"/>
    <w:rsid w:val="00EA3404"/>
    <w:rsid w:val="00EA476E"/>
    <w:rsid w:val="00EA530D"/>
    <w:rsid w:val="00EA54EE"/>
    <w:rsid w:val="00EB1560"/>
    <w:rsid w:val="00EB55DA"/>
    <w:rsid w:val="00EB6DA2"/>
    <w:rsid w:val="00EB72BC"/>
    <w:rsid w:val="00EC004E"/>
    <w:rsid w:val="00EC0C7E"/>
    <w:rsid w:val="00ED0180"/>
    <w:rsid w:val="00ED5BB5"/>
    <w:rsid w:val="00ED6BC0"/>
    <w:rsid w:val="00ED7313"/>
    <w:rsid w:val="00ED78A1"/>
    <w:rsid w:val="00EE050C"/>
    <w:rsid w:val="00EE2887"/>
    <w:rsid w:val="00EE303D"/>
    <w:rsid w:val="00EE44BD"/>
    <w:rsid w:val="00EE547E"/>
    <w:rsid w:val="00EE6954"/>
    <w:rsid w:val="00EF2EB8"/>
    <w:rsid w:val="00EF3BD4"/>
    <w:rsid w:val="00EF68B8"/>
    <w:rsid w:val="00F00104"/>
    <w:rsid w:val="00F009AA"/>
    <w:rsid w:val="00F01220"/>
    <w:rsid w:val="00F02DC0"/>
    <w:rsid w:val="00F02F3D"/>
    <w:rsid w:val="00F0319C"/>
    <w:rsid w:val="00F03716"/>
    <w:rsid w:val="00F07BBA"/>
    <w:rsid w:val="00F113B1"/>
    <w:rsid w:val="00F1533F"/>
    <w:rsid w:val="00F16C1B"/>
    <w:rsid w:val="00F17455"/>
    <w:rsid w:val="00F23F37"/>
    <w:rsid w:val="00F27875"/>
    <w:rsid w:val="00F27D78"/>
    <w:rsid w:val="00F334BD"/>
    <w:rsid w:val="00F408ED"/>
    <w:rsid w:val="00F50FDB"/>
    <w:rsid w:val="00F52A6B"/>
    <w:rsid w:val="00F550CE"/>
    <w:rsid w:val="00F5546F"/>
    <w:rsid w:val="00F56302"/>
    <w:rsid w:val="00F60E5E"/>
    <w:rsid w:val="00F6764B"/>
    <w:rsid w:val="00F679F6"/>
    <w:rsid w:val="00F74266"/>
    <w:rsid w:val="00F74602"/>
    <w:rsid w:val="00F76D3D"/>
    <w:rsid w:val="00F77607"/>
    <w:rsid w:val="00F84B19"/>
    <w:rsid w:val="00F860A4"/>
    <w:rsid w:val="00F91B5F"/>
    <w:rsid w:val="00F91FDA"/>
    <w:rsid w:val="00F94341"/>
    <w:rsid w:val="00FA6167"/>
    <w:rsid w:val="00FB05B2"/>
    <w:rsid w:val="00FB1012"/>
    <w:rsid w:val="00FB4041"/>
    <w:rsid w:val="00FB65C4"/>
    <w:rsid w:val="00FB681B"/>
    <w:rsid w:val="00FB6E5F"/>
    <w:rsid w:val="00FC3CB7"/>
    <w:rsid w:val="00FC478E"/>
    <w:rsid w:val="00FC5394"/>
    <w:rsid w:val="00FC5F16"/>
    <w:rsid w:val="00FC625D"/>
    <w:rsid w:val="00FC7799"/>
    <w:rsid w:val="00FD04B6"/>
    <w:rsid w:val="00FD1109"/>
    <w:rsid w:val="00FD21E7"/>
    <w:rsid w:val="00FD27CC"/>
    <w:rsid w:val="00FD3282"/>
    <w:rsid w:val="00FD65C6"/>
    <w:rsid w:val="00FE12CE"/>
    <w:rsid w:val="00FE1431"/>
    <w:rsid w:val="00FE361F"/>
    <w:rsid w:val="00FE41B9"/>
    <w:rsid w:val="00FE72C6"/>
    <w:rsid w:val="00FF18CE"/>
    <w:rsid w:val="00FF2597"/>
    <w:rsid w:val="00FF2E83"/>
    <w:rsid w:val="00FF34D5"/>
    <w:rsid w:val="00FF3824"/>
    <w:rsid w:val="00FF45E2"/>
    <w:rsid w:val="00FF4EE9"/>
    <w:rsid w:val="00FF5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32F3D"/>
  <w15:docId w15:val="{C7A56DDF-15BB-4B92-9276-2AC3181F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70660"/>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E8169F"/>
    <w:rPr>
      <w:rFonts w:ascii="Tahoma" w:hAnsi="Tahoma" w:cs="Tahoma"/>
      <w:sz w:val="16"/>
      <w:szCs w:val="16"/>
    </w:rPr>
  </w:style>
  <w:style w:type="paragraph" w:styleId="Fuzeile">
    <w:name w:val="footer"/>
    <w:basedOn w:val="Standard"/>
    <w:rsid w:val="006A32C2"/>
    <w:pPr>
      <w:tabs>
        <w:tab w:val="center" w:pos="4320"/>
        <w:tab w:val="right" w:pos="8640"/>
      </w:tabs>
    </w:pPr>
  </w:style>
  <w:style w:type="character" w:styleId="Seitenzahl">
    <w:name w:val="page number"/>
    <w:basedOn w:val="Absatz-Standardschriftart"/>
    <w:rsid w:val="006A32C2"/>
  </w:style>
  <w:style w:type="paragraph" w:styleId="Kopfzeile">
    <w:name w:val="header"/>
    <w:basedOn w:val="Standard"/>
    <w:rsid w:val="007E5177"/>
    <w:pPr>
      <w:tabs>
        <w:tab w:val="center" w:pos="4536"/>
        <w:tab w:val="right" w:pos="9072"/>
      </w:tabs>
    </w:pPr>
  </w:style>
  <w:style w:type="character" w:styleId="Hyperlink">
    <w:name w:val="Hyperlink"/>
    <w:uiPriority w:val="99"/>
    <w:rsid w:val="00742D48"/>
    <w:rPr>
      <w:color w:val="0000FF"/>
      <w:u w:val="single"/>
    </w:rPr>
  </w:style>
  <w:style w:type="character" w:styleId="BesuchterLink">
    <w:name w:val="FollowedHyperlink"/>
    <w:rsid w:val="00742D48"/>
    <w:rPr>
      <w:color w:val="800080"/>
      <w:u w:val="single"/>
    </w:rPr>
  </w:style>
  <w:style w:type="paragraph" w:customStyle="1" w:styleId="StandardBrief">
    <w:name w:val="Standard_Brief"/>
    <w:rsid w:val="007F06EB"/>
    <w:pPr>
      <w:tabs>
        <w:tab w:val="right" w:pos="9639"/>
      </w:tabs>
      <w:spacing w:line="290" w:lineRule="atLeast"/>
    </w:pPr>
    <w:rPr>
      <w:rFonts w:ascii="Arial" w:hAnsi="Arial"/>
      <w:sz w:val="22"/>
      <w:lang w:val="de-DE" w:eastAsia="de-DE"/>
    </w:rPr>
  </w:style>
  <w:style w:type="paragraph" w:customStyle="1" w:styleId="Default">
    <w:name w:val="Default"/>
    <w:rsid w:val="009A6357"/>
    <w:pPr>
      <w:autoSpaceDE w:val="0"/>
      <w:autoSpaceDN w:val="0"/>
      <w:adjustRightInd w:val="0"/>
    </w:pPr>
    <w:rPr>
      <w:rFonts w:ascii="Arial" w:eastAsia="Batang" w:hAnsi="Arial" w:cs="Arial"/>
      <w:color w:val="000000"/>
      <w:sz w:val="24"/>
      <w:szCs w:val="24"/>
      <w:lang w:val="de-DE" w:eastAsia="ko-KR"/>
    </w:rPr>
  </w:style>
  <w:style w:type="character" w:styleId="Fett">
    <w:name w:val="Strong"/>
    <w:qFormat/>
    <w:rsid w:val="008E5C6E"/>
    <w:rPr>
      <w:b/>
      <w:bCs/>
    </w:rPr>
  </w:style>
  <w:style w:type="character" w:styleId="Kommentarzeichen">
    <w:name w:val="annotation reference"/>
    <w:basedOn w:val="Absatz-Standardschriftart"/>
    <w:rsid w:val="00DD7515"/>
    <w:rPr>
      <w:sz w:val="16"/>
      <w:szCs w:val="16"/>
    </w:rPr>
  </w:style>
  <w:style w:type="paragraph" w:styleId="Kommentartext">
    <w:name w:val="annotation text"/>
    <w:basedOn w:val="Standard"/>
    <w:link w:val="KommentartextZchn"/>
    <w:rsid w:val="00DD7515"/>
    <w:rPr>
      <w:sz w:val="20"/>
      <w:szCs w:val="20"/>
    </w:rPr>
  </w:style>
  <w:style w:type="character" w:customStyle="1" w:styleId="KommentartextZchn">
    <w:name w:val="Kommentartext Zchn"/>
    <w:basedOn w:val="Absatz-Standardschriftart"/>
    <w:link w:val="Kommentartext"/>
    <w:rsid w:val="00DD7515"/>
  </w:style>
  <w:style w:type="paragraph" w:styleId="Kommentarthema">
    <w:name w:val="annotation subject"/>
    <w:basedOn w:val="Kommentartext"/>
    <w:next w:val="Kommentartext"/>
    <w:link w:val="KommentarthemaZchn"/>
    <w:rsid w:val="00DD7515"/>
    <w:rPr>
      <w:b/>
      <w:bCs/>
    </w:rPr>
  </w:style>
  <w:style w:type="character" w:customStyle="1" w:styleId="KommentarthemaZchn">
    <w:name w:val="Kommentarthema Zchn"/>
    <w:basedOn w:val="KommentartextZchn"/>
    <w:link w:val="Kommentarthema"/>
    <w:rsid w:val="00DD7515"/>
    <w:rPr>
      <w:b/>
      <w:bCs/>
    </w:rPr>
  </w:style>
  <w:style w:type="paragraph" w:styleId="Listenabsatz">
    <w:name w:val="List Paragraph"/>
    <w:basedOn w:val="Standard"/>
    <w:uiPriority w:val="34"/>
    <w:qFormat/>
    <w:rsid w:val="002A00BB"/>
    <w:pPr>
      <w:ind w:left="720"/>
      <w:contextualSpacing/>
    </w:pPr>
  </w:style>
  <w:style w:type="paragraph" w:styleId="KeinLeerraum">
    <w:name w:val="No Spacing"/>
    <w:uiPriority w:val="1"/>
    <w:qFormat/>
    <w:rsid w:val="00B92937"/>
    <w:rPr>
      <w:sz w:val="24"/>
      <w:szCs w:val="24"/>
    </w:rPr>
  </w:style>
  <w:style w:type="table" w:styleId="Tabellenraster">
    <w:name w:val="Table Grid"/>
    <w:basedOn w:val="NormaleTabelle"/>
    <w:rsid w:val="00AE1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D43006"/>
    <w:rPr>
      <w:sz w:val="24"/>
      <w:szCs w:val="24"/>
    </w:rPr>
  </w:style>
  <w:style w:type="character" w:customStyle="1" w:styleId="Mentionnonrsolue1">
    <w:name w:val="Mention non résolue1"/>
    <w:basedOn w:val="Absatz-Standardschriftart"/>
    <w:uiPriority w:val="99"/>
    <w:semiHidden/>
    <w:unhideWhenUsed/>
    <w:rsid w:val="00C95400"/>
    <w:rPr>
      <w:color w:val="605E5C"/>
      <w:shd w:val="clear" w:color="auto" w:fill="E1DFDD"/>
    </w:rPr>
  </w:style>
  <w:style w:type="character" w:customStyle="1" w:styleId="UnresolvedMention1">
    <w:name w:val="Unresolved Mention1"/>
    <w:basedOn w:val="Absatz-Standardschriftart"/>
    <w:uiPriority w:val="99"/>
    <w:semiHidden/>
    <w:unhideWhenUsed/>
    <w:rsid w:val="00F16C1B"/>
    <w:rPr>
      <w:color w:val="605E5C"/>
      <w:shd w:val="clear" w:color="auto" w:fill="E1DFDD"/>
    </w:rPr>
  </w:style>
  <w:style w:type="paragraph" w:styleId="StandardWeb">
    <w:name w:val="Normal (Web)"/>
    <w:basedOn w:val="Standard"/>
    <w:uiPriority w:val="99"/>
    <w:semiHidden/>
    <w:unhideWhenUsed/>
    <w:rsid w:val="001F15A9"/>
    <w:pPr>
      <w:spacing w:before="100" w:beforeAutospacing="1" w:after="100" w:afterAutospacing="1"/>
    </w:pPr>
    <w:rPr>
      <w:rFonts w:eastAsia="Times New Roman"/>
      <w:lang w:val="de-DE" w:eastAsia="de-DE"/>
    </w:rPr>
  </w:style>
  <w:style w:type="character" w:styleId="NichtaufgelsteErwhnung">
    <w:name w:val="Unresolved Mention"/>
    <w:basedOn w:val="Absatz-Standardschriftart"/>
    <w:uiPriority w:val="99"/>
    <w:semiHidden/>
    <w:unhideWhenUsed/>
    <w:rsid w:val="00041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78427">
      <w:bodyDiv w:val="1"/>
      <w:marLeft w:val="0"/>
      <w:marRight w:val="0"/>
      <w:marTop w:val="0"/>
      <w:marBottom w:val="0"/>
      <w:divBdr>
        <w:top w:val="none" w:sz="0" w:space="0" w:color="auto"/>
        <w:left w:val="none" w:sz="0" w:space="0" w:color="auto"/>
        <w:bottom w:val="none" w:sz="0" w:space="0" w:color="auto"/>
        <w:right w:val="none" w:sz="0" w:space="0" w:color="auto"/>
      </w:divBdr>
    </w:div>
    <w:div w:id="162864988">
      <w:bodyDiv w:val="1"/>
      <w:marLeft w:val="0"/>
      <w:marRight w:val="0"/>
      <w:marTop w:val="0"/>
      <w:marBottom w:val="0"/>
      <w:divBdr>
        <w:top w:val="none" w:sz="0" w:space="0" w:color="auto"/>
        <w:left w:val="none" w:sz="0" w:space="0" w:color="auto"/>
        <w:bottom w:val="none" w:sz="0" w:space="0" w:color="auto"/>
        <w:right w:val="none" w:sz="0" w:space="0" w:color="auto"/>
      </w:divBdr>
    </w:div>
    <w:div w:id="396317189">
      <w:bodyDiv w:val="1"/>
      <w:marLeft w:val="0"/>
      <w:marRight w:val="0"/>
      <w:marTop w:val="0"/>
      <w:marBottom w:val="0"/>
      <w:divBdr>
        <w:top w:val="none" w:sz="0" w:space="0" w:color="auto"/>
        <w:left w:val="none" w:sz="0" w:space="0" w:color="auto"/>
        <w:bottom w:val="none" w:sz="0" w:space="0" w:color="auto"/>
        <w:right w:val="none" w:sz="0" w:space="0" w:color="auto"/>
      </w:divBdr>
      <w:divsChild>
        <w:div w:id="168836375">
          <w:marLeft w:val="1800"/>
          <w:marRight w:val="0"/>
          <w:marTop w:val="77"/>
          <w:marBottom w:val="0"/>
          <w:divBdr>
            <w:top w:val="none" w:sz="0" w:space="0" w:color="auto"/>
            <w:left w:val="none" w:sz="0" w:space="0" w:color="auto"/>
            <w:bottom w:val="none" w:sz="0" w:space="0" w:color="auto"/>
            <w:right w:val="none" w:sz="0" w:space="0" w:color="auto"/>
          </w:divBdr>
        </w:div>
        <w:div w:id="346179878">
          <w:marLeft w:val="547"/>
          <w:marRight w:val="0"/>
          <w:marTop w:val="96"/>
          <w:marBottom w:val="0"/>
          <w:divBdr>
            <w:top w:val="none" w:sz="0" w:space="0" w:color="auto"/>
            <w:left w:val="none" w:sz="0" w:space="0" w:color="auto"/>
            <w:bottom w:val="none" w:sz="0" w:space="0" w:color="auto"/>
            <w:right w:val="none" w:sz="0" w:space="0" w:color="auto"/>
          </w:divBdr>
        </w:div>
        <w:div w:id="427970443">
          <w:marLeft w:val="547"/>
          <w:marRight w:val="0"/>
          <w:marTop w:val="115"/>
          <w:marBottom w:val="0"/>
          <w:divBdr>
            <w:top w:val="none" w:sz="0" w:space="0" w:color="auto"/>
            <w:left w:val="none" w:sz="0" w:space="0" w:color="auto"/>
            <w:bottom w:val="none" w:sz="0" w:space="0" w:color="auto"/>
            <w:right w:val="none" w:sz="0" w:space="0" w:color="auto"/>
          </w:divBdr>
        </w:div>
        <w:div w:id="599946882">
          <w:marLeft w:val="1800"/>
          <w:marRight w:val="0"/>
          <w:marTop w:val="77"/>
          <w:marBottom w:val="0"/>
          <w:divBdr>
            <w:top w:val="none" w:sz="0" w:space="0" w:color="auto"/>
            <w:left w:val="none" w:sz="0" w:space="0" w:color="auto"/>
            <w:bottom w:val="none" w:sz="0" w:space="0" w:color="auto"/>
            <w:right w:val="none" w:sz="0" w:space="0" w:color="auto"/>
          </w:divBdr>
        </w:div>
        <w:div w:id="622149706">
          <w:marLeft w:val="1166"/>
          <w:marRight w:val="0"/>
          <w:marTop w:val="96"/>
          <w:marBottom w:val="0"/>
          <w:divBdr>
            <w:top w:val="none" w:sz="0" w:space="0" w:color="auto"/>
            <w:left w:val="none" w:sz="0" w:space="0" w:color="auto"/>
            <w:bottom w:val="none" w:sz="0" w:space="0" w:color="auto"/>
            <w:right w:val="none" w:sz="0" w:space="0" w:color="auto"/>
          </w:divBdr>
        </w:div>
        <w:div w:id="930742663">
          <w:marLeft w:val="1800"/>
          <w:marRight w:val="0"/>
          <w:marTop w:val="77"/>
          <w:marBottom w:val="0"/>
          <w:divBdr>
            <w:top w:val="none" w:sz="0" w:space="0" w:color="auto"/>
            <w:left w:val="none" w:sz="0" w:space="0" w:color="auto"/>
            <w:bottom w:val="none" w:sz="0" w:space="0" w:color="auto"/>
            <w:right w:val="none" w:sz="0" w:space="0" w:color="auto"/>
          </w:divBdr>
        </w:div>
        <w:div w:id="1137649827">
          <w:marLeft w:val="1166"/>
          <w:marRight w:val="0"/>
          <w:marTop w:val="96"/>
          <w:marBottom w:val="0"/>
          <w:divBdr>
            <w:top w:val="none" w:sz="0" w:space="0" w:color="auto"/>
            <w:left w:val="none" w:sz="0" w:space="0" w:color="auto"/>
            <w:bottom w:val="none" w:sz="0" w:space="0" w:color="auto"/>
            <w:right w:val="none" w:sz="0" w:space="0" w:color="auto"/>
          </w:divBdr>
        </w:div>
        <w:div w:id="1712684895">
          <w:marLeft w:val="1166"/>
          <w:marRight w:val="0"/>
          <w:marTop w:val="96"/>
          <w:marBottom w:val="0"/>
          <w:divBdr>
            <w:top w:val="none" w:sz="0" w:space="0" w:color="auto"/>
            <w:left w:val="none" w:sz="0" w:space="0" w:color="auto"/>
            <w:bottom w:val="none" w:sz="0" w:space="0" w:color="auto"/>
            <w:right w:val="none" w:sz="0" w:space="0" w:color="auto"/>
          </w:divBdr>
        </w:div>
        <w:div w:id="1864132454">
          <w:marLeft w:val="1166"/>
          <w:marRight w:val="0"/>
          <w:marTop w:val="96"/>
          <w:marBottom w:val="0"/>
          <w:divBdr>
            <w:top w:val="none" w:sz="0" w:space="0" w:color="auto"/>
            <w:left w:val="none" w:sz="0" w:space="0" w:color="auto"/>
            <w:bottom w:val="none" w:sz="0" w:space="0" w:color="auto"/>
            <w:right w:val="none" w:sz="0" w:space="0" w:color="auto"/>
          </w:divBdr>
        </w:div>
        <w:div w:id="1911573116">
          <w:marLeft w:val="1800"/>
          <w:marRight w:val="0"/>
          <w:marTop w:val="77"/>
          <w:marBottom w:val="0"/>
          <w:divBdr>
            <w:top w:val="none" w:sz="0" w:space="0" w:color="auto"/>
            <w:left w:val="none" w:sz="0" w:space="0" w:color="auto"/>
            <w:bottom w:val="none" w:sz="0" w:space="0" w:color="auto"/>
            <w:right w:val="none" w:sz="0" w:space="0" w:color="auto"/>
          </w:divBdr>
        </w:div>
        <w:div w:id="1976333916">
          <w:marLeft w:val="547"/>
          <w:marRight w:val="0"/>
          <w:marTop w:val="115"/>
          <w:marBottom w:val="0"/>
          <w:divBdr>
            <w:top w:val="none" w:sz="0" w:space="0" w:color="auto"/>
            <w:left w:val="none" w:sz="0" w:space="0" w:color="auto"/>
            <w:bottom w:val="none" w:sz="0" w:space="0" w:color="auto"/>
            <w:right w:val="none" w:sz="0" w:space="0" w:color="auto"/>
          </w:divBdr>
        </w:div>
      </w:divsChild>
    </w:div>
    <w:div w:id="567229183">
      <w:bodyDiv w:val="1"/>
      <w:marLeft w:val="0"/>
      <w:marRight w:val="0"/>
      <w:marTop w:val="0"/>
      <w:marBottom w:val="0"/>
      <w:divBdr>
        <w:top w:val="none" w:sz="0" w:space="0" w:color="auto"/>
        <w:left w:val="none" w:sz="0" w:space="0" w:color="auto"/>
        <w:bottom w:val="none" w:sz="0" w:space="0" w:color="auto"/>
        <w:right w:val="none" w:sz="0" w:space="0" w:color="auto"/>
      </w:divBdr>
      <w:divsChild>
        <w:div w:id="1635914307">
          <w:marLeft w:val="547"/>
          <w:marRight w:val="0"/>
          <w:marTop w:val="115"/>
          <w:marBottom w:val="0"/>
          <w:divBdr>
            <w:top w:val="none" w:sz="0" w:space="0" w:color="auto"/>
            <w:left w:val="none" w:sz="0" w:space="0" w:color="auto"/>
            <w:bottom w:val="none" w:sz="0" w:space="0" w:color="auto"/>
            <w:right w:val="none" w:sz="0" w:space="0" w:color="auto"/>
          </w:divBdr>
        </w:div>
      </w:divsChild>
    </w:div>
    <w:div w:id="581329538">
      <w:bodyDiv w:val="1"/>
      <w:marLeft w:val="0"/>
      <w:marRight w:val="0"/>
      <w:marTop w:val="0"/>
      <w:marBottom w:val="0"/>
      <w:divBdr>
        <w:top w:val="none" w:sz="0" w:space="0" w:color="auto"/>
        <w:left w:val="none" w:sz="0" w:space="0" w:color="auto"/>
        <w:bottom w:val="none" w:sz="0" w:space="0" w:color="auto"/>
        <w:right w:val="none" w:sz="0" w:space="0" w:color="auto"/>
      </w:divBdr>
      <w:divsChild>
        <w:div w:id="1365205880">
          <w:marLeft w:val="533"/>
          <w:marRight w:val="0"/>
          <w:marTop w:val="160"/>
          <w:marBottom w:val="0"/>
          <w:divBdr>
            <w:top w:val="none" w:sz="0" w:space="0" w:color="auto"/>
            <w:left w:val="none" w:sz="0" w:space="0" w:color="auto"/>
            <w:bottom w:val="none" w:sz="0" w:space="0" w:color="auto"/>
            <w:right w:val="none" w:sz="0" w:space="0" w:color="auto"/>
          </w:divBdr>
        </w:div>
      </w:divsChild>
    </w:div>
    <w:div w:id="845553917">
      <w:bodyDiv w:val="1"/>
      <w:marLeft w:val="0"/>
      <w:marRight w:val="0"/>
      <w:marTop w:val="0"/>
      <w:marBottom w:val="0"/>
      <w:divBdr>
        <w:top w:val="none" w:sz="0" w:space="0" w:color="auto"/>
        <w:left w:val="none" w:sz="0" w:space="0" w:color="auto"/>
        <w:bottom w:val="none" w:sz="0" w:space="0" w:color="auto"/>
        <w:right w:val="none" w:sz="0" w:space="0" w:color="auto"/>
      </w:divBdr>
    </w:div>
    <w:div w:id="1797527151">
      <w:bodyDiv w:val="1"/>
      <w:marLeft w:val="0"/>
      <w:marRight w:val="0"/>
      <w:marTop w:val="0"/>
      <w:marBottom w:val="0"/>
      <w:divBdr>
        <w:top w:val="none" w:sz="0" w:space="0" w:color="auto"/>
        <w:left w:val="none" w:sz="0" w:space="0" w:color="auto"/>
        <w:bottom w:val="none" w:sz="0" w:space="0" w:color="auto"/>
        <w:right w:val="none" w:sz="0" w:space="0" w:color="auto"/>
      </w:divBdr>
      <w:divsChild>
        <w:div w:id="306276884">
          <w:marLeft w:val="0"/>
          <w:marRight w:val="0"/>
          <w:marTop w:val="0"/>
          <w:marBottom w:val="0"/>
          <w:divBdr>
            <w:top w:val="none" w:sz="0" w:space="0" w:color="auto"/>
            <w:left w:val="none" w:sz="0" w:space="0" w:color="auto"/>
            <w:bottom w:val="none" w:sz="0" w:space="0" w:color="auto"/>
            <w:right w:val="none" w:sz="0" w:space="0" w:color="auto"/>
          </w:divBdr>
        </w:div>
        <w:div w:id="466092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ms.microsoft.com/meet/343196019262603?p=cyjcIhnM03Bi8l6x2c" TargetMode="External"/><Relationship Id="rId13" Type="http://schemas.openxmlformats.org/officeDocument/2006/relationships/hyperlink" Target="https://ienc.openecdis.org/links" TargetMode="External"/><Relationship Id="rId18" Type="http://schemas.openxmlformats.org/officeDocument/2006/relationships/hyperlink" Target="https://1092883271-files.gitbook.io/~/files/v0/b/gitbook-x-prod.appspot.com/o/spaces%2F-LvPWzccdvH_L4gy8dPV%2Fuploads%2FJe4ZPBo4jZlMCNpZpfcP%2FIEHG_members.pdf?alt=media&amp;token=3f2043b2-be35-4f96-b720-a1cc6e63b1f7" TargetMode="External"/><Relationship Id="rId26" Type="http://schemas.openxmlformats.org/officeDocument/2006/relationships/hyperlink" Target="https://github.com/iehg"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enc.openecdis.org/terms-of-reference-and-list-of-members" TargetMode="External"/><Relationship Id="rId34" Type="http://schemas.openxmlformats.org/officeDocument/2006/relationships/hyperlink" Target="https://github.com/orgs/IEHG/discussions" TargetMode="External"/><Relationship Id="rId7" Type="http://schemas.openxmlformats.org/officeDocument/2006/relationships/image" Target="media/image2.png"/><Relationship Id="rId12" Type="http://schemas.openxmlformats.org/officeDocument/2006/relationships/hyperlink" Target="https://ienc.openecdis.org/links" TargetMode="External"/><Relationship Id="rId17" Type="http://schemas.openxmlformats.org/officeDocument/2006/relationships/hyperlink" Target="https://ienc.openecdis.org/terms-of-reference-and-list-of-members" TargetMode="External"/><Relationship Id="rId25" Type="http://schemas.openxmlformats.org/officeDocument/2006/relationships/hyperlink" Target="https://registry.iho.int/productspec/list.do" TargetMode="External"/><Relationship Id="rId33" Type="http://schemas.openxmlformats.org/officeDocument/2006/relationships/hyperlink" Target="https://github.com/IEHG/S-57-ENC-to-S-401-Conversion-Guidance"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ienc.openecdis.org/terms-of-reference-and-list-of-members" TargetMode="External"/><Relationship Id="rId20" Type="http://schemas.openxmlformats.org/officeDocument/2006/relationships/hyperlink" Target="https://1092883271-files.gitbook.io/~/files/v0/b/gitbook-x-prod.appspot.com/o/spaces%2F-LvPWzccdvH_L4gy8dPV%2Fuploads%2FZULjjtTwJKiMtiLOIpDj%2FToR_for_IEHG_2023.pdf?alt=media&amp;token=fee0af48-3947-457f-ae47-844d71ab9f1a" TargetMode="External"/><Relationship Id="rId29" Type="http://schemas.openxmlformats.org/officeDocument/2006/relationships/hyperlink" Target="https://github.com/IEHG/Portrayal-Catalog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092883271-files.gitbook.io/~/files/v0/b/gitbook-x-prod.appspot.com/o/spaces%2F-LvPWzccdvH_L4gy8dPV%2Fuploads%2FtCQWL958Fpgnq5BBykni%2FIENC_Prod_overview.pdf?alt=media&amp;token=974640e6-288d-436c-bffa-8b50960abc16" TargetMode="External"/><Relationship Id="rId24" Type="http://schemas.openxmlformats.org/officeDocument/2006/relationships/hyperlink" Target="https://iho.int/en/standards-and-specifications" TargetMode="External"/><Relationship Id="rId32" Type="http://schemas.openxmlformats.org/officeDocument/2006/relationships/hyperlink" Target="https://github.com/IEHG/Validation-Checks%2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1092883271-files.gitbook.io/~/files/v0/b/gitbook-x-prod.appspot.com/o/spaces%2F-LvPWzccdvH_L4gy8dPV%2Fuploads%2FZULjjtTwJKiMtiLOIpDj%2FToR_for_IEHG_2023.pdf?alt=media&amp;token=fee0af48-3947-457f-ae47-844d71ab9f1a" TargetMode="External"/><Relationship Id="rId23" Type="http://schemas.openxmlformats.org/officeDocument/2006/relationships/hyperlink" Target="https://registry.iho.int/testbed/view.do?idx=234&amp;product_ID=S-101&amp;statusS=ALL&amp;domainS=ALL&amp;category=product_ID&amp;searchValue=" TargetMode="External"/><Relationship Id="rId28" Type="http://schemas.openxmlformats.org/officeDocument/2006/relationships/hyperlink" Target="https://github.com/IEHG/Feature-Catalogue" TargetMode="External"/><Relationship Id="rId36" Type="http://schemas.openxmlformats.org/officeDocument/2006/relationships/footer" Target="footer2.xml"/><Relationship Id="rId10" Type="http://schemas.openxmlformats.org/officeDocument/2006/relationships/hyperlink" Target="mailto:bernd.birklhuber@bmimi.gv.at" TargetMode="External"/><Relationship Id="rId19" Type="http://schemas.openxmlformats.org/officeDocument/2006/relationships/hyperlink" Target="https://1092883271-files.gitbook.io/~/files/v0/b/gitbook-x-prod.appspot.com/o/spaces%2F-LvPWzccdvH_L4gy8dPV%2Fuploads%2FZULjjtTwJKiMtiLOIpDj%2FToR_for_IEHG_2023.pdf?alt=media&amp;token=fee0af48-3947-457f-ae47-844d71ab9f1a" TargetMode="External"/><Relationship Id="rId31" Type="http://schemas.openxmlformats.org/officeDocument/2006/relationships/hyperlink" Target="https://github.com/IEHG/S-57-ENC-to-S-401-Conversion-Guidance" TargetMode="External"/><Relationship Id="rId4" Type="http://schemas.openxmlformats.org/officeDocument/2006/relationships/webSettings" Target="webSettings.xml"/><Relationship Id="rId9" Type="http://schemas.openxmlformats.org/officeDocument/2006/relationships/hyperlink" Target="https://github.com/IEHG/IEHG_meeting_2026" TargetMode="External"/><Relationship Id="rId14" Type="http://schemas.openxmlformats.org/officeDocument/2006/relationships/hyperlink" Target="mailto:bernd.birklhuber@bmimi.gv.at" TargetMode="External"/><Relationship Id="rId22" Type="http://schemas.openxmlformats.org/officeDocument/2006/relationships/hyperlink" Target="mailto:bernd.birklhuber@bmimi.gv.at" TargetMode="External"/><Relationship Id="rId27" Type="http://schemas.openxmlformats.org/officeDocument/2006/relationships/hyperlink" Target="https://github.com/IEHG/Product-Specification" TargetMode="External"/><Relationship Id="rId30" Type="http://schemas.openxmlformats.org/officeDocument/2006/relationships/hyperlink" Target="https://github.com/IEHG/DCEG" TargetMode="External"/><Relationship Id="rId35"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2528</Words>
  <Characters>15928</Characters>
  <Application>Microsoft Office Word</Application>
  <DocSecurity>0</DocSecurity>
  <Lines>132</Lines>
  <Paragraphs>36</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Inland ENC Harmonization Group</vt:lpstr>
      <vt:lpstr>Inland ENC Harmonization Group</vt:lpstr>
      <vt:lpstr>Inland ENC Harmonization Group</vt:lpstr>
    </vt:vector>
  </TitlesOfParts>
  <Company>usace</Company>
  <LinksUpToDate>false</LinksUpToDate>
  <CharactersWithSpaces>18420</CharactersWithSpaces>
  <SharedDoc>false</SharedDoc>
  <HLinks>
    <vt:vector size="24" baseType="variant">
      <vt:variant>
        <vt:i4>2687093</vt:i4>
      </vt:variant>
      <vt:variant>
        <vt:i4>9</vt:i4>
      </vt:variant>
      <vt:variant>
        <vt:i4>0</vt:i4>
      </vt:variant>
      <vt:variant>
        <vt:i4>5</vt:i4>
      </vt:variant>
      <vt:variant>
        <vt:lpwstr>http://registry.iho.int/s100_gi_registry/FeatureConceptDics/fcd_home.php?register_type=2</vt:lpwstr>
      </vt:variant>
      <vt:variant>
        <vt:lpwstr/>
      </vt:variant>
      <vt:variant>
        <vt:i4>524358</vt:i4>
      </vt:variant>
      <vt:variant>
        <vt:i4>6</vt:i4>
      </vt:variant>
      <vt:variant>
        <vt:i4>0</vt:i4>
      </vt:variant>
      <vt:variant>
        <vt:i4>5</vt:i4>
      </vt:variant>
      <vt:variant>
        <vt:lpwstr>http://ienc.openecdis.org/?q=node/19</vt:lpwstr>
      </vt:variant>
      <vt:variant>
        <vt:lpwstr/>
      </vt:variant>
      <vt:variant>
        <vt:i4>524358</vt:i4>
      </vt:variant>
      <vt:variant>
        <vt:i4>3</vt:i4>
      </vt:variant>
      <vt:variant>
        <vt:i4>0</vt:i4>
      </vt:variant>
      <vt:variant>
        <vt:i4>5</vt:i4>
      </vt:variant>
      <vt:variant>
        <vt:lpwstr>http://ienc.openecdis.org/?q=node/19</vt:lpwstr>
      </vt:variant>
      <vt:variant>
        <vt:lpwstr/>
      </vt:variant>
      <vt:variant>
        <vt:i4>524358</vt:i4>
      </vt:variant>
      <vt:variant>
        <vt:i4>0</vt:i4>
      </vt:variant>
      <vt:variant>
        <vt:i4>0</vt:i4>
      </vt:variant>
      <vt:variant>
        <vt:i4>5</vt:i4>
      </vt:variant>
      <vt:variant>
        <vt:lpwstr>http://ienc.openecdis.org/?q=node/19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Inland ENC Harmonization Group</dc:title>
  <dc:subject/>
  <dc:creator>u4tsgarn</dc:creator>
  <cp:keywords/>
  <dc:description/>
  <cp:lastModifiedBy>Birklhuber Bernd</cp:lastModifiedBy>
  <cp:revision>3</cp:revision>
  <cp:lastPrinted>2025-09-22T13:01:00Z</cp:lastPrinted>
  <dcterms:created xsi:type="dcterms:W3CDTF">2026-10-09T07:44:00Z</dcterms:created>
  <dcterms:modified xsi:type="dcterms:W3CDTF">2026-10-09T07:51:00Z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pressSelectionHandling">
    <vt:lpwstr>yes</vt:lpwstr>
  </property>
  <property fmtid="{D5CDD505-2E9C-101B-9397-08002B2CF9AE}" pid="3" name="FSC#EIBPRECONFIG@1.1001:EIBInternalApprovedAt">
    <vt:lpwstr/>
  </property>
  <property fmtid="{D5CDD505-2E9C-101B-9397-08002B2CF9AE}" pid="4" name="FSC#EIBPRECONFIG@1.1001:EIBInternalApprovedBy">
    <vt:lpwstr/>
  </property>
  <property fmtid="{D5CDD505-2E9C-101B-9397-08002B2CF9AE}" pid="5" name="FSC#EIBPRECONFIG@1.1001:EIBInternalApprovedByPostTitle">
    <vt:lpwstr/>
  </property>
  <property fmtid="{D5CDD505-2E9C-101B-9397-08002B2CF9AE}" pid="6" name="FSC#EIBPRECONFIG@1.1001:EIBSettlementApprovedBy">
    <vt:lpwstr/>
  </property>
  <property fmtid="{D5CDD505-2E9C-101B-9397-08002B2CF9AE}" pid="7" name="FSC#EIBPRECONFIG@1.1001:EIBSettlementApprovedByPostTitle">
    <vt:lpwstr/>
  </property>
  <property fmtid="{D5CDD505-2E9C-101B-9397-08002B2CF9AE}" pid="8" name="FSC#EIBPRECONFIG@1.1001:EIBApprovedAt">
    <vt:lpwstr/>
  </property>
  <property fmtid="{D5CDD505-2E9C-101B-9397-08002B2CF9AE}" pid="9" name="FSC#EIBPRECONFIG@1.1001:EIBApprovedBy">
    <vt:lpwstr/>
  </property>
  <property fmtid="{D5CDD505-2E9C-101B-9397-08002B2CF9AE}" pid="10" name="FSC#EIBPRECONFIG@1.1001:EIBApprovedBySubst">
    <vt:lpwstr/>
  </property>
  <property fmtid="{D5CDD505-2E9C-101B-9397-08002B2CF9AE}" pid="11" name="FSC#EIBPRECONFIG@1.1001:EIBApprovedByTitle">
    <vt:lpwstr/>
  </property>
  <property fmtid="{D5CDD505-2E9C-101B-9397-08002B2CF9AE}" pid="12" name="FSC#EIBPRECONFIG@1.1001:EIBApprovedByPostTitle">
    <vt:lpwstr/>
  </property>
  <property fmtid="{D5CDD505-2E9C-101B-9397-08002B2CF9AE}" pid="13" name="FSC#EIBPRECONFIG@1.1001:EIBDepartment">
    <vt:lpwstr>BMVIT - IV/W2 (Schifffahrt - Technik und Nautik)</vt:lpwstr>
  </property>
  <property fmtid="{D5CDD505-2E9C-101B-9397-08002B2CF9AE}" pid="14" name="FSC#EIBPRECONFIG@1.1001:EIBDispatchedBy">
    <vt:lpwstr/>
  </property>
  <property fmtid="{D5CDD505-2E9C-101B-9397-08002B2CF9AE}" pid="15" name="FSC#EIBPRECONFIG@1.1001:EIBDispatchedByPostTitle">
    <vt:lpwstr/>
  </property>
  <property fmtid="{D5CDD505-2E9C-101B-9397-08002B2CF9AE}" pid="16" name="FSC#EIBPRECONFIG@1.1001:ExtRefInc">
    <vt:lpwstr/>
  </property>
  <property fmtid="{D5CDD505-2E9C-101B-9397-08002B2CF9AE}" pid="17" name="FSC#EIBPRECONFIG@1.1001:IncomingAddrdate">
    <vt:lpwstr/>
  </property>
  <property fmtid="{D5CDD505-2E9C-101B-9397-08002B2CF9AE}" pid="18" name="FSC#EIBPRECONFIG@1.1001:IncomingDelivery">
    <vt:lpwstr/>
  </property>
  <property fmtid="{D5CDD505-2E9C-101B-9397-08002B2CF9AE}" pid="19" name="FSC#EIBPRECONFIG@1.1001:OwnerEmail">
    <vt:lpwstr>bernd.birklhuber@bmvit.gv.at</vt:lpwstr>
  </property>
  <property fmtid="{D5CDD505-2E9C-101B-9397-08002B2CF9AE}" pid="20" name="FSC#EIBPRECONFIG@1.1001:OUEmail">
    <vt:lpwstr>w2@bmvit.gv.at</vt:lpwstr>
  </property>
  <property fmtid="{D5CDD505-2E9C-101B-9397-08002B2CF9AE}" pid="21" name="FSC#EIBPRECONFIG@1.1001:OwnerGender">
    <vt:lpwstr/>
  </property>
  <property fmtid="{D5CDD505-2E9C-101B-9397-08002B2CF9AE}" pid="22" name="FSC#EIBPRECONFIG@1.1001:Priority">
    <vt:lpwstr>Nein</vt:lpwstr>
  </property>
  <property fmtid="{D5CDD505-2E9C-101B-9397-08002B2CF9AE}" pid="23" name="FSC#EIBPRECONFIG@1.1001:PreviousFiles">
    <vt:lpwstr/>
  </property>
  <property fmtid="{D5CDD505-2E9C-101B-9397-08002B2CF9AE}" pid="24" name="FSC#EIBPRECONFIG@1.1001:NextFiles">
    <vt:lpwstr/>
  </property>
  <property fmtid="{D5CDD505-2E9C-101B-9397-08002B2CF9AE}" pid="25" name="FSC#EIBPRECONFIG@1.1001:RelatedFiles">
    <vt:lpwstr/>
  </property>
  <property fmtid="{D5CDD505-2E9C-101B-9397-08002B2CF9AE}" pid="26" name="FSC#EIBPRECONFIG@1.1001:CompletedOrdinals">
    <vt:lpwstr/>
  </property>
  <property fmtid="{D5CDD505-2E9C-101B-9397-08002B2CF9AE}" pid="27" name="FSC#EIBPRECONFIG@1.1001:NrAttachments">
    <vt:lpwstr>0</vt:lpwstr>
  </property>
  <property fmtid="{D5CDD505-2E9C-101B-9397-08002B2CF9AE}" pid="28" name="FSC#EIBPRECONFIG@1.1001:Attachments">
    <vt:lpwstr/>
  </property>
  <property fmtid="{D5CDD505-2E9C-101B-9397-08002B2CF9AE}" pid="29" name="FSC#EIBPRECONFIG@1.1001:SubjectArea">
    <vt:lpwstr/>
  </property>
  <property fmtid="{D5CDD505-2E9C-101B-9397-08002B2CF9AE}" pid="30" name="FSC#EIBPRECONFIG@1.1001:Recipients">
    <vt:lpwstr/>
  </property>
  <property fmtid="{D5CDD505-2E9C-101B-9397-08002B2CF9AE}" pid="31" name="FSC#EIBPRECONFIG@1.1001:Classified">
    <vt:lpwstr/>
  </property>
  <property fmtid="{D5CDD505-2E9C-101B-9397-08002B2CF9AE}" pid="32" name="FSC#EIBPRECONFIG@1.1001:Deadline">
    <vt:lpwstr/>
  </property>
  <property fmtid="{D5CDD505-2E9C-101B-9397-08002B2CF9AE}" pid="33" name="FSC#EIBPRECONFIG@1.1001:SettlementSubj">
    <vt:lpwstr/>
  </property>
  <property fmtid="{D5CDD505-2E9C-101B-9397-08002B2CF9AE}" pid="34" name="FSC#EIBPRECONFIG@1.1001:OUAddr">
    <vt:lpwstr>Radetzkystraße 2, 1030 Wien</vt:lpwstr>
  </property>
  <property fmtid="{D5CDD505-2E9C-101B-9397-08002B2CF9AE}" pid="35" name="FSC#EIBPRECONFIG@1.1001:OUDescr">
    <vt:lpwstr>201</vt:lpwstr>
  </property>
  <property fmtid="{D5CDD505-2E9C-101B-9397-08002B2CF9AE}" pid="36" name="FSC#EIBPRECONFIG@1.1001:Signatures">
    <vt:lpwstr/>
  </property>
  <property fmtid="{D5CDD505-2E9C-101B-9397-08002B2CF9AE}" pid="37" name="FSC#EIBPRECONFIG@1.1001:currentuser">
    <vt:lpwstr>COO.3000.100.1.54219</vt:lpwstr>
  </property>
  <property fmtid="{D5CDD505-2E9C-101B-9397-08002B2CF9AE}" pid="38" name="FSC#EIBPRECONFIG@1.1001:currentuserrolegroup">
    <vt:lpwstr>COO.3000.100.1.53749</vt:lpwstr>
  </property>
  <property fmtid="{D5CDD505-2E9C-101B-9397-08002B2CF9AE}" pid="39" name="FSC#EIBPRECONFIG@1.1001:currentuserroleposition">
    <vt:lpwstr>COO.1.1001.1.66925</vt:lpwstr>
  </property>
  <property fmtid="{D5CDD505-2E9C-101B-9397-08002B2CF9AE}" pid="40" name="FSC#EIBPRECONFIG@1.1001:currentuserroot">
    <vt:lpwstr>COO.3000.106.2.286204</vt:lpwstr>
  </property>
  <property fmtid="{D5CDD505-2E9C-101B-9397-08002B2CF9AE}" pid="41" name="FSC#EIBPRECONFIG@1.1001:toplevelobject">
    <vt:lpwstr/>
  </property>
  <property fmtid="{D5CDD505-2E9C-101B-9397-08002B2CF9AE}" pid="42" name="FSC#EIBPRECONFIG@1.1001:objchangedby">
    <vt:lpwstr>Dipl.-Ing. Bernd Birklhuber</vt:lpwstr>
  </property>
  <property fmtid="{D5CDD505-2E9C-101B-9397-08002B2CF9AE}" pid="43" name="FSC#EIBPRECONFIG@1.1001:objchangedbyPostTitle">
    <vt:lpwstr/>
  </property>
  <property fmtid="{D5CDD505-2E9C-101B-9397-08002B2CF9AE}" pid="44" name="FSC#EIBPRECONFIG@1.1001:objchangedat">
    <vt:lpwstr>01.06.2010</vt:lpwstr>
  </property>
  <property fmtid="{D5CDD505-2E9C-101B-9397-08002B2CF9AE}" pid="45" name="FSC#EIBPRECONFIG@1.1001:objname">
    <vt:lpwstr>IEHG VIII Agenda v02</vt:lpwstr>
  </property>
  <property fmtid="{D5CDD505-2E9C-101B-9397-08002B2CF9AE}" pid="46" name="FSC#EIBPRECONFIG@1.1001:EIBProcessResponsiblePhone">
    <vt:lpwstr/>
  </property>
  <property fmtid="{D5CDD505-2E9C-101B-9397-08002B2CF9AE}" pid="47" name="FSC#EIBPRECONFIG@1.1001:EIBProcessResponsibleMail">
    <vt:lpwstr/>
  </property>
  <property fmtid="{D5CDD505-2E9C-101B-9397-08002B2CF9AE}" pid="48" name="FSC#EIBPRECONFIG@1.1001:EIBProcessResponsibleFax">
    <vt:lpwstr/>
  </property>
  <property fmtid="{D5CDD505-2E9C-101B-9397-08002B2CF9AE}" pid="49" name="FSC#EIBPRECONFIG@1.1001:EIBProcessResponsiblePostTitle">
    <vt:lpwstr/>
  </property>
  <property fmtid="{D5CDD505-2E9C-101B-9397-08002B2CF9AE}" pid="50" name="FSC#EIBPRECONFIG@1.1001:EIBProcessResponsible">
    <vt:lpwstr/>
  </property>
  <property fmtid="{D5CDD505-2E9C-101B-9397-08002B2CF9AE}" pid="51" name="FSC#EIBPRECONFIG@1.1001:OwnerPostTitle">
    <vt:lpwstr/>
  </property>
  <property fmtid="{D5CDD505-2E9C-101B-9397-08002B2CF9AE}" pid="52" name="FSC#COOSYSTEM@1.1:Container">
    <vt:lpwstr>COO.3000.106.6.839951</vt:lpwstr>
  </property>
  <property fmtid="{D5CDD505-2E9C-101B-9397-08002B2CF9AE}" pid="53" name="FSC#COOELAK@1.1001:Subject">
    <vt:lpwstr>IEHG VIII Agenda v02</vt:lpwstr>
  </property>
  <property fmtid="{D5CDD505-2E9C-101B-9397-08002B2CF9AE}" pid="54" name="FSC#COOELAK@1.1001:FileReference">
    <vt:lpwstr/>
  </property>
  <property fmtid="{D5CDD505-2E9C-101B-9397-08002B2CF9AE}" pid="55" name="FSC#COOELAK@1.1001:FileRefYear">
    <vt:lpwstr/>
  </property>
  <property fmtid="{D5CDD505-2E9C-101B-9397-08002B2CF9AE}" pid="56" name="FSC#COOELAK@1.1001:FileRefOrdinal">
    <vt:lpwstr/>
  </property>
  <property fmtid="{D5CDD505-2E9C-101B-9397-08002B2CF9AE}" pid="57" name="FSC#COOELAK@1.1001:FileRefOU">
    <vt:lpwstr/>
  </property>
  <property fmtid="{D5CDD505-2E9C-101B-9397-08002B2CF9AE}" pid="58" name="FSC#COOELAK@1.1001:Organization">
    <vt:lpwstr/>
  </property>
  <property fmtid="{D5CDD505-2E9C-101B-9397-08002B2CF9AE}" pid="59" name="FSC#COOELAK@1.1001:Owner">
    <vt:lpwstr>Dipl.-Ing. Bernd Birklhuber</vt:lpwstr>
  </property>
  <property fmtid="{D5CDD505-2E9C-101B-9397-08002B2CF9AE}" pid="60" name="FSC#COOELAK@1.1001:OwnerExtension">
    <vt:lpwstr>+43 (1) 71162 65 5902</vt:lpwstr>
  </property>
  <property fmtid="{D5CDD505-2E9C-101B-9397-08002B2CF9AE}" pid="61" name="FSC#COOELAK@1.1001:OwnerFaxExtension">
    <vt:lpwstr>+43 (1) 71162 65 5999</vt:lpwstr>
  </property>
  <property fmtid="{D5CDD505-2E9C-101B-9397-08002B2CF9AE}" pid="62" name="FSC#COOELAK@1.1001:DispatchedBy">
    <vt:lpwstr/>
  </property>
  <property fmtid="{D5CDD505-2E9C-101B-9397-08002B2CF9AE}" pid="63" name="FSC#COOELAK@1.1001:DispatchedAt">
    <vt:lpwstr/>
  </property>
  <property fmtid="{D5CDD505-2E9C-101B-9397-08002B2CF9AE}" pid="64" name="FSC#COOELAK@1.1001:ApprovedBy">
    <vt:lpwstr/>
  </property>
  <property fmtid="{D5CDD505-2E9C-101B-9397-08002B2CF9AE}" pid="65" name="FSC#COOELAK@1.1001:ApprovedAt">
    <vt:lpwstr/>
  </property>
  <property fmtid="{D5CDD505-2E9C-101B-9397-08002B2CF9AE}" pid="66" name="FSC#COOELAK@1.1001:Department">
    <vt:lpwstr>BMVIT - IV/W2 (Schifffahrt - Technik und Nautik)</vt:lpwstr>
  </property>
  <property fmtid="{D5CDD505-2E9C-101B-9397-08002B2CF9AE}" pid="67" name="FSC#COOELAK@1.1001:CreatedAt">
    <vt:lpwstr>01.06.2010</vt:lpwstr>
  </property>
  <property fmtid="{D5CDD505-2E9C-101B-9397-08002B2CF9AE}" pid="68" name="FSC#COOELAK@1.1001:OU">
    <vt:lpwstr>BMVIT - IV/W2 (Schifffahrt - Technik und Nautik)</vt:lpwstr>
  </property>
  <property fmtid="{D5CDD505-2E9C-101B-9397-08002B2CF9AE}" pid="69" name="FSC#COOELAK@1.1001:Priority">
    <vt:lpwstr/>
  </property>
  <property fmtid="{D5CDD505-2E9C-101B-9397-08002B2CF9AE}" pid="70" name="FSC#COOELAK@1.1001:ObjBarCode">
    <vt:lpwstr>*COO.3000.106.6.839951*</vt:lpwstr>
  </property>
  <property fmtid="{D5CDD505-2E9C-101B-9397-08002B2CF9AE}" pid="71" name="FSC#COOELAK@1.1001:RefBarCode">
    <vt:lpwstr/>
  </property>
  <property fmtid="{D5CDD505-2E9C-101B-9397-08002B2CF9AE}" pid="72" name="FSC#COOELAK@1.1001:FileRefBarCode">
    <vt:lpwstr/>
  </property>
  <property fmtid="{D5CDD505-2E9C-101B-9397-08002B2CF9AE}" pid="73" name="FSC#COOELAK@1.1001:ExternalRef">
    <vt:lpwstr/>
  </property>
  <property fmtid="{D5CDD505-2E9C-101B-9397-08002B2CF9AE}" pid="74" name="FSC#COOELAK@1.1001:IncomingNumber">
    <vt:lpwstr/>
  </property>
  <property fmtid="{D5CDD505-2E9C-101B-9397-08002B2CF9AE}" pid="75" name="FSC#COOELAK@1.1001:IncomingSubject">
    <vt:lpwstr/>
  </property>
  <property fmtid="{D5CDD505-2E9C-101B-9397-08002B2CF9AE}" pid="76" name="FSC#COOELAK@1.1001:ProcessResponsible">
    <vt:lpwstr/>
  </property>
  <property fmtid="{D5CDD505-2E9C-101B-9397-08002B2CF9AE}" pid="77" name="FSC#COOELAK@1.1001:ProcessResponsiblePhone">
    <vt:lpwstr/>
  </property>
  <property fmtid="{D5CDD505-2E9C-101B-9397-08002B2CF9AE}" pid="78" name="FSC#COOELAK@1.1001:ProcessResponsibleMail">
    <vt:lpwstr/>
  </property>
  <property fmtid="{D5CDD505-2E9C-101B-9397-08002B2CF9AE}" pid="79" name="FSC#COOELAK@1.1001:ProcessResponsibleFax">
    <vt:lpwstr/>
  </property>
  <property fmtid="{D5CDD505-2E9C-101B-9397-08002B2CF9AE}" pid="80" name="FSC#COOELAK@1.1001:ApproverFirstName">
    <vt:lpwstr/>
  </property>
  <property fmtid="{D5CDD505-2E9C-101B-9397-08002B2CF9AE}" pid="81" name="FSC#COOELAK@1.1001:ApproverSurName">
    <vt:lpwstr/>
  </property>
  <property fmtid="{D5CDD505-2E9C-101B-9397-08002B2CF9AE}" pid="82" name="FSC#COOELAK@1.1001:ApproverTitle">
    <vt:lpwstr/>
  </property>
  <property fmtid="{D5CDD505-2E9C-101B-9397-08002B2CF9AE}" pid="83" name="FSC#COOELAK@1.1001:ExternalDate">
    <vt:lpwstr/>
  </property>
  <property fmtid="{D5CDD505-2E9C-101B-9397-08002B2CF9AE}" pid="84" name="FSC#COOELAK@1.1001:SettlementApprovedAt">
    <vt:lpwstr/>
  </property>
  <property fmtid="{D5CDD505-2E9C-101B-9397-08002B2CF9AE}" pid="85" name="FSC#COOELAK@1.1001:BaseNumber">
    <vt:lpwstr/>
  </property>
  <property fmtid="{D5CDD505-2E9C-101B-9397-08002B2CF9AE}" pid="86" name="FSC#COOELAK@1.1001:CurrentUserRolePos">
    <vt:lpwstr>Genehmiger/in</vt:lpwstr>
  </property>
  <property fmtid="{D5CDD505-2E9C-101B-9397-08002B2CF9AE}" pid="87" name="FSC#COOELAK@1.1001:CurrentUserEmail">
    <vt:lpwstr>bernd.birklhuber@bmvit.gv.at</vt:lpwstr>
  </property>
  <property fmtid="{D5CDD505-2E9C-101B-9397-08002B2CF9AE}" pid="88" name="FSC#ELAKGOV@1.1001:PersonalSubjGender">
    <vt:lpwstr/>
  </property>
  <property fmtid="{D5CDD505-2E9C-101B-9397-08002B2CF9AE}" pid="89" name="FSC#ELAKGOV@1.1001:PersonalSubjFirstName">
    <vt:lpwstr/>
  </property>
  <property fmtid="{D5CDD505-2E9C-101B-9397-08002B2CF9AE}" pid="90" name="FSC#ELAKGOV@1.1001:PersonalSubjSurName">
    <vt:lpwstr/>
  </property>
  <property fmtid="{D5CDD505-2E9C-101B-9397-08002B2CF9AE}" pid="91" name="FSC#ELAKGOV@1.1001:PersonalSubjSalutation">
    <vt:lpwstr/>
  </property>
  <property fmtid="{D5CDD505-2E9C-101B-9397-08002B2CF9AE}" pid="92" name="FSC#ELAKGOV@1.1001:PersonalSubjAddress">
    <vt:lpwstr/>
  </property>
  <property fmtid="{D5CDD505-2E9C-101B-9397-08002B2CF9AE}" pid="93" name="FSC#ATSTATECFG@1.1001:Office">
    <vt:lpwstr/>
  </property>
  <property fmtid="{D5CDD505-2E9C-101B-9397-08002B2CF9AE}" pid="94" name="FSC#ATSTATECFG@1.1001:Agent">
    <vt:lpwstr/>
  </property>
  <property fmtid="{D5CDD505-2E9C-101B-9397-08002B2CF9AE}" pid="95" name="FSC#ATSTATECFG@1.1001:AgentPhone">
    <vt:lpwstr/>
  </property>
  <property fmtid="{D5CDD505-2E9C-101B-9397-08002B2CF9AE}" pid="96" name="FSC#ATSTATECFG@1.1001:DepartmentFax">
    <vt:lpwstr/>
  </property>
  <property fmtid="{D5CDD505-2E9C-101B-9397-08002B2CF9AE}" pid="97" name="FSC#ATSTATECFG@1.1001:DepartmentEMail">
    <vt:lpwstr/>
  </property>
  <property fmtid="{D5CDD505-2E9C-101B-9397-08002B2CF9AE}" pid="98" name="FSC#ATSTATECFG@1.1001:SubfileDate">
    <vt:lpwstr/>
  </property>
  <property fmtid="{D5CDD505-2E9C-101B-9397-08002B2CF9AE}" pid="99" name="FSC#ATSTATECFG@1.1001:SubfileSubject">
    <vt:lpwstr/>
  </property>
  <property fmtid="{D5CDD505-2E9C-101B-9397-08002B2CF9AE}" pid="100" name="FSC#ATSTATECFG@1.1001:DepartmentZipCode">
    <vt:lpwstr/>
  </property>
  <property fmtid="{D5CDD505-2E9C-101B-9397-08002B2CF9AE}" pid="101" name="FSC#ATSTATECFG@1.1001:DepartmentCountry">
    <vt:lpwstr/>
  </property>
  <property fmtid="{D5CDD505-2E9C-101B-9397-08002B2CF9AE}" pid="102" name="FSC#ATSTATECFG@1.1001:DepartmentCity">
    <vt:lpwstr/>
  </property>
  <property fmtid="{D5CDD505-2E9C-101B-9397-08002B2CF9AE}" pid="103" name="FSC#ATSTATECFG@1.1001:DepartmentStreet">
    <vt:lpwstr/>
  </property>
  <property fmtid="{D5CDD505-2E9C-101B-9397-08002B2CF9AE}" pid="104" name="FSC#ATSTATECFG@1.1001:DepartmentDVR">
    <vt:lpwstr/>
  </property>
  <property fmtid="{D5CDD505-2E9C-101B-9397-08002B2CF9AE}" pid="105" name="FSC#ATSTATECFG@1.1001:DepartmentUID">
    <vt:lpwstr/>
  </property>
  <property fmtid="{D5CDD505-2E9C-101B-9397-08002B2CF9AE}" pid="106" name="FSC#ATSTATECFG@1.1001:SubfileReference">
    <vt:lpwstr/>
  </property>
  <property fmtid="{D5CDD505-2E9C-101B-9397-08002B2CF9AE}" pid="107" name="FSC#ATSTATECFG@1.1001:Clause">
    <vt:lpwstr/>
  </property>
  <property fmtid="{D5CDD505-2E9C-101B-9397-08002B2CF9AE}" pid="108" name="FSC#ATSTATECFG@1.1001:ExternalFile">
    <vt:lpwstr/>
  </property>
  <property fmtid="{D5CDD505-2E9C-101B-9397-08002B2CF9AE}" pid="109" name="FSC#ATSTATECFG@1.1001:ApprovedSignature">
    <vt:lpwstr/>
  </property>
  <property fmtid="{D5CDD505-2E9C-101B-9397-08002B2CF9AE}" pid="110" name="FSC#ATSTATECFG@1.1001:BankAccount">
    <vt:lpwstr/>
  </property>
  <property fmtid="{D5CDD505-2E9C-101B-9397-08002B2CF9AE}" pid="111" name="FSC#ATSTATECFG@1.1001:BankAccountOwner">
    <vt:lpwstr/>
  </property>
  <property fmtid="{D5CDD505-2E9C-101B-9397-08002B2CF9AE}" pid="112" name="FSC#ATSTATECFG@1.1001:BankInstitute">
    <vt:lpwstr/>
  </property>
  <property fmtid="{D5CDD505-2E9C-101B-9397-08002B2CF9AE}" pid="113" name="FSC#ATSTATECFG@1.1001:BankAccountID">
    <vt:lpwstr/>
  </property>
  <property fmtid="{D5CDD505-2E9C-101B-9397-08002B2CF9AE}" pid="114" name="FSC#ATSTATECFG@1.1001:BankAccountIBAN">
    <vt:lpwstr/>
  </property>
  <property fmtid="{D5CDD505-2E9C-101B-9397-08002B2CF9AE}" pid="115" name="FSC#ATSTATECFG@1.1001:BankAccountBIC">
    <vt:lpwstr/>
  </property>
  <property fmtid="{D5CDD505-2E9C-101B-9397-08002B2CF9AE}" pid="116" name="FSC#ATSTATECFG@1.1001:BankName">
    <vt:lpwstr/>
  </property>
</Properties>
</file>