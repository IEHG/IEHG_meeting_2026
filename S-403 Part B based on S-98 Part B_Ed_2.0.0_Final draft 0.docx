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vertAnchor="text" w:tblpX="1042" w:tblpY="-14422"/>
        <w:tblOverlap w:val="never"/>
        <w:tblW w:w="8820" w:type="dxa"/>
        <w:tblInd w:w="0" w:type="dxa"/>
        <w:tblCellMar>
          <w:top w:w="3" w:type="dxa"/>
          <w:bottom w:w="279" w:type="dxa"/>
        </w:tblCellMar>
        <w:tblLook w:val="04A0" w:firstRow="1" w:lastRow="0" w:firstColumn="1" w:lastColumn="0" w:noHBand="0" w:noVBand="1"/>
        <w:tblPrChange w:id="0" w:author="Birklhuber Bernd" w:date="2026-08-07T14:11:00Z">
          <w:tblPr>
            <w:tblStyle w:val="TableGrid"/>
            <w:tblpPr w:vertAnchor="text" w:tblpX="1042" w:tblpY="-14422"/>
            <w:tblOverlap w:val="never"/>
            <w:tblW w:w="8808" w:type="dxa"/>
            <w:tblInd w:w="0" w:type="dxa"/>
            <w:tblCellMar>
              <w:top w:w="3" w:type="dxa"/>
              <w:bottom w:w="279" w:type="dxa"/>
            </w:tblCellMar>
            <w:tblLook w:val="04A0" w:firstRow="1" w:lastRow="0" w:firstColumn="1" w:lastColumn="0" w:noHBand="0" w:noVBand="1"/>
          </w:tblPr>
        </w:tblPrChange>
      </w:tblPr>
      <w:tblGrid>
        <w:gridCol w:w="942"/>
        <w:gridCol w:w="2081"/>
        <w:gridCol w:w="5797"/>
        <w:tblGridChange w:id="1">
          <w:tblGrid>
            <w:gridCol w:w="942"/>
            <w:gridCol w:w="3377"/>
            <w:gridCol w:w="4489"/>
            <w:gridCol w:w="12"/>
          </w:tblGrid>
        </w:tblGridChange>
      </w:tblGrid>
      <w:tr w:rsidR="00BF35A9" w:rsidDel="0099493D" w14:paraId="73DBA0DD" w14:textId="070454CB" w:rsidTr="0099493D">
        <w:trPr>
          <w:trHeight w:val="1182"/>
          <w:del w:id="2" w:author="Birklhuber Bernd" w:date="2026-08-07T14:10:00Z"/>
          <w:trPrChange w:id="3" w:author="Birklhuber Bernd" w:date="2026-08-07T14:11:00Z">
            <w:trPr>
              <w:trHeight w:val="1182"/>
            </w:trPr>
          </w:trPrChange>
        </w:trPr>
        <w:tc>
          <w:tcPr>
            <w:tcW w:w="942" w:type="dxa"/>
            <w:tcBorders>
              <w:top w:val="nil"/>
              <w:left w:val="nil"/>
              <w:bottom w:val="single" w:sz="4" w:space="0" w:color="001532"/>
              <w:right w:val="nil"/>
            </w:tcBorders>
            <w:shd w:val="clear" w:color="auto" w:fill="F1EACA"/>
            <w:vAlign w:val="center"/>
            <w:tcPrChange w:id="4" w:author="Birklhuber Bernd" w:date="2026-08-07T14:11:00Z">
              <w:tcPr>
                <w:tcW w:w="1101" w:type="dxa"/>
                <w:tcBorders>
                  <w:top w:val="nil"/>
                  <w:left w:val="nil"/>
                  <w:bottom w:val="single" w:sz="4" w:space="0" w:color="001532"/>
                  <w:right w:val="nil"/>
                </w:tcBorders>
                <w:shd w:val="clear" w:color="auto" w:fill="F1EACA"/>
                <w:vAlign w:val="center"/>
              </w:tcPr>
            </w:tcPrChange>
          </w:tcPr>
          <w:p w14:paraId="7C688EBE" w14:textId="3E880A4C" w:rsidR="00BF35A9" w:rsidDel="0099493D" w:rsidRDefault="00000000">
            <w:pPr>
              <w:spacing w:after="0" w:line="259" w:lineRule="auto"/>
              <w:ind w:left="0" w:right="134" w:firstLine="0"/>
              <w:jc w:val="center"/>
              <w:rPr>
                <w:del w:id="5" w:author="Birklhuber Bernd" w:date="2026-08-07T14:10:00Z"/>
              </w:rPr>
            </w:pPr>
            <w:del w:id="6" w:author="Birklhuber Bernd" w:date="2026-08-07T14:10:00Z">
              <w:r w:rsidDel="0099493D">
                <w:rPr>
                  <w:noProof/>
                </w:rPr>
                <w:drawing>
                  <wp:anchor distT="0" distB="0" distL="114300" distR="114300" simplePos="0" relativeHeight="251658240" behindDoc="1" locked="0" layoutInCell="1" allowOverlap="0" wp14:anchorId="15500062" wp14:editId="392B5E35">
                    <wp:simplePos x="0" y="0"/>
                    <wp:positionH relativeFrom="column">
                      <wp:posOffset>-6571</wp:posOffset>
                    </wp:positionH>
                    <wp:positionV relativeFrom="paragraph">
                      <wp:posOffset>-25258</wp:posOffset>
                    </wp:positionV>
                    <wp:extent cx="705612" cy="166116"/>
                    <wp:effectExtent l="0" t="0" r="0" b="0"/>
                    <wp:wrapNone/>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7"/>
                            <a:stretch>
                              <a:fillRect/>
                            </a:stretch>
                          </pic:blipFill>
                          <pic:spPr>
                            <a:xfrm>
                              <a:off x="0" y="0"/>
                              <a:ext cx="705612" cy="166116"/>
                            </a:xfrm>
                            <a:prstGeom prst="rect">
                              <a:avLst/>
                            </a:prstGeom>
                          </pic:spPr>
                        </pic:pic>
                      </a:graphicData>
                    </a:graphic>
                  </wp:anchor>
                </w:drawing>
              </w:r>
              <w:r w:rsidDel="0099493D">
                <w:rPr>
                  <w:b/>
                </w:rPr>
                <w:delText xml:space="preserve">S-98 </w:delText>
              </w:r>
            </w:del>
          </w:p>
        </w:tc>
        <w:tc>
          <w:tcPr>
            <w:tcW w:w="7878" w:type="dxa"/>
            <w:gridSpan w:val="2"/>
            <w:tcBorders>
              <w:top w:val="nil"/>
              <w:left w:val="nil"/>
              <w:bottom w:val="single" w:sz="4" w:space="0" w:color="001532"/>
              <w:right w:val="nil"/>
            </w:tcBorders>
            <w:tcPrChange w:id="7" w:author="Birklhuber Bernd" w:date="2026-08-07T14:11:00Z">
              <w:tcPr>
                <w:tcW w:w="7707" w:type="dxa"/>
                <w:gridSpan w:val="3"/>
                <w:tcBorders>
                  <w:top w:val="nil"/>
                  <w:left w:val="nil"/>
                  <w:bottom w:val="single" w:sz="4" w:space="0" w:color="001532"/>
                  <w:right w:val="nil"/>
                </w:tcBorders>
              </w:tcPr>
            </w:tcPrChange>
          </w:tcPr>
          <w:p w14:paraId="52391B5D" w14:textId="03FFCA66" w:rsidR="00BF35A9" w:rsidDel="0099493D" w:rsidRDefault="00BF35A9">
            <w:pPr>
              <w:spacing w:after="160" w:line="259" w:lineRule="auto"/>
              <w:ind w:left="0" w:firstLine="0"/>
              <w:jc w:val="left"/>
              <w:rPr>
                <w:del w:id="8" w:author="Birklhuber Bernd" w:date="2026-08-07T14:10:00Z"/>
              </w:rPr>
            </w:pPr>
          </w:p>
        </w:tc>
      </w:tr>
      <w:commentRangeStart w:id="9"/>
      <w:tr w:rsidR="00BF35A9" w14:paraId="4E8F0279" w14:textId="77777777" w:rsidTr="0099493D">
        <w:trPr>
          <w:trHeight w:val="9524"/>
          <w:trPrChange w:id="10" w:author="Birklhuber Bernd" w:date="2026-08-07T14:11:00Z">
            <w:trPr>
              <w:trHeight w:val="9524"/>
            </w:trPr>
          </w:trPrChange>
        </w:trPr>
        <w:tc>
          <w:tcPr>
            <w:tcW w:w="8820" w:type="dxa"/>
            <w:gridSpan w:val="3"/>
            <w:tcBorders>
              <w:top w:val="single" w:sz="4" w:space="0" w:color="001532"/>
              <w:left w:val="single" w:sz="4" w:space="0" w:color="001532"/>
              <w:bottom w:val="single" w:sz="4" w:space="0" w:color="001532"/>
              <w:right w:val="single" w:sz="4" w:space="0" w:color="001532"/>
            </w:tcBorders>
            <w:tcPrChange w:id="11" w:author="Birklhuber Bernd" w:date="2026-08-07T14:11:00Z">
              <w:tcPr>
                <w:tcW w:w="8808" w:type="dxa"/>
                <w:gridSpan w:val="4"/>
                <w:tcBorders>
                  <w:top w:val="single" w:sz="4" w:space="0" w:color="001532"/>
                  <w:left w:val="single" w:sz="4" w:space="0" w:color="001532"/>
                  <w:bottom w:val="single" w:sz="4" w:space="0" w:color="001532"/>
                  <w:right w:val="single" w:sz="4" w:space="0" w:color="001532"/>
                </w:tcBorders>
              </w:tcPr>
            </w:tcPrChange>
          </w:tcPr>
          <w:p w14:paraId="4BB73592" w14:textId="77777777" w:rsidR="00BF35A9" w:rsidRDefault="00000000">
            <w:pPr>
              <w:spacing w:after="0" w:line="259" w:lineRule="auto"/>
              <w:ind w:left="14" w:firstLine="0"/>
              <w:jc w:val="left"/>
            </w:pPr>
            <w:r>
              <w:rPr>
                <w:rFonts w:ascii="Calibri" w:eastAsia="Calibri" w:hAnsi="Calibri" w:cs="Calibri"/>
                <w:noProof/>
                <w:sz w:val="22"/>
              </w:rPr>
              <mc:AlternateContent>
                <mc:Choice Requires="wpg">
                  <w:drawing>
                    <wp:inline distT="0" distB="0" distL="0" distR="0" wp14:anchorId="4FC9F058" wp14:editId="4F6847E6">
                      <wp:extent cx="5585460" cy="5314188"/>
                      <wp:effectExtent l="0" t="0" r="0" b="0"/>
                      <wp:docPr id="30237" name="Group 30237"/>
                      <wp:cNvGraphicFramePr/>
                      <a:graphic xmlns:a="http://schemas.openxmlformats.org/drawingml/2006/main">
                        <a:graphicData uri="http://schemas.microsoft.com/office/word/2010/wordprocessingGroup">
                          <wpg:wgp>
                            <wpg:cNvGrpSpPr/>
                            <wpg:grpSpPr>
                              <a:xfrm>
                                <a:off x="0" y="0"/>
                                <a:ext cx="5585460" cy="5314188"/>
                                <a:chOff x="0" y="0"/>
                                <a:chExt cx="5585460" cy="5314188"/>
                              </a:xfrm>
                            </wpg:grpSpPr>
                            <pic:pic xmlns:pic="http://schemas.openxmlformats.org/drawingml/2006/picture">
                              <pic:nvPicPr>
                                <pic:cNvPr id="50" name="Picture 50"/>
                                <pic:cNvPicPr/>
                              </pic:nvPicPr>
                              <pic:blipFill>
                                <a:blip r:embed="rId8"/>
                                <a:stretch>
                                  <a:fillRect/>
                                </a:stretch>
                              </pic:blipFill>
                              <pic:spPr>
                                <a:xfrm>
                                  <a:off x="0" y="0"/>
                                  <a:ext cx="5576316" cy="5314188"/>
                                </a:xfrm>
                                <a:prstGeom prst="rect">
                                  <a:avLst/>
                                </a:prstGeom>
                              </pic:spPr>
                            </pic:pic>
                            <wps:wsp>
                              <wps:cNvPr id="51" name="Rectangle 51"/>
                              <wps:cNvSpPr/>
                              <wps:spPr>
                                <a:xfrm>
                                  <a:off x="359918" y="866449"/>
                                  <a:ext cx="131292" cy="443908"/>
                                </a:xfrm>
                                <a:prstGeom prst="rect">
                                  <a:avLst/>
                                </a:prstGeom>
                                <a:ln>
                                  <a:noFill/>
                                </a:ln>
                              </wps:spPr>
                              <wps:txbx>
                                <w:txbxContent>
                                  <w:p w14:paraId="16D28BCE" w14:textId="77777777" w:rsidR="00BF35A9" w:rsidRDefault="00000000">
                                    <w:pPr>
                                      <w:spacing w:after="160" w:line="259" w:lineRule="auto"/>
                                      <w:ind w:left="0" w:firstLine="0"/>
                                      <w:jc w:val="left"/>
                                    </w:pPr>
                                    <w:r>
                                      <w:rPr>
                                        <w:b/>
                                        <w:color w:val="00004C"/>
                                        <w:sz w:val="56"/>
                                      </w:rPr>
                                      <w:t xml:space="preserve"> </w:t>
                                    </w:r>
                                  </w:p>
                                </w:txbxContent>
                              </wps:txbx>
                              <wps:bodyPr horzOverflow="overflow" vert="horz" lIns="0" tIns="0" rIns="0" bIns="0" rtlCol="0">
                                <a:noAutofit/>
                              </wps:bodyPr>
                            </wps:wsp>
                            <wps:wsp>
                              <wps:cNvPr id="52" name="Rectangle 52"/>
                              <wps:cNvSpPr/>
                              <wps:spPr>
                                <a:xfrm>
                                  <a:off x="359918" y="1276183"/>
                                  <a:ext cx="315276" cy="444289"/>
                                </a:xfrm>
                                <a:prstGeom prst="rect">
                                  <a:avLst/>
                                </a:prstGeom>
                                <a:ln>
                                  <a:noFill/>
                                </a:ln>
                              </wps:spPr>
                              <wps:txbx>
                                <w:txbxContent>
                                  <w:p w14:paraId="04D72119" w14:textId="77777777" w:rsidR="00BF35A9" w:rsidRDefault="00000000">
                                    <w:pPr>
                                      <w:spacing w:after="160" w:line="259" w:lineRule="auto"/>
                                      <w:ind w:left="0" w:firstLine="0"/>
                                      <w:jc w:val="left"/>
                                    </w:pPr>
                                    <w:r>
                                      <w:rPr>
                                        <w:b/>
                                        <w:color w:val="00004C"/>
                                        <w:sz w:val="56"/>
                                      </w:rPr>
                                      <w:t>S</w:t>
                                    </w:r>
                                  </w:p>
                                </w:txbxContent>
                              </wps:txbx>
                              <wps:bodyPr horzOverflow="overflow" vert="horz" lIns="0" tIns="0" rIns="0" bIns="0" rtlCol="0">
                                <a:noAutofit/>
                              </wps:bodyPr>
                            </wps:wsp>
                            <wps:wsp>
                              <wps:cNvPr id="53" name="Rectangle 53"/>
                              <wps:cNvSpPr/>
                              <wps:spPr>
                                <a:xfrm>
                                  <a:off x="596138" y="1276183"/>
                                  <a:ext cx="157402" cy="444289"/>
                                </a:xfrm>
                                <a:prstGeom prst="rect">
                                  <a:avLst/>
                                </a:prstGeom>
                                <a:ln>
                                  <a:noFill/>
                                </a:ln>
                              </wps:spPr>
                              <wps:txbx>
                                <w:txbxContent>
                                  <w:p w14:paraId="1F7E9BEF" w14:textId="77777777" w:rsidR="00BF35A9" w:rsidRDefault="00000000">
                                    <w:pPr>
                                      <w:spacing w:after="160" w:line="259" w:lineRule="auto"/>
                                      <w:ind w:left="0" w:firstLine="0"/>
                                      <w:jc w:val="left"/>
                                    </w:pPr>
                                    <w:r>
                                      <w:rPr>
                                        <w:b/>
                                        <w:color w:val="00004C"/>
                                        <w:sz w:val="56"/>
                                      </w:rPr>
                                      <w:t>-</w:t>
                                    </w:r>
                                  </w:p>
                                </w:txbxContent>
                              </wps:txbx>
                              <wps:bodyPr horzOverflow="overflow" vert="horz" lIns="0" tIns="0" rIns="0" bIns="0" rtlCol="0">
                                <a:noAutofit/>
                              </wps:bodyPr>
                            </wps:wsp>
                            <wps:wsp>
                              <wps:cNvPr id="29642" name="Rectangle 29642"/>
                              <wps:cNvSpPr/>
                              <wps:spPr>
                                <a:xfrm>
                                  <a:off x="715010" y="1276183"/>
                                  <a:ext cx="790619" cy="444289"/>
                                </a:xfrm>
                                <a:prstGeom prst="rect">
                                  <a:avLst/>
                                </a:prstGeom>
                                <a:ln>
                                  <a:noFill/>
                                </a:ln>
                              </wps:spPr>
                              <wps:txbx>
                                <w:txbxContent>
                                  <w:p w14:paraId="0B4E92CC" w14:textId="77777777" w:rsidR="00BF35A9" w:rsidRDefault="00000000">
                                    <w:pPr>
                                      <w:spacing w:after="160" w:line="259" w:lineRule="auto"/>
                                      <w:ind w:left="0" w:firstLine="0"/>
                                      <w:jc w:val="left"/>
                                    </w:pPr>
                                    <w:r>
                                      <w:rPr>
                                        <w:b/>
                                        <w:color w:val="00004C"/>
                                        <w:sz w:val="56"/>
                                      </w:rPr>
                                      <w:t>100</w:t>
                                    </w:r>
                                  </w:p>
                                </w:txbxContent>
                              </wps:txbx>
                              <wps:bodyPr horzOverflow="overflow" vert="horz" lIns="0" tIns="0" rIns="0" bIns="0" rtlCol="0">
                                <a:noAutofit/>
                              </wps:bodyPr>
                            </wps:wsp>
                            <wps:wsp>
                              <wps:cNvPr id="29643" name="Rectangle 29643"/>
                              <wps:cNvSpPr/>
                              <wps:spPr>
                                <a:xfrm>
                                  <a:off x="1310285" y="1276183"/>
                                  <a:ext cx="131404" cy="444289"/>
                                </a:xfrm>
                                <a:prstGeom prst="rect">
                                  <a:avLst/>
                                </a:prstGeom>
                                <a:ln>
                                  <a:noFill/>
                                </a:ln>
                              </wps:spPr>
                              <wps:txbx>
                                <w:txbxContent>
                                  <w:p w14:paraId="37F86F21" w14:textId="77777777" w:rsidR="00BF35A9" w:rsidRDefault="00000000">
                                    <w:pPr>
                                      <w:spacing w:after="160" w:line="259" w:lineRule="auto"/>
                                      <w:ind w:left="0" w:firstLine="0"/>
                                      <w:jc w:val="left"/>
                                    </w:pPr>
                                    <w:r>
                                      <w:rPr>
                                        <w:b/>
                                        <w:color w:val="00004C"/>
                                        <w:sz w:val="56"/>
                                      </w:rPr>
                                      <w:t xml:space="preserve"> </w:t>
                                    </w:r>
                                  </w:p>
                                </w:txbxContent>
                              </wps:txbx>
                              <wps:bodyPr horzOverflow="overflow" vert="horz" lIns="0" tIns="0" rIns="0" bIns="0" rtlCol="0">
                                <a:noAutofit/>
                              </wps:bodyPr>
                            </wps:wsp>
                            <wps:wsp>
                              <wps:cNvPr id="55" name="Rectangle 55"/>
                              <wps:cNvSpPr/>
                              <wps:spPr>
                                <a:xfrm>
                                  <a:off x="1408715" y="1276061"/>
                                  <a:ext cx="4176745" cy="444289"/>
                                </a:xfrm>
                                <a:prstGeom prst="rect">
                                  <a:avLst/>
                                </a:prstGeom>
                                <a:ln>
                                  <a:noFill/>
                                </a:ln>
                              </wps:spPr>
                              <wps:txbx>
                                <w:txbxContent>
                                  <w:p w14:paraId="3FDED2AC" w14:textId="0ABB6DFF" w:rsidR="00BF35A9" w:rsidRDefault="0099493D">
                                    <w:pPr>
                                      <w:spacing w:after="160" w:line="259" w:lineRule="auto"/>
                                      <w:ind w:left="0" w:firstLine="0"/>
                                      <w:jc w:val="left"/>
                                    </w:pPr>
                                    <w:ins w:id="12" w:author="Birklhuber Bernd" w:date="2026-08-07T14:11:00Z">
                                      <w:r>
                                        <w:rPr>
                                          <w:b/>
                                          <w:color w:val="00004C"/>
                                          <w:sz w:val="56"/>
                                        </w:rPr>
                                        <w:t xml:space="preserve">Inland </w:t>
                                      </w:r>
                                    </w:ins>
                                    <w:r>
                                      <w:rPr>
                                        <w:b/>
                                        <w:color w:val="00004C"/>
                                        <w:sz w:val="56"/>
                                      </w:rPr>
                                      <w:t>ECDIS</w:t>
                                    </w:r>
                                    <w:ins w:id="13" w:author="Birklhuber Bernd" w:date="2026-08-07T14:11:00Z">
                                      <w:r>
                                        <w:rPr>
                                          <w:b/>
                                          <w:color w:val="00004C"/>
                                          <w:sz w:val="56"/>
                                        </w:rPr>
                                        <w:t xml:space="preserve"> and ECS</w:t>
                                      </w:r>
                                    </w:ins>
                                    <w:del w:id="14" w:author="Birklhuber Bernd" w:date="2026-08-07T14:11:00Z">
                                      <w:r w:rsidDel="0099493D">
                                        <w:rPr>
                                          <w:b/>
                                          <w:color w:val="00004C"/>
                                          <w:sz w:val="56"/>
                                        </w:rPr>
                                        <w:delText xml:space="preserve"> and </w:delText>
                                      </w:r>
                                    </w:del>
                                  </w:p>
                                </w:txbxContent>
                              </wps:txbx>
                              <wps:bodyPr horzOverflow="overflow" vert="horz" lIns="0" tIns="0" rIns="0" bIns="0" rtlCol="0">
                                <a:noAutofit/>
                              </wps:bodyPr>
                            </wps:wsp>
                            <wps:wsp>
                              <wps:cNvPr id="56" name="Rectangle 56"/>
                              <wps:cNvSpPr/>
                              <wps:spPr>
                                <a:xfrm>
                                  <a:off x="359918" y="1685218"/>
                                  <a:ext cx="3546293" cy="443908"/>
                                </a:xfrm>
                                <a:prstGeom prst="rect">
                                  <a:avLst/>
                                </a:prstGeom>
                                <a:ln>
                                  <a:noFill/>
                                </a:ln>
                              </wps:spPr>
                              <wps:txbx>
                                <w:txbxContent>
                                  <w:p w14:paraId="0A4E3346" w14:textId="2A24BF39" w:rsidR="00BF35A9" w:rsidRDefault="0099493D">
                                    <w:pPr>
                                      <w:spacing w:after="160" w:line="259" w:lineRule="auto"/>
                                      <w:ind w:left="0" w:firstLine="0"/>
                                      <w:jc w:val="left"/>
                                    </w:pPr>
                                    <w:ins w:id="15" w:author="Birklhuber Bernd" w:date="2026-08-07T14:11:00Z">
                                      <w:r>
                                        <w:rPr>
                                          <w:b/>
                                          <w:color w:val="00004C"/>
                                          <w:sz w:val="56"/>
                                        </w:rPr>
                                        <w:t xml:space="preserve">and </w:t>
                                      </w:r>
                                    </w:ins>
                                    <w:proofErr w:type="spellStart"/>
                                    <w:r>
                                      <w:rPr>
                                        <w:b/>
                                        <w:color w:val="00004C"/>
                                        <w:sz w:val="56"/>
                                      </w:rPr>
                                      <w:t>Interoperability</w:t>
                                    </w:r>
                                    <w:proofErr w:type="spellEnd"/>
                                    <w:r>
                                      <w:rPr>
                                        <w:b/>
                                        <w:color w:val="00004C"/>
                                        <w:sz w:val="56"/>
                                      </w:rPr>
                                      <w:t xml:space="preserve"> </w:t>
                                    </w:r>
                                  </w:p>
                                </w:txbxContent>
                              </wps:txbx>
                              <wps:bodyPr horzOverflow="overflow" vert="horz" lIns="0" tIns="0" rIns="0" bIns="0" rtlCol="0">
                                <a:noAutofit/>
                              </wps:bodyPr>
                            </wps:wsp>
                            <wps:wsp>
                              <wps:cNvPr id="57" name="Rectangle 57"/>
                              <wps:cNvSpPr/>
                              <wps:spPr>
                                <a:xfrm>
                                  <a:off x="359918" y="2093651"/>
                                  <a:ext cx="2942257" cy="443908"/>
                                </a:xfrm>
                                <a:prstGeom prst="rect">
                                  <a:avLst/>
                                </a:prstGeom>
                                <a:ln>
                                  <a:noFill/>
                                </a:ln>
                              </wps:spPr>
                              <wps:txbx>
                                <w:txbxContent>
                                  <w:p w14:paraId="4527C12D" w14:textId="77777777" w:rsidR="00BF35A9" w:rsidRDefault="00000000">
                                    <w:pPr>
                                      <w:spacing w:after="160" w:line="259" w:lineRule="auto"/>
                                      <w:ind w:left="0" w:firstLine="0"/>
                                      <w:jc w:val="left"/>
                                    </w:pPr>
                                    <w:proofErr w:type="spellStart"/>
                                    <w:r>
                                      <w:rPr>
                                        <w:b/>
                                        <w:color w:val="00004C"/>
                                        <w:sz w:val="56"/>
                                      </w:rPr>
                                      <w:t>Specification</w:t>
                                    </w:r>
                                    <w:proofErr w:type="spellEnd"/>
                                  </w:p>
                                </w:txbxContent>
                              </wps:txbx>
                              <wps:bodyPr horzOverflow="overflow" vert="horz" lIns="0" tIns="0" rIns="0" bIns="0" rtlCol="0">
                                <a:noAutofit/>
                              </wps:bodyPr>
                            </wps:wsp>
                            <wps:wsp>
                              <wps:cNvPr id="58" name="Rectangle 58"/>
                              <wps:cNvSpPr/>
                              <wps:spPr>
                                <a:xfrm>
                                  <a:off x="2573401" y="2093651"/>
                                  <a:ext cx="131292" cy="443908"/>
                                </a:xfrm>
                                <a:prstGeom prst="rect">
                                  <a:avLst/>
                                </a:prstGeom>
                                <a:ln>
                                  <a:noFill/>
                                </a:ln>
                              </wps:spPr>
                              <wps:txbx>
                                <w:txbxContent>
                                  <w:p w14:paraId="7DC94BDE" w14:textId="77777777" w:rsidR="00BF35A9" w:rsidRDefault="00000000">
                                    <w:pPr>
                                      <w:spacing w:after="160" w:line="259" w:lineRule="auto"/>
                                      <w:ind w:left="0" w:firstLine="0"/>
                                      <w:jc w:val="left"/>
                                    </w:pPr>
                                    <w:r>
                                      <w:rPr>
                                        <w:b/>
                                        <w:color w:val="00004C"/>
                                        <w:sz w:val="56"/>
                                      </w:rPr>
                                      <w:t xml:space="preserve"> </w:t>
                                    </w:r>
                                  </w:p>
                                </w:txbxContent>
                              </wps:txbx>
                              <wps:bodyPr horzOverflow="overflow" vert="horz" lIns="0" tIns="0" rIns="0" bIns="0" rtlCol="0">
                                <a:noAutofit/>
                              </wps:bodyPr>
                            </wps:wsp>
                            <wps:wsp>
                              <wps:cNvPr id="59" name="Rectangle 59"/>
                              <wps:cNvSpPr/>
                              <wps:spPr>
                                <a:xfrm>
                                  <a:off x="359918" y="2503607"/>
                                  <a:ext cx="131292" cy="443908"/>
                                </a:xfrm>
                                <a:prstGeom prst="rect">
                                  <a:avLst/>
                                </a:prstGeom>
                                <a:ln>
                                  <a:noFill/>
                                </a:ln>
                              </wps:spPr>
                              <wps:txbx>
                                <w:txbxContent>
                                  <w:p w14:paraId="2A3D7973" w14:textId="77777777" w:rsidR="00BF35A9" w:rsidRDefault="00000000">
                                    <w:pPr>
                                      <w:spacing w:after="160" w:line="259" w:lineRule="auto"/>
                                      <w:ind w:left="0" w:firstLine="0"/>
                                      <w:jc w:val="left"/>
                                    </w:pPr>
                                    <w:r>
                                      <w:rPr>
                                        <w:b/>
                                        <w:color w:val="00004C"/>
                                        <w:sz w:val="56"/>
                                      </w:rPr>
                                      <w:t xml:space="preserve"> </w:t>
                                    </w:r>
                                  </w:p>
                                </w:txbxContent>
                              </wps:txbx>
                              <wps:bodyPr horzOverflow="overflow" vert="horz" lIns="0" tIns="0" rIns="0" bIns="0" rtlCol="0">
                                <a:noAutofit/>
                              </wps:bodyPr>
                            </wps:wsp>
                            <wps:wsp>
                              <wps:cNvPr id="60" name="Rectangle 60"/>
                              <wps:cNvSpPr/>
                              <wps:spPr>
                                <a:xfrm>
                                  <a:off x="359918" y="2882208"/>
                                  <a:ext cx="4393350" cy="285778"/>
                                </a:xfrm>
                                <a:prstGeom prst="rect">
                                  <a:avLst/>
                                </a:prstGeom>
                                <a:ln>
                                  <a:noFill/>
                                </a:ln>
                              </wps:spPr>
                              <wps:txbx>
                                <w:txbxContent>
                                  <w:p w14:paraId="3BE3ADF2" w14:textId="77777777" w:rsidR="00BF35A9" w:rsidRDefault="00000000">
                                    <w:pPr>
                                      <w:spacing w:after="160" w:line="259" w:lineRule="auto"/>
                                      <w:ind w:left="0" w:firstLine="0"/>
                                      <w:jc w:val="left"/>
                                    </w:pPr>
                                    <w:r>
                                      <w:rPr>
                                        <w:b/>
                                        <w:color w:val="00004C"/>
                                        <w:sz w:val="36"/>
                                      </w:rPr>
                                      <w:t xml:space="preserve">Part B: Level 2 </w:t>
                                    </w:r>
                                    <w:proofErr w:type="spellStart"/>
                                    <w:r>
                                      <w:rPr>
                                        <w:b/>
                                        <w:color w:val="00004C"/>
                                        <w:sz w:val="36"/>
                                      </w:rPr>
                                      <w:t>Interoperability</w:t>
                                    </w:r>
                                    <w:proofErr w:type="spellEnd"/>
                                  </w:p>
                                </w:txbxContent>
                              </wps:txbx>
                              <wps:bodyPr horzOverflow="overflow" vert="horz" lIns="0" tIns="0" rIns="0" bIns="0" rtlCol="0">
                                <a:noAutofit/>
                              </wps:bodyPr>
                            </wps:wsp>
                            <wps:wsp>
                              <wps:cNvPr id="61" name="Rectangle 61"/>
                              <wps:cNvSpPr/>
                              <wps:spPr>
                                <a:xfrm>
                                  <a:off x="3664585" y="2882208"/>
                                  <a:ext cx="84523" cy="285778"/>
                                </a:xfrm>
                                <a:prstGeom prst="rect">
                                  <a:avLst/>
                                </a:prstGeom>
                                <a:ln>
                                  <a:noFill/>
                                </a:ln>
                              </wps:spPr>
                              <wps:txbx>
                                <w:txbxContent>
                                  <w:p w14:paraId="774F2A53" w14:textId="77777777" w:rsidR="00BF35A9" w:rsidRDefault="00000000">
                                    <w:pPr>
                                      <w:spacing w:after="160" w:line="259" w:lineRule="auto"/>
                                      <w:ind w:left="0" w:firstLine="0"/>
                                      <w:jc w:val="left"/>
                                    </w:pPr>
                                    <w:r>
                                      <w:rPr>
                                        <w:b/>
                                        <w:color w:val="00004C"/>
                                        <w:sz w:val="36"/>
                                      </w:rPr>
                                      <w:t xml:space="preserve"> </w:t>
                                    </w:r>
                                  </w:p>
                                </w:txbxContent>
                              </wps:txbx>
                              <wps:bodyPr horzOverflow="overflow" vert="horz" lIns="0" tIns="0" rIns="0" bIns="0" rtlCol="0">
                                <a:noAutofit/>
                              </wps:bodyPr>
                            </wps:wsp>
                            <wps:wsp>
                              <wps:cNvPr id="62" name="Rectangle 62"/>
                              <wps:cNvSpPr/>
                              <wps:spPr>
                                <a:xfrm>
                                  <a:off x="359918" y="3173945"/>
                                  <a:ext cx="131404" cy="444289"/>
                                </a:xfrm>
                                <a:prstGeom prst="rect">
                                  <a:avLst/>
                                </a:prstGeom>
                                <a:ln>
                                  <a:noFill/>
                                </a:ln>
                              </wps:spPr>
                              <wps:txbx>
                                <w:txbxContent>
                                  <w:p w14:paraId="2C2E20BF" w14:textId="77777777" w:rsidR="00BF35A9" w:rsidRDefault="00000000">
                                    <w:pPr>
                                      <w:spacing w:after="160" w:line="259" w:lineRule="auto"/>
                                      <w:ind w:left="0" w:firstLine="0"/>
                                      <w:jc w:val="left"/>
                                    </w:pPr>
                                    <w:r>
                                      <w:rPr>
                                        <w:b/>
                                        <w:color w:val="00004C"/>
                                        <w:sz w:val="56"/>
                                      </w:rPr>
                                      <w:t xml:space="preserve"> </w:t>
                                    </w:r>
                                  </w:p>
                                </w:txbxContent>
                              </wps:txbx>
                              <wps:bodyPr horzOverflow="overflow" vert="horz" lIns="0" tIns="0" rIns="0" bIns="0" rtlCol="0">
                                <a:noAutofit/>
                              </wps:bodyPr>
                            </wps:wsp>
                            <wps:wsp>
                              <wps:cNvPr id="63" name="Rectangle 63"/>
                              <wps:cNvSpPr/>
                              <wps:spPr>
                                <a:xfrm>
                                  <a:off x="359918" y="3543440"/>
                                  <a:ext cx="868501" cy="223288"/>
                                </a:xfrm>
                                <a:prstGeom prst="rect">
                                  <a:avLst/>
                                </a:prstGeom>
                                <a:ln>
                                  <a:noFill/>
                                </a:ln>
                              </wps:spPr>
                              <wps:txbx>
                                <w:txbxContent>
                                  <w:p w14:paraId="3A956A0D" w14:textId="77777777" w:rsidR="00BF35A9" w:rsidRDefault="00000000">
                                    <w:pPr>
                                      <w:spacing w:after="160" w:line="259" w:lineRule="auto"/>
                                      <w:ind w:left="0" w:firstLine="0"/>
                                      <w:jc w:val="left"/>
                                    </w:pPr>
                                    <w:r>
                                      <w:rPr>
                                        <w:b/>
                                        <w:color w:val="00004C"/>
                                        <w:sz w:val="28"/>
                                      </w:rPr>
                                      <w:t xml:space="preserve">Edition </w:t>
                                    </w:r>
                                  </w:p>
                                </w:txbxContent>
                              </wps:txbx>
                              <wps:bodyPr horzOverflow="overflow" vert="horz" lIns="0" tIns="0" rIns="0" bIns="0" rtlCol="0">
                                <a:noAutofit/>
                              </wps:bodyPr>
                            </wps:wsp>
                            <wps:wsp>
                              <wps:cNvPr id="64" name="Rectangle 64"/>
                              <wps:cNvSpPr/>
                              <wps:spPr>
                                <a:xfrm>
                                  <a:off x="1014095" y="3543440"/>
                                  <a:ext cx="132081" cy="223288"/>
                                </a:xfrm>
                                <a:prstGeom prst="rect">
                                  <a:avLst/>
                                </a:prstGeom>
                                <a:ln>
                                  <a:noFill/>
                                </a:ln>
                              </wps:spPr>
                              <wps:txbx>
                                <w:txbxContent>
                                  <w:p w14:paraId="05123653" w14:textId="0832451B" w:rsidR="00BF35A9" w:rsidRDefault="00000000">
                                    <w:pPr>
                                      <w:spacing w:after="160" w:line="259" w:lineRule="auto"/>
                                      <w:ind w:left="0" w:firstLine="0"/>
                                      <w:jc w:val="left"/>
                                    </w:pPr>
                                    <w:del w:id="16" w:author="Birklhuber Bernd" w:date="2026-08-07T14:11:00Z">
                                      <w:r w:rsidDel="0099493D">
                                        <w:rPr>
                                          <w:b/>
                                          <w:color w:val="00004C"/>
                                          <w:sz w:val="28"/>
                                        </w:rPr>
                                        <w:delText>2</w:delText>
                                      </w:r>
                                    </w:del>
                                  </w:p>
                                </w:txbxContent>
                              </wps:txbx>
                              <wps:bodyPr horzOverflow="overflow" vert="horz" lIns="0" tIns="0" rIns="0" bIns="0" rtlCol="0">
                                <a:noAutofit/>
                              </wps:bodyPr>
                            </wps:wsp>
                            <wps:wsp>
                              <wps:cNvPr id="29646" name="Rectangle 29646"/>
                              <wps:cNvSpPr/>
                              <wps:spPr>
                                <a:xfrm>
                                  <a:off x="1111631" y="3543440"/>
                                  <a:ext cx="395292" cy="223288"/>
                                </a:xfrm>
                                <a:prstGeom prst="rect">
                                  <a:avLst/>
                                </a:prstGeom>
                                <a:ln>
                                  <a:noFill/>
                                </a:ln>
                              </wps:spPr>
                              <wps:txbx>
                                <w:txbxContent>
                                  <w:p w14:paraId="6666865D" w14:textId="6394C104" w:rsidR="00BF35A9" w:rsidRDefault="00000000">
                                    <w:pPr>
                                      <w:spacing w:after="160" w:line="259" w:lineRule="auto"/>
                                      <w:ind w:left="0" w:firstLine="0"/>
                                      <w:jc w:val="left"/>
                                    </w:pPr>
                                    <w:r>
                                      <w:rPr>
                                        <w:b/>
                                        <w:color w:val="00004C"/>
                                        <w:sz w:val="28"/>
                                      </w:rPr>
                                      <w:t>.</w:t>
                                    </w:r>
                                    <w:del w:id="17" w:author="Birklhuber Bernd" w:date="2026-08-07T14:11:00Z">
                                      <w:r w:rsidDel="0099493D">
                                        <w:rPr>
                                          <w:b/>
                                          <w:color w:val="00004C"/>
                                          <w:sz w:val="28"/>
                                        </w:rPr>
                                        <w:delText>0.0</w:delText>
                                      </w:r>
                                    </w:del>
                                  </w:p>
                                </w:txbxContent>
                              </wps:txbx>
                              <wps:bodyPr horzOverflow="overflow" vert="horz" lIns="0" tIns="0" rIns="0" bIns="0" rtlCol="0">
                                <a:noAutofit/>
                              </wps:bodyPr>
                            </wps:wsp>
                            <wps:wsp>
                              <wps:cNvPr id="29647" name="Rectangle 29647"/>
                              <wps:cNvSpPr/>
                              <wps:spPr>
                                <a:xfrm>
                                  <a:off x="1408843" y="3543440"/>
                                  <a:ext cx="66040" cy="223288"/>
                                </a:xfrm>
                                <a:prstGeom prst="rect">
                                  <a:avLst/>
                                </a:prstGeom>
                                <a:ln>
                                  <a:noFill/>
                                </a:ln>
                              </wps:spPr>
                              <wps:txbx>
                                <w:txbxContent>
                                  <w:p w14:paraId="03111989" w14:textId="77777777" w:rsidR="00BF35A9" w:rsidRDefault="00000000">
                                    <w:pPr>
                                      <w:spacing w:after="160" w:line="259" w:lineRule="auto"/>
                                      <w:ind w:left="0" w:firstLine="0"/>
                                      <w:jc w:val="left"/>
                                    </w:pPr>
                                    <w:r>
                                      <w:rPr>
                                        <w:b/>
                                        <w:color w:val="00004C"/>
                                        <w:sz w:val="28"/>
                                      </w:rPr>
                                      <w:t xml:space="preserve"> </w:t>
                                    </w:r>
                                  </w:p>
                                </w:txbxContent>
                              </wps:txbx>
                              <wps:bodyPr horzOverflow="overflow" vert="horz" lIns="0" tIns="0" rIns="0" bIns="0" rtlCol="0">
                                <a:noAutofit/>
                              </wps:bodyPr>
                            </wps:wsp>
                            <wps:wsp>
                              <wps:cNvPr id="66" name="Rectangle 66"/>
                              <wps:cNvSpPr/>
                              <wps:spPr>
                                <a:xfrm>
                                  <a:off x="1459103" y="3543440"/>
                                  <a:ext cx="132081" cy="223288"/>
                                </a:xfrm>
                                <a:prstGeom prst="rect">
                                  <a:avLst/>
                                </a:prstGeom>
                                <a:ln>
                                  <a:noFill/>
                                </a:ln>
                              </wps:spPr>
                              <wps:txbx>
                                <w:txbxContent>
                                  <w:p w14:paraId="160B38B3" w14:textId="77777777" w:rsidR="00BF35A9" w:rsidRDefault="00000000">
                                    <w:pPr>
                                      <w:spacing w:after="160" w:line="259" w:lineRule="auto"/>
                                      <w:ind w:left="0" w:firstLine="0"/>
                                      <w:jc w:val="left"/>
                                    </w:pPr>
                                    <w:r>
                                      <w:rPr>
                                        <w:b/>
                                        <w:color w:val="00004C"/>
                                        <w:sz w:val="28"/>
                                      </w:rPr>
                                      <w:t>–</w:t>
                                    </w:r>
                                  </w:p>
                                </w:txbxContent>
                              </wps:txbx>
                              <wps:bodyPr horzOverflow="overflow" vert="horz" lIns="0" tIns="0" rIns="0" bIns="0" rtlCol="0">
                                <a:noAutofit/>
                              </wps:bodyPr>
                            </wps:wsp>
                            <wps:wsp>
                              <wps:cNvPr id="67" name="Rectangle 67"/>
                              <wps:cNvSpPr/>
                              <wps:spPr>
                                <a:xfrm>
                                  <a:off x="1556639" y="3543440"/>
                                  <a:ext cx="66040" cy="223288"/>
                                </a:xfrm>
                                <a:prstGeom prst="rect">
                                  <a:avLst/>
                                </a:prstGeom>
                                <a:ln>
                                  <a:noFill/>
                                </a:ln>
                              </wps:spPr>
                              <wps:txbx>
                                <w:txbxContent>
                                  <w:p w14:paraId="361F25AF" w14:textId="77777777" w:rsidR="00BF35A9" w:rsidRDefault="00000000">
                                    <w:pPr>
                                      <w:spacing w:after="160" w:line="259" w:lineRule="auto"/>
                                      <w:ind w:left="0" w:firstLine="0"/>
                                      <w:jc w:val="left"/>
                                    </w:pPr>
                                    <w:r>
                                      <w:rPr>
                                        <w:b/>
                                        <w:color w:val="00004C"/>
                                        <w:sz w:val="28"/>
                                      </w:rPr>
                                      <w:t xml:space="preserve"> </w:t>
                                    </w:r>
                                  </w:p>
                                </w:txbxContent>
                              </wps:txbx>
                              <wps:bodyPr horzOverflow="overflow" vert="horz" lIns="0" tIns="0" rIns="0" bIns="0" rtlCol="0">
                                <a:noAutofit/>
                              </wps:bodyPr>
                            </wps:wsp>
                            <wps:wsp>
                              <wps:cNvPr id="68" name="Rectangle 68"/>
                              <wps:cNvSpPr/>
                              <wps:spPr>
                                <a:xfrm>
                                  <a:off x="1606931" y="3543440"/>
                                  <a:ext cx="905322" cy="223288"/>
                                </a:xfrm>
                                <a:prstGeom prst="rect">
                                  <a:avLst/>
                                </a:prstGeom>
                                <a:ln>
                                  <a:noFill/>
                                </a:ln>
                              </wps:spPr>
                              <wps:txbx>
                                <w:txbxContent>
                                  <w:p w14:paraId="58D7F6DD" w14:textId="1A7CB7F1" w:rsidR="00BF35A9" w:rsidRDefault="00000000">
                                    <w:pPr>
                                      <w:spacing w:after="160" w:line="259" w:lineRule="auto"/>
                                      <w:ind w:left="0" w:firstLine="0"/>
                                      <w:jc w:val="left"/>
                                    </w:pPr>
                                    <w:del w:id="18" w:author="Birklhuber Bernd" w:date="2026-08-07T14:11:00Z">
                                      <w:r w:rsidDel="0099493D">
                                        <w:rPr>
                                          <w:b/>
                                          <w:color w:val="00004C"/>
                                          <w:sz w:val="28"/>
                                        </w:rPr>
                                        <w:delText>October</w:delText>
                                      </w:r>
                                    </w:del>
                                  </w:p>
                                </w:txbxContent>
                              </wps:txbx>
                              <wps:bodyPr horzOverflow="overflow" vert="horz" lIns="0" tIns="0" rIns="0" bIns="0" rtlCol="0">
                                <a:noAutofit/>
                              </wps:bodyPr>
                            </wps:wsp>
                            <wps:wsp>
                              <wps:cNvPr id="69" name="Rectangle 69"/>
                              <wps:cNvSpPr/>
                              <wps:spPr>
                                <a:xfrm>
                                  <a:off x="2286635" y="3543440"/>
                                  <a:ext cx="66040" cy="223288"/>
                                </a:xfrm>
                                <a:prstGeom prst="rect">
                                  <a:avLst/>
                                </a:prstGeom>
                                <a:ln>
                                  <a:noFill/>
                                </a:ln>
                              </wps:spPr>
                              <wps:txbx>
                                <w:txbxContent>
                                  <w:p w14:paraId="0E2C887A" w14:textId="77777777" w:rsidR="00BF35A9" w:rsidRDefault="00000000">
                                    <w:pPr>
                                      <w:spacing w:after="160" w:line="259" w:lineRule="auto"/>
                                      <w:ind w:left="0" w:firstLine="0"/>
                                      <w:jc w:val="left"/>
                                    </w:pPr>
                                    <w:r>
                                      <w:rPr>
                                        <w:b/>
                                        <w:color w:val="00004C"/>
                                        <w:sz w:val="28"/>
                                      </w:rPr>
                                      <w:t xml:space="preserve"> </w:t>
                                    </w:r>
                                  </w:p>
                                </w:txbxContent>
                              </wps:txbx>
                              <wps:bodyPr horzOverflow="overflow" vert="horz" lIns="0" tIns="0" rIns="0" bIns="0" rtlCol="0">
                                <a:noAutofit/>
                              </wps:bodyPr>
                            </wps:wsp>
                            <wps:wsp>
                              <wps:cNvPr id="70" name="Rectangle 70"/>
                              <wps:cNvSpPr/>
                              <wps:spPr>
                                <a:xfrm>
                                  <a:off x="2336927" y="3543440"/>
                                  <a:ext cx="395580" cy="223288"/>
                                </a:xfrm>
                                <a:prstGeom prst="rect">
                                  <a:avLst/>
                                </a:prstGeom>
                                <a:ln>
                                  <a:noFill/>
                                </a:ln>
                              </wps:spPr>
                              <wps:txbx>
                                <w:txbxContent>
                                  <w:p w14:paraId="06BFE9C9" w14:textId="3C4EBC06" w:rsidR="00BF35A9" w:rsidRDefault="00000000">
                                    <w:pPr>
                                      <w:spacing w:after="160" w:line="259" w:lineRule="auto"/>
                                      <w:ind w:left="0" w:firstLine="0"/>
                                      <w:jc w:val="left"/>
                                    </w:pPr>
                                    <w:del w:id="19" w:author="Birklhuber Bernd" w:date="2026-08-07T14:11:00Z">
                                      <w:r w:rsidDel="0099493D">
                                        <w:rPr>
                                          <w:b/>
                                          <w:color w:val="00004C"/>
                                          <w:sz w:val="28"/>
                                        </w:rPr>
                                        <w:delText>202</w:delText>
                                      </w:r>
                                    </w:del>
                                  </w:p>
                                </w:txbxContent>
                              </wps:txbx>
                              <wps:bodyPr horzOverflow="overflow" vert="horz" lIns="0" tIns="0" rIns="0" bIns="0" rtlCol="0">
                                <a:noAutofit/>
                              </wps:bodyPr>
                            </wps:wsp>
                            <wps:wsp>
                              <wps:cNvPr id="71" name="Rectangle 71"/>
                              <wps:cNvSpPr/>
                              <wps:spPr>
                                <a:xfrm>
                                  <a:off x="2634361" y="3543440"/>
                                  <a:ext cx="132081" cy="223288"/>
                                </a:xfrm>
                                <a:prstGeom prst="rect">
                                  <a:avLst/>
                                </a:prstGeom>
                                <a:ln>
                                  <a:noFill/>
                                </a:ln>
                              </wps:spPr>
                              <wps:txbx>
                                <w:txbxContent>
                                  <w:p w14:paraId="2A223711" w14:textId="4AD6EB40" w:rsidR="00BF35A9" w:rsidRDefault="00000000">
                                    <w:pPr>
                                      <w:spacing w:after="160" w:line="259" w:lineRule="auto"/>
                                      <w:ind w:left="0" w:firstLine="0"/>
                                      <w:jc w:val="left"/>
                                    </w:pPr>
                                    <w:del w:id="20" w:author="Birklhuber Bernd" w:date="2026-08-07T14:11:00Z">
                                      <w:r w:rsidDel="0099493D">
                                        <w:rPr>
                                          <w:b/>
                                          <w:color w:val="00004C"/>
                                          <w:sz w:val="28"/>
                                        </w:rPr>
                                        <w:delText>5</w:delText>
                                      </w:r>
                                    </w:del>
                                  </w:p>
                                </w:txbxContent>
                              </wps:txbx>
                              <wps:bodyPr horzOverflow="overflow" vert="horz" lIns="0" tIns="0" rIns="0" bIns="0" rtlCol="0">
                                <a:noAutofit/>
                              </wps:bodyPr>
                            </wps:wsp>
                            <wps:wsp>
                              <wps:cNvPr id="72" name="Rectangle 72"/>
                              <wps:cNvSpPr/>
                              <wps:spPr>
                                <a:xfrm>
                                  <a:off x="2731897" y="3543440"/>
                                  <a:ext cx="66040" cy="223288"/>
                                </a:xfrm>
                                <a:prstGeom prst="rect">
                                  <a:avLst/>
                                </a:prstGeom>
                                <a:ln>
                                  <a:noFill/>
                                </a:ln>
                              </wps:spPr>
                              <wps:txbx>
                                <w:txbxContent>
                                  <w:p w14:paraId="151FD7B8" w14:textId="77777777" w:rsidR="00BF35A9" w:rsidRDefault="00000000">
                                    <w:pPr>
                                      <w:spacing w:after="160" w:line="259" w:lineRule="auto"/>
                                      <w:ind w:left="0" w:firstLine="0"/>
                                      <w:jc w:val="left"/>
                                    </w:pPr>
                                    <w:r>
                                      <w:rPr>
                                        <w:b/>
                                        <w:color w:val="00004C"/>
                                        <w:sz w:val="28"/>
                                      </w:rPr>
                                      <w:t xml:space="preserve"> </w:t>
                                    </w:r>
                                  </w:p>
                                </w:txbxContent>
                              </wps:txbx>
                              <wps:bodyPr horzOverflow="overflow" vert="horz" lIns="0" tIns="0" rIns="0" bIns="0" rtlCol="0">
                                <a:noAutofit/>
                              </wps:bodyPr>
                            </wps:wsp>
                            <wps:wsp>
                              <wps:cNvPr id="73" name="Rectangle 73"/>
                              <wps:cNvSpPr/>
                              <wps:spPr>
                                <a:xfrm>
                                  <a:off x="359918" y="3788593"/>
                                  <a:ext cx="131292" cy="443908"/>
                                </a:xfrm>
                                <a:prstGeom prst="rect">
                                  <a:avLst/>
                                </a:prstGeom>
                                <a:ln>
                                  <a:noFill/>
                                </a:ln>
                              </wps:spPr>
                              <wps:txbx>
                                <w:txbxContent>
                                  <w:p w14:paraId="76DBB5CC" w14:textId="77777777" w:rsidR="00BF35A9" w:rsidRDefault="00000000">
                                    <w:pPr>
                                      <w:spacing w:after="160" w:line="259" w:lineRule="auto"/>
                                      <w:ind w:left="0" w:firstLine="0"/>
                                      <w:jc w:val="left"/>
                                    </w:pPr>
                                    <w:r>
                                      <w:rPr>
                                        <w:b/>
                                        <w:color w:val="00004C"/>
                                        <w:sz w:val="56"/>
                                      </w:rPr>
                                      <w:t xml:space="preserve"> </w:t>
                                    </w:r>
                                  </w:p>
                                </w:txbxContent>
                              </wps:txbx>
                              <wps:bodyPr horzOverflow="overflow" vert="horz" lIns="0" tIns="0" rIns="0" bIns="0" rtlCol="0">
                                <a:noAutofit/>
                              </wps:bodyPr>
                            </wps:wsp>
                            <wps:wsp>
                              <wps:cNvPr id="74" name="Rectangle 74"/>
                              <wps:cNvSpPr/>
                              <wps:spPr>
                                <a:xfrm>
                                  <a:off x="359918" y="4197025"/>
                                  <a:ext cx="131292" cy="443908"/>
                                </a:xfrm>
                                <a:prstGeom prst="rect">
                                  <a:avLst/>
                                </a:prstGeom>
                                <a:ln>
                                  <a:noFill/>
                                </a:ln>
                              </wps:spPr>
                              <wps:txbx>
                                <w:txbxContent>
                                  <w:p w14:paraId="04E03429" w14:textId="77777777" w:rsidR="00BF35A9" w:rsidRDefault="00000000">
                                    <w:pPr>
                                      <w:spacing w:after="160" w:line="259" w:lineRule="auto"/>
                                      <w:ind w:left="0" w:firstLine="0"/>
                                      <w:jc w:val="left"/>
                                    </w:pPr>
                                    <w:r>
                                      <w:rPr>
                                        <w:b/>
                                        <w:color w:val="00004C"/>
                                        <w:sz w:val="56"/>
                                      </w:rPr>
                                      <w:t xml:space="preserve"> </w:t>
                                    </w:r>
                                  </w:p>
                                </w:txbxContent>
                              </wps:txbx>
                              <wps:bodyPr horzOverflow="overflow" vert="horz" lIns="0" tIns="0" rIns="0" bIns="0" rtlCol="0">
                                <a:noAutofit/>
                              </wps:bodyPr>
                            </wps:wsp>
                          </wpg:wgp>
                        </a:graphicData>
                      </a:graphic>
                    </wp:inline>
                  </w:drawing>
                </mc:Choice>
                <mc:Fallback>
                  <w:pict>
                    <v:group w14:anchorId="4FC9F058" id="Group 30237" o:spid="_x0000_s1026" style="width:439.8pt;height:418.45pt;mso-position-horizontal-relative:char;mso-position-vertical-relative:line" coordsize="55854,531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style="position:absolute;width:55763;height:53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">
                        <v:imagedata r:id="rId9" o:title=""/>
                      </v:shape>
                      <v:rect id="Rectangle 51" o:spid="_x0000_s1028" style="position:absolute;left:3599;top:8664;width:1313;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16D28BCE" w14:textId="77777777" w:rsidR="00BF35A9" w:rsidRDefault="00000000">
                              <w:pPr>
                                <w:spacing w:after="160" w:line="259" w:lineRule="auto"/>
                                <w:ind w:left="0" w:firstLine="0"/>
                                <w:jc w:val="left"/>
                              </w:pPr>
                              <w:r>
                                <w:rPr>
                                  <w:b/>
                                  <w:color w:val="00004C"/>
                                  <w:sz w:val="56"/>
                                </w:rPr>
                                <w:t xml:space="preserve"> </w:t>
                              </w:r>
                            </w:p>
                          </w:txbxContent>
                        </v:textbox>
                      </v:rect>
                      <v:rect id="Rectangle 52" o:spid="_x0000_s1029" style="position:absolute;left:3599;top:12761;width:3152;height:4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04D72119" w14:textId="77777777" w:rsidR="00BF35A9" w:rsidRDefault="00000000">
                              <w:pPr>
                                <w:spacing w:after="160" w:line="259" w:lineRule="auto"/>
                                <w:ind w:left="0" w:firstLine="0"/>
                                <w:jc w:val="left"/>
                              </w:pPr>
                              <w:r>
                                <w:rPr>
                                  <w:b/>
                                  <w:color w:val="00004C"/>
                                  <w:sz w:val="56"/>
                                </w:rPr>
                                <w:t>S</w:t>
                              </w:r>
                            </w:p>
                          </w:txbxContent>
                        </v:textbox>
                      </v:rect>
                      <v:rect id="Rectangle 53" o:spid="_x0000_s1030" style="position:absolute;left:5961;top:12761;width:1574;height:4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1F7E9BEF" w14:textId="77777777" w:rsidR="00BF35A9" w:rsidRDefault="00000000">
                              <w:pPr>
                                <w:spacing w:after="160" w:line="259" w:lineRule="auto"/>
                                <w:ind w:left="0" w:firstLine="0"/>
                                <w:jc w:val="left"/>
                              </w:pPr>
                              <w:r>
                                <w:rPr>
                                  <w:b/>
                                  <w:color w:val="00004C"/>
                                  <w:sz w:val="56"/>
                                </w:rPr>
                                <w:t>-</w:t>
                              </w:r>
                            </w:p>
                          </w:txbxContent>
                        </v:textbox>
                      </v:rect>
                      <v:rect id="Rectangle 29642" o:spid="_x0000_s1031" style="position:absolute;left:7150;top:12761;width:7906;height:4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" filled="f" stroked="f">
                        <v:textbox inset="0,0,0,0">
                          <w:txbxContent>
                            <w:p w14:paraId="0B4E92CC" w14:textId="77777777" w:rsidR="00BF35A9" w:rsidRDefault="00000000">
                              <w:pPr>
                                <w:spacing w:after="160" w:line="259" w:lineRule="auto"/>
                                <w:ind w:left="0" w:firstLine="0"/>
                                <w:jc w:val="left"/>
                              </w:pPr>
                              <w:r>
                                <w:rPr>
                                  <w:b/>
                                  <w:color w:val="00004C"/>
                                  <w:sz w:val="56"/>
                                </w:rPr>
                                <w:t>100</w:t>
                              </w:r>
                            </w:p>
                          </w:txbxContent>
                        </v:textbox>
                      </v:rect>
                      <v:rect id="Rectangle 29643" o:spid="_x0000_s1032" style="position:absolute;left:13102;top:12761;width:1314;height:4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" filled="f" stroked="f">
                        <v:textbox inset="0,0,0,0">
                          <w:txbxContent>
                            <w:p w14:paraId="37F86F21" w14:textId="77777777" w:rsidR="00BF35A9" w:rsidRDefault="00000000">
                              <w:pPr>
                                <w:spacing w:after="160" w:line="259" w:lineRule="auto"/>
                                <w:ind w:left="0" w:firstLine="0"/>
                                <w:jc w:val="left"/>
                              </w:pPr>
                              <w:r>
                                <w:rPr>
                                  <w:b/>
                                  <w:color w:val="00004C"/>
                                  <w:sz w:val="56"/>
                                </w:rPr>
                                <w:t xml:space="preserve"> </w:t>
                              </w:r>
                            </w:p>
                          </w:txbxContent>
                        </v:textbox>
                      </v:rect>
                      <v:rect id="Rectangle 55" o:spid="_x0000_s1033" style="position:absolute;left:14087;top:12760;width:41767;height:4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3FDED2AC" w14:textId="0ABB6DFF" w:rsidR="00BF35A9" w:rsidRDefault="0099493D">
                              <w:pPr>
                                <w:spacing w:after="160" w:line="259" w:lineRule="auto"/>
                                <w:ind w:left="0" w:firstLine="0"/>
                                <w:jc w:val="left"/>
                              </w:pPr>
                              <w:ins w:id="21" w:author="Birklhuber Bernd" w:date="2026-08-07T14:11:00Z">
                                <w:r>
                                  <w:rPr>
                                    <w:b/>
                                    <w:color w:val="00004C"/>
                                    <w:sz w:val="56"/>
                                  </w:rPr>
                                  <w:t xml:space="preserve">Inland </w:t>
                                </w:r>
                              </w:ins>
                              <w:r>
                                <w:rPr>
                                  <w:b/>
                                  <w:color w:val="00004C"/>
                                  <w:sz w:val="56"/>
                                </w:rPr>
                                <w:t>ECDIS</w:t>
                              </w:r>
                              <w:ins w:id="22" w:author="Birklhuber Bernd" w:date="2026-08-07T14:11:00Z">
                                <w:r>
                                  <w:rPr>
                                    <w:b/>
                                    <w:color w:val="00004C"/>
                                    <w:sz w:val="56"/>
                                  </w:rPr>
                                  <w:t xml:space="preserve"> and ECS</w:t>
                                </w:r>
                              </w:ins>
                              <w:del w:id="23" w:author="Birklhuber Bernd" w:date="2026-08-07T14:11:00Z">
                                <w:r w:rsidDel="0099493D">
                                  <w:rPr>
                                    <w:b/>
                                    <w:color w:val="00004C"/>
                                    <w:sz w:val="56"/>
                                  </w:rPr>
                                  <w:delText xml:space="preserve"> and </w:delText>
                                </w:r>
                              </w:del>
                            </w:p>
                          </w:txbxContent>
                        </v:textbox>
                      </v:rect>
                      <v:rect id="Rectangle 56" o:spid="_x0000_s1034" style="position:absolute;left:3599;top:16852;width:35463;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0A4E3346" w14:textId="2A24BF39" w:rsidR="00BF35A9" w:rsidRDefault="0099493D">
                              <w:pPr>
                                <w:spacing w:after="160" w:line="259" w:lineRule="auto"/>
                                <w:ind w:left="0" w:firstLine="0"/>
                                <w:jc w:val="left"/>
                              </w:pPr>
                              <w:ins w:id="24" w:author="Birklhuber Bernd" w:date="2026-08-07T14:11:00Z">
                                <w:r>
                                  <w:rPr>
                                    <w:b/>
                                    <w:color w:val="00004C"/>
                                    <w:sz w:val="56"/>
                                  </w:rPr>
                                  <w:t xml:space="preserve">and </w:t>
                                </w:r>
                              </w:ins>
                              <w:proofErr w:type="spellStart"/>
                              <w:r>
                                <w:rPr>
                                  <w:b/>
                                  <w:color w:val="00004C"/>
                                  <w:sz w:val="56"/>
                                </w:rPr>
                                <w:t>Interoperability</w:t>
                              </w:r>
                              <w:proofErr w:type="spellEnd"/>
                              <w:r>
                                <w:rPr>
                                  <w:b/>
                                  <w:color w:val="00004C"/>
                                  <w:sz w:val="56"/>
                                </w:rPr>
                                <w:t xml:space="preserve"> </w:t>
                              </w:r>
                            </w:p>
                          </w:txbxContent>
                        </v:textbox>
                      </v:rect>
                      <v:rect id="Rectangle 57" o:spid="_x0000_s1035" style="position:absolute;left:3599;top:20936;width:29422;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4527C12D" w14:textId="77777777" w:rsidR="00BF35A9" w:rsidRDefault="00000000">
                              <w:pPr>
                                <w:spacing w:after="160" w:line="259" w:lineRule="auto"/>
                                <w:ind w:left="0" w:firstLine="0"/>
                                <w:jc w:val="left"/>
                              </w:pPr>
                              <w:proofErr w:type="spellStart"/>
                              <w:r>
                                <w:rPr>
                                  <w:b/>
                                  <w:color w:val="00004C"/>
                                  <w:sz w:val="56"/>
                                </w:rPr>
                                <w:t>Specification</w:t>
                              </w:r>
                              <w:proofErr w:type="spellEnd"/>
                            </w:p>
                          </w:txbxContent>
                        </v:textbox>
                      </v:rect>
                      <v:rect id="Rectangle 58" o:spid="_x0000_s1036" style="position:absolute;left:25734;top:20936;width:1312;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7DC94BDE" w14:textId="77777777" w:rsidR="00BF35A9" w:rsidRDefault="00000000">
                              <w:pPr>
                                <w:spacing w:after="160" w:line="259" w:lineRule="auto"/>
                                <w:ind w:left="0" w:firstLine="0"/>
                                <w:jc w:val="left"/>
                              </w:pPr>
                              <w:r>
                                <w:rPr>
                                  <w:b/>
                                  <w:color w:val="00004C"/>
                                  <w:sz w:val="56"/>
                                </w:rPr>
                                <w:t xml:space="preserve"> </w:t>
                              </w:r>
                            </w:p>
                          </w:txbxContent>
                        </v:textbox>
                      </v:rect>
                      <v:rect id="Rectangle 59" o:spid="_x0000_s1037" style="position:absolute;left:3599;top:25036;width:1313;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2A3D7973" w14:textId="77777777" w:rsidR="00BF35A9" w:rsidRDefault="00000000">
                              <w:pPr>
                                <w:spacing w:after="160" w:line="259" w:lineRule="auto"/>
                                <w:ind w:left="0" w:firstLine="0"/>
                                <w:jc w:val="left"/>
                              </w:pPr>
                              <w:r>
                                <w:rPr>
                                  <w:b/>
                                  <w:color w:val="00004C"/>
                                  <w:sz w:val="56"/>
                                </w:rPr>
                                <w:t xml:space="preserve"> </w:t>
                              </w:r>
                            </w:p>
                          </w:txbxContent>
                        </v:textbox>
                      </v:rect>
                      <v:rect id="Rectangle 60" o:spid="_x0000_s1038" style="position:absolute;left:3599;top:28822;width:43933;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3BE3ADF2" w14:textId="77777777" w:rsidR="00BF35A9" w:rsidRDefault="00000000">
                              <w:pPr>
                                <w:spacing w:after="160" w:line="259" w:lineRule="auto"/>
                                <w:ind w:left="0" w:firstLine="0"/>
                                <w:jc w:val="left"/>
                              </w:pPr>
                              <w:r>
                                <w:rPr>
                                  <w:b/>
                                  <w:color w:val="00004C"/>
                                  <w:sz w:val="36"/>
                                </w:rPr>
                                <w:t xml:space="preserve">Part B: Level 2 </w:t>
                              </w:r>
                              <w:proofErr w:type="spellStart"/>
                              <w:r>
                                <w:rPr>
                                  <w:b/>
                                  <w:color w:val="00004C"/>
                                  <w:sz w:val="36"/>
                                </w:rPr>
                                <w:t>Interoperability</w:t>
                              </w:r>
                              <w:proofErr w:type="spellEnd"/>
                            </w:p>
                          </w:txbxContent>
                        </v:textbox>
                      </v:rect>
                      <v:rect id="Rectangle 61" o:spid="_x0000_s1039" style="position:absolute;left:36645;top:28822;width:846;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774F2A53" w14:textId="77777777" w:rsidR="00BF35A9" w:rsidRDefault="00000000">
                              <w:pPr>
                                <w:spacing w:after="160" w:line="259" w:lineRule="auto"/>
                                <w:ind w:left="0" w:firstLine="0"/>
                                <w:jc w:val="left"/>
                              </w:pPr>
                              <w:r>
                                <w:rPr>
                                  <w:b/>
                                  <w:color w:val="00004C"/>
                                  <w:sz w:val="36"/>
                                </w:rPr>
                                <w:t xml:space="preserve"> </w:t>
                              </w:r>
                            </w:p>
                          </w:txbxContent>
                        </v:textbox>
                      </v:rect>
                      <v:rect id="Rectangle 62" o:spid="_x0000_s1040" style="position:absolute;left:3599;top:31739;width:1314;height:4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2C2E20BF" w14:textId="77777777" w:rsidR="00BF35A9" w:rsidRDefault="00000000">
                              <w:pPr>
                                <w:spacing w:after="160" w:line="259" w:lineRule="auto"/>
                                <w:ind w:left="0" w:firstLine="0"/>
                                <w:jc w:val="left"/>
                              </w:pPr>
                              <w:r>
                                <w:rPr>
                                  <w:b/>
                                  <w:color w:val="00004C"/>
                                  <w:sz w:val="56"/>
                                </w:rPr>
                                <w:t xml:space="preserve"> </w:t>
                              </w:r>
                            </w:p>
                          </w:txbxContent>
                        </v:textbox>
                      </v:rect>
                      <v:rect id="Rectangle 63" o:spid="_x0000_s1041" style="position:absolute;left:3599;top:35434;width:8685;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3A956A0D" w14:textId="77777777" w:rsidR="00BF35A9" w:rsidRDefault="00000000">
                              <w:pPr>
                                <w:spacing w:after="160" w:line="259" w:lineRule="auto"/>
                                <w:ind w:left="0" w:firstLine="0"/>
                                <w:jc w:val="left"/>
                              </w:pPr>
                              <w:r>
                                <w:rPr>
                                  <w:b/>
                                  <w:color w:val="00004C"/>
                                  <w:sz w:val="28"/>
                                </w:rPr>
                                <w:t xml:space="preserve">Edition </w:t>
                              </w:r>
                            </w:p>
                          </w:txbxContent>
                        </v:textbox>
                      </v:rect>
                      <v:rect id="Rectangle 64" o:spid="_x0000_s1042" style="position:absolute;left:10140;top:35434;width:1321;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05123653" w14:textId="0832451B" w:rsidR="00BF35A9" w:rsidRDefault="00000000">
                              <w:pPr>
                                <w:spacing w:after="160" w:line="259" w:lineRule="auto"/>
                                <w:ind w:left="0" w:firstLine="0"/>
                                <w:jc w:val="left"/>
                              </w:pPr>
                              <w:del w:id="25" w:author="Birklhuber Bernd" w:date="2026-08-07T14:11:00Z">
                                <w:r w:rsidDel="0099493D">
                                  <w:rPr>
                                    <w:b/>
                                    <w:color w:val="00004C"/>
                                    <w:sz w:val="28"/>
                                  </w:rPr>
                                  <w:delText>2</w:delText>
                                </w:r>
                              </w:del>
                            </w:p>
                          </w:txbxContent>
                        </v:textbox>
                      </v:rect>
                      <v:rect id="Rectangle 29646" o:spid="_x0000_s1043" style="position:absolute;left:11116;top:35434;width:3953;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" filled="f" stroked="f">
                        <v:textbox inset="0,0,0,0">
                          <w:txbxContent>
                            <w:p w14:paraId="6666865D" w14:textId="6394C104" w:rsidR="00BF35A9" w:rsidRDefault="00000000">
                              <w:pPr>
                                <w:spacing w:after="160" w:line="259" w:lineRule="auto"/>
                                <w:ind w:left="0" w:firstLine="0"/>
                                <w:jc w:val="left"/>
                              </w:pPr>
                              <w:r>
                                <w:rPr>
                                  <w:b/>
                                  <w:color w:val="00004C"/>
                                  <w:sz w:val="28"/>
                                </w:rPr>
                                <w:t>.</w:t>
                              </w:r>
                              <w:del w:id="26" w:author="Birklhuber Bernd" w:date="2026-08-07T14:11:00Z">
                                <w:r w:rsidDel="0099493D">
                                  <w:rPr>
                                    <w:b/>
                                    <w:color w:val="00004C"/>
                                    <w:sz w:val="28"/>
                                  </w:rPr>
                                  <w:delText>0.0</w:delText>
                                </w:r>
                              </w:del>
                            </w:p>
                          </w:txbxContent>
                        </v:textbox>
                      </v:rect>
                      <v:rect id="Rectangle 29647" o:spid="_x0000_s1044" style="position:absolute;left:14088;top:35434;width:660;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" filled="f" stroked="f">
                        <v:textbox inset="0,0,0,0">
                          <w:txbxContent>
                            <w:p w14:paraId="03111989" w14:textId="77777777" w:rsidR="00BF35A9" w:rsidRDefault="00000000">
                              <w:pPr>
                                <w:spacing w:after="160" w:line="259" w:lineRule="auto"/>
                                <w:ind w:left="0" w:firstLine="0"/>
                                <w:jc w:val="left"/>
                              </w:pPr>
                              <w:r>
                                <w:rPr>
                                  <w:b/>
                                  <w:color w:val="00004C"/>
                                  <w:sz w:val="28"/>
                                </w:rPr>
                                <w:t xml:space="preserve"> </w:t>
                              </w:r>
                            </w:p>
                          </w:txbxContent>
                        </v:textbox>
                      </v:rect>
                      <v:rect id="Rectangle 66" o:spid="_x0000_s1045" style="position:absolute;left:14591;top:35434;width:1320;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160B38B3" w14:textId="77777777" w:rsidR="00BF35A9" w:rsidRDefault="00000000">
                              <w:pPr>
                                <w:spacing w:after="160" w:line="259" w:lineRule="auto"/>
                                <w:ind w:left="0" w:firstLine="0"/>
                                <w:jc w:val="left"/>
                              </w:pPr>
                              <w:r>
                                <w:rPr>
                                  <w:b/>
                                  <w:color w:val="00004C"/>
                                  <w:sz w:val="28"/>
                                </w:rPr>
                                <w:t>–</w:t>
                              </w:r>
                            </w:p>
                          </w:txbxContent>
                        </v:textbox>
                      </v:rect>
                      <v:rect id="Rectangle 67" o:spid="_x0000_s1046" style="position:absolute;left:15566;top:35434;width:660;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361F25AF" w14:textId="77777777" w:rsidR="00BF35A9" w:rsidRDefault="00000000">
                              <w:pPr>
                                <w:spacing w:after="160" w:line="259" w:lineRule="auto"/>
                                <w:ind w:left="0" w:firstLine="0"/>
                                <w:jc w:val="left"/>
                              </w:pPr>
                              <w:r>
                                <w:rPr>
                                  <w:b/>
                                  <w:color w:val="00004C"/>
                                  <w:sz w:val="28"/>
                                </w:rPr>
                                <w:t xml:space="preserve"> </w:t>
                              </w:r>
                            </w:p>
                          </w:txbxContent>
                        </v:textbox>
                      </v:rect>
                      <v:rect id="Rectangle 68" o:spid="_x0000_s1047" style="position:absolute;left:16069;top:35434;width:9053;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58D7F6DD" w14:textId="1A7CB7F1" w:rsidR="00BF35A9" w:rsidRDefault="00000000">
                              <w:pPr>
                                <w:spacing w:after="160" w:line="259" w:lineRule="auto"/>
                                <w:ind w:left="0" w:firstLine="0"/>
                                <w:jc w:val="left"/>
                              </w:pPr>
                              <w:del w:id="27" w:author="Birklhuber Bernd" w:date="2026-08-07T14:11:00Z">
                                <w:r w:rsidDel="0099493D">
                                  <w:rPr>
                                    <w:b/>
                                    <w:color w:val="00004C"/>
                                    <w:sz w:val="28"/>
                                  </w:rPr>
                                  <w:delText>October</w:delText>
                                </w:r>
                              </w:del>
                            </w:p>
                          </w:txbxContent>
                        </v:textbox>
                      </v:rect>
                      <v:rect id="Rectangle 69" o:spid="_x0000_s1048" style="position:absolute;left:22866;top:35434;width:660;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0E2C887A" w14:textId="77777777" w:rsidR="00BF35A9" w:rsidRDefault="00000000">
                              <w:pPr>
                                <w:spacing w:after="160" w:line="259" w:lineRule="auto"/>
                                <w:ind w:left="0" w:firstLine="0"/>
                                <w:jc w:val="left"/>
                              </w:pPr>
                              <w:r>
                                <w:rPr>
                                  <w:b/>
                                  <w:color w:val="00004C"/>
                                  <w:sz w:val="28"/>
                                </w:rPr>
                                <w:t xml:space="preserve"> </w:t>
                              </w:r>
                            </w:p>
                          </w:txbxContent>
                        </v:textbox>
                      </v:rect>
                      <v:rect id="Rectangle 70" o:spid="_x0000_s1049" style="position:absolute;left:23369;top:35434;width:3956;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06BFE9C9" w14:textId="3C4EBC06" w:rsidR="00BF35A9" w:rsidRDefault="00000000">
                              <w:pPr>
                                <w:spacing w:after="160" w:line="259" w:lineRule="auto"/>
                                <w:ind w:left="0" w:firstLine="0"/>
                                <w:jc w:val="left"/>
                              </w:pPr>
                              <w:del w:id="28" w:author="Birklhuber Bernd" w:date="2026-08-07T14:11:00Z">
                                <w:r w:rsidDel="0099493D">
                                  <w:rPr>
                                    <w:b/>
                                    <w:color w:val="00004C"/>
                                    <w:sz w:val="28"/>
                                  </w:rPr>
                                  <w:delText>202</w:delText>
                                </w:r>
                              </w:del>
                            </w:p>
                          </w:txbxContent>
                        </v:textbox>
                      </v:rect>
                      <v:rect id="Rectangle 71" o:spid="_x0000_s1050" style="position:absolute;left:26343;top:35434;width:1321;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2A223711" w14:textId="4AD6EB40" w:rsidR="00BF35A9" w:rsidRDefault="00000000">
                              <w:pPr>
                                <w:spacing w:after="160" w:line="259" w:lineRule="auto"/>
                                <w:ind w:left="0" w:firstLine="0"/>
                                <w:jc w:val="left"/>
                              </w:pPr>
                              <w:del w:id="29" w:author="Birklhuber Bernd" w:date="2026-08-07T14:11:00Z">
                                <w:r w:rsidDel="0099493D">
                                  <w:rPr>
                                    <w:b/>
                                    <w:color w:val="00004C"/>
                                    <w:sz w:val="28"/>
                                  </w:rPr>
                                  <w:delText>5</w:delText>
                                </w:r>
                              </w:del>
                            </w:p>
                          </w:txbxContent>
                        </v:textbox>
                      </v:rect>
                      <v:rect id="Rectangle 72" o:spid="_x0000_s1051" style="position:absolute;left:27318;top:35434;width:661;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151FD7B8" w14:textId="77777777" w:rsidR="00BF35A9" w:rsidRDefault="00000000">
                              <w:pPr>
                                <w:spacing w:after="160" w:line="259" w:lineRule="auto"/>
                                <w:ind w:left="0" w:firstLine="0"/>
                                <w:jc w:val="left"/>
                              </w:pPr>
                              <w:r>
                                <w:rPr>
                                  <w:b/>
                                  <w:color w:val="00004C"/>
                                  <w:sz w:val="28"/>
                                </w:rPr>
                                <w:t xml:space="preserve"> </w:t>
                              </w:r>
                            </w:p>
                          </w:txbxContent>
                        </v:textbox>
                      </v:rect>
                      <v:rect id="Rectangle 73" o:spid="_x0000_s1052" style="position:absolute;left:3599;top:37885;width:1313;height:4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76DBB5CC" w14:textId="77777777" w:rsidR="00BF35A9" w:rsidRDefault="00000000">
                              <w:pPr>
                                <w:spacing w:after="160" w:line="259" w:lineRule="auto"/>
                                <w:ind w:left="0" w:firstLine="0"/>
                                <w:jc w:val="left"/>
                              </w:pPr>
                              <w:r>
                                <w:rPr>
                                  <w:b/>
                                  <w:color w:val="00004C"/>
                                  <w:sz w:val="56"/>
                                </w:rPr>
                                <w:t xml:space="preserve"> </w:t>
                              </w:r>
                            </w:p>
                          </w:txbxContent>
                        </v:textbox>
                      </v:rect>
                      <v:rect id="Rectangle 74" o:spid="_x0000_s1053" style="position:absolute;left:3599;top:41970;width:1313;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04E03429" w14:textId="77777777" w:rsidR="00BF35A9" w:rsidRDefault="00000000">
                              <w:pPr>
                                <w:spacing w:after="160" w:line="259" w:lineRule="auto"/>
                                <w:ind w:left="0" w:firstLine="0"/>
                                <w:jc w:val="left"/>
                              </w:pPr>
                              <w:r>
                                <w:rPr>
                                  <w:b/>
                                  <w:color w:val="00004C"/>
                                  <w:sz w:val="56"/>
                                </w:rPr>
                                <w:t xml:space="preserve"> </w:t>
                              </w:r>
                            </w:p>
                          </w:txbxContent>
                        </v:textbox>
                      </v:rect>
                      <w10:anchorlock/>
                    </v:group>
                  </w:pict>
                </mc:Fallback>
              </mc:AlternateContent>
            </w:r>
            <w:commentRangeEnd w:id="9"/>
            <w:r w:rsidR="00A9193D">
              <w:rPr>
                <w:rStyle w:val="Kommentarzeichen"/>
              </w:rPr>
              <w:commentReference w:id="9"/>
            </w:r>
          </w:p>
        </w:tc>
      </w:tr>
      <w:tr w:rsidR="00BF35A9" w:rsidDel="0099493D" w14:paraId="165180DD" w14:textId="0F3530C4" w:rsidTr="0099493D">
        <w:trPr>
          <w:trHeight w:val="4085"/>
          <w:del w:id="21" w:author="Birklhuber Bernd" w:date="2026-08-07T14:11:00Z"/>
          <w:trPrChange w:id="22" w:author="Birklhuber Bernd" w:date="2026-08-07T14:11:00Z">
            <w:trPr>
              <w:gridAfter w:val="0"/>
              <w:trHeight w:val="4085"/>
            </w:trPr>
          </w:trPrChange>
        </w:trPr>
        <w:tc>
          <w:tcPr>
            <w:tcW w:w="3023" w:type="dxa"/>
            <w:gridSpan w:val="2"/>
            <w:tcBorders>
              <w:top w:val="single" w:sz="4" w:space="0" w:color="001532"/>
              <w:left w:val="nil"/>
              <w:bottom w:val="nil"/>
              <w:right w:val="nil"/>
            </w:tcBorders>
            <w:vAlign w:val="bottom"/>
            <w:tcPrChange w:id="23" w:author="Birklhuber Bernd" w:date="2026-08-07T14:11:00Z">
              <w:tcPr>
                <w:tcW w:w="4328" w:type="dxa"/>
                <w:gridSpan w:val="2"/>
                <w:tcBorders>
                  <w:top w:val="single" w:sz="4" w:space="0" w:color="001532"/>
                  <w:left w:val="nil"/>
                  <w:bottom w:val="nil"/>
                  <w:right w:val="nil"/>
                </w:tcBorders>
                <w:vAlign w:val="bottom"/>
              </w:tcPr>
            </w:tcPrChange>
          </w:tcPr>
          <w:p w14:paraId="5F5EAD07" w14:textId="508DA1BB" w:rsidR="00BF35A9" w:rsidDel="0099493D" w:rsidRDefault="00000000">
            <w:pPr>
              <w:spacing w:after="1765" w:line="259" w:lineRule="auto"/>
              <w:ind w:left="8" w:firstLine="0"/>
              <w:jc w:val="left"/>
              <w:rPr>
                <w:del w:id="24" w:author="Birklhuber Bernd" w:date="2026-08-07T14:11:00Z"/>
              </w:rPr>
            </w:pPr>
            <w:del w:id="25" w:author="Birklhuber Bernd" w:date="2026-08-07T14:11:00Z">
              <w:r w:rsidDel="0099493D">
                <w:rPr>
                  <w:noProof/>
                </w:rPr>
                <w:lastRenderedPageBreak/>
                <w:drawing>
                  <wp:inline distT="0" distB="0" distL="0" distR="0" wp14:anchorId="1C896DD0" wp14:editId="5F468F0A">
                    <wp:extent cx="927087" cy="927112"/>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4"/>
                            <a:stretch>
                              <a:fillRect/>
                            </a:stretch>
                          </pic:blipFill>
                          <pic:spPr>
                            <a:xfrm>
                              <a:off x="0" y="0"/>
                              <a:ext cx="927087" cy="927112"/>
                            </a:xfrm>
                            <a:prstGeom prst="rect">
                              <a:avLst/>
                            </a:prstGeom>
                          </pic:spPr>
                        </pic:pic>
                      </a:graphicData>
                    </a:graphic>
                  </wp:inline>
                </w:drawing>
              </w:r>
            </w:del>
          </w:p>
          <w:p w14:paraId="4E20D3E9" w14:textId="788FA534" w:rsidR="00BF35A9" w:rsidDel="0099493D" w:rsidRDefault="00000000">
            <w:pPr>
              <w:spacing w:after="0" w:line="259" w:lineRule="auto"/>
              <w:ind w:left="1839" w:firstLine="0"/>
              <w:jc w:val="left"/>
              <w:rPr>
                <w:del w:id="26" w:author="Birklhuber Bernd" w:date="2026-08-07T14:11:00Z"/>
              </w:rPr>
            </w:pPr>
            <w:del w:id="27" w:author="Birklhuber Bernd" w:date="2026-08-07T14:11:00Z">
              <w:r w:rsidDel="0099493D">
                <w:rPr>
                  <w:b/>
                  <w:sz w:val="28"/>
                </w:rPr>
                <w:delText xml:space="preserve"> </w:delText>
              </w:r>
            </w:del>
          </w:p>
        </w:tc>
        <w:tc>
          <w:tcPr>
            <w:tcW w:w="5797" w:type="dxa"/>
            <w:tcBorders>
              <w:top w:val="single" w:sz="4" w:space="0" w:color="001532"/>
              <w:left w:val="nil"/>
              <w:bottom w:val="nil"/>
              <w:right w:val="nil"/>
            </w:tcBorders>
            <w:shd w:val="clear" w:color="auto" w:fill="00AC9E"/>
            <w:tcPrChange w:id="28" w:author="Birklhuber Bernd" w:date="2026-08-07T14:11:00Z">
              <w:tcPr>
                <w:tcW w:w="4480" w:type="dxa"/>
                <w:tcBorders>
                  <w:top w:val="single" w:sz="4" w:space="0" w:color="001532"/>
                  <w:left w:val="nil"/>
                  <w:bottom w:val="nil"/>
                  <w:right w:val="nil"/>
                </w:tcBorders>
                <w:shd w:val="clear" w:color="auto" w:fill="00AC9E"/>
              </w:tcPr>
            </w:tcPrChange>
          </w:tcPr>
          <w:p w14:paraId="5C6E80D6" w14:textId="5488626F" w:rsidR="00BF35A9" w:rsidDel="0099493D" w:rsidRDefault="00000000">
            <w:pPr>
              <w:spacing w:after="0" w:line="259" w:lineRule="auto"/>
              <w:ind w:left="1" w:right="-9" w:firstLine="0"/>
              <w:jc w:val="left"/>
              <w:rPr>
                <w:del w:id="29" w:author="Birklhuber Bernd" w:date="2026-08-07T14:11:00Z"/>
              </w:rPr>
            </w:pPr>
            <w:del w:id="30" w:author="Birklhuber Bernd" w:date="2026-08-07T14:11:00Z">
              <w:r w:rsidDel="0099493D">
                <w:rPr>
                  <w:rFonts w:ascii="Calibri" w:eastAsia="Calibri" w:hAnsi="Calibri" w:cs="Calibri"/>
                  <w:noProof/>
                  <w:sz w:val="22"/>
                </w:rPr>
                <mc:AlternateContent>
                  <mc:Choice Requires="wpg">
                    <w:drawing>
                      <wp:inline distT="0" distB="0" distL="0" distR="0" wp14:anchorId="30EA619A" wp14:editId="2AAF2B29">
                        <wp:extent cx="2849880" cy="2236010"/>
                        <wp:effectExtent l="0" t="0" r="0" b="0"/>
                        <wp:docPr id="30277" name="Group 30277"/>
                        <wp:cNvGraphicFramePr/>
                        <a:graphic xmlns:a="http://schemas.openxmlformats.org/drawingml/2006/main">
                          <a:graphicData uri="http://schemas.microsoft.com/office/word/2010/wordprocessingGroup">
                            <wpg:wgp>
                              <wpg:cNvGrpSpPr/>
                              <wpg:grpSpPr>
                                <a:xfrm>
                                  <a:off x="0" y="0"/>
                                  <a:ext cx="2849880" cy="2236010"/>
                                  <a:chOff x="0" y="0"/>
                                  <a:chExt cx="2849880" cy="2236010"/>
                                </a:xfrm>
                              </wpg:grpSpPr>
                              <pic:pic xmlns:pic="http://schemas.openxmlformats.org/drawingml/2006/picture">
                                <pic:nvPicPr>
                                  <pic:cNvPr id="25" name="Picture 25"/>
                                  <pic:cNvPicPr/>
                                </pic:nvPicPr>
                                <pic:blipFill>
                                  <a:blip r:embed="rId15"/>
                                  <a:stretch>
                                    <a:fillRect/>
                                  </a:stretch>
                                </pic:blipFill>
                                <pic:spPr>
                                  <a:xfrm>
                                    <a:off x="0" y="0"/>
                                    <a:ext cx="2849880" cy="2232660"/>
                                  </a:xfrm>
                                  <a:prstGeom prst="rect">
                                    <a:avLst/>
                                  </a:prstGeom>
                                </pic:spPr>
                              </pic:pic>
                              <wps:wsp>
                                <wps:cNvPr id="26" name="Rectangle 26"/>
                                <wps:cNvSpPr/>
                                <wps:spPr>
                                  <a:xfrm>
                                    <a:off x="2672842" y="396325"/>
                                    <a:ext cx="37753" cy="127647"/>
                                  </a:xfrm>
                                  <a:prstGeom prst="rect">
                                    <a:avLst/>
                                  </a:prstGeom>
                                  <a:ln>
                                    <a:noFill/>
                                  </a:ln>
                                </wps:spPr>
                                <wps:txbx>
                                  <w:txbxContent>
                                    <w:p w14:paraId="64816DE5" w14:textId="77777777" w:rsidR="00BF35A9" w:rsidRDefault="00000000">
                                      <w:pPr>
                                        <w:spacing w:after="160" w:line="259" w:lineRule="auto"/>
                                        <w:ind w:left="0" w:firstLine="0"/>
                                        <w:jc w:val="left"/>
                                      </w:pPr>
                                      <w:r>
                                        <w:rPr>
                                          <w:color w:val="FFFFFF"/>
                                          <w:sz w:val="16"/>
                                        </w:rPr>
                                        <w:t xml:space="preserve"> </w:t>
                                      </w:r>
                                    </w:p>
                                  </w:txbxContent>
                                </wps:txbx>
                                <wps:bodyPr horzOverflow="overflow" vert="horz" lIns="0" tIns="0" rIns="0" bIns="0" rtlCol="0">
                                  <a:noAutofit/>
                                </wps:bodyPr>
                              </wps:wsp>
                              <wps:wsp>
                                <wps:cNvPr id="27" name="Rectangle 27"/>
                                <wps:cNvSpPr/>
                                <wps:spPr>
                                  <a:xfrm>
                                    <a:off x="2672842" y="666073"/>
                                    <a:ext cx="37753" cy="127647"/>
                                  </a:xfrm>
                                  <a:prstGeom prst="rect">
                                    <a:avLst/>
                                  </a:prstGeom>
                                  <a:ln>
                                    <a:noFill/>
                                  </a:ln>
                                </wps:spPr>
                                <wps:txbx>
                                  <w:txbxContent>
                                    <w:p w14:paraId="4A2AE4B8" w14:textId="77777777" w:rsidR="00BF35A9" w:rsidRDefault="00000000">
                                      <w:pPr>
                                        <w:spacing w:after="160" w:line="259" w:lineRule="auto"/>
                                        <w:ind w:left="0" w:firstLine="0"/>
                                        <w:jc w:val="left"/>
                                      </w:pPr>
                                      <w:r>
                                        <w:rPr>
                                          <w:color w:val="FFFFFF"/>
                                          <w:sz w:val="16"/>
                                        </w:rPr>
                                        <w:t xml:space="preserve"> </w:t>
                                      </w:r>
                                    </w:p>
                                  </w:txbxContent>
                                </wps:txbx>
                                <wps:bodyPr horzOverflow="overflow" vert="horz" lIns="0" tIns="0" rIns="0" bIns="0" rtlCol="0">
                                  <a:noAutofit/>
                                </wps:bodyPr>
                              </wps:wsp>
                              <wps:wsp>
                                <wps:cNvPr id="28" name="Rectangle 28"/>
                                <wps:cNvSpPr/>
                                <wps:spPr>
                                  <a:xfrm>
                                    <a:off x="2672842" y="935820"/>
                                    <a:ext cx="37753" cy="127647"/>
                                  </a:xfrm>
                                  <a:prstGeom prst="rect">
                                    <a:avLst/>
                                  </a:prstGeom>
                                  <a:ln>
                                    <a:noFill/>
                                  </a:ln>
                                </wps:spPr>
                                <wps:txbx>
                                  <w:txbxContent>
                                    <w:p w14:paraId="7A5DF110" w14:textId="77777777" w:rsidR="00BF35A9" w:rsidRDefault="00000000">
                                      <w:pPr>
                                        <w:spacing w:after="160" w:line="259" w:lineRule="auto"/>
                                        <w:ind w:left="0" w:firstLine="0"/>
                                        <w:jc w:val="left"/>
                                      </w:pPr>
                                      <w:r>
                                        <w:rPr>
                                          <w:color w:val="FFFFFF"/>
                                          <w:sz w:val="16"/>
                                        </w:rPr>
                                        <w:t xml:space="preserve"> </w:t>
                                      </w:r>
                                    </w:p>
                                  </w:txbxContent>
                                </wps:txbx>
                                <wps:bodyPr horzOverflow="overflow" vert="horz" lIns="0" tIns="0" rIns="0" bIns="0" rtlCol="0">
                                  <a:noAutofit/>
                                </wps:bodyPr>
                              </wps:wsp>
                              <wps:wsp>
                                <wps:cNvPr id="29" name="Rectangle 29"/>
                                <wps:cNvSpPr/>
                                <wps:spPr>
                                  <a:xfrm>
                                    <a:off x="2672842" y="1204044"/>
                                    <a:ext cx="37753" cy="127647"/>
                                  </a:xfrm>
                                  <a:prstGeom prst="rect">
                                    <a:avLst/>
                                  </a:prstGeom>
                                  <a:ln>
                                    <a:noFill/>
                                  </a:ln>
                                </wps:spPr>
                                <wps:txbx>
                                  <w:txbxContent>
                                    <w:p w14:paraId="75731DE4" w14:textId="77777777" w:rsidR="00BF35A9" w:rsidRDefault="00000000">
                                      <w:pPr>
                                        <w:spacing w:after="160" w:line="259" w:lineRule="auto"/>
                                        <w:ind w:left="0" w:firstLine="0"/>
                                        <w:jc w:val="left"/>
                                      </w:pPr>
                                      <w:r>
                                        <w:rPr>
                                          <w:color w:val="FFFFFF"/>
                                          <w:sz w:val="16"/>
                                        </w:rPr>
                                        <w:t xml:space="preserve"> </w:t>
                                      </w:r>
                                    </w:p>
                                  </w:txbxContent>
                                </wps:txbx>
                                <wps:bodyPr horzOverflow="overflow" vert="horz" lIns="0" tIns="0" rIns="0" bIns="0" rtlCol="0">
                                  <a:noAutofit/>
                                </wps:bodyPr>
                              </wps:wsp>
                              <wps:wsp>
                                <wps:cNvPr id="30" name="Rectangle 30"/>
                                <wps:cNvSpPr/>
                                <wps:spPr>
                                  <a:xfrm>
                                    <a:off x="1921510" y="1321392"/>
                                    <a:ext cx="1001008" cy="127647"/>
                                  </a:xfrm>
                                  <a:prstGeom prst="rect">
                                    <a:avLst/>
                                  </a:prstGeom>
                                  <a:ln>
                                    <a:noFill/>
                                  </a:ln>
                                </wps:spPr>
                                <wps:txbx>
                                  <w:txbxContent>
                                    <w:p w14:paraId="5101A3C4" w14:textId="77777777" w:rsidR="00BF35A9" w:rsidRDefault="00000000">
                                      <w:pPr>
                                        <w:spacing w:after="160" w:line="259" w:lineRule="auto"/>
                                        <w:ind w:left="0" w:firstLine="0"/>
                                        <w:jc w:val="left"/>
                                      </w:pPr>
                                      <w:proofErr w:type="spellStart"/>
                                      <w:r>
                                        <w:rPr>
                                          <w:color w:val="FFFFFF"/>
                                          <w:sz w:val="16"/>
                                        </w:rPr>
                                        <w:t>Published</w:t>
                                      </w:r>
                                      <w:proofErr w:type="spellEnd"/>
                                      <w:r>
                                        <w:rPr>
                                          <w:color w:val="FFFFFF"/>
                                          <w:sz w:val="16"/>
                                        </w:rPr>
                                        <w:t xml:space="preserve"> </w:t>
                                      </w:r>
                                      <w:proofErr w:type="spellStart"/>
                                      <w:r>
                                        <w:rPr>
                                          <w:color w:val="FFFFFF"/>
                                          <w:sz w:val="16"/>
                                        </w:rPr>
                                        <w:t>by</w:t>
                                      </w:r>
                                      <w:proofErr w:type="spellEnd"/>
                                      <w:r>
                                        <w:rPr>
                                          <w:color w:val="FFFFFF"/>
                                          <w:sz w:val="16"/>
                                        </w:rPr>
                                        <w:t xml:space="preserve"> </w:t>
                                      </w:r>
                                      <w:proofErr w:type="spellStart"/>
                                      <w:r>
                                        <w:rPr>
                                          <w:color w:val="FFFFFF"/>
                                          <w:sz w:val="16"/>
                                        </w:rPr>
                                        <w:t>the</w:t>
                                      </w:r>
                                      <w:proofErr w:type="spellEnd"/>
                                    </w:p>
                                  </w:txbxContent>
                                </wps:txbx>
                                <wps:bodyPr horzOverflow="overflow" vert="horz" lIns="0" tIns="0" rIns="0" bIns="0" rtlCol="0">
                                  <a:noAutofit/>
                                </wps:bodyPr>
                              </wps:wsp>
                              <wps:wsp>
                                <wps:cNvPr id="31" name="Rectangle 31"/>
                                <wps:cNvSpPr/>
                                <wps:spPr>
                                  <a:xfrm>
                                    <a:off x="2672842" y="1321392"/>
                                    <a:ext cx="37753" cy="127647"/>
                                  </a:xfrm>
                                  <a:prstGeom prst="rect">
                                    <a:avLst/>
                                  </a:prstGeom>
                                  <a:ln>
                                    <a:noFill/>
                                  </a:ln>
                                </wps:spPr>
                                <wps:txbx>
                                  <w:txbxContent>
                                    <w:p w14:paraId="2A3ECA63" w14:textId="77777777" w:rsidR="00BF35A9" w:rsidRDefault="00000000">
                                      <w:pPr>
                                        <w:spacing w:after="160" w:line="259" w:lineRule="auto"/>
                                        <w:ind w:left="0" w:firstLine="0"/>
                                        <w:jc w:val="left"/>
                                      </w:pPr>
                                      <w:r>
                                        <w:rPr>
                                          <w:color w:val="FFFFFF"/>
                                          <w:sz w:val="16"/>
                                        </w:rPr>
                                        <w:t xml:space="preserve"> </w:t>
                                      </w:r>
                                    </w:p>
                                  </w:txbxContent>
                                </wps:txbx>
                                <wps:bodyPr horzOverflow="overflow" vert="horz" lIns="0" tIns="0" rIns="0" bIns="0" rtlCol="0">
                                  <a:noAutofit/>
                                </wps:bodyPr>
                              </wps:wsp>
                              <wps:wsp>
                                <wps:cNvPr id="32" name="Rectangle 32"/>
                                <wps:cNvSpPr/>
                                <wps:spPr>
                                  <a:xfrm>
                                    <a:off x="875665" y="1437166"/>
                                    <a:ext cx="2390823" cy="127647"/>
                                  </a:xfrm>
                                  <a:prstGeom prst="rect">
                                    <a:avLst/>
                                  </a:prstGeom>
                                  <a:ln>
                                    <a:noFill/>
                                  </a:ln>
                                </wps:spPr>
                                <wps:txbx>
                                  <w:txbxContent>
                                    <w:p w14:paraId="484A6F8F" w14:textId="77777777" w:rsidR="00BF35A9" w:rsidRDefault="00000000">
                                      <w:pPr>
                                        <w:spacing w:after="160" w:line="259" w:lineRule="auto"/>
                                        <w:ind w:left="0" w:firstLine="0"/>
                                        <w:jc w:val="left"/>
                                      </w:pPr>
                                      <w:r>
                                        <w:rPr>
                                          <w:color w:val="FFFFFF"/>
                                          <w:sz w:val="16"/>
                                        </w:rPr>
                                        <w:t xml:space="preserve">International </w:t>
                                      </w:r>
                                      <w:proofErr w:type="spellStart"/>
                                      <w:r>
                                        <w:rPr>
                                          <w:color w:val="FFFFFF"/>
                                          <w:sz w:val="16"/>
                                        </w:rPr>
                                        <w:t>Hydrographic</w:t>
                                      </w:r>
                                      <w:proofErr w:type="spellEnd"/>
                                      <w:r>
                                        <w:rPr>
                                          <w:color w:val="FFFFFF"/>
                                          <w:sz w:val="16"/>
                                        </w:rPr>
                                        <w:t xml:space="preserve"> </w:t>
                                      </w:r>
                                      <w:proofErr w:type="spellStart"/>
                                      <w:r>
                                        <w:rPr>
                                          <w:color w:val="FFFFFF"/>
                                          <w:sz w:val="16"/>
                                        </w:rPr>
                                        <w:t>Organization</w:t>
                                      </w:r>
                                      <w:proofErr w:type="spellEnd"/>
                                    </w:p>
                                  </w:txbxContent>
                                </wps:txbx>
                                <wps:bodyPr horzOverflow="overflow" vert="horz" lIns="0" tIns="0" rIns="0" bIns="0" rtlCol="0">
                                  <a:noAutofit/>
                                </wps:bodyPr>
                              </wps:wsp>
                              <wps:wsp>
                                <wps:cNvPr id="33" name="Rectangle 33"/>
                                <wps:cNvSpPr/>
                                <wps:spPr>
                                  <a:xfrm>
                                    <a:off x="2672842" y="1437166"/>
                                    <a:ext cx="37753" cy="127647"/>
                                  </a:xfrm>
                                  <a:prstGeom prst="rect">
                                    <a:avLst/>
                                  </a:prstGeom>
                                  <a:ln>
                                    <a:noFill/>
                                  </a:ln>
                                </wps:spPr>
                                <wps:txbx>
                                  <w:txbxContent>
                                    <w:p w14:paraId="12064628" w14:textId="77777777" w:rsidR="00BF35A9" w:rsidRDefault="00000000">
                                      <w:pPr>
                                        <w:spacing w:after="160" w:line="259" w:lineRule="auto"/>
                                        <w:ind w:left="0" w:firstLine="0"/>
                                        <w:jc w:val="left"/>
                                      </w:pPr>
                                      <w:r>
                                        <w:rPr>
                                          <w:color w:val="FFFFFF"/>
                                          <w:sz w:val="16"/>
                                        </w:rPr>
                                        <w:t xml:space="preserve"> </w:t>
                                      </w:r>
                                    </w:p>
                                  </w:txbxContent>
                                </wps:txbx>
                                <wps:bodyPr horzOverflow="overflow" vert="horz" lIns="0" tIns="0" rIns="0" bIns="0" rtlCol="0">
                                  <a:noAutofit/>
                                </wps:bodyPr>
                              </wps:wsp>
                              <wps:wsp>
                                <wps:cNvPr id="29648" name="Rectangle 29648"/>
                                <wps:cNvSpPr/>
                                <wps:spPr>
                                  <a:xfrm>
                                    <a:off x="1825498" y="1554514"/>
                                    <a:ext cx="75507" cy="127647"/>
                                  </a:xfrm>
                                  <a:prstGeom prst="rect">
                                    <a:avLst/>
                                  </a:prstGeom>
                                  <a:ln>
                                    <a:noFill/>
                                  </a:ln>
                                </wps:spPr>
                                <wps:txbx>
                                  <w:txbxContent>
                                    <w:p w14:paraId="3AC793EC" w14:textId="77777777" w:rsidR="00BF35A9" w:rsidRDefault="00000000">
                                      <w:pPr>
                                        <w:spacing w:after="160" w:line="259" w:lineRule="auto"/>
                                        <w:ind w:left="0" w:firstLine="0"/>
                                        <w:jc w:val="left"/>
                                      </w:pPr>
                                      <w:r>
                                        <w:rPr>
                                          <w:color w:val="FFFFFF"/>
                                          <w:sz w:val="16"/>
                                        </w:rPr>
                                        <w:t>4</w:t>
                                      </w:r>
                                    </w:p>
                                  </w:txbxContent>
                                </wps:txbx>
                                <wps:bodyPr horzOverflow="overflow" vert="horz" lIns="0" tIns="0" rIns="0" bIns="0" rtlCol="0">
                                  <a:noAutofit/>
                                </wps:bodyPr>
                              </wps:wsp>
                              <wps:wsp>
                                <wps:cNvPr id="29650" name="Rectangle 29650"/>
                                <wps:cNvSpPr/>
                                <wps:spPr>
                                  <a:xfrm>
                                    <a:off x="1881862" y="1554514"/>
                                    <a:ext cx="902552" cy="127647"/>
                                  </a:xfrm>
                                  <a:prstGeom prst="rect">
                                    <a:avLst/>
                                  </a:prstGeom>
                                  <a:ln>
                                    <a:noFill/>
                                  </a:ln>
                                </wps:spPr>
                                <wps:txbx>
                                  <w:txbxContent>
                                    <w:p w14:paraId="50B0CC10" w14:textId="77777777" w:rsidR="00BF35A9" w:rsidRDefault="00000000">
                                      <w:pPr>
                                        <w:spacing w:after="160" w:line="259" w:lineRule="auto"/>
                                        <w:ind w:left="0" w:firstLine="0"/>
                                        <w:jc w:val="left"/>
                                      </w:pPr>
                                      <w:r>
                                        <w:rPr>
                                          <w:color w:val="FFFFFF"/>
                                          <w:sz w:val="16"/>
                                        </w:rPr>
                                        <w:t xml:space="preserve">b </w:t>
                                      </w:r>
                                      <w:proofErr w:type="spellStart"/>
                                      <w:r>
                                        <w:rPr>
                                          <w:color w:val="FFFFFF"/>
                                          <w:sz w:val="16"/>
                                        </w:rPr>
                                        <w:t>quai</w:t>
                                      </w:r>
                                      <w:proofErr w:type="spellEnd"/>
                                      <w:r>
                                        <w:rPr>
                                          <w:color w:val="FFFFFF"/>
                                          <w:sz w:val="16"/>
                                        </w:rPr>
                                        <w:t xml:space="preserve"> Antoine </w:t>
                                      </w:r>
                                    </w:p>
                                  </w:txbxContent>
                                </wps:txbx>
                                <wps:bodyPr horzOverflow="overflow" vert="horz" lIns="0" tIns="0" rIns="0" bIns="0" rtlCol="0">
                                  <a:noAutofit/>
                                </wps:bodyPr>
                              </wps:wsp>
                              <wps:wsp>
                                <wps:cNvPr id="29649" name="Rectangle 29649"/>
                                <wps:cNvSpPr/>
                                <wps:spPr>
                                  <a:xfrm>
                                    <a:off x="2560982" y="1554514"/>
                                    <a:ext cx="75507" cy="127647"/>
                                  </a:xfrm>
                                  <a:prstGeom prst="rect">
                                    <a:avLst/>
                                  </a:prstGeom>
                                  <a:ln>
                                    <a:noFill/>
                                  </a:ln>
                                </wps:spPr>
                                <wps:txbx>
                                  <w:txbxContent>
                                    <w:p w14:paraId="49983A47" w14:textId="77777777" w:rsidR="00BF35A9" w:rsidRDefault="00000000">
                                      <w:pPr>
                                        <w:spacing w:after="160" w:line="259" w:lineRule="auto"/>
                                        <w:ind w:left="0" w:firstLine="0"/>
                                        <w:jc w:val="left"/>
                                      </w:pPr>
                                      <w:r>
                                        <w:rPr>
                                          <w:color w:val="FFFFFF"/>
                                          <w:sz w:val="16"/>
                                        </w:rPr>
                                        <w:t>1</w:t>
                                      </w:r>
                                    </w:p>
                                  </w:txbxContent>
                                </wps:txbx>
                                <wps:bodyPr horzOverflow="overflow" vert="horz" lIns="0" tIns="0" rIns="0" bIns="0" rtlCol="0">
                                  <a:noAutofit/>
                                </wps:bodyPr>
                              </wps:wsp>
                              <wps:wsp>
                                <wps:cNvPr id="35" name="Rectangle 35"/>
                                <wps:cNvSpPr/>
                                <wps:spPr>
                                  <a:xfrm>
                                    <a:off x="2617978" y="1544152"/>
                                    <a:ext cx="74968" cy="80018"/>
                                  </a:xfrm>
                                  <a:prstGeom prst="rect">
                                    <a:avLst/>
                                  </a:prstGeom>
                                  <a:ln>
                                    <a:noFill/>
                                  </a:ln>
                                </wps:spPr>
                                <wps:txbx>
                                  <w:txbxContent>
                                    <w:p w14:paraId="615F2257" w14:textId="77777777" w:rsidR="00BF35A9" w:rsidRDefault="00000000">
                                      <w:pPr>
                                        <w:spacing w:after="160" w:line="259" w:lineRule="auto"/>
                                        <w:ind w:left="0" w:firstLine="0"/>
                                        <w:jc w:val="left"/>
                                      </w:pPr>
                                      <w:r>
                                        <w:rPr>
                                          <w:color w:val="FFFFFF"/>
                                          <w:sz w:val="10"/>
                                        </w:rPr>
                                        <w:t>er</w:t>
                                      </w:r>
                                    </w:p>
                                  </w:txbxContent>
                                </wps:txbx>
                                <wps:bodyPr horzOverflow="overflow" vert="horz" lIns="0" tIns="0" rIns="0" bIns="0" rtlCol="0">
                                  <a:noAutofit/>
                                </wps:bodyPr>
                              </wps:wsp>
                              <wps:wsp>
                                <wps:cNvPr id="36" name="Rectangle 36"/>
                                <wps:cNvSpPr/>
                                <wps:spPr>
                                  <a:xfrm>
                                    <a:off x="2672842" y="1554514"/>
                                    <a:ext cx="37753" cy="127647"/>
                                  </a:xfrm>
                                  <a:prstGeom prst="rect">
                                    <a:avLst/>
                                  </a:prstGeom>
                                  <a:ln>
                                    <a:noFill/>
                                  </a:ln>
                                </wps:spPr>
                                <wps:txbx>
                                  <w:txbxContent>
                                    <w:p w14:paraId="5B19B808" w14:textId="77777777" w:rsidR="00BF35A9" w:rsidRDefault="00000000">
                                      <w:pPr>
                                        <w:spacing w:after="160" w:line="259" w:lineRule="auto"/>
                                        <w:ind w:left="0" w:firstLine="0"/>
                                        <w:jc w:val="left"/>
                                      </w:pPr>
                                      <w:r>
                                        <w:rPr>
                                          <w:color w:val="FFFFFF"/>
                                          <w:sz w:val="16"/>
                                        </w:rPr>
                                        <w:t xml:space="preserve"> </w:t>
                                      </w:r>
                                    </w:p>
                                  </w:txbxContent>
                                </wps:txbx>
                                <wps:bodyPr horzOverflow="overflow" vert="horz" lIns="0" tIns="0" rIns="0" bIns="0" rtlCol="0">
                                  <a:noAutofit/>
                                </wps:bodyPr>
                              </wps:wsp>
                              <wps:wsp>
                                <wps:cNvPr id="37" name="Rectangle 37"/>
                                <wps:cNvSpPr/>
                                <wps:spPr>
                                  <a:xfrm>
                                    <a:off x="1633474" y="1671862"/>
                                    <a:ext cx="1384111" cy="127647"/>
                                  </a:xfrm>
                                  <a:prstGeom prst="rect">
                                    <a:avLst/>
                                  </a:prstGeom>
                                  <a:ln>
                                    <a:noFill/>
                                  </a:ln>
                                </wps:spPr>
                                <wps:txbx>
                                  <w:txbxContent>
                                    <w:p w14:paraId="5120C48A" w14:textId="77777777" w:rsidR="00BF35A9" w:rsidRDefault="00000000">
                                      <w:pPr>
                                        <w:spacing w:after="160" w:line="259" w:lineRule="auto"/>
                                        <w:ind w:left="0" w:firstLine="0"/>
                                        <w:jc w:val="left"/>
                                      </w:pPr>
                                      <w:proofErr w:type="spellStart"/>
                                      <w:r>
                                        <w:rPr>
                                          <w:color w:val="FFFFFF"/>
                                          <w:sz w:val="16"/>
                                        </w:rPr>
                                        <w:t>Principauté</w:t>
                                      </w:r>
                                      <w:proofErr w:type="spellEnd"/>
                                      <w:r>
                                        <w:rPr>
                                          <w:color w:val="FFFFFF"/>
                                          <w:sz w:val="16"/>
                                        </w:rPr>
                                        <w:t xml:space="preserve"> de Monaco</w:t>
                                      </w:r>
                                    </w:p>
                                  </w:txbxContent>
                                </wps:txbx>
                                <wps:bodyPr horzOverflow="overflow" vert="horz" lIns="0" tIns="0" rIns="0" bIns="0" rtlCol="0">
                                  <a:noAutofit/>
                                </wps:bodyPr>
                              </wps:wsp>
                              <wps:wsp>
                                <wps:cNvPr id="38" name="Rectangle 38"/>
                                <wps:cNvSpPr/>
                                <wps:spPr>
                                  <a:xfrm>
                                    <a:off x="2672842" y="1671862"/>
                                    <a:ext cx="37753" cy="127647"/>
                                  </a:xfrm>
                                  <a:prstGeom prst="rect">
                                    <a:avLst/>
                                  </a:prstGeom>
                                  <a:ln>
                                    <a:noFill/>
                                  </a:ln>
                                </wps:spPr>
                                <wps:txbx>
                                  <w:txbxContent>
                                    <w:p w14:paraId="130E2C25" w14:textId="77777777" w:rsidR="00BF35A9" w:rsidRDefault="00000000">
                                      <w:pPr>
                                        <w:spacing w:after="160" w:line="259" w:lineRule="auto"/>
                                        <w:ind w:left="0" w:firstLine="0"/>
                                        <w:jc w:val="left"/>
                                      </w:pPr>
                                      <w:r>
                                        <w:rPr>
                                          <w:color w:val="FFFFFF"/>
                                          <w:sz w:val="16"/>
                                        </w:rPr>
                                        <w:t xml:space="preserve"> </w:t>
                                      </w:r>
                                    </w:p>
                                  </w:txbxContent>
                                </wps:txbx>
                                <wps:bodyPr horzOverflow="overflow" vert="horz" lIns="0" tIns="0" rIns="0" bIns="0" rtlCol="0">
                                  <a:noAutofit/>
                                </wps:bodyPr>
                              </wps:wsp>
                              <wps:wsp>
                                <wps:cNvPr id="39" name="Rectangle 39"/>
                                <wps:cNvSpPr/>
                                <wps:spPr>
                                  <a:xfrm>
                                    <a:off x="1673098" y="1787686"/>
                                    <a:ext cx="1331283" cy="127647"/>
                                  </a:xfrm>
                                  <a:prstGeom prst="rect">
                                    <a:avLst/>
                                  </a:prstGeom>
                                  <a:ln>
                                    <a:noFill/>
                                  </a:ln>
                                </wps:spPr>
                                <wps:txbx>
                                  <w:txbxContent>
                                    <w:p w14:paraId="68280974" w14:textId="77777777" w:rsidR="00BF35A9" w:rsidRDefault="00000000">
                                      <w:pPr>
                                        <w:spacing w:after="160" w:line="259" w:lineRule="auto"/>
                                        <w:ind w:left="0" w:firstLine="0"/>
                                        <w:jc w:val="left"/>
                                      </w:pPr>
                                      <w:r>
                                        <w:rPr>
                                          <w:color w:val="FFFFFF"/>
                                          <w:sz w:val="16"/>
                                        </w:rPr>
                                        <w:t>Tel: (377) 93.10.81.00</w:t>
                                      </w:r>
                                    </w:p>
                                  </w:txbxContent>
                                </wps:txbx>
                                <wps:bodyPr horzOverflow="overflow" vert="horz" lIns="0" tIns="0" rIns="0" bIns="0" rtlCol="0">
                                  <a:noAutofit/>
                                </wps:bodyPr>
                              </wps:wsp>
                              <wps:wsp>
                                <wps:cNvPr id="40" name="Rectangle 40"/>
                                <wps:cNvSpPr/>
                                <wps:spPr>
                                  <a:xfrm>
                                    <a:off x="2672842" y="1787686"/>
                                    <a:ext cx="37753" cy="127647"/>
                                  </a:xfrm>
                                  <a:prstGeom prst="rect">
                                    <a:avLst/>
                                  </a:prstGeom>
                                  <a:ln>
                                    <a:noFill/>
                                  </a:ln>
                                </wps:spPr>
                                <wps:txbx>
                                  <w:txbxContent>
                                    <w:p w14:paraId="013195C5" w14:textId="77777777" w:rsidR="00BF35A9" w:rsidRDefault="00000000">
                                      <w:pPr>
                                        <w:spacing w:after="160" w:line="259" w:lineRule="auto"/>
                                        <w:ind w:left="0" w:firstLine="0"/>
                                        <w:jc w:val="left"/>
                                      </w:pPr>
                                      <w:r>
                                        <w:rPr>
                                          <w:color w:val="FFFFFF"/>
                                          <w:sz w:val="16"/>
                                        </w:rPr>
                                        <w:t xml:space="preserve"> </w:t>
                                      </w:r>
                                    </w:p>
                                  </w:txbxContent>
                                </wps:txbx>
                                <wps:bodyPr horzOverflow="overflow" vert="horz" lIns="0" tIns="0" rIns="0" bIns="0" rtlCol="0">
                                  <a:noAutofit/>
                                </wps:bodyPr>
                              </wps:wsp>
                              <wps:wsp>
                                <wps:cNvPr id="41" name="Rectangle 41"/>
                                <wps:cNvSpPr/>
                                <wps:spPr>
                                  <a:xfrm>
                                    <a:off x="1644142" y="1905034"/>
                                    <a:ext cx="1367814" cy="127646"/>
                                  </a:xfrm>
                                  <a:prstGeom prst="rect">
                                    <a:avLst/>
                                  </a:prstGeom>
                                  <a:ln>
                                    <a:noFill/>
                                  </a:ln>
                                </wps:spPr>
                                <wps:txbx>
                                  <w:txbxContent>
                                    <w:p w14:paraId="74A49FD6" w14:textId="77777777" w:rsidR="00BF35A9" w:rsidRDefault="00000000">
                                      <w:pPr>
                                        <w:spacing w:after="160" w:line="259" w:lineRule="auto"/>
                                        <w:ind w:left="0" w:firstLine="0"/>
                                        <w:jc w:val="left"/>
                                      </w:pPr>
                                      <w:r>
                                        <w:rPr>
                                          <w:color w:val="FFFFFF"/>
                                          <w:sz w:val="16"/>
                                        </w:rPr>
                                        <w:t>Fax: (377) 93.10.81.40</w:t>
                                      </w:r>
                                    </w:p>
                                  </w:txbxContent>
                                </wps:txbx>
                                <wps:bodyPr horzOverflow="overflow" vert="horz" lIns="0" tIns="0" rIns="0" bIns="0" rtlCol="0">
                                  <a:noAutofit/>
                                </wps:bodyPr>
                              </wps:wsp>
                              <wps:wsp>
                                <wps:cNvPr id="42" name="Rectangle 42"/>
                                <wps:cNvSpPr/>
                                <wps:spPr>
                                  <a:xfrm>
                                    <a:off x="2672842" y="1905034"/>
                                    <a:ext cx="37753" cy="127646"/>
                                  </a:xfrm>
                                  <a:prstGeom prst="rect">
                                    <a:avLst/>
                                  </a:prstGeom>
                                  <a:ln>
                                    <a:noFill/>
                                  </a:ln>
                                </wps:spPr>
                                <wps:txbx>
                                  <w:txbxContent>
                                    <w:p w14:paraId="6B6F3196" w14:textId="77777777" w:rsidR="00BF35A9" w:rsidRDefault="00000000">
                                      <w:pPr>
                                        <w:spacing w:after="160" w:line="259" w:lineRule="auto"/>
                                        <w:ind w:left="0" w:firstLine="0"/>
                                        <w:jc w:val="left"/>
                                      </w:pPr>
                                      <w:r>
                                        <w:rPr>
                                          <w:color w:val="FFFFFF"/>
                                          <w:sz w:val="16"/>
                                        </w:rPr>
                                        <w:t xml:space="preserve"> </w:t>
                                      </w:r>
                                    </w:p>
                                  </w:txbxContent>
                                </wps:txbx>
                                <wps:bodyPr horzOverflow="overflow" vert="horz" lIns="0" tIns="0" rIns="0" bIns="0" rtlCol="0">
                                  <a:noAutofit/>
                                </wps:bodyPr>
                              </wps:wsp>
                              <wps:wsp>
                                <wps:cNvPr id="43" name="Rectangle 43"/>
                                <wps:cNvSpPr/>
                                <wps:spPr>
                                  <a:xfrm>
                                    <a:off x="2134870" y="2022160"/>
                                    <a:ext cx="717005" cy="128029"/>
                                  </a:xfrm>
                                  <a:prstGeom prst="rect">
                                    <a:avLst/>
                                  </a:prstGeom>
                                  <a:ln>
                                    <a:noFill/>
                                  </a:ln>
                                </wps:spPr>
                                <wps:txbx>
                                  <w:txbxContent>
                                    <w:p w14:paraId="393D0508" w14:textId="77777777" w:rsidR="00BF35A9" w:rsidRDefault="00000000">
                                      <w:pPr>
                                        <w:spacing w:after="160" w:line="259" w:lineRule="auto"/>
                                        <w:ind w:left="0" w:firstLine="0"/>
                                        <w:jc w:val="left"/>
                                      </w:pPr>
                                      <w:r>
                                        <w:rPr>
                                          <w:color w:val="FFFFFF"/>
                                          <w:sz w:val="16"/>
                                        </w:rPr>
                                        <w:t>info@iho.int</w:t>
                                      </w:r>
                                    </w:p>
                                  </w:txbxContent>
                                </wps:txbx>
                                <wps:bodyPr horzOverflow="overflow" vert="horz" lIns="0" tIns="0" rIns="0" bIns="0" rtlCol="0">
                                  <a:noAutofit/>
                                </wps:bodyPr>
                              </wps:wsp>
                              <wps:wsp>
                                <wps:cNvPr id="44" name="Rectangle 44"/>
                                <wps:cNvSpPr/>
                                <wps:spPr>
                                  <a:xfrm>
                                    <a:off x="2672842" y="2022160"/>
                                    <a:ext cx="37867" cy="128029"/>
                                  </a:xfrm>
                                  <a:prstGeom prst="rect">
                                    <a:avLst/>
                                  </a:prstGeom>
                                  <a:ln>
                                    <a:noFill/>
                                  </a:ln>
                                </wps:spPr>
                                <wps:txbx>
                                  <w:txbxContent>
                                    <w:p w14:paraId="3EFBCAAB" w14:textId="77777777" w:rsidR="00BF35A9" w:rsidRDefault="00000000">
                                      <w:pPr>
                                        <w:spacing w:after="160" w:line="259" w:lineRule="auto"/>
                                        <w:ind w:left="0" w:firstLine="0"/>
                                        <w:jc w:val="left"/>
                                      </w:pPr>
                                      <w:r>
                                        <w:rPr>
                                          <w:color w:val="FFFFFF"/>
                                          <w:sz w:val="16"/>
                                        </w:rPr>
                                        <w:t xml:space="preserve"> </w:t>
                                      </w:r>
                                    </w:p>
                                  </w:txbxContent>
                                </wps:txbx>
                                <wps:bodyPr horzOverflow="overflow" vert="horz" lIns="0" tIns="0" rIns="0" bIns="0" rtlCol="0">
                                  <a:noAutofit/>
                                </wps:bodyPr>
                              </wps:wsp>
                              <wps:wsp>
                                <wps:cNvPr id="45" name="Rectangle 45"/>
                                <wps:cNvSpPr/>
                                <wps:spPr>
                                  <a:xfrm>
                                    <a:off x="2153158" y="2140035"/>
                                    <a:ext cx="692327" cy="127647"/>
                                  </a:xfrm>
                                  <a:prstGeom prst="rect">
                                    <a:avLst/>
                                  </a:prstGeom>
                                  <a:ln>
                                    <a:noFill/>
                                  </a:ln>
                                </wps:spPr>
                                <wps:txbx>
                                  <w:txbxContent>
                                    <w:p w14:paraId="3D25F055" w14:textId="77777777" w:rsidR="00BF35A9" w:rsidRDefault="00000000">
                                      <w:pPr>
                                        <w:spacing w:after="160" w:line="259" w:lineRule="auto"/>
                                        <w:ind w:left="0" w:firstLine="0"/>
                                        <w:jc w:val="left"/>
                                      </w:pPr>
                                      <w:r>
                                        <w:rPr>
                                          <w:color w:val="FFFFFF"/>
                                          <w:sz w:val="16"/>
                                        </w:rPr>
                                        <w:t>www.iho.int</w:t>
                                      </w:r>
                                    </w:p>
                                  </w:txbxContent>
                                </wps:txbx>
                                <wps:bodyPr horzOverflow="overflow" vert="horz" lIns="0" tIns="0" rIns="0" bIns="0" rtlCol="0">
                                  <a:noAutofit/>
                                </wps:bodyPr>
                              </wps:wsp>
                              <wps:wsp>
                                <wps:cNvPr id="46" name="Rectangle 46"/>
                                <wps:cNvSpPr/>
                                <wps:spPr>
                                  <a:xfrm>
                                    <a:off x="2672842" y="2140035"/>
                                    <a:ext cx="37753" cy="127647"/>
                                  </a:xfrm>
                                  <a:prstGeom prst="rect">
                                    <a:avLst/>
                                  </a:prstGeom>
                                  <a:ln>
                                    <a:noFill/>
                                  </a:ln>
                                </wps:spPr>
                                <wps:txbx>
                                  <w:txbxContent>
                                    <w:p w14:paraId="5266ECE6" w14:textId="77777777" w:rsidR="00BF35A9" w:rsidRDefault="00000000">
                                      <w:pPr>
                                        <w:spacing w:after="160" w:line="259" w:lineRule="auto"/>
                                        <w:ind w:left="0" w:firstLine="0"/>
                                        <w:jc w:val="left"/>
                                      </w:pPr>
                                      <w:r>
                                        <w:rPr>
                                          <w:color w:val="FFFFFF"/>
                                          <w:sz w:val="16"/>
                                        </w:rPr>
                                        <w:t xml:space="preserve"> </w:t>
                                      </w:r>
                                    </w:p>
                                  </w:txbxContent>
                                </wps:txbx>
                                <wps:bodyPr horzOverflow="overflow" vert="horz" lIns="0" tIns="0" rIns="0" bIns="0" rtlCol="0">
                                  <a:noAutofit/>
                                </wps:bodyPr>
                              </wps:wsp>
                            </wpg:wgp>
                          </a:graphicData>
                        </a:graphic>
                      </wp:inline>
                    </w:drawing>
                  </mc:Choice>
                  <mc:Fallback>
                    <w:pict>
                      <v:group w14:anchorId="30EA619A" id="Group 30277" o:spid="_x0000_s1054" style="width:224.4pt;height:176.05pt;mso-position-horizontal-relative:char;mso-position-vertical-relative:line" coordsize="28498,223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">
                        <v:shape id="Picture 25" o:spid="_x0000_s1055" type="#_x0000_t75" style="position:absolute;width:28498;height:22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">
                          <v:imagedata r:id="rId16" o:title=""/>
                        </v:shape>
                        <v:rect id="Rectangle 26" o:spid="_x0000_s1056" style="position:absolute;left:26728;top:3963;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64816DE5" w14:textId="77777777" w:rsidR="00BF35A9" w:rsidRDefault="00000000">
                                <w:pPr>
                                  <w:spacing w:after="160" w:line="259" w:lineRule="auto"/>
                                  <w:ind w:left="0" w:firstLine="0"/>
                                  <w:jc w:val="left"/>
                                </w:pPr>
                                <w:r>
                                  <w:rPr>
                                    <w:color w:val="FFFFFF"/>
                                    <w:sz w:val="16"/>
                                  </w:rPr>
                                  <w:t xml:space="preserve"> </w:t>
                                </w:r>
                              </w:p>
                            </w:txbxContent>
                          </v:textbox>
                        </v:rect>
                        <v:rect id="Rectangle 27" o:spid="_x0000_s1057" style="position:absolute;left:26728;top:6660;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4A2AE4B8" w14:textId="77777777" w:rsidR="00BF35A9" w:rsidRDefault="00000000">
                                <w:pPr>
                                  <w:spacing w:after="160" w:line="259" w:lineRule="auto"/>
                                  <w:ind w:left="0" w:firstLine="0"/>
                                  <w:jc w:val="left"/>
                                </w:pPr>
                                <w:r>
                                  <w:rPr>
                                    <w:color w:val="FFFFFF"/>
                                    <w:sz w:val="16"/>
                                  </w:rPr>
                                  <w:t xml:space="preserve"> </w:t>
                                </w:r>
                              </w:p>
                            </w:txbxContent>
                          </v:textbox>
                        </v:rect>
                        <v:rect id="Rectangle 28" o:spid="_x0000_s1058" style="position:absolute;left:26728;top:9358;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7A5DF110" w14:textId="77777777" w:rsidR="00BF35A9" w:rsidRDefault="00000000">
                                <w:pPr>
                                  <w:spacing w:after="160" w:line="259" w:lineRule="auto"/>
                                  <w:ind w:left="0" w:firstLine="0"/>
                                  <w:jc w:val="left"/>
                                </w:pPr>
                                <w:r>
                                  <w:rPr>
                                    <w:color w:val="FFFFFF"/>
                                    <w:sz w:val="16"/>
                                  </w:rPr>
                                  <w:t xml:space="preserve"> </w:t>
                                </w:r>
                              </w:p>
                            </w:txbxContent>
                          </v:textbox>
                        </v:rect>
                        <v:rect id="Rectangle 29" o:spid="_x0000_s1059" style="position:absolute;left:26728;top:12040;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75731DE4" w14:textId="77777777" w:rsidR="00BF35A9" w:rsidRDefault="00000000">
                                <w:pPr>
                                  <w:spacing w:after="160" w:line="259" w:lineRule="auto"/>
                                  <w:ind w:left="0" w:firstLine="0"/>
                                  <w:jc w:val="left"/>
                                </w:pPr>
                                <w:r>
                                  <w:rPr>
                                    <w:color w:val="FFFFFF"/>
                                    <w:sz w:val="16"/>
                                  </w:rPr>
                                  <w:t xml:space="preserve"> </w:t>
                                </w:r>
                              </w:p>
                            </w:txbxContent>
                          </v:textbox>
                        </v:rect>
                        <v:rect id="Rectangle 30" o:spid="_x0000_s1060" style="position:absolute;left:19215;top:13213;width:10010;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5101A3C4" w14:textId="77777777" w:rsidR="00BF35A9" w:rsidRDefault="00000000">
                                <w:pPr>
                                  <w:spacing w:after="160" w:line="259" w:lineRule="auto"/>
                                  <w:ind w:left="0" w:firstLine="0"/>
                                  <w:jc w:val="left"/>
                                </w:pPr>
                                <w:proofErr w:type="spellStart"/>
                                <w:r>
                                  <w:rPr>
                                    <w:color w:val="FFFFFF"/>
                                    <w:sz w:val="16"/>
                                  </w:rPr>
                                  <w:t>Published</w:t>
                                </w:r>
                                <w:proofErr w:type="spellEnd"/>
                                <w:r>
                                  <w:rPr>
                                    <w:color w:val="FFFFFF"/>
                                    <w:sz w:val="16"/>
                                  </w:rPr>
                                  <w:t xml:space="preserve"> </w:t>
                                </w:r>
                                <w:proofErr w:type="spellStart"/>
                                <w:r>
                                  <w:rPr>
                                    <w:color w:val="FFFFFF"/>
                                    <w:sz w:val="16"/>
                                  </w:rPr>
                                  <w:t>by</w:t>
                                </w:r>
                                <w:proofErr w:type="spellEnd"/>
                                <w:r>
                                  <w:rPr>
                                    <w:color w:val="FFFFFF"/>
                                    <w:sz w:val="16"/>
                                  </w:rPr>
                                  <w:t xml:space="preserve"> </w:t>
                                </w:r>
                                <w:proofErr w:type="spellStart"/>
                                <w:r>
                                  <w:rPr>
                                    <w:color w:val="FFFFFF"/>
                                    <w:sz w:val="16"/>
                                  </w:rPr>
                                  <w:t>the</w:t>
                                </w:r>
                                <w:proofErr w:type="spellEnd"/>
                              </w:p>
                            </w:txbxContent>
                          </v:textbox>
                        </v:rect>
                        <v:rect id="Rectangle 31" o:spid="_x0000_s1061" style="position:absolute;left:26728;top:13213;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2A3ECA63" w14:textId="77777777" w:rsidR="00BF35A9" w:rsidRDefault="00000000">
                                <w:pPr>
                                  <w:spacing w:after="160" w:line="259" w:lineRule="auto"/>
                                  <w:ind w:left="0" w:firstLine="0"/>
                                  <w:jc w:val="left"/>
                                </w:pPr>
                                <w:r>
                                  <w:rPr>
                                    <w:color w:val="FFFFFF"/>
                                    <w:sz w:val="16"/>
                                  </w:rPr>
                                  <w:t xml:space="preserve"> </w:t>
                                </w:r>
                              </w:p>
                            </w:txbxContent>
                          </v:textbox>
                        </v:rect>
                        <v:rect id="Rectangle 32" o:spid="_x0000_s1062" style="position:absolute;left:8756;top:14371;width:2390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484A6F8F" w14:textId="77777777" w:rsidR="00BF35A9" w:rsidRDefault="00000000">
                                <w:pPr>
                                  <w:spacing w:after="160" w:line="259" w:lineRule="auto"/>
                                  <w:ind w:left="0" w:firstLine="0"/>
                                  <w:jc w:val="left"/>
                                </w:pPr>
                                <w:r>
                                  <w:rPr>
                                    <w:color w:val="FFFFFF"/>
                                    <w:sz w:val="16"/>
                                  </w:rPr>
                                  <w:t xml:space="preserve">International </w:t>
                                </w:r>
                                <w:proofErr w:type="spellStart"/>
                                <w:r>
                                  <w:rPr>
                                    <w:color w:val="FFFFFF"/>
                                    <w:sz w:val="16"/>
                                  </w:rPr>
                                  <w:t>Hydrographic</w:t>
                                </w:r>
                                <w:proofErr w:type="spellEnd"/>
                                <w:r>
                                  <w:rPr>
                                    <w:color w:val="FFFFFF"/>
                                    <w:sz w:val="16"/>
                                  </w:rPr>
                                  <w:t xml:space="preserve"> </w:t>
                                </w:r>
                                <w:proofErr w:type="spellStart"/>
                                <w:r>
                                  <w:rPr>
                                    <w:color w:val="FFFFFF"/>
                                    <w:sz w:val="16"/>
                                  </w:rPr>
                                  <w:t>Organization</w:t>
                                </w:r>
                                <w:proofErr w:type="spellEnd"/>
                              </w:p>
                            </w:txbxContent>
                          </v:textbox>
                        </v:rect>
                        <v:rect id="Rectangle 33" o:spid="_x0000_s1063" style="position:absolute;left:26728;top:143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12064628" w14:textId="77777777" w:rsidR="00BF35A9" w:rsidRDefault="00000000">
                                <w:pPr>
                                  <w:spacing w:after="160" w:line="259" w:lineRule="auto"/>
                                  <w:ind w:left="0" w:firstLine="0"/>
                                  <w:jc w:val="left"/>
                                </w:pPr>
                                <w:r>
                                  <w:rPr>
                                    <w:color w:val="FFFFFF"/>
                                    <w:sz w:val="16"/>
                                  </w:rPr>
                                  <w:t xml:space="preserve"> </w:t>
                                </w:r>
                              </w:p>
                            </w:txbxContent>
                          </v:textbox>
                        </v:rect>
                        <v:rect id="Rectangle 29648" o:spid="_x0000_s1064" style="position:absolute;left:18254;top:15545;width:756;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" filled="f" stroked="f">
                          <v:textbox inset="0,0,0,0">
                            <w:txbxContent>
                              <w:p w14:paraId="3AC793EC" w14:textId="77777777" w:rsidR="00BF35A9" w:rsidRDefault="00000000">
                                <w:pPr>
                                  <w:spacing w:after="160" w:line="259" w:lineRule="auto"/>
                                  <w:ind w:left="0" w:firstLine="0"/>
                                  <w:jc w:val="left"/>
                                </w:pPr>
                                <w:r>
                                  <w:rPr>
                                    <w:color w:val="FFFFFF"/>
                                    <w:sz w:val="16"/>
                                  </w:rPr>
                                  <w:t>4</w:t>
                                </w:r>
                              </w:p>
                            </w:txbxContent>
                          </v:textbox>
                        </v:rect>
                        <v:rect id="Rectangle 29650" o:spid="_x0000_s1065" style="position:absolute;left:18818;top:15545;width:9026;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" filled="f" stroked="f">
                          <v:textbox inset="0,0,0,0">
                            <w:txbxContent>
                              <w:p w14:paraId="50B0CC10" w14:textId="77777777" w:rsidR="00BF35A9" w:rsidRDefault="00000000">
                                <w:pPr>
                                  <w:spacing w:after="160" w:line="259" w:lineRule="auto"/>
                                  <w:ind w:left="0" w:firstLine="0"/>
                                  <w:jc w:val="left"/>
                                </w:pPr>
                                <w:r>
                                  <w:rPr>
                                    <w:color w:val="FFFFFF"/>
                                    <w:sz w:val="16"/>
                                  </w:rPr>
                                  <w:t xml:space="preserve">b </w:t>
                                </w:r>
                                <w:proofErr w:type="spellStart"/>
                                <w:r>
                                  <w:rPr>
                                    <w:color w:val="FFFFFF"/>
                                    <w:sz w:val="16"/>
                                  </w:rPr>
                                  <w:t>quai</w:t>
                                </w:r>
                                <w:proofErr w:type="spellEnd"/>
                                <w:r>
                                  <w:rPr>
                                    <w:color w:val="FFFFFF"/>
                                    <w:sz w:val="16"/>
                                  </w:rPr>
                                  <w:t xml:space="preserve"> Antoine </w:t>
                                </w:r>
                              </w:p>
                            </w:txbxContent>
                          </v:textbox>
                        </v:rect>
                        <v:rect id="Rectangle 29649" o:spid="_x0000_s1066" style="position:absolute;left:25609;top:15545;width:75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" filled="f" stroked="f">
                          <v:textbox inset="0,0,0,0">
                            <w:txbxContent>
                              <w:p w14:paraId="49983A47" w14:textId="77777777" w:rsidR="00BF35A9" w:rsidRDefault="00000000">
                                <w:pPr>
                                  <w:spacing w:after="160" w:line="259" w:lineRule="auto"/>
                                  <w:ind w:left="0" w:firstLine="0"/>
                                  <w:jc w:val="left"/>
                                </w:pPr>
                                <w:r>
                                  <w:rPr>
                                    <w:color w:val="FFFFFF"/>
                                    <w:sz w:val="16"/>
                                  </w:rPr>
                                  <w:t>1</w:t>
                                </w:r>
                              </w:p>
                            </w:txbxContent>
                          </v:textbox>
                        </v:rect>
                        <v:rect id="Rectangle 35" o:spid="_x0000_s1067" style="position:absolute;left:26179;top:15441;width:750;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615F2257" w14:textId="77777777" w:rsidR="00BF35A9" w:rsidRDefault="00000000">
                                <w:pPr>
                                  <w:spacing w:after="160" w:line="259" w:lineRule="auto"/>
                                  <w:ind w:left="0" w:firstLine="0"/>
                                  <w:jc w:val="left"/>
                                </w:pPr>
                                <w:r>
                                  <w:rPr>
                                    <w:color w:val="FFFFFF"/>
                                    <w:sz w:val="10"/>
                                  </w:rPr>
                                  <w:t>er</w:t>
                                </w:r>
                              </w:p>
                            </w:txbxContent>
                          </v:textbox>
                        </v:rect>
                        <v:rect id="Rectangle 36" o:spid="_x0000_s1068" style="position:absolute;left:26728;top:1554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5B19B808" w14:textId="77777777" w:rsidR="00BF35A9" w:rsidRDefault="00000000">
                                <w:pPr>
                                  <w:spacing w:after="160" w:line="259" w:lineRule="auto"/>
                                  <w:ind w:left="0" w:firstLine="0"/>
                                  <w:jc w:val="left"/>
                                </w:pPr>
                                <w:r>
                                  <w:rPr>
                                    <w:color w:val="FFFFFF"/>
                                    <w:sz w:val="16"/>
                                  </w:rPr>
                                  <w:t xml:space="preserve"> </w:t>
                                </w:r>
                              </w:p>
                            </w:txbxContent>
                          </v:textbox>
                        </v:rect>
                        <v:rect id="Rectangle 37" o:spid="_x0000_s1069" style="position:absolute;left:16334;top:16718;width:13841;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5120C48A" w14:textId="77777777" w:rsidR="00BF35A9" w:rsidRDefault="00000000">
                                <w:pPr>
                                  <w:spacing w:after="160" w:line="259" w:lineRule="auto"/>
                                  <w:ind w:left="0" w:firstLine="0"/>
                                  <w:jc w:val="left"/>
                                </w:pPr>
                                <w:proofErr w:type="spellStart"/>
                                <w:r>
                                  <w:rPr>
                                    <w:color w:val="FFFFFF"/>
                                    <w:sz w:val="16"/>
                                  </w:rPr>
                                  <w:t>Principauté</w:t>
                                </w:r>
                                <w:proofErr w:type="spellEnd"/>
                                <w:r>
                                  <w:rPr>
                                    <w:color w:val="FFFFFF"/>
                                    <w:sz w:val="16"/>
                                  </w:rPr>
                                  <w:t xml:space="preserve"> de Monaco</w:t>
                                </w:r>
                              </w:p>
                            </w:txbxContent>
                          </v:textbox>
                        </v:rect>
                        <v:rect id="Rectangle 38" o:spid="_x0000_s1070" style="position:absolute;left:26728;top:16718;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130E2C25" w14:textId="77777777" w:rsidR="00BF35A9" w:rsidRDefault="00000000">
                                <w:pPr>
                                  <w:spacing w:after="160" w:line="259" w:lineRule="auto"/>
                                  <w:ind w:left="0" w:firstLine="0"/>
                                  <w:jc w:val="left"/>
                                </w:pPr>
                                <w:r>
                                  <w:rPr>
                                    <w:color w:val="FFFFFF"/>
                                    <w:sz w:val="16"/>
                                  </w:rPr>
                                  <w:t xml:space="preserve"> </w:t>
                                </w:r>
                              </w:p>
                            </w:txbxContent>
                          </v:textbox>
                        </v:rect>
                        <v:rect id="Rectangle 39" o:spid="_x0000_s1071" style="position:absolute;left:16730;top:17876;width:13313;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68280974" w14:textId="77777777" w:rsidR="00BF35A9" w:rsidRDefault="00000000">
                                <w:pPr>
                                  <w:spacing w:after="160" w:line="259" w:lineRule="auto"/>
                                  <w:ind w:left="0" w:firstLine="0"/>
                                  <w:jc w:val="left"/>
                                </w:pPr>
                                <w:r>
                                  <w:rPr>
                                    <w:color w:val="FFFFFF"/>
                                    <w:sz w:val="16"/>
                                  </w:rPr>
                                  <w:t>Tel: (377) 93.10.81.00</w:t>
                                </w:r>
                              </w:p>
                            </w:txbxContent>
                          </v:textbox>
                        </v:rect>
                        <v:rect id="Rectangle 40" o:spid="_x0000_s1072" style="position:absolute;left:26728;top:17876;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013195C5" w14:textId="77777777" w:rsidR="00BF35A9" w:rsidRDefault="00000000">
                                <w:pPr>
                                  <w:spacing w:after="160" w:line="259" w:lineRule="auto"/>
                                  <w:ind w:left="0" w:firstLine="0"/>
                                  <w:jc w:val="left"/>
                                </w:pPr>
                                <w:r>
                                  <w:rPr>
                                    <w:color w:val="FFFFFF"/>
                                    <w:sz w:val="16"/>
                                  </w:rPr>
                                  <w:t xml:space="preserve"> </w:t>
                                </w:r>
                              </w:p>
                            </w:txbxContent>
                          </v:textbox>
                        </v:rect>
                        <v:rect id="Rectangle 41" o:spid="_x0000_s1073" style="position:absolute;left:16441;top:19050;width:136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74A49FD6" w14:textId="77777777" w:rsidR="00BF35A9" w:rsidRDefault="00000000">
                                <w:pPr>
                                  <w:spacing w:after="160" w:line="259" w:lineRule="auto"/>
                                  <w:ind w:left="0" w:firstLine="0"/>
                                  <w:jc w:val="left"/>
                                </w:pPr>
                                <w:r>
                                  <w:rPr>
                                    <w:color w:val="FFFFFF"/>
                                    <w:sz w:val="16"/>
                                  </w:rPr>
                                  <w:t>Fax: (377) 93.10.81.40</w:t>
                                </w:r>
                              </w:p>
                            </w:txbxContent>
                          </v:textbox>
                        </v:rect>
                        <v:rect id="Rectangle 42" o:spid="_x0000_s1074" style="position:absolute;left:26728;top:19050;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6B6F3196" w14:textId="77777777" w:rsidR="00BF35A9" w:rsidRDefault="00000000">
                                <w:pPr>
                                  <w:spacing w:after="160" w:line="259" w:lineRule="auto"/>
                                  <w:ind w:left="0" w:firstLine="0"/>
                                  <w:jc w:val="left"/>
                                </w:pPr>
                                <w:r>
                                  <w:rPr>
                                    <w:color w:val="FFFFFF"/>
                                    <w:sz w:val="16"/>
                                  </w:rPr>
                                  <w:t xml:space="preserve"> </w:t>
                                </w:r>
                              </w:p>
                            </w:txbxContent>
                          </v:textbox>
                        </v:rect>
                        <v:rect id="Rectangle 43" o:spid="_x0000_s1075" style="position:absolute;left:21348;top:20221;width:7170;height:1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393D0508" w14:textId="77777777" w:rsidR="00BF35A9" w:rsidRDefault="00000000">
                                <w:pPr>
                                  <w:spacing w:after="160" w:line="259" w:lineRule="auto"/>
                                  <w:ind w:left="0" w:firstLine="0"/>
                                  <w:jc w:val="left"/>
                                </w:pPr>
                                <w:r>
                                  <w:rPr>
                                    <w:color w:val="FFFFFF"/>
                                    <w:sz w:val="16"/>
                                  </w:rPr>
                                  <w:t>info@iho.int</w:t>
                                </w:r>
                              </w:p>
                            </w:txbxContent>
                          </v:textbox>
                        </v:rect>
                        <v:rect id="Rectangle 44" o:spid="_x0000_s1076" style="position:absolute;left:26728;top:20221;width:379;height:1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3EFBCAAB" w14:textId="77777777" w:rsidR="00BF35A9" w:rsidRDefault="00000000">
                                <w:pPr>
                                  <w:spacing w:after="160" w:line="259" w:lineRule="auto"/>
                                  <w:ind w:left="0" w:firstLine="0"/>
                                  <w:jc w:val="left"/>
                                </w:pPr>
                                <w:r>
                                  <w:rPr>
                                    <w:color w:val="FFFFFF"/>
                                    <w:sz w:val="16"/>
                                  </w:rPr>
                                  <w:t xml:space="preserve"> </w:t>
                                </w:r>
                              </w:p>
                            </w:txbxContent>
                          </v:textbox>
                        </v:rect>
                        <v:rect id="Rectangle 45" o:spid="_x0000_s1077" style="position:absolute;left:21531;top:21400;width:6923;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3D25F055" w14:textId="77777777" w:rsidR="00BF35A9" w:rsidRDefault="00000000">
                                <w:pPr>
                                  <w:spacing w:after="160" w:line="259" w:lineRule="auto"/>
                                  <w:ind w:left="0" w:firstLine="0"/>
                                  <w:jc w:val="left"/>
                                </w:pPr>
                                <w:r>
                                  <w:rPr>
                                    <w:color w:val="FFFFFF"/>
                                    <w:sz w:val="16"/>
                                  </w:rPr>
                                  <w:t>www.iho.int</w:t>
                                </w:r>
                              </w:p>
                            </w:txbxContent>
                          </v:textbox>
                        </v:rect>
                        <v:rect id="Rectangle 46" o:spid="_x0000_s1078" style="position:absolute;left:26728;top:21400;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5266ECE6" w14:textId="77777777" w:rsidR="00BF35A9" w:rsidRDefault="00000000">
                                <w:pPr>
                                  <w:spacing w:after="160" w:line="259" w:lineRule="auto"/>
                                  <w:ind w:left="0" w:firstLine="0"/>
                                  <w:jc w:val="left"/>
                                </w:pPr>
                                <w:r>
                                  <w:rPr>
                                    <w:color w:val="FFFFFF"/>
                                    <w:sz w:val="16"/>
                                  </w:rPr>
                                  <w:t xml:space="preserve"> </w:t>
                                </w:r>
                              </w:p>
                            </w:txbxContent>
                          </v:textbox>
                        </v:rect>
                        <w10:anchorlock/>
                      </v:group>
                    </w:pict>
                  </mc:Fallback>
                </mc:AlternateContent>
              </w:r>
            </w:del>
          </w:p>
        </w:tc>
      </w:tr>
    </w:tbl>
    <w:p w14:paraId="4FC96012" w14:textId="68C031B1" w:rsidR="00BF35A9" w:rsidRDefault="00000000">
      <w:pPr>
        <w:spacing w:after="0" w:line="259" w:lineRule="auto"/>
        <w:ind w:left="-1400" w:right="10835" w:firstLine="0"/>
      </w:pPr>
      <w:del w:id="31" w:author="Birklhuber Bernd" w:date="2026-08-07T14:11:00Z">
        <w:r w:rsidDel="0099493D">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D17920C" wp14:editId="303F354F">
                  <wp:simplePos x="0" y="0"/>
                  <wp:positionH relativeFrom="column">
                    <wp:posOffset>-269671</wp:posOffset>
                  </wp:positionH>
                  <wp:positionV relativeFrom="paragraph">
                    <wp:posOffset>-3284598</wp:posOffset>
                  </wp:positionV>
                  <wp:extent cx="934695" cy="1854213"/>
                  <wp:effectExtent l="0" t="0" r="0" b="0"/>
                  <wp:wrapSquare wrapText="bothSides"/>
                  <wp:docPr id="30327" name="Group 30327"/>
                  <wp:cNvGraphicFramePr/>
                  <a:graphic xmlns:a="http://schemas.openxmlformats.org/drawingml/2006/main">
                    <a:graphicData uri="http://schemas.microsoft.com/office/word/2010/wordprocessingGroup">
                      <wpg:wgp>
                        <wpg:cNvGrpSpPr/>
                        <wpg:grpSpPr>
                          <a:xfrm>
                            <a:off x="0" y="0"/>
                            <a:ext cx="934695" cy="1854213"/>
                            <a:chOff x="0" y="0"/>
                            <a:chExt cx="934695" cy="1854213"/>
                          </a:xfrm>
                        </wpg:grpSpPr>
                        <pic:pic xmlns:pic="http://schemas.openxmlformats.org/drawingml/2006/picture">
                          <pic:nvPicPr>
                            <pic:cNvPr id="18" name="Picture 18"/>
                            <pic:cNvPicPr/>
                          </pic:nvPicPr>
                          <pic:blipFill>
                            <a:blip r:embed="rId17"/>
                            <a:stretch>
                              <a:fillRect/>
                            </a:stretch>
                          </pic:blipFill>
                          <pic:spPr>
                            <a:xfrm>
                              <a:off x="0" y="0"/>
                              <a:ext cx="934695" cy="927113"/>
                            </a:xfrm>
                            <a:prstGeom prst="rect">
                              <a:avLst/>
                            </a:prstGeom>
                          </pic:spPr>
                        </pic:pic>
                        <pic:pic xmlns:pic="http://schemas.openxmlformats.org/drawingml/2006/picture">
                          <pic:nvPicPr>
                            <pic:cNvPr id="20" name="Picture 20"/>
                            <pic:cNvPicPr/>
                          </pic:nvPicPr>
                          <pic:blipFill>
                            <a:blip r:embed="rId18"/>
                            <a:stretch>
                              <a:fillRect/>
                            </a:stretch>
                          </pic:blipFill>
                          <pic:spPr>
                            <a:xfrm>
                              <a:off x="699" y="927100"/>
                              <a:ext cx="933996" cy="927112"/>
                            </a:xfrm>
                            <a:prstGeom prst="rect">
                              <a:avLst/>
                            </a:prstGeom>
                          </pic:spPr>
                        </pic:pic>
                      </wpg:wgp>
                    </a:graphicData>
                  </a:graphic>
                </wp:anchor>
              </w:drawing>
            </mc:Choice>
            <mc:Fallback>
              <w:pict>
                <v:group w14:anchorId="036BCC23" id="Group 30327" o:spid="_x0000_s1026" style="position:absolute;margin-left:-21.25pt;margin-top:-258.65pt;width:73.6pt;height:146pt;z-index:251659264" coordsize="9346,1854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">
                  <v:shape id="Picture 18" o:spid="_x0000_s1027" type="#_x0000_t75" style="position:absolute;width:9346;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">
                    <v:imagedata r:id="rId31" o:title=""/>
                  </v:shape>
                  <v:shape id="Picture 20" o:spid="_x0000_s1028" type="#_x0000_t75" style="position:absolute;left:6;top:927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">
                    <v:imagedata r:id="rId32" o:title=""/>
                  </v:shape>
                  <w10:wrap type="square"/>
                </v:group>
              </w:pict>
            </mc:Fallback>
          </mc:AlternateContent>
        </w:r>
      </w:del>
    </w:p>
    <w:tbl>
      <w:tblPr>
        <w:tblStyle w:val="TableGrid"/>
        <w:tblW w:w="8896" w:type="dxa"/>
        <w:tblInd w:w="540" w:type="dxa"/>
        <w:tblCellMar>
          <w:top w:w="165" w:type="dxa"/>
          <w:left w:w="425" w:type="dxa"/>
          <w:bottom w:w="123" w:type="dxa"/>
          <w:right w:w="442" w:type="dxa"/>
        </w:tblCellMar>
        <w:tblLook w:val="04A0" w:firstRow="1" w:lastRow="0" w:firstColumn="1" w:lastColumn="0" w:noHBand="0" w:noVBand="1"/>
      </w:tblPr>
      <w:tblGrid>
        <w:gridCol w:w="8896"/>
      </w:tblGrid>
      <w:tr w:rsidR="00BF35A9" w14:paraId="3248B719" w14:textId="77777777">
        <w:trPr>
          <w:trHeight w:val="720"/>
        </w:trPr>
        <w:tc>
          <w:tcPr>
            <w:tcW w:w="8896" w:type="dxa"/>
            <w:tcBorders>
              <w:top w:val="single" w:sz="4" w:space="0" w:color="000000"/>
              <w:left w:val="single" w:sz="4" w:space="0" w:color="000000"/>
              <w:bottom w:val="single" w:sz="4" w:space="0" w:color="FFFFFF"/>
              <w:right w:val="single" w:sz="4" w:space="0" w:color="000000"/>
            </w:tcBorders>
            <w:vAlign w:val="bottom"/>
          </w:tcPr>
          <w:p w14:paraId="7B777ECF" w14:textId="0D0BE830" w:rsidR="00BF35A9" w:rsidRDefault="00000000">
            <w:pPr>
              <w:spacing w:after="0" w:line="259" w:lineRule="auto"/>
              <w:ind w:left="15" w:firstLine="0"/>
              <w:jc w:val="center"/>
            </w:pPr>
            <w:del w:id="32" w:author="Birklhuber Bernd" w:date="2026-08-10T13:17:00Z">
              <w:r w:rsidDel="006C29B3">
                <w:delText xml:space="preserve">© Copyright International Hydrographic Organization </w:delText>
              </w:r>
            </w:del>
            <w:del w:id="33" w:author="Birklhuber Bernd" w:date="2026-08-07T14:12:00Z">
              <w:r w:rsidDel="0099493D">
                <w:delText xml:space="preserve">2025 </w:delText>
              </w:r>
            </w:del>
          </w:p>
        </w:tc>
      </w:tr>
      <w:tr w:rsidR="00BF35A9" w:rsidRPr="006C29B3" w14:paraId="17763361" w14:textId="77777777">
        <w:trPr>
          <w:trHeight w:val="1860"/>
        </w:trPr>
        <w:tc>
          <w:tcPr>
            <w:tcW w:w="8896" w:type="dxa"/>
            <w:tcBorders>
              <w:top w:val="single" w:sz="4" w:space="0" w:color="FFFFFF"/>
              <w:left w:val="single" w:sz="4" w:space="0" w:color="000000"/>
              <w:bottom w:val="single" w:sz="4" w:space="0" w:color="FFFFFF"/>
              <w:right w:val="single" w:sz="4" w:space="0" w:color="000000"/>
            </w:tcBorders>
            <w:vAlign w:val="center"/>
          </w:tcPr>
          <w:p w14:paraId="53B36BEB" w14:textId="6FBA6872" w:rsidR="006C29B3" w:rsidRPr="006C29B3" w:rsidRDefault="006C29B3" w:rsidP="006C29B3">
            <w:pPr>
              <w:rPr>
                <w:ins w:id="34" w:author="Birklhuber Bernd" w:date="2026-08-10T13:17:00Z"/>
                <w:rFonts w:ascii="Aptos" w:eastAsia="Times New Roman" w:hAnsi="Aptos" w:cs="Aptos"/>
                <w:b/>
                <w:bCs/>
                <w:lang w:val="en-US"/>
              </w:rPr>
            </w:pPr>
            <w:ins w:id="35" w:author="Birklhuber Bernd" w:date="2026-08-10T13:17:00Z">
              <w:r w:rsidRPr="006C29B3">
                <w:rPr>
                  <w:rFonts w:eastAsia="Times New Roman"/>
                  <w:b/>
                  <w:bCs/>
                  <w:lang w:val="en-US"/>
                </w:rPr>
                <w:t>P</w:t>
              </w:r>
              <w:r w:rsidRPr="006C29B3">
                <w:rPr>
                  <w:rFonts w:eastAsia="Times New Roman"/>
                  <w:b/>
                  <w:bCs/>
                  <w:lang w:val="en-US"/>
                </w:rPr>
                <w:t>ermission number 11/2026</w:t>
              </w:r>
            </w:ins>
          </w:p>
          <w:p w14:paraId="20F7B8E7" w14:textId="565AD292" w:rsidR="006C29B3" w:rsidRPr="006C29B3" w:rsidRDefault="006C29B3" w:rsidP="006C29B3">
            <w:pPr>
              <w:rPr>
                <w:ins w:id="36" w:author="Birklhuber Bernd" w:date="2026-08-10T13:17:00Z"/>
                <w:rFonts w:eastAsia="Times New Roman"/>
                <w:lang w:val="en-US"/>
              </w:rPr>
            </w:pPr>
            <w:ins w:id="37" w:author="Birklhuber Bernd" w:date="2026-08-10T13:17:00Z">
              <w:r w:rsidRPr="006C29B3">
                <w:rPr>
                  <w:rFonts w:eastAsia="Times New Roman"/>
                  <w:i/>
                  <w:iCs/>
                  <w:lang w:val="en-US"/>
                </w:rPr>
                <w:t xml:space="preserve">Material from IHO publication </w:t>
              </w:r>
              <w:r w:rsidRPr="006C29B3">
                <w:rPr>
                  <w:rFonts w:eastAsia="Times New Roman"/>
                  <w:lang w:val="en-US"/>
                </w:rPr>
                <w:t xml:space="preserve">S-98 S-100 ECDIS and Interoperability Specification Edition 2.0.0 – October 2025 </w:t>
              </w:r>
              <w:r w:rsidRPr="006C29B3">
                <w:rPr>
                  <w:rFonts w:eastAsia="Times New Roman"/>
                  <w:i/>
                  <w:iCs/>
                  <w:lang w:val="en-US"/>
                </w:rPr>
                <w:t>is reproduced with the permission of the IHO Secretariat (Permission No 11/2026)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w:t>
              </w:r>
            </w:ins>
          </w:p>
          <w:p w14:paraId="2AA50324" w14:textId="0C243C2B" w:rsidR="00BF35A9" w:rsidRPr="0018571B" w:rsidRDefault="00000000">
            <w:pPr>
              <w:spacing w:after="0" w:line="259" w:lineRule="auto"/>
              <w:ind w:left="0" w:right="57" w:firstLine="0"/>
              <w:rPr>
                <w:lang w:val="en-US"/>
              </w:rPr>
            </w:pPr>
            <w:del w:id="38" w:author="Birklhuber Bernd" w:date="2026-08-10T07:56:00Z">
              <w:r w:rsidRPr="0018571B" w:rsidDel="00A9193D">
                <w:rPr>
                  <w:lang w:val="en-US"/>
                </w:rPr>
                <w:delText xml:space="preserve">This work is copyright. Apart from any use permitted in accordance with the </w:delText>
              </w:r>
              <w:r w:rsidDel="00A9193D">
                <w:fldChar w:fldCharType="begin"/>
              </w:r>
              <w:r w:rsidRPr="00A9193D" w:rsidDel="00A9193D">
                <w:rPr>
                  <w:lang w:val="en-US"/>
                  <w:rPrChange w:id="39" w:author="Birklhuber Bernd" w:date="2026-08-10T07:55:00Z">
                    <w:rPr/>
                  </w:rPrChange>
                </w:rPr>
                <w:delInstrText>HYPERLINK "http://www.wipo.int/treaties/en/ip/berne/trtdocs_wo001.html" \h</w:delInstrText>
              </w:r>
              <w:r w:rsidDel="00A9193D">
                <w:fldChar w:fldCharType="separate"/>
              </w:r>
              <w:r w:rsidRPr="0018571B" w:rsidDel="00A9193D">
                <w:rPr>
                  <w:lang w:val="en-US"/>
                </w:rPr>
                <w:delText xml:space="preserve">Berne </w:delText>
              </w:r>
              <w:r w:rsidDel="00A9193D">
                <w:rPr>
                  <w:lang w:val="en-US"/>
                </w:rPr>
                <w:fldChar w:fldCharType="end"/>
              </w:r>
              <w:r w:rsidDel="00A9193D">
                <w:fldChar w:fldCharType="begin"/>
              </w:r>
              <w:r w:rsidRPr="00A9193D" w:rsidDel="00A9193D">
                <w:rPr>
                  <w:lang w:val="en-US"/>
                  <w:rPrChange w:id="40" w:author="Birklhuber Bernd" w:date="2026-08-10T07:55:00Z">
                    <w:rPr/>
                  </w:rPrChange>
                </w:rPr>
                <w:delInstrText>HYPERLINK "http://www.wipo.int/treaties/en/ip/berne/trtdocs_wo001.html" \h</w:delInstrText>
              </w:r>
              <w:r w:rsidDel="00A9193D">
                <w:fldChar w:fldCharType="separate"/>
              </w:r>
              <w:r w:rsidRPr="0018571B" w:rsidDel="00A9193D">
                <w:rPr>
                  <w:lang w:val="en-US"/>
                </w:rPr>
                <w:delText>Convention for the Protection of Literary and Artistic Works</w:delText>
              </w:r>
              <w:r w:rsidDel="00A9193D">
                <w:rPr>
                  <w:lang w:val="en-US"/>
                </w:rPr>
                <w:fldChar w:fldCharType="end"/>
              </w:r>
              <w:r w:rsidDel="00A9193D">
                <w:fldChar w:fldCharType="begin"/>
              </w:r>
              <w:r w:rsidRPr="00A9193D" w:rsidDel="00A9193D">
                <w:rPr>
                  <w:lang w:val="en-US"/>
                  <w:rPrChange w:id="41" w:author="Birklhuber Bernd" w:date="2026-08-10T07:55:00Z">
                    <w:rPr/>
                  </w:rPrChange>
                </w:rPr>
                <w:delInstrText>HYPERLINK "http://www.wipo.int/treaties/en/ip/berne/trtdocs_wo001.html" \h</w:delInstrText>
              </w:r>
              <w:r w:rsidDel="00A9193D">
                <w:fldChar w:fldCharType="separate"/>
              </w:r>
              <w:r w:rsidRPr="0018571B" w:rsidDel="00A9193D">
                <w:rPr>
                  <w:lang w:val="en-US"/>
                </w:rPr>
                <w:delText xml:space="preserve"> </w:delText>
              </w:r>
              <w:r w:rsidDel="00A9193D">
                <w:rPr>
                  <w:lang w:val="en-US"/>
                </w:rPr>
                <w:fldChar w:fldCharType="end"/>
              </w:r>
              <w:r w:rsidRPr="0018571B" w:rsidDel="00A9193D">
                <w:rPr>
                  <w:lang w:val="en-US"/>
                </w:rPr>
                <w:delText xml:space="preserve">(1886),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 </w:delText>
              </w:r>
            </w:del>
          </w:p>
        </w:tc>
      </w:tr>
      <w:tr w:rsidR="00BF35A9" w:rsidRPr="006C29B3" w14:paraId="3BB4D1CA" w14:textId="77777777">
        <w:trPr>
          <w:trHeight w:val="1169"/>
        </w:trPr>
        <w:tc>
          <w:tcPr>
            <w:tcW w:w="8896" w:type="dxa"/>
            <w:tcBorders>
              <w:top w:val="single" w:sz="4" w:space="0" w:color="FFFFFF"/>
              <w:left w:val="single" w:sz="4" w:space="0" w:color="000000"/>
              <w:bottom w:val="single" w:sz="4" w:space="0" w:color="FFFFFF"/>
              <w:right w:val="single" w:sz="4" w:space="0" w:color="000000"/>
            </w:tcBorders>
            <w:vAlign w:val="center"/>
          </w:tcPr>
          <w:p w14:paraId="2C9DC5AA" w14:textId="6524F9A3" w:rsidR="00BF35A9" w:rsidRPr="0018571B" w:rsidRDefault="00000000">
            <w:pPr>
              <w:spacing w:after="0" w:line="259" w:lineRule="auto"/>
              <w:ind w:left="0" w:right="59" w:firstLine="0"/>
              <w:rPr>
                <w:lang w:val="en-US"/>
              </w:rPr>
            </w:pPr>
            <w:del w:id="42" w:author="Birklhuber Bernd" w:date="2026-08-10T07:56:00Z">
              <w:r w:rsidRPr="0018571B" w:rsidDel="00A9193D">
                <w:rPr>
                  <w:lang w:val="en-US"/>
                </w:rPr>
                <w:delText xml:space="preserve">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 </w:delText>
              </w:r>
            </w:del>
          </w:p>
        </w:tc>
      </w:tr>
      <w:tr w:rsidR="00BF35A9" w:rsidRPr="006C29B3" w14:paraId="2FBE2B73" w14:textId="77777777">
        <w:trPr>
          <w:trHeight w:val="941"/>
        </w:trPr>
        <w:tc>
          <w:tcPr>
            <w:tcW w:w="8896" w:type="dxa"/>
            <w:tcBorders>
              <w:top w:val="single" w:sz="4" w:space="0" w:color="FFFFFF"/>
              <w:left w:val="single" w:sz="4" w:space="0" w:color="000000"/>
              <w:bottom w:val="single" w:sz="4" w:space="0" w:color="FFFFFF"/>
              <w:right w:val="single" w:sz="4" w:space="0" w:color="000000"/>
            </w:tcBorders>
            <w:vAlign w:val="center"/>
          </w:tcPr>
          <w:p w14:paraId="22E113B7" w14:textId="5689CF02" w:rsidR="00BF35A9" w:rsidRPr="0018571B" w:rsidRDefault="00000000">
            <w:pPr>
              <w:spacing w:after="0" w:line="259" w:lineRule="auto"/>
              <w:ind w:left="0" w:right="64" w:firstLine="0"/>
              <w:rPr>
                <w:lang w:val="en-US"/>
              </w:rPr>
            </w:pPr>
            <w:del w:id="43" w:author="Birklhuber Bernd" w:date="2026-08-10T07:56:00Z">
              <w:r w:rsidRPr="0018571B" w:rsidDel="00A9193D">
                <w:rPr>
                  <w:lang w:val="en-US"/>
                </w:rPr>
                <w:delText xml:space="preserve">In the event that this document or partial material from this document is reproduced, translated or distributed under the terms described above, the following statements are to be included: </w:delText>
              </w:r>
            </w:del>
          </w:p>
        </w:tc>
      </w:tr>
      <w:tr w:rsidR="00BF35A9" w:rsidRPr="006C29B3" w14:paraId="5EE954FD" w14:textId="77777777">
        <w:trPr>
          <w:trHeight w:val="1716"/>
        </w:trPr>
        <w:tc>
          <w:tcPr>
            <w:tcW w:w="8896" w:type="dxa"/>
            <w:tcBorders>
              <w:top w:val="single" w:sz="4" w:space="0" w:color="FFFFFF"/>
              <w:left w:val="single" w:sz="4" w:space="0" w:color="000000"/>
              <w:bottom w:val="single" w:sz="4" w:space="0" w:color="FFFFFF"/>
              <w:right w:val="single" w:sz="4" w:space="0" w:color="000000"/>
            </w:tcBorders>
            <w:vAlign w:val="center"/>
          </w:tcPr>
          <w:p w14:paraId="2D9597B2" w14:textId="7FD77609" w:rsidR="00BF35A9" w:rsidRPr="0018571B" w:rsidRDefault="00000000">
            <w:pPr>
              <w:spacing w:after="0" w:line="259" w:lineRule="auto"/>
              <w:ind w:left="283" w:right="589" w:firstLine="0"/>
              <w:rPr>
                <w:lang w:val="en-US"/>
              </w:rPr>
            </w:pPr>
            <w:del w:id="44" w:author="Birklhuber Bernd" w:date="2026-08-10T07:56:00Z">
              <w:r w:rsidRPr="0018571B" w:rsidDel="00A9193D">
                <w:rPr>
                  <w:rFonts w:ascii="Calibri" w:eastAsia="Calibri" w:hAnsi="Calibri" w:cs="Calibri"/>
                  <w:i/>
                  <w:lang w:val="en-US"/>
                </w:rPr>
                <w:lastRenderedPageBreak/>
                <w:delTex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delText>
              </w:r>
            </w:del>
          </w:p>
        </w:tc>
      </w:tr>
      <w:tr w:rsidR="00BF35A9" w:rsidRPr="006C29B3" w14:paraId="47739942" w14:textId="77777777">
        <w:trPr>
          <w:trHeight w:val="1803"/>
        </w:trPr>
        <w:tc>
          <w:tcPr>
            <w:tcW w:w="8896" w:type="dxa"/>
            <w:tcBorders>
              <w:top w:val="single" w:sz="4" w:space="0" w:color="FFFFFF"/>
              <w:left w:val="single" w:sz="4" w:space="0" w:color="000000"/>
              <w:bottom w:val="single" w:sz="4" w:space="0" w:color="000000"/>
              <w:right w:val="single" w:sz="4" w:space="0" w:color="000000"/>
            </w:tcBorders>
          </w:tcPr>
          <w:p w14:paraId="386E5922" w14:textId="0BBE1B54" w:rsidR="00BF35A9" w:rsidRPr="0018571B" w:rsidDel="00A9193D" w:rsidRDefault="00000000">
            <w:pPr>
              <w:spacing w:after="115" w:line="242" w:lineRule="auto"/>
              <w:ind w:left="283" w:right="596" w:firstLine="0"/>
              <w:rPr>
                <w:del w:id="45" w:author="Birklhuber Bernd" w:date="2026-08-10T07:56:00Z"/>
                <w:lang w:val="en-US"/>
              </w:rPr>
            </w:pPr>
            <w:del w:id="46" w:author="Birklhuber Bernd" w:date="2026-08-10T07:56:00Z">
              <w:r w:rsidRPr="0018571B" w:rsidDel="00A9193D">
                <w:rPr>
                  <w:rFonts w:ascii="Calibri" w:eastAsia="Calibri" w:hAnsi="Calibri" w:cs="Calibri"/>
                  <w:i/>
                  <w:lang w:val="en-US"/>
                </w:rPr>
                <w:delText xml:space="preserve">“This [document/publication] is a translation of IHO [document/publication] [name]. The IHO has not checked this translation and therefore takes no responsibility for its accuracy. In case of doubt the source version of [name] in [language] should be consulted.” </w:delText>
              </w:r>
            </w:del>
          </w:p>
          <w:p w14:paraId="7C5E446A" w14:textId="6A1A4913" w:rsidR="00BF35A9" w:rsidRPr="0018571B" w:rsidRDefault="00000000">
            <w:pPr>
              <w:spacing w:after="0" w:line="259" w:lineRule="auto"/>
              <w:ind w:left="53" w:right="145" w:firstLine="0"/>
              <w:rPr>
                <w:lang w:val="en-US"/>
              </w:rPr>
            </w:pPr>
            <w:del w:id="47" w:author="Birklhuber Bernd" w:date="2026-08-10T07:56:00Z">
              <w:r w:rsidRPr="0018571B" w:rsidDel="00A9193D">
                <w:rPr>
                  <w:lang w:val="en-US"/>
                </w:rPr>
                <w:delText xml:space="preserve">The IHO Logo or other identifiers shall not be used in any derived product without prior written permission from the IHO Secretariat. </w:delText>
              </w:r>
            </w:del>
          </w:p>
        </w:tc>
      </w:tr>
    </w:tbl>
    <w:p w14:paraId="38CB5178" w14:textId="77777777" w:rsidR="00BF35A9" w:rsidRPr="0018571B" w:rsidRDefault="00000000">
      <w:pPr>
        <w:spacing w:after="0" w:line="259" w:lineRule="auto"/>
        <w:ind w:left="0" w:firstLine="0"/>
        <w:rPr>
          <w:lang w:val="en-US"/>
        </w:rPr>
      </w:pPr>
      <w:r w:rsidRPr="0018571B">
        <w:rPr>
          <w:lang w:val="en-US"/>
        </w:rPr>
        <w:t xml:space="preserve"> </w:t>
      </w:r>
      <w:r w:rsidRPr="0018571B">
        <w:rPr>
          <w:lang w:val="en-US"/>
        </w:rPr>
        <w:tab/>
        <w:t xml:space="preserve"> </w:t>
      </w:r>
    </w:p>
    <w:p w14:paraId="6B012FEC" w14:textId="77777777" w:rsidR="00BF35A9" w:rsidRDefault="00000000">
      <w:pPr>
        <w:spacing w:after="538" w:line="466" w:lineRule="auto"/>
        <w:ind w:right="345"/>
        <w:jc w:val="right"/>
      </w:pPr>
      <w:r>
        <w:rPr>
          <w:sz w:val="16"/>
        </w:rPr>
        <w:t>iii</w:t>
      </w:r>
    </w:p>
    <w:sdt>
      <w:sdtPr>
        <w:id w:val="-1806759823"/>
        <w:docPartObj>
          <w:docPartGallery w:val="Table of Contents"/>
        </w:docPartObj>
      </w:sdtPr>
      <w:sdtContent>
        <w:p w14:paraId="27986DF1" w14:textId="77777777" w:rsidR="00BF35A9" w:rsidRDefault="00000000">
          <w:pPr>
            <w:spacing w:after="0" w:line="259" w:lineRule="auto"/>
            <w:ind w:left="0" w:firstLine="0"/>
            <w:jc w:val="left"/>
          </w:pPr>
          <w:r>
            <w:rPr>
              <w:b/>
              <w:sz w:val="24"/>
              <w:u w:val="single" w:color="000000"/>
            </w:rPr>
            <w:t>Contents</w:t>
          </w:r>
          <w:r>
            <w:rPr>
              <w:rFonts w:ascii="Cambria" w:eastAsia="Cambria" w:hAnsi="Cambria" w:cs="Cambria"/>
              <w:b/>
              <w:sz w:val="32"/>
            </w:rPr>
            <w:t xml:space="preserve"> </w:t>
          </w:r>
        </w:p>
        <w:p w14:paraId="1DBE7E1C" w14:textId="77777777" w:rsidR="00BF35A9" w:rsidRDefault="00000000">
          <w:pPr>
            <w:pStyle w:val="Verzeichnis1"/>
            <w:tabs>
              <w:tab w:val="right" w:leader="dot" w:pos="9435"/>
            </w:tabs>
          </w:pPr>
          <w:r>
            <w:fldChar w:fldCharType="begin"/>
          </w:r>
          <w:r>
            <w:instrText xml:space="preserve"> TOC \o "1-1" \h \z \u </w:instrText>
          </w:r>
          <w:r>
            <w:fldChar w:fldCharType="separate"/>
          </w:r>
          <w:hyperlink w:anchor="_Toc36002">
            <w:r>
              <w:t>B-1</w:t>
            </w:r>
            <w:r>
              <w:rPr>
                <w:rFonts w:ascii="Calibri" w:eastAsia="Calibri" w:hAnsi="Calibri" w:cs="Calibri"/>
                <w:sz w:val="22"/>
              </w:rPr>
              <w:t xml:space="preserve"> </w:t>
            </w:r>
            <w:r>
              <w:t>Introduction</w:t>
            </w:r>
            <w:r>
              <w:tab/>
            </w:r>
            <w:r>
              <w:fldChar w:fldCharType="begin"/>
            </w:r>
            <w:r>
              <w:instrText>PAGEREF _Toc36002 \h</w:instrText>
            </w:r>
            <w:r>
              <w:fldChar w:fldCharType="separate"/>
            </w:r>
            <w:r>
              <w:t xml:space="preserve">1 </w:t>
            </w:r>
            <w:r>
              <w:fldChar w:fldCharType="end"/>
            </w:r>
          </w:hyperlink>
        </w:p>
        <w:p w14:paraId="2FF8BD8F" w14:textId="77777777" w:rsidR="00BF35A9" w:rsidRDefault="00000000">
          <w:pPr>
            <w:pStyle w:val="Verzeichnis1"/>
            <w:tabs>
              <w:tab w:val="right" w:leader="dot" w:pos="9435"/>
            </w:tabs>
          </w:pPr>
          <w:hyperlink w:anchor="_Toc36003">
            <w:r>
              <w:t>B-1.1</w:t>
            </w:r>
            <w:r>
              <w:rPr>
                <w:rFonts w:ascii="Calibri" w:eastAsia="Calibri" w:hAnsi="Calibri" w:cs="Calibri"/>
                <w:sz w:val="22"/>
              </w:rPr>
              <w:t xml:space="preserve">  </w:t>
            </w:r>
            <w:r>
              <w:t>How to read this Part</w:t>
            </w:r>
            <w:r>
              <w:tab/>
            </w:r>
            <w:r>
              <w:fldChar w:fldCharType="begin"/>
            </w:r>
            <w:r>
              <w:instrText>PAGEREF _Toc36003 \h</w:instrText>
            </w:r>
            <w:r>
              <w:fldChar w:fldCharType="separate"/>
            </w:r>
            <w:r>
              <w:t xml:space="preserve">1 </w:t>
            </w:r>
            <w:r>
              <w:fldChar w:fldCharType="end"/>
            </w:r>
          </w:hyperlink>
        </w:p>
        <w:p w14:paraId="748CD211" w14:textId="77777777" w:rsidR="00BF35A9" w:rsidRDefault="00000000">
          <w:pPr>
            <w:pStyle w:val="Verzeichnis1"/>
            <w:tabs>
              <w:tab w:val="right" w:leader="dot" w:pos="9435"/>
            </w:tabs>
          </w:pPr>
          <w:hyperlink w:anchor="_Toc36004">
            <w:r>
              <w:t>B-2</w:t>
            </w:r>
            <w:r>
              <w:rPr>
                <w:rFonts w:ascii="Calibri" w:eastAsia="Calibri" w:hAnsi="Calibri" w:cs="Calibri"/>
                <w:sz w:val="22"/>
              </w:rPr>
              <w:t xml:space="preserve"> </w:t>
            </w:r>
            <w:r>
              <w:t>Specification Scope for Part B</w:t>
            </w:r>
            <w:r>
              <w:tab/>
            </w:r>
            <w:r>
              <w:fldChar w:fldCharType="begin"/>
            </w:r>
            <w:r>
              <w:instrText>PAGEREF _Toc36004 \h</w:instrText>
            </w:r>
            <w:r>
              <w:fldChar w:fldCharType="separate"/>
            </w:r>
            <w:r>
              <w:t xml:space="preserve">1 </w:t>
            </w:r>
            <w:r>
              <w:fldChar w:fldCharType="end"/>
            </w:r>
          </w:hyperlink>
        </w:p>
        <w:p w14:paraId="5963BC14" w14:textId="77777777" w:rsidR="00BF35A9" w:rsidRDefault="00000000">
          <w:pPr>
            <w:pStyle w:val="Verzeichnis1"/>
            <w:tabs>
              <w:tab w:val="right" w:leader="dot" w:pos="9435"/>
            </w:tabs>
          </w:pPr>
          <w:hyperlink w:anchor="_Toc36005">
            <w:r>
              <w:t>B-3</w:t>
            </w:r>
            <w:r>
              <w:rPr>
                <w:rFonts w:ascii="Calibri" w:eastAsia="Calibri" w:hAnsi="Calibri" w:cs="Calibri"/>
                <w:sz w:val="22"/>
              </w:rPr>
              <w:t xml:space="preserve"> </w:t>
            </w:r>
            <w:r>
              <w:t>Data Content and Structure</w:t>
            </w:r>
            <w:r>
              <w:tab/>
            </w:r>
            <w:r>
              <w:fldChar w:fldCharType="begin"/>
            </w:r>
            <w:r>
              <w:instrText>PAGEREF _Toc36005 \h</w:instrText>
            </w:r>
            <w:r>
              <w:fldChar w:fldCharType="separate"/>
            </w:r>
            <w:r>
              <w:t xml:space="preserve">2 </w:t>
            </w:r>
            <w:r>
              <w:fldChar w:fldCharType="end"/>
            </w:r>
          </w:hyperlink>
        </w:p>
        <w:p w14:paraId="6233264D" w14:textId="77777777" w:rsidR="00BF35A9" w:rsidRDefault="00000000">
          <w:pPr>
            <w:pStyle w:val="Verzeichnis1"/>
            <w:tabs>
              <w:tab w:val="right" w:leader="dot" w:pos="9435"/>
            </w:tabs>
          </w:pPr>
          <w:hyperlink w:anchor="_Toc36006">
            <w:r>
              <w:t>B-3.1</w:t>
            </w:r>
            <w:r>
              <w:rPr>
                <w:rFonts w:ascii="Calibri" w:eastAsia="Calibri" w:hAnsi="Calibri" w:cs="Calibri"/>
                <w:sz w:val="22"/>
              </w:rPr>
              <w:t xml:space="preserve">  </w:t>
            </w:r>
            <w:r>
              <w:t>Application Schema</w:t>
            </w:r>
            <w:r>
              <w:tab/>
            </w:r>
            <w:r>
              <w:fldChar w:fldCharType="begin"/>
            </w:r>
            <w:r>
              <w:instrText>PAGEREF _Toc36006 \h</w:instrText>
            </w:r>
            <w:r>
              <w:fldChar w:fldCharType="separate"/>
            </w:r>
            <w:r>
              <w:t xml:space="preserve">2 </w:t>
            </w:r>
            <w:r>
              <w:fldChar w:fldCharType="end"/>
            </w:r>
          </w:hyperlink>
        </w:p>
        <w:p w14:paraId="5F514C69" w14:textId="77777777" w:rsidR="00BF35A9" w:rsidRDefault="00000000">
          <w:pPr>
            <w:pStyle w:val="Verzeichnis1"/>
            <w:tabs>
              <w:tab w:val="right" w:leader="dot" w:pos="9435"/>
            </w:tabs>
          </w:pPr>
          <w:hyperlink w:anchor="_Toc36007">
            <w:r>
              <w:t>B-3.1.1</w:t>
            </w:r>
            <w:r>
              <w:rPr>
                <w:rFonts w:ascii="Calibri" w:eastAsia="Calibri" w:hAnsi="Calibri" w:cs="Calibri"/>
                <w:sz w:val="22"/>
              </w:rPr>
              <w:t xml:space="preserve"> </w:t>
            </w:r>
            <w:r>
              <w:t>Overview of Application Schema</w:t>
            </w:r>
            <w:r>
              <w:tab/>
            </w:r>
            <w:r>
              <w:fldChar w:fldCharType="begin"/>
            </w:r>
            <w:r>
              <w:instrText>PAGEREF _Toc36007 \h</w:instrText>
            </w:r>
            <w:r>
              <w:fldChar w:fldCharType="separate"/>
            </w:r>
            <w:r>
              <w:t xml:space="preserve">2 </w:t>
            </w:r>
            <w:r>
              <w:fldChar w:fldCharType="end"/>
            </w:r>
          </w:hyperlink>
        </w:p>
        <w:p w14:paraId="4CED3C53" w14:textId="77777777" w:rsidR="00BF35A9" w:rsidRDefault="00000000">
          <w:pPr>
            <w:pStyle w:val="Verzeichnis1"/>
            <w:tabs>
              <w:tab w:val="right" w:leader="dot" w:pos="9435"/>
            </w:tabs>
          </w:pPr>
          <w:hyperlink w:anchor="_Toc36008">
            <w:r>
              <w:t>B-3.1.2</w:t>
            </w:r>
            <w:r>
              <w:rPr>
                <w:rFonts w:ascii="Calibri" w:eastAsia="Calibri" w:hAnsi="Calibri" w:cs="Calibri"/>
                <w:sz w:val="22"/>
              </w:rPr>
              <w:t xml:space="preserve"> </w:t>
            </w:r>
            <w:r>
              <w:t>Operations in pre-defined combinations</w:t>
            </w:r>
            <w:r>
              <w:tab/>
            </w:r>
            <w:r>
              <w:fldChar w:fldCharType="begin"/>
            </w:r>
            <w:r>
              <w:instrText>PAGEREF _Toc36008 \h</w:instrText>
            </w:r>
            <w:r>
              <w:fldChar w:fldCharType="separate"/>
            </w:r>
            <w:r>
              <w:t xml:space="preserve">3 </w:t>
            </w:r>
            <w:r>
              <w:fldChar w:fldCharType="end"/>
            </w:r>
          </w:hyperlink>
        </w:p>
        <w:p w14:paraId="4430105F" w14:textId="77777777" w:rsidR="00BF35A9" w:rsidRDefault="00000000">
          <w:pPr>
            <w:pStyle w:val="Verzeichnis1"/>
            <w:tabs>
              <w:tab w:val="right" w:leader="dot" w:pos="9435"/>
            </w:tabs>
          </w:pPr>
          <w:hyperlink w:anchor="_Toc36009">
            <w:r>
              <w:t>B-3.1.3</w:t>
            </w:r>
            <w:r>
              <w:rPr>
                <w:rFonts w:ascii="Calibri" w:eastAsia="Calibri" w:hAnsi="Calibri" w:cs="Calibri"/>
                <w:sz w:val="22"/>
              </w:rPr>
              <w:t xml:space="preserve"> </w:t>
            </w:r>
            <w:r>
              <w:t>Enhanced selection of feature instances</w:t>
            </w:r>
            <w:r>
              <w:tab/>
            </w:r>
            <w:r>
              <w:fldChar w:fldCharType="begin"/>
            </w:r>
            <w:r>
              <w:instrText>PAGEREF _Toc36009 \h</w:instrText>
            </w:r>
            <w:r>
              <w:fldChar w:fldCharType="separate"/>
            </w:r>
            <w:r>
              <w:t xml:space="preserve">3 </w:t>
            </w:r>
            <w:r>
              <w:fldChar w:fldCharType="end"/>
            </w:r>
          </w:hyperlink>
        </w:p>
        <w:p w14:paraId="02F0ECA6" w14:textId="77777777" w:rsidR="00BF35A9" w:rsidRDefault="00000000">
          <w:pPr>
            <w:pStyle w:val="Verzeichnis1"/>
            <w:tabs>
              <w:tab w:val="right" w:leader="dot" w:pos="9435"/>
            </w:tabs>
          </w:pPr>
          <w:hyperlink w:anchor="_Toc36010">
            <w:r>
              <w:t>B-3.1.4</w:t>
            </w:r>
            <w:r>
              <w:rPr>
                <w:rFonts w:ascii="Calibri" w:eastAsia="Calibri" w:hAnsi="Calibri" w:cs="Calibri"/>
                <w:sz w:val="22"/>
              </w:rPr>
              <w:t xml:space="preserve"> </w:t>
            </w:r>
            <w:r>
              <w:t>Interoperability levels</w:t>
            </w:r>
            <w:r>
              <w:tab/>
            </w:r>
            <w:r>
              <w:fldChar w:fldCharType="begin"/>
            </w:r>
            <w:r>
              <w:instrText>PAGEREF _Toc36010 \h</w:instrText>
            </w:r>
            <w:r>
              <w:fldChar w:fldCharType="separate"/>
            </w:r>
            <w:r>
              <w:t xml:space="preserve">4 </w:t>
            </w:r>
            <w:r>
              <w:fldChar w:fldCharType="end"/>
            </w:r>
          </w:hyperlink>
        </w:p>
        <w:p w14:paraId="6FB35180" w14:textId="77777777" w:rsidR="00BF35A9" w:rsidRDefault="00000000">
          <w:pPr>
            <w:pStyle w:val="Verzeichnis1"/>
            <w:tabs>
              <w:tab w:val="right" w:leader="dot" w:pos="9435"/>
            </w:tabs>
          </w:pPr>
          <w:hyperlink w:anchor="_Toc36011">
            <w:r>
              <w:t>B-3.1.5</w:t>
            </w:r>
            <w:r>
              <w:rPr>
                <w:rFonts w:ascii="Calibri" w:eastAsia="Calibri" w:hAnsi="Calibri" w:cs="Calibri"/>
                <w:sz w:val="22"/>
              </w:rPr>
              <w:t xml:space="preserve"> </w:t>
            </w:r>
            <w:r>
              <w:t>Hybridization rules</w:t>
            </w:r>
            <w:r>
              <w:tab/>
            </w:r>
            <w:r>
              <w:fldChar w:fldCharType="begin"/>
            </w:r>
            <w:r>
              <w:instrText>PAGEREF _Toc36011 \h</w:instrText>
            </w:r>
            <w:r>
              <w:fldChar w:fldCharType="separate"/>
            </w:r>
            <w:r>
              <w:t xml:space="preserve">4 </w:t>
            </w:r>
            <w:r>
              <w:fldChar w:fldCharType="end"/>
            </w:r>
          </w:hyperlink>
        </w:p>
        <w:p w14:paraId="4D4A9A5B" w14:textId="77777777" w:rsidR="00BF35A9" w:rsidRDefault="00000000">
          <w:pPr>
            <w:pStyle w:val="Verzeichnis1"/>
            <w:tabs>
              <w:tab w:val="right" w:leader="dot" w:pos="9435"/>
            </w:tabs>
          </w:pPr>
          <w:hyperlink w:anchor="_Toc36012">
            <w:r>
              <w:t>B-3.1.6</w:t>
            </w:r>
            <w:r>
              <w:rPr>
                <w:rFonts w:ascii="Calibri" w:eastAsia="Calibri" w:hAnsi="Calibri" w:cs="Calibri"/>
                <w:sz w:val="22"/>
              </w:rPr>
              <w:t xml:space="preserve"> </w:t>
            </w:r>
            <w:r>
              <w:t>Hybrid Feature and Portrayal Catalogues</w:t>
            </w:r>
            <w:r>
              <w:tab/>
            </w:r>
            <w:r>
              <w:fldChar w:fldCharType="begin"/>
            </w:r>
            <w:r>
              <w:instrText>PAGEREF _Toc36012 \h</w:instrText>
            </w:r>
            <w:r>
              <w:fldChar w:fldCharType="separate"/>
            </w:r>
            <w:r>
              <w:t xml:space="preserve">4 </w:t>
            </w:r>
            <w:r>
              <w:fldChar w:fldCharType="end"/>
            </w:r>
          </w:hyperlink>
        </w:p>
        <w:p w14:paraId="42107365" w14:textId="77777777" w:rsidR="00BF35A9" w:rsidRDefault="00000000">
          <w:pPr>
            <w:pStyle w:val="Verzeichnis1"/>
            <w:tabs>
              <w:tab w:val="right" w:leader="dot" w:pos="9435"/>
            </w:tabs>
          </w:pPr>
          <w:hyperlink w:anchor="_Toc36013">
            <w:r>
              <w:t>B-3.1.7</w:t>
            </w:r>
            <w:r>
              <w:rPr>
                <w:rFonts w:ascii="Calibri" w:eastAsia="Calibri" w:hAnsi="Calibri" w:cs="Calibri"/>
                <w:sz w:val="22"/>
              </w:rPr>
              <w:t xml:space="preserve"> </w:t>
            </w:r>
            <w:r>
              <w:t>Progression of Interoperability Levels</w:t>
            </w:r>
            <w:r>
              <w:tab/>
            </w:r>
            <w:r>
              <w:fldChar w:fldCharType="begin"/>
            </w:r>
            <w:r>
              <w:instrText>PAGEREF _Toc36013 \h</w:instrText>
            </w:r>
            <w:r>
              <w:fldChar w:fldCharType="separate"/>
            </w:r>
            <w:r>
              <w:t xml:space="preserve">4 </w:t>
            </w:r>
            <w:r>
              <w:fldChar w:fldCharType="end"/>
            </w:r>
          </w:hyperlink>
        </w:p>
        <w:p w14:paraId="0C27B778" w14:textId="77777777" w:rsidR="00BF35A9" w:rsidRDefault="00000000">
          <w:pPr>
            <w:pStyle w:val="Verzeichnis1"/>
            <w:tabs>
              <w:tab w:val="right" w:leader="dot" w:pos="9435"/>
            </w:tabs>
          </w:pPr>
          <w:hyperlink w:anchor="_Toc36014">
            <w:r>
              <w:t>B-3.2</w:t>
            </w:r>
            <w:r>
              <w:rPr>
                <w:rFonts w:ascii="Calibri" w:eastAsia="Calibri" w:hAnsi="Calibri" w:cs="Calibri"/>
                <w:sz w:val="22"/>
              </w:rPr>
              <w:t xml:space="preserve">  </w:t>
            </w:r>
            <w:r>
              <w:t>Interoperability Catalogue</w:t>
            </w:r>
            <w:r>
              <w:tab/>
            </w:r>
            <w:r>
              <w:fldChar w:fldCharType="begin"/>
            </w:r>
            <w:r>
              <w:instrText>PAGEREF _Toc36014 \h</w:instrText>
            </w:r>
            <w:r>
              <w:fldChar w:fldCharType="separate"/>
            </w:r>
            <w:r>
              <w:t xml:space="preserve">4 </w:t>
            </w:r>
            <w:r>
              <w:fldChar w:fldCharType="end"/>
            </w:r>
          </w:hyperlink>
        </w:p>
        <w:p w14:paraId="6AB63EE6" w14:textId="77777777" w:rsidR="00BF35A9" w:rsidRDefault="00000000">
          <w:pPr>
            <w:pStyle w:val="Verzeichnis1"/>
            <w:tabs>
              <w:tab w:val="right" w:leader="dot" w:pos="9435"/>
            </w:tabs>
          </w:pPr>
          <w:hyperlink w:anchor="_Toc36015">
            <w:r>
              <w:t>B-3.2.1</w:t>
            </w:r>
            <w:r>
              <w:rPr>
                <w:rFonts w:ascii="Calibri" w:eastAsia="Calibri" w:hAnsi="Calibri" w:cs="Calibri"/>
                <w:sz w:val="22"/>
              </w:rPr>
              <w:t xml:space="preserve"> </w:t>
            </w:r>
            <w:r>
              <w:t>Conceptual types for Level 2 interoperability</w:t>
            </w:r>
            <w:r>
              <w:tab/>
            </w:r>
            <w:r>
              <w:fldChar w:fldCharType="begin"/>
            </w:r>
            <w:r>
              <w:instrText>PAGEREF _Toc36015 \h</w:instrText>
            </w:r>
            <w:r>
              <w:fldChar w:fldCharType="separate"/>
            </w:r>
            <w:r>
              <w:t xml:space="preserve">4 </w:t>
            </w:r>
            <w:r>
              <w:fldChar w:fldCharType="end"/>
            </w:r>
          </w:hyperlink>
        </w:p>
        <w:p w14:paraId="6C97E242" w14:textId="77777777" w:rsidR="00BF35A9" w:rsidRDefault="00000000">
          <w:pPr>
            <w:pStyle w:val="Verzeichnis1"/>
            <w:tabs>
              <w:tab w:val="right" w:leader="dot" w:pos="9435"/>
            </w:tabs>
          </w:pPr>
          <w:hyperlink w:anchor="_Toc36016">
            <w:r>
              <w:t>B-3.2.2</w:t>
            </w:r>
            <w:r>
              <w:rPr>
                <w:rFonts w:ascii="Calibri" w:eastAsia="Calibri" w:hAnsi="Calibri" w:cs="Calibri"/>
                <w:sz w:val="22"/>
              </w:rPr>
              <w:t xml:space="preserve"> </w:t>
            </w:r>
            <w:r>
              <w:t>Use of S-100 types</w:t>
            </w:r>
            <w:r>
              <w:tab/>
            </w:r>
            <w:r>
              <w:fldChar w:fldCharType="begin"/>
            </w:r>
            <w:r>
              <w:instrText>PAGEREF _Toc36016 \h</w:instrText>
            </w:r>
            <w:r>
              <w:fldChar w:fldCharType="separate"/>
            </w:r>
            <w:r>
              <w:t xml:space="preserve">6 </w:t>
            </w:r>
            <w:r>
              <w:fldChar w:fldCharType="end"/>
            </w:r>
          </w:hyperlink>
        </w:p>
        <w:p w14:paraId="19CFDC9D" w14:textId="77777777" w:rsidR="00BF35A9" w:rsidRDefault="00000000">
          <w:pPr>
            <w:pStyle w:val="Verzeichnis1"/>
            <w:tabs>
              <w:tab w:val="right" w:leader="dot" w:pos="9435"/>
            </w:tabs>
          </w:pPr>
          <w:hyperlink w:anchor="_Toc36017">
            <w:r>
              <w:t>B-3.3</w:t>
            </w:r>
            <w:r>
              <w:rPr>
                <w:rFonts w:ascii="Calibri" w:eastAsia="Calibri" w:hAnsi="Calibri" w:cs="Calibri"/>
                <w:sz w:val="22"/>
              </w:rPr>
              <w:t xml:space="preserve">  </w:t>
            </w:r>
            <w:r>
              <w:t>UML model documentation</w:t>
            </w:r>
            <w:r>
              <w:tab/>
            </w:r>
            <w:r>
              <w:fldChar w:fldCharType="begin"/>
            </w:r>
            <w:r>
              <w:instrText>PAGEREF _Toc36017 \h</w:instrText>
            </w:r>
            <w:r>
              <w:fldChar w:fldCharType="separate"/>
            </w:r>
            <w:r>
              <w:t xml:space="preserve">6 </w:t>
            </w:r>
            <w:r>
              <w:fldChar w:fldCharType="end"/>
            </w:r>
          </w:hyperlink>
        </w:p>
        <w:p w14:paraId="564F3665" w14:textId="77777777" w:rsidR="00BF35A9" w:rsidRDefault="00000000">
          <w:pPr>
            <w:pStyle w:val="Verzeichnis1"/>
            <w:tabs>
              <w:tab w:val="right" w:leader="dot" w:pos="9435"/>
            </w:tabs>
          </w:pPr>
          <w:hyperlink w:anchor="_Toc36018">
            <w:r>
              <w:t>B-4</w:t>
            </w:r>
            <w:r>
              <w:rPr>
                <w:rFonts w:ascii="Calibri" w:eastAsia="Calibri" w:hAnsi="Calibri" w:cs="Calibri"/>
                <w:sz w:val="22"/>
              </w:rPr>
              <w:t xml:space="preserve"> </w:t>
            </w:r>
            <w:r>
              <w:t>Level-Specific Data Quality Considerations</w:t>
            </w:r>
            <w:r>
              <w:tab/>
            </w:r>
            <w:r>
              <w:fldChar w:fldCharType="begin"/>
            </w:r>
            <w:r>
              <w:instrText>PAGEREF _Toc36018 \h</w:instrText>
            </w:r>
            <w:r>
              <w:fldChar w:fldCharType="separate"/>
            </w:r>
            <w:r>
              <w:t xml:space="preserve">7 </w:t>
            </w:r>
            <w:r>
              <w:fldChar w:fldCharType="end"/>
            </w:r>
          </w:hyperlink>
        </w:p>
        <w:p w14:paraId="37E6A5D8" w14:textId="77777777" w:rsidR="00BF35A9" w:rsidRDefault="00000000">
          <w:pPr>
            <w:pStyle w:val="Verzeichnis1"/>
            <w:tabs>
              <w:tab w:val="right" w:leader="dot" w:pos="9435"/>
            </w:tabs>
          </w:pPr>
          <w:hyperlink w:anchor="_Toc36019">
            <w:r>
              <w:t>B-4.1</w:t>
            </w:r>
            <w:r>
              <w:rPr>
                <w:rFonts w:ascii="Calibri" w:eastAsia="Calibri" w:hAnsi="Calibri" w:cs="Calibri"/>
                <w:sz w:val="22"/>
              </w:rPr>
              <w:t xml:space="preserve">  </w:t>
            </w:r>
            <w:r>
              <w:t>Quality of displayed data</w:t>
            </w:r>
            <w:r>
              <w:tab/>
            </w:r>
            <w:r>
              <w:fldChar w:fldCharType="begin"/>
            </w:r>
            <w:r>
              <w:instrText>PAGEREF _Toc36019 \h</w:instrText>
            </w:r>
            <w:r>
              <w:fldChar w:fldCharType="separate"/>
            </w:r>
            <w:r>
              <w:t xml:space="preserve">7 </w:t>
            </w:r>
            <w:r>
              <w:fldChar w:fldCharType="end"/>
            </w:r>
          </w:hyperlink>
        </w:p>
        <w:p w14:paraId="2675318D" w14:textId="77777777" w:rsidR="00BF35A9" w:rsidRDefault="00000000">
          <w:pPr>
            <w:pStyle w:val="Verzeichnis1"/>
            <w:tabs>
              <w:tab w:val="right" w:leader="dot" w:pos="9435"/>
            </w:tabs>
          </w:pPr>
          <w:hyperlink w:anchor="_Toc36020">
            <w:r>
              <w:t>B-4.2</w:t>
            </w:r>
            <w:r>
              <w:rPr>
                <w:rFonts w:ascii="Calibri" w:eastAsia="Calibri" w:hAnsi="Calibri" w:cs="Calibri"/>
                <w:sz w:val="22"/>
              </w:rPr>
              <w:t xml:space="preserve">  </w:t>
            </w:r>
            <w:r>
              <w:t>Quality of interoperability catalogues</w:t>
            </w:r>
            <w:r>
              <w:tab/>
            </w:r>
            <w:r>
              <w:fldChar w:fldCharType="begin"/>
            </w:r>
            <w:r>
              <w:instrText>PAGEREF _Toc36020 \h</w:instrText>
            </w:r>
            <w:r>
              <w:fldChar w:fldCharType="separate"/>
            </w:r>
            <w:r>
              <w:t xml:space="preserve">7 </w:t>
            </w:r>
            <w:r>
              <w:fldChar w:fldCharType="end"/>
            </w:r>
          </w:hyperlink>
        </w:p>
        <w:p w14:paraId="78FABF24" w14:textId="77777777" w:rsidR="00BF35A9" w:rsidRDefault="00000000">
          <w:pPr>
            <w:pStyle w:val="Verzeichnis1"/>
            <w:tabs>
              <w:tab w:val="right" w:leader="dot" w:pos="9435"/>
            </w:tabs>
          </w:pPr>
          <w:hyperlink w:anchor="_Toc36021">
            <w:r>
              <w:t>B-4.2.1</w:t>
            </w:r>
            <w:r>
              <w:rPr>
                <w:rFonts w:ascii="Calibri" w:eastAsia="Calibri" w:hAnsi="Calibri" w:cs="Calibri"/>
                <w:sz w:val="22"/>
              </w:rPr>
              <w:t xml:space="preserve"> </w:t>
            </w:r>
            <w:r>
              <w:t>Test methods</w:t>
            </w:r>
            <w:r>
              <w:tab/>
            </w:r>
            <w:r>
              <w:fldChar w:fldCharType="begin"/>
            </w:r>
            <w:r>
              <w:instrText>PAGEREF _Toc36021 \h</w:instrText>
            </w:r>
            <w:r>
              <w:fldChar w:fldCharType="separate"/>
            </w:r>
            <w:r>
              <w:t xml:space="preserve">7 </w:t>
            </w:r>
            <w:r>
              <w:fldChar w:fldCharType="end"/>
            </w:r>
          </w:hyperlink>
        </w:p>
        <w:p w14:paraId="4683CEE0" w14:textId="77777777" w:rsidR="00BF35A9" w:rsidRDefault="00000000">
          <w:pPr>
            <w:pStyle w:val="Verzeichnis1"/>
            <w:tabs>
              <w:tab w:val="right" w:leader="dot" w:pos="9435"/>
            </w:tabs>
          </w:pPr>
          <w:hyperlink w:anchor="_Toc36022">
            <w:r>
              <w:t>B-4.2.2</w:t>
            </w:r>
            <w:r>
              <w:rPr>
                <w:rFonts w:ascii="Calibri" w:eastAsia="Calibri" w:hAnsi="Calibri" w:cs="Calibri"/>
                <w:sz w:val="22"/>
              </w:rPr>
              <w:t xml:space="preserve"> </w:t>
            </w:r>
            <w:r>
              <w:t>Data quality testing</w:t>
            </w:r>
            <w:r>
              <w:tab/>
            </w:r>
            <w:r>
              <w:fldChar w:fldCharType="begin"/>
            </w:r>
            <w:r>
              <w:instrText>PAGEREF _Toc36022 \h</w:instrText>
            </w:r>
            <w:r>
              <w:fldChar w:fldCharType="separate"/>
            </w:r>
            <w:r>
              <w:t xml:space="preserve">7 </w:t>
            </w:r>
            <w:r>
              <w:fldChar w:fldCharType="end"/>
            </w:r>
          </w:hyperlink>
        </w:p>
        <w:p w14:paraId="49A43886" w14:textId="77777777" w:rsidR="00BF35A9" w:rsidRDefault="00000000">
          <w:pPr>
            <w:pStyle w:val="Verzeichnis1"/>
            <w:tabs>
              <w:tab w:val="right" w:leader="dot" w:pos="9435"/>
            </w:tabs>
          </w:pPr>
          <w:hyperlink w:anchor="_Toc36023">
            <w:r>
              <w:t>B-5</w:t>
            </w:r>
            <w:r>
              <w:rPr>
                <w:rFonts w:ascii="Calibri" w:eastAsia="Calibri" w:hAnsi="Calibri" w:cs="Calibri"/>
                <w:sz w:val="22"/>
              </w:rPr>
              <w:t xml:space="preserve"> </w:t>
            </w:r>
            <w:r>
              <w:t>Level-specific Guidance on Making Product Specifications Interoperable</w:t>
            </w:r>
            <w:r>
              <w:tab/>
            </w:r>
            <w:r>
              <w:fldChar w:fldCharType="begin"/>
            </w:r>
            <w:r>
              <w:instrText>PAGEREF _Toc36023 \h</w:instrText>
            </w:r>
            <w:r>
              <w:fldChar w:fldCharType="separate"/>
            </w:r>
            <w:r>
              <w:t xml:space="preserve">7 </w:t>
            </w:r>
            <w:r>
              <w:fldChar w:fldCharType="end"/>
            </w:r>
          </w:hyperlink>
        </w:p>
        <w:p w14:paraId="3C193BA8" w14:textId="77777777" w:rsidR="00BF35A9" w:rsidRDefault="00000000">
          <w:pPr>
            <w:pStyle w:val="Verzeichnis1"/>
            <w:tabs>
              <w:tab w:val="right" w:leader="dot" w:pos="9435"/>
            </w:tabs>
          </w:pPr>
          <w:hyperlink w:anchor="_Toc36024">
            <w:r>
              <w:t>B-5.1</w:t>
            </w:r>
            <w:r>
              <w:rPr>
                <w:rFonts w:ascii="Calibri" w:eastAsia="Calibri" w:hAnsi="Calibri" w:cs="Calibri"/>
                <w:sz w:val="22"/>
              </w:rPr>
              <w:t xml:space="preserve">  </w:t>
            </w:r>
            <w:r>
              <w:t>Duplicated features</w:t>
            </w:r>
            <w:r>
              <w:tab/>
            </w:r>
            <w:r>
              <w:fldChar w:fldCharType="begin"/>
            </w:r>
            <w:r>
              <w:instrText>PAGEREF _Toc36024 \h</w:instrText>
            </w:r>
            <w:r>
              <w:fldChar w:fldCharType="separate"/>
            </w:r>
            <w:r>
              <w:t xml:space="preserve">7 </w:t>
            </w:r>
            <w:r>
              <w:fldChar w:fldCharType="end"/>
            </w:r>
          </w:hyperlink>
        </w:p>
        <w:p w14:paraId="2F1260BE" w14:textId="77777777" w:rsidR="00BF35A9" w:rsidRDefault="00000000">
          <w:pPr>
            <w:pStyle w:val="Verzeichnis1"/>
            <w:tabs>
              <w:tab w:val="right" w:leader="dot" w:pos="9435"/>
            </w:tabs>
          </w:pPr>
          <w:hyperlink w:anchor="_Toc36025">
            <w:r>
              <w:t>B-5.1.1</w:t>
            </w:r>
            <w:r>
              <w:rPr>
                <w:rFonts w:ascii="Calibri" w:eastAsia="Calibri" w:hAnsi="Calibri" w:cs="Calibri"/>
                <w:sz w:val="22"/>
              </w:rPr>
              <w:t xml:space="preserve"> </w:t>
            </w:r>
            <w:r>
              <w:t>Duplicated features same model</w:t>
            </w:r>
            <w:r>
              <w:tab/>
            </w:r>
            <w:r>
              <w:fldChar w:fldCharType="begin"/>
            </w:r>
            <w:r>
              <w:instrText>PAGEREF _Toc36025 \h</w:instrText>
            </w:r>
            <w:r>
              <w:fldChar w:fldCharType="separate"/>
            </w:r>
            <w:r>
              <w:t xml:space="preserve">8 </w:t>
            </w:r>
            <w:r>
              <w:fldChar w:fldCharType="end"/>
            </w:r>
          </w:hyperlink>
        </w:p>
        <w:p w14:paraId="6F162227" w14:textId="77777777" w:rsidR="00BF35A9" w:rsidRDefault="00000000">
          <w:pPr>
            <w:pStyle w:val="Verzeichnis1"/>
            <w:tabs>
              <w:tab w:val="right" w:leader="dot" w:pos="9435"/>
            </w:tabs>
          </w:pPr>
          <w:hyperlink w:anchor="_Toc36026">
            <w:r>
              <w:t>B-5.1.2</w:t>
            </w:r>
            <w:r>
              <w:rPr>
                <w:rFonts w:ascii="Calibri" w:eastAsia="Calibri" w:hAnsi="Calibri" w:cs="Calibri"/>
                <w:sz w:val="22"/>
              </w:rPr>
              <w:t xml:space="preserve"> </w:t>
            </w:r>
            <w:r>
              <w:t>Duplicated features, different models</w:t>
            </w:r>
            <w:r>
              <w:tab/>
            </w:r>
            <w:r>
              <w:fldChar w:fldCharType="begin"/>
            </w:r>
            <w:r>
              <w:instrText>PAGEREF _Toc36026 \h</w:instrText>
            </w:r>
            <w:r>
              <w:fldChar w:fldCharType="separate"/>
            </w:r>
            <w:r>
              <w:t xml:space="preserve">8 </w:t>
            </w:r>
            <w:r>
              <w:fldChar w:fldCharType="end"/>
            </w:r>
          </w:hyperlink>
        </w:p>
        <w:p w14:paraId="3F2916CC" w14:textId="77777777" w:rsidR="00BF35A9" w:rsidRDefault="00000000">
          <w:pPr>
            <w:pStyle w:val="Verzeichnis1"/>
            <w:tabs>
              <w:tab w:val="right" w:leader="dot" w:pos="9435"/>
            </w:tabs>
          </w:pPr>
          <w:hyperlink w:anchor="_Toc36027">
            <w:r>
              <w:t>B-5.1.3</w:t>
            </w:r>
            <w:r>
              <w:rPr>
                <w:rFonts w:ascii="Calibri" w:eastAsia="Calibri" w:hAnsi="Calibri" w:cs="Calibri"/>
                <w:sz w:val="22"/>
              </w:rPr>
              <w:t xml:space="preserve"> </w:t>
            </w:r>
            <w:r>
              <w:t>Duplicate feature domains</w:t>
            </w:r>
            <w:r>
              <w:tab/>
            </w:r>
            <w:r>
              <w:fldChar w:fldCharType="begin"/>
            </w:r>
            <w:r>
              <w:instrText>PAGEREF _Toc36027 \h</w:instrText>
            </w:r>
            <w:r>
              <w:fldChar w:fldCharType="separate"/>
            </w:r>
            <w:r>
              <w:t xml:space="preserve">8 </w:t>
            </w:r>
            <w:r>
              <w:fldChar w:fldCharType="end"/>
            </w:r>
          </w:hyperlink>
        </w:p>
        <w:p w14:paraId="265C67DA" w14:textId="77777777" w:rsidR="00BF35A9" w:rsidRDefault="00000000">
          <w:pPr>
            <w:pStyle w:val="Verzeichnis1"/>
            <w:tabs>
              <w:tab w:val="right" w:leader="dot" w:pos="9435"/>
            </w:tabs>
          </w:pPr>
          <w:hyperlink w:anchor="_Toc36028">
            <w:r>
              <w:t>B-5.2</w:t>
            </w:r>
            <w:r>
              <w:rPr>
                <w:rFonts w:ascii="Calibri" w:eastAsia="Calibri" w:hAnsi="Calibri" w:cs="Calibri"/>
                <w:sz w:val="22"/>
              </w:rPr>
              <w:t xml:space="preserve">  </w:t>
            </w:r>
            <w:r>
              <w:t>Geometry</w:t>
            </w:r>
            <w:r>
              <w:tab/>
            </w:r>
            <w:r>
              <w:fldChar w:fldCharType="begin"/>
            </w:r>
            <w:r>
              <w:instrText>PAGEREF _Toc36028 \h</w:instrText>
            </w:r>
            <w:r>
              <w:fldChar w:fldCharType="separate"/>
            </w:r>
            <w:r>
              <w:t xml:space="preserve">8 </w:t>
            </w:r>
            <w:r>
              <w:fldChar w:fldCharType="end"/>
            </w:r>
          </w:hyperlink>
        </w:p>
        <w:p w14:paraId="4208E492" w14:textId="77777777" w:rsidR="00BF35A9" w:rsidRDefault="00000000">
          <w:pPr>
            <w:pStyle w:val="Verzeichnis1"/>
            <w:tabs>
              <w:tab w:val="right" w:leader="dot" w:pos="9435"/>
            </w:tabs>
          </w:pPr>
          <w:hyperlink w:anchor="_Toc36029">
            <w:r>
              <w:t>B-5.2.1</w:t>
            </w:r>
            <w:r>
              <w:rPr>
                <w:rFonts w:ascii="Calibri" w:eastAsia="Calibri" w:hAnsi="Calibri" w:cs="Calibri"/>
                <w:sz w:val="22"/>
              </w:rPr>
              <w:t xml:space="preserve"> </w:t>
            </w:r>
            <w:r>
              <w:t>Combined geometry</w:t>
            </w:r>
            <w:r>
              <w:tab/>
            </w:r>
            <w:r>
              <w:fldChar w:fldCharType="begin"/>
            </w:r>
            <w:r>
              <w:instrText>PAGEREF _Toc36029 \h</w:instrText>
            </w:r>
            <w:r>
              <w:fldChar w:fldCharType="separate"/>
            </w:r>
            <w:r>
              <w:t xml:space="preserve">8 </w:t>
            </w:r>
            <w:r>
              <w:fldChar w:fldCharType="end"/>
            </w:r>
          </w:hyperlink>
        </w:p>
        <w:p w14:paraId="6A358EBA" w14:textId="77777777" w:rsidR="00BF35A9" w:rsidRDefault="00000000">
          <w:pPr>
            <w:pStyle w:val="Verzeichnis1"/>
            <w:tabs>
              <w:tab w:val="right" w:leader="dot" w:pos="9435"/>
            </w:tabs>
          </w:pPr>
          <w:hyperlink w:anchor="_Toc36030">
            <w:r>
              <w:t>B-5.2.2</w:t>
            </w:r>
            <w:r>
              <w:rPr>
                <w:rFonts w:ascii="Calibri" w:eastAsia="Calibri" w:hAnsi="Calibri" w:cs="Calibri"/>
                <w:sz w:val="22"/>
              </w:rPr>
              <w:t xml:space="preserve"> </w:t>
            </w:r>
            <w:r>
              <w:t>Spatial discrepancy, unrelated to scaled or cartographic smoothing</w:t>
            </w:r>
            <w:r>
              <w:tab/>
            </w:r>
            <w:r>
              <w:fldChar w:fldCharType="begin"/>
            </w:r>
            <w:r>
              <w:instrText>PAGEREF _Toc36030 \h</w:instrText>
            </w:r>
            <w:r>
              <w:fldChar w:fldCharType="separate"/>
            </w:r>
            <w:r>
              <w:t xml:space="preserve">8 </w:t>
            </w:r>
            <w:r>
              <w:fldChar w:fldCharType="end"/>
            </w:r>
          </w:hyperlink>
        </w:p>
        <w:p w14:paraId="23B15FAC" w14:textId="77777777" w:rsidR="00BF35A9" w:rsidRDefault="00000000">
          <w:pPr>
            <w:pStyle w:val="Verzeichnis1"/>
            <w:tabs>
              <w:tab w:val="right" w:leader="dot" w:pos="9435"/>
            </w:tabs>
          </w:pPr>
          <w:hyperlink w:anchor="_Toc36031">
            <w:r>
              <w:t>B-5.2.3</w:t>
            </w:r>
            <w:r>
              <w:rPr>
                <w:rFonts w:ascii="Calibri" w:eastAsia="Calibri" w:hAnsi="Calibri" w:cs="Calibri"/>
                <w:sz w:val="22"/>
              </w:rPr>
              <w:t xml:space="preserve"> </w:t>
            </w:r>
            <w:r>
              <w:t>Spatial discrepancies, related to scale or cartographic smoothing</w:t>
            </w:r>
            <w:r>
              <w:tab/>
            </w:r>
            <w:r>
              <w:fldChar w:fldCharType="begin"/>
            </w:r>
            <w:r>
              <w:instrText>PAGEREF _Toc36031 \h</w:instrText>
            </w:r>
            <w:r>
              <w:fldChar w:fldCharType="separate"/>
            </w:r>
            <w:r>
              <w:t xml:space="preserve">8 </w:t>
            </w:r>
            <w:r>
              <w:fldChar w:fldCharType="end"/>
            </w:r>
          </w:hyperlink>
        </w:p>
        <w:p w14:paraId="66B004C0" w14:textId="77777777" w:rsidR="00BF35A9" w:rsidRDefault="00000000">
          <w:pPr>
            <w:pStyle w:val="Verzeichnis1"/>
            <w:tabs>
              <w:tab w:val="right" w:leader="dot" w:pos="9435"/>
            </w:tabs>
          </w:pPr>
          <w:hyperlink w:anchor="_Toc36032">
            <w:r>
              <w:t>B-5.3</w:t>
            </w:r>
            <w:r>
              <w:rPr>
                <w:rFonts w:ascii="Calibri" w:eastAsia="Calibri" w:hAnsi="Calibri" w:cs="Calibri"/>
                <w:sz w:val="22"/>
              </w:rPr>
              <w:t xml:space="preserve">  </w:t>
            </w:r>
            <w:r>
              <w:t>Display of text</w:t>
            </w:r>
            <w:r>
              <w:tab/>
            </w:r>
            <w:r>
              <w:fldChar w:fldCharType="begin"/>
            </w:r>
            <w:r>
              <w:instrText>PAGEREF _Toc36032 \h</w:instrText>
            </w:r>
            <w:r>
              <w:fldChar w:fldCharType="separate"/>
            </w:r>
            <w:r>
              <w:t xml:space="preserve">8 </w:t>
            </w:r>
            <w:r>
              <w:fldChar w:fldCharType="end"/>
            </w:r>
          </w:hyperlink>
        </w:p>
        <w:p w14:paraId="09B32D98" w14:textId="77777777" w:rsidR="00BF35A9" w:rsidRDefault="00000000">
          <w:pPr>
            <w:pStyle w:val="Verzeichnis1"/>
            <w:tabs>
              <w:tab w:val="right" w:leader="dot" w:pos="9435"/>
            </w:tabs>
          </w:pPr>
          <w:hyperlink w:anchor="_Toc36033">
            <w:r>
              <w:t>B-5.4</w:t>
            </w:r>
            <w:r>
              <w:rPr>
                <w:rFonts w:ascii="Calibri" w:eastAsia="Calibri" w:hAnsi="Calibri" w:cs="Calibri"/>
                <w:sz w:val="22"/>
              </w:rPr>
              <w:t xml:space="preserve">  </w:t>
            </w:r>
            <w:r>
              <w:t>Skin-of-the-earth feature operations</w:t>
            </w:r>
            <w:r>
              <w:tab/>
            </w:r>
            <w:r>
              <w:fldChar w:fldCharType="begin"/>
            </w:r>
            <w:r>
              <w:instrText>PAGEREF _Toc36033 \h</w:instrText>
            </w:r>
            <w:r>
              <w:fldChar w:fldCharType="separate"/>
            </w:r>
            <w:r>
              <w:t xml:space="preserve">9 </w:t>
            </w:r>
            <w:r>
              <w:fldChar w:fldCharType="end"/>
            </w:r>
          </w:hyperlink>
        </w:p>
        <w:p w14:paraId="39E8CCA7" w14:textId="77777777" w:rsidR="00BF35A9" w:rsidRDefault="00000000">
          <w:pPr>
            <w:pStyle w:val="Verzeichnis1"/>
            <w:tabs>
              <w:tab w:val="right" w:leader="dot" w:pos="9435"/>
            </w:tabs>
          </w:pPr>
          <w:hyperlink w:anchor="_Toc36034">
            <w:r>
              <w:t>B-5.4.1</w:t>
            </w:r>
            <w:r>
              <w:rPr>
                <w:rFonts w:ascii="Calibri" w:eastAsia="Calibri" w:hAnsi="Calibri" w:cs="Calibri"/>
                <w:sz w:val="22"/>
              </w:rPr>
              <w:t xml:space="preserve"> </w:t>
            </w:r>
            <w:r>
              <w:t>Skin-of-the earth feature replacement</w:t>
            </w:r>
            <w:r>
              <w:tab/>
            </w:r>
            <w:r>
              <w:fldChar w:fldCharType="begin"/>
            </w:r>
            <w:r>
              <w:instrText>PAGEREF _Toc36034 \h</w:instrText>
            </w:r>
            <w:r>
              <w:fldChar w:fldCharType="separate"/>
            </w:r>
            <w:r>
              <w:t xml:space="preserve">9 </w:t>
            </w:r>
            <w:r>
              <w:fldChar w:fldCharType="end"/>
            </w:r>
          </w:hyperlink>
        </w:p>
        <w:p w14:paraId="32FFF17E" w14:textId="77777777" w:rsidR="00BF35A9" w:rsidRDefault="00000000">
          <w:pPr>
            <w:pStyle w:val="Verzeichnis1"/>
            <w:tabs>
              <w:tab w:val="right" w:leader="dot" w:pos="9435"/>
            </w:tabs>
          </w:pPr>
          <w:hyperlink w:anchor="_Toc36035">
            <w:r>
              <w:t>B-5.4.2</w:t>
            </w:r>
            <w:r>
              <w:rPr>
                <w:rFonts w:ascii="Calibri" w:eastAsia="Calibri" w:hAnsi="Calibri" w:cs="Calibri"/>
                <w:sz w:val="22"/>
              </w:rPr>
              <w:t xml:space="preserve"> </w:t>
            </w:r>
            <w:r>
              <w:t>Skin-of-the earth feature adjusting</w:t>
            </w:r>
            <w:r>
              <w:tab/>
            </w:r>
            <w:r>
              <w:fldChar w:fldCharType="begin"/>
            </w:r>
            <w:r>
              <w:instrText>PAGEREF _Toc36035 \h</w:instrText>
            </w:r>
            <w:r>
              <w:fldChar w:fldCharType="separate"/>
            </w:r>
            <w:r>
              <w:t xml:space="preserve">9 </w:t>
            </w:r>
            <w:r>
              <w:fldChar w:fldCharType="end"/>
            </w:r>
          </w:hyperlink>
        </w:p>
        <w:p w14:paraId="1FE04BE9" w14:textId="77777777" w:rsidR="00BF35A9" w:rsidRDefault="00000000">
          <w:pPr>
            <w:pStyle w:val="Verzeichnis1"/>
            <w:tabs>
              <w:tab w:val="right" w:leader="dot" w:pos="9435"/>
            </w:tabs>
          </w:pPr>
          <w:hyperlink w:anchor="_Toc36036">
            <w:r>
              <w:t>B-5.5</w:t>
            </w:r>
            <w:r>
              <w:rPr>
                <w:rFonts w:ascii="Calibri" w:eastAsia="Calibri" w:hAnsi="Calibri" w:cs="Calibri"/>
                <w:sz w:val="22"/>
              </w:rPr>
              <w:t xml:space="preserve">  </w:t>
            </w:r>
            <w:r>
              <w:t>Blended feature concepts</w:t>
            </w:r>
            <w:r>
              <w:tab/>
            </w:r>
            <w:r>
              <w:fldChar w:fldCharType="begin"/>
            </w:r>
            <w:r>
              <w:instrText>PAGEREF _Toc36036 \h</w:instrText>
            </w:r>
            <w:r>
              <w:fldChar w:fldCharType="separate"/>
            </w:r>
            <w:r>
              <w:t xml:space="preserve">9 </w:t>
            </w:r>
            <w:r>
              <w:fldChar w:fldCharType="end"/>
            </w:r>
          </w:hyperlink>
        </w:p>
        <w:p w14:paraId="7ACCFB03" w14:textId="77777777" w:rsidR="00BF35A9" w:rsidRDefault="00000000">
          <w:pPr>
            <w:pStyle w:val="Verzeichnis1"/>
            <w:tabs>
              <w:tab w:val="right" w:leader="dot" w:pos="9435"/>
            </w:tabs>
          </w:pPr>
          <w:hyperlink w:anchor="_Toc36037">
            <w:r>
              <w:t>B-5.6</w:t>
            </w:r>
            <w:r>
              <w:rPr>
                <w:rFonts w:ascii="Calibri" w:eastAsia="Calibri" w:hAnsi="Calibri" w:cs="Calibri"/>
                <w:sz w:val="22"/>
              </w:rPr>
              <w:t xml:space="preserve">  </w:t>
            </w:r>
            <w:r>
              <w:t>Hierarchy of data</w:t>
            </w:r>
            <w:r>
              <w:tab/>
            </w:r>
            <w:r>
              <w:fldChar w:fldCharType="begin"/>
            </w:r>
            <w:r>
              <w:instrText>PAGEREF _Toc36037 \h</w:instrText>
            </w:r>
            <w:r>
              <w:fldChar w:fldCharType="separate"/>
            </w:r>
            <w:r>
              <w:t xml:space="preserve">9 </w:t>
            </w:r>
            <w:r>
              <w:fldChar w:fldCharType="end"/>
            </w:r>
          </w:hyperlink>
        </w:p>
        <w:p w14:paraId="24C6AC56" w14:textId="77777777" w:rsidR="00BF35A9" w:rsidRDefault="00000000">
          <w:pPr>
            <w:pStyle w:val="Verzeichnis1"/>
            <w:tabs>
              <w:tab w:val="right" w:leader="dot" w:pos="9435"/>
            </w:tabs>
          </w:pPr>
          <w:hyperlink w:anchor="_Toc36038">
            <w:r>
              <w:t>B-5.6.1</w:t>
            </w:r>
            <w:r>
              <w:rPr>
                <w:rFonts w:ascii="Calibri" w:eastAsia="Calibri" w:hAnsi="Calibri" w:cs="Calibri"/>
                <w:sz w:val="22"/>
              </w:rPr>
              <w:t xml:space="preserve"> </w:t>
            </w:r>
            <w:r>
              <w:t>Hierarchy by stacking of display planes</w:t>
            </w:r>
            <w:r>
              <w:tab/>
            </w:r>
            <w:r>
              <w:fldChar w:fldCharType="begin"/>
            </w:r>
            <w:r>
              <w:instrText>PAGEREF _Toc36038 \h</w:instrText>
            </w:r>
            <w:r>
              <w:fldChar w:fldCharType="separate"/>
            </w:r>
            <w:r>
              <w:t xml:space="preserve">9 </w:t>
            </w:r>
            <w:r>
              <w:fldChar w:fldCharType="end"/>
            </w:r>
          </w:hyperlink>
        </w:p>
        <w:p w14:paraId="74CE17A9" w14:textId="77777777" w:rsidR="00BF35A9" w:rsidRDefault="00000000">
          <w:pPr>
            <w:pStyle w:val="Verzeichnis1"/>
            <w:tabs>
              <w:tab w:val="right" w:leader="dot" w:pos="9435"/>
            </w:tabs>
          </w:pPr>
          <w:hyperlink w:anchor="_Toc36039">
            <w:r>
              <w:t>B-5.6.2</w:t>
            </w:r>
            <w:r>
              <w:rPr>
                <w:rFonts w:ascii="Calibri" w:eastAsia="Calibri" w:hAnsi="Calibri" w:cs="Calibri"/>
                <w:sz w:val="22"/>
              </w:rPr>
              <w:t xml:space="preserve"> </w:t>
            </w:r>
            <w:r>
              <w:t>Predefined combinations</w:t>
            </w:r>
            <w:r>
              <w:tab/>
            </w:r>
            <w:r>
              <w:fldChar w:fldCharType="begin"/>
            </w:r>
            <w:r>
              <w:instrText>PAGEREF _Toc36039 \h</w:instrText>
            </w:r>
            <w:r>
              <w:fldChar w:fldCharType="separate"/>
            </w:r>
            <w:r>
              <w:t xml:space="preserve">9 </w:t>
            </w:r>
            <w:r>
              <w:fldChar w:fldCharType="end"/>
            </w:r>
          </w:hyperlink>
        </w:p>
        <w:p w14:paraId="216EA5FB" w14:textId="77777777" w:rsidR="00BF35A9" w:rsidRDefault="00000000">
          <w:pPr>
            <w:pStyle w:val="Verzeichnis1"/>
            <w:tabs>
              <w:tab w:val="right" w:leader="dot" w:pos="9435"/>
            </w:tabs>
          </w:pPr>
          <w:hyperlink w:anchor="_Toc36040">
            <w:r>
              <w:t>B-5.7</w:t>
            </w:r>
            <w:r>
              <w:rPr>
                <w:rFonts w:ascii="Calibri" w:eastAsia="Calibri" w:hAnsi="Calibri" w:cs="Calibri"/>
                <w:sz w:val="22"/>
              </w:rPr>
              <w:t xml:space="preserve">  </w:t>
            </w:r>
            <w:r>
              <w:t>New datasets</w:t>
            </w:r>
            <w:r>
              <w:tab/>
            </w:r>
            <w:r>
              <w:fldChar w:fldCharType="begin"/>
            </w:r>
            <w:r>
              <w:instrText>PAGEREF _Toc36040 \h</w:instrText>
            </w:r>
            <w:r>
              <w:fldChar w:fldCharType="separate"/>
            </w:r>
            <w:r>
              <w:t xml:space="preserve">9 </w:t>
            </w:r>
            <w:r>
              <w:fldChar w:fldCharType="end"/>
            </w:r>
          </w:hyperlink>
        </w:p>
        <w:p w14:paraId="2CE26421" w14:textId="77777777" w:rsidR="00BF35A9" w:rsidRDefault="00000000">
          <w:pPr>
            <w:pStyle w:val="Verzeichnis1"/>
            <w:tabs>
              <w:tab w:val="right" w:leader="dot" w:pos="9435"/>
            </w:tabs>
          </w:pPr>
          <w:hyperlink w:anchor="_Toc36041">
            <w:r>
              <w:t>B-5.8</w:t>
            </w:r>
            <w:r>
              <w:rPr>
                <w:rFonts w:ascii="Calibri" w:eastAsia="Calibri" w:hAnsi="Calibri" w:cs="Calibri"/>
                <w:sz w:val="22"/>
              </w:rPr>
              <w:t xml:space="preserve">  </w:t>
            </w:r>
            <w:r>
              <w:t>Dataset scales, loading, and unloading</w:t>
            </w:r>
            <w:r>
              <w:tab/>
            </w:r>
            <w:r>
              <w:fldChar w:fldCharType="begin"/>
            </w:r>
            <w:r>
              <w:instrText>PAGEREF _Toc36041 \h</w:instrText>
            </w:r>
            <w:r>
              <w:fldChar w:fldCharType="separate"/>
            </w:r>
            <w:r>
              <w:t xml:space="preserve">9 </w:t>
            </w:r>
            <w:r>
              <w:fldChar w:fldCharType="end"/>
            </w:r>
          </w:hyperlink>
        </w:p>
        <w:p w14:paraId="04280695" w14:textId="77777777" w:rsidR="00BF35A9" w:rsidRDefault="00000000">
          <w:pPr>
            <w:pStyle w:val="Verzeichnis1"/>
            <w:tabs>
              <w:tab w:val="right" w:leader="dot" w:pos="9435"/>
            </w:tabs>
          </w:pPr>
          <w:hyperlink w:anchor="_Toc36042">
            <w:r>
              <w:t>B-5.9</w:t>
            </w:r>
            <w:r>
              <w:rPr>
                <w:rFonts w:ascii="Calibri" w:eastAsia="Calibri" w:hAnsi="Calibri" w:cs="Calibri"/>
                <w:sz w:val="22"/>
              </w:rPr>
              <w:t xml:space="preserve">  </w:t>
            </w:r>
            <w:r>
              <w:t>Metadata</w:t>
            </w:r>
            <w:r>
              <w:tab/>
            </w:r>
            <w:r>
              <w:fldChar w:fldCharType="begin"/>
            </w:r>
            <w:r>
              <w:instrText>PAGEREF _Toc36042 \h</w:instrText>
            </w:r>
            <w:r>
              <w:fldChar w:fldCharType="separate"/>
            </w:r>
            <w:r>
              <w:t xml:space="preserve">10 </w:t>
            </w:r>
            <w:r>
              <w:fldChar w:fldCharType="end"/>
            </w:r>
          </w:hyperlink>
        </w:p>
        <w:p w14:paraId="0E912546" w14:textId="77777777" w:rsidR="00BF35A9" w:rsidRDefault="00000000">
          <w:pPr>
            <w:pStyle w:val="Verzeichnis1"/>
            <w:tabs>
              <w:tab w:val="right" w:leader="dot" w:pos="9435"/>
            </w:tabs>
          </w:pPr>
          <w:hyperlink w:anchor="_Toc36043">
            <w:r>
              <w:t>B-5.10</w:t>
            </w:r>
            <w:r>
              <w:rPr>
                <w:rFonts w:ascii="Calibri" w:eastAsia="Calibri" w:hAnsi="Calibri" w:cs="Calibri"/>
                <w:sz w:val="22"/>
              </w:rPr>
              <w:t xml:space="preserve"> </w:t>
            </w:r>
            <w:r>
              <w:t>Meta-features</w:t>
            </w:r>
            <w:r>
              <w:tab/>
            </w:r>
            <w:r>
              <w:fldChar w:fldCharType="begin"/>
            </w:r>
            <w:r>
              <w:instrText>PAGEREF _Toc36043 \h</w:instrText>
            </w:r>
            <w:r>
              <w:fldChar w:fldCharType="separate"/>
            </w:r>
            <w:r>
              <w:t xml:space="preserve">10 </w:t>
            </w:r>
            <w:r>
              <w:fldChar w:fldCharType="end"/>
            </w:r>
          </w:hyperlink>
        </w:p>
        <w:p w14:paraId="714FA92C" w14:textId="77777777" w:rsidR="00BF35A9" w:rsidRDefault="00000000">
          <w:pPr>
            <w:pStyle w:val="Verzeichnis1"/>
            <w:tabs>
              <w:tab w:val="right" w:leader="dot" w:pos="9435"/>
            </w:tabs>
          </w:pPr>
          <w:hyperlink w:anchor="_Toc36044">
            <w:r>
              <w:t>B-5.11</w:t>
            </w:r>
            <w:r>
              <w:rPr>
                <w:rFonts w:ascii="Calibri" w:eastAsia="Calibri" w:hAnsi="Calibri" w:cs="Calibri"/>
                <w:sz w:val="22"/>
              </w:rPr>
              <w:t xml:space="preserve"> </w:t>
            </w:r>
            <w:r>
              <w:t>Quality considerations</w:t>
            </w:r>
            <w:r>
              <w:tab/>
            </w:r>
            <w:r>
              <w:fldChar w:fldCharType="begin"/>
            </w:r>
            <w:r>
              <w:instrText>PAGEREF _Toc36044 \h</w:instrText>
            </w:r>
            <w:r>
              <w:fldChar w:fldCharType="separate"/>
            </w:r>
            <w:r>
              <w:t xml:space="preserve">10 </w:t>
            </w:r>
            <w:r>
              <w:fldChar w:fldCharType="end"/>
            </w:r>
          </w:hyperlink>
        </w:p>
        <w:p w14:paraId="1819E669" w14:textId="77777777" w:rsidR="00BF35A9" w:rsidRDefault="00000000">
          <w:pPr>
            <w:pStyle w:val="Verzeichnis1"/>
            <w:tabs>
              <w:tab w:val="right" w:leader="dot" w:pos="9435"/>
            </w:tabs>
          </w:pPr>
          <w:hyperlink w:anchor="_Toc36045">
            <w:r>
              <w:t>B-6</w:t>
            </w:r>
            <w:r>
              <w:rPr>
                <w:rFonts w:ascii="Calibri" w:eastAsia="Calibri" w:hAnsi="Calibri" w:cs="Calibri"/>
                <w:sz w:val="22"/>
              </w:rPr>
              <w:t xml:space="preserve"> </w:t>
            </w:r>
            <w:r>
              <w:t>Portrayal</w:t>
            </w:r>
            <w:r>
              <w:tab/>
            </w:r>
            <w:r>
              <w:fldChar w:fldCharType="begin"/>
            </w:r>
            <w:r>
              <w:instrText>PAGEREF _Toc36045 \h</w:instrText>
            </w:r>
            <w:r>
              <w:fldChar w:fldCharType="separate"/>
            </w:r>
            <w:r>
              <w:t xml:space="preserve">10 </w:t>
            </w:r>
            <w:r>
              <w:fldChar w:fldCharType="end"/>
            </w:r>
          </w:hyperlink>
        </w:p>
        <w:p w14:paraId="34A91380" w14:textId="77777777" w:rsidR="00BF35A9" w:rsidRDefault="00000000">
          <w:pPr>
            <w:pStyle w:val="Verzeichnis1"/>
            <w:tabs>
              <w:tab w:val="right" w:leader="dot" w:pos="9435"/>
            </w:tabs>
          </w:pPr>
          <w:hyperlink w:anchor="_Toc36046">
            <w:r>
              <w:t>B-6.1</w:t>
            </w:r>
            <w:r>
              <w:rPr>
                <w:rFonts w:ascii="Calibri" w:eastAsia="Calibri" w:hAnsi="Calibri" w:cs="Calibri"/>
                <w:sz w:val="22"/>
              </w:rPr>
              <w:t xml:space="preserve">  </w:t>
            </w:r>
            <w:r>
              <w:t>Display of significant features</w:t>
            </w:r>
            <w:r>
              <w:tab/>
            </w:r>
            <w:r>
              <w:fldChar w:fldCharType="begin"/>
            </w:r>
            <w:r>
              <w:instrText>PAGEREF _Toc36046 \h</w:instrText>
            </w:r>
            <w:r>
              <w:fldChar w:fldCharType="separate"/>
            </w:r>
            <w:r>
              <w:t xml:space="preserve">10 </w:t>
            </w:r>
            <w:r>
              <w:fldChar w:fldCharType="end"/>
            </w:r>
          </w:hyperlink>
        </w:p>
        <w:p w14:paraId="555DE8AB" w14:textId="77777777" w:rsidR="00BF35A9" w:rsidRDefault="00000000">
          <w:pPr>
            <w:pStyle w:val="Verzeichnis1"/>
            <w:tabs>
              <w:tab w:val="right" w:leader="dot" w:pos="9435"/>
            </w:tabs>
          </w:pPr>
          <w:hyperlink w:anchor="_Toc36047">
            <w:r>
              <w:t>B-6.2</w:t>
            </w:r>
            <w:r>
              <w:rPr>
                <w:rFonts w:ascii="Calibri" w:eastAsia="Calibri" w:hAnsi="Calibri" w:cs="Calibri"/>
                <w:sz w:val="22"/>
              </w:rPr>
              <w:t xml:space="preserve">  </w:t>
            </w:r>
            <w:r>
              <w:t>Display of significant features - switching to original</w:t>
            </w:r>
            <w:r>
              <w:tab/>
            </w:r>
            <w:r>
              <w:fldChar w:fldCharType="begin"/>
            </w:r>
            <w:r>
              <w:instrText>PAGEREF _Toc36047 \h</w:instrText>
            </w:r>
            <w:r>
              <w:fldChar w:fldCharType="separate"/>
            </w:r>
            <w:r>
              <w:t xml:space="preserve">10 </w:t>
            </w:r>
            <w:r>
              <w:fldChar w:fldCharType="end"/>
            </w:r>
          </w:hyperlink>
        </w:p>
        <w:p w14:paraId="0EB3D9CA" w14:textId="77777777" w:rsidR="00BF35A9" w:rsidRDefault="00000000">
          <w:pPr>
            <w:pStyle w:val="Verzeichnis1"/>
            <w:tabs>
              <w:tab w:val="right" w:leader="dot" w:pos="9435"/>
            </w:tabs>
          </w:pPr>
          <w:hyperlink w:anchor="_Toc36048">
            <w:r>
              <w:t>B-6.3</w:t>
            </w:r>
            <w:r>
              <w:rPr>
                <w:rFonts w:ascii="Calibri" w:eastAsia="Calibri" w:hAnsi="Calibri" w:cs="Calibri"/>
                <w:sz w:val="22"/>
              </w:rPr>
              <w:t xml:space="preserve">  </w:t>
            </w:r>
            <w:r>
              <w:t>Portrayal distinguishability - colour set-asides</w:t>
            </w:r>
            <w:r>
              <w:tab/>
            </w:r>
            <w:r>
              <w:fldChar w:fldCharType="begin"/>
            </w:r>
            <w:r>
              <w:instrText>PAGEREF _Toc36048 \h</w:instrText>
            </w:r>
            <w:r>
              <w:fldChar w:fldCharType="separate"/>
            </w:r>
            <w:r>
              <w:t xml:space="preserve">10 </w:t>
            </w:r>
            <w:r>
              <w:fldChar w:fldCharType="end"/>
            </w:r>
          </w:hyperlink>
        </w:p>
        <w:p w14:paraId="24B6E2EA" w14:textId="77777777" w:rsidR="00BF35A9" w:rsidRDefault="00000000">
          <w:pPr>
            <w:pStyle w:val="Verzeichnis1"/>
            <w:tabs>
              <w:tab w:val="right" w:leader="dot" w:pos="9435"/>
            </w:tabs>
          </w:pPr>
          <w:hyperlink w:anchor="_Toc36049">
            <w:r>
              <w:t>B-6.4</w:t>
            </w:r>
            <w:r>
              <w:rPr>
                <w:rFonts w:ascii="Calibri" w:eastAsia="Calibri" w:hAnsi="Calibri" w:cs="Calibri"/>
                <w:sz w:val="22"/>
              </w:rPr>
              <w:t xml:space="preserve">  </w:t>
            </w:r>
            <w:r>
              <w:t>Day/night/dusk modes</w:t>
            </w:r>
            <w:r>
              <w:tab/>
            </w:r>
            <w:r>
              <w:fldChar w:fldCharType="begin"/>
            </w:r>
            <w:r>
              <w:instrText>PAGEREF _Toc36049 \h</w:instrText>
            </w:r>
            <w:r>
              <w:fldChar w:fldCharType="separate"/>
            </w:r>
            <w:r>
              <w:t xml:space="preserve">10 </w:t>
            </w:r>
            <w:r>
              <w:fldChar w:fldCharType="end"/>
            </w:r>
          </w:hyperlink>
        </w:p>
        <w:p w14:paraId="172BFE42" w14:textId="77777777" w:rsidR="00BF35A9" w:rsidRDefault="00000000">
          <w:pPr>
            <w:pStyle w:val="Verzeichnis1"/>
            <w:tabs>
              <w:tab w:val="right" w:leader="dot" w:pos="9435"/>
            </w:tabs>
          </w:pPr>
          <w:hyperlink w:anchor="_Toc36050">
            <w:r>
              <w:t>B-6.5</w:t>
            </w:r>
            <w:r>
              <w:rPr>
                <w:rFonts w:ascii="Calibri" w:eastAsia="Calibri" w:hAnsi="Calibri" w:cs="Calibri"/>
                <w:sz w:val="22"/>
              </w:rPr>
              <w:t xml:space="preserve">  </w:t>
            </w:r>
            <w:r>
              <w:t>Impacts on viewing groups</w:t>
            </w:r>
            <w:r>
              <w:tab/>
            </w:r>
            <w:r>
              <w:fldChar w:fldCharType="begin"/>
            </w:r>
            <w:r>
              <w:instrText>PAGEREF _Toc36050 \h</w:instrText>
            </w:r>
            <w:r>
              <w:fldChar w:fldCharType="separate"/>
            </w:r>
            <w:r>
              <w:t xml:space="preserve">11 </w:t>
            </w:r>
            <w:r>
              <w:fldChar w:fldCharType="end"/>
            </w:r>
          </w:hyperlink>
        </w:p>
        <w:p w14:paraId="0DC5D5E3" w14:textId="77777777" w:rsidR="00BF35A9" w:rsidRDefault="00000000">
          <w:pPr>
            <w:pStyle w:val="Verzeichnis1"/>
            <w:tabs>
              <w:tab w:val="right" w:leader="dot" w:pos="9435"/>
            </w:tabs>
          </w:pPr>
          <w:hyperlink w:anchor="_Toc36051">
            <w:r>
              <w:t>B-6.6</w:t>
            </w:r>
            <w:r>
              <w:rPr>
                <w:rFonts w:ascii="Calibri" w:eastAsia="Calibri" w:hAnsi="Calibri" w:cs="Calibri"/>
                <w:sz w:val="22"/>
              </w:rPr>
              <w:t xml:space="preserve">  </w:t>
            </w:r>
            <w:r>
              <w:t>Impacts on Portrayal Catalogues</w:t>
            </w:r>
            <w:r>
              <w:tab/>
            </w:r>
            <w:r>
              <w:fldChar w:fldCharType="begin"/>
            </w:r>
            <w:r>
              <w:instrText>PAGEREF _Toc36051 \h</w:instrText>
            </w:r>
            <w:r>
              <w:fldChar w:fldCharType="separate"/>
            </w:r>
            <w:r>
              <w:t xml:space="preserve">11 </w:t>
            </w:r>
            <w:r>
              <w:fldChar w:fldCharType="end"/>
            </w:r>
          </w:hyperlink>
        </w:p>
        <w:p w14:paraId="79AB29DF" w14:textId="77777777" w:rsidR="00BF35A9" w:rsidRDefault="00000000">
          <w:pPr>
            <w:pStyle w:val="Verzeichnis1"/>
            <w:tabs>
              <w:tab w:val="right" w:leader="dot" w:pos="9435"/>
            </w:tabs>
          </w:pPr>
          <w:hyperlink w:anchor="_Toc36052">
            <w:r>
              <w:t>B-6.7</w:t>
            </w:r>
            <w:r>
              <w:rPr>
                <w:rFonts w:ascii="Calibri" w:eastAsia="Calibri" w:hAnsi="Calibri" w:cs="Calibri"/>
                <w:sz w:val="22"/>
              </w:rPr>
              <w:t xml:space="preserve">  </w:t>
            </w:r>
            <w:r>
              <w:t>Meta-features</w:t>
            </w:r>
            <w:r>
              <w:tab/>
            </w:r>
            <w:r>
              <w:fldChar w:fldCharType="begin"/>
            </w:r>
            <w:r>
              <w:instrText>PAGEREF _Toc36052 \h</w:instrText>
            </w:r>
            <w:r>
              <w:fldChar w:fldCharType="separate"/>
            </w:r>
            <w:r>
              <w:t xml:space="preserve">11 </w:t>
            </w:r>
            <w:r>
              <w:fldChar w:fldCharType="end"/>
            </w:r>
          </w:hyperlink>
        </w:p>
        <w:p w14:paraId="367249FF" w14:textId="77777777" w:rsidR="00BF35A9" w:rsidRDefault="00000000">
          <w:pPr>
            <w:pStyle w:val="Verzeichnis1"/>
            <w:tabs>
              <w:tab w:val="right" w:leader="dot" w:pos="9435"/>
            </w:tabs>
          </w:pPr>
          <w:hyperlink w:anchor="_Toc36053">
            <w:r>
              <w:t>B-6.8</w:t>
            </w:r>
            <w:r>
              <w:rPr>
                <w:rFonts w:ascii="Calibri" w:eastAsia="Calibri" w:hAnsi="Calibri" w:cs="Calibri"/>
                <w:sz w:val="22"/>
              </w:rPr>
              <w:t xml:space="preserve">  </w:t>
            </w:r>
            <w:r>
              <w:t>Display of text</w:t>
            </w:r>
            <w:r>
              <w:tab/>
            </w:r>
            <w:r>
              <w:fldChar w:fldCharType="begin"/>
            </w:r>
            <w:r>
              <w:instrText>PAGEREF _Toc36053 \h</w:instrText>
            </w:r>
            <w:r>
              <w:fldChar w:fldCharType="separate"/>
            </w:r>
            <w:r>
              <w:t xml:space="preserve">11 </w:t>
            </w:r>
            <w:r>
              <w:fldChar w:fldCharType="end"/>
            </w:r>
          </w:hyperlink>
        </w:p>
        <w:p w14:paraId="598D8A63" w14:textId="77777777" w:rsidR="00BF35A9" w:rsidRDefault="00000000">
          <w:pPr>
            <w:pStyle w:val="Verzeichnis1"/>
            <w:tabs>
              <w:tab w:val="right" w:leader="dot" w:pos="9435"/>
            </w:tabs>
          </w:pPr>
          <w:hyperlink w:anchor="_Toc36054">
            <w:r>
              <w:t>B-6.9</w:t>
            </w:r>
            <w:r>
              <w:rPr>
                <w:rFonts w:ascii="Calibri" w:eastAsia="Calibri" w:hAnsi="Calibri" w:cs="Calibri"/>
                <w:sz w:val="22"/>
              </w:rPr>
              <w:t xml:space="preserve">  </w:t>
            </w:r>
            <w:r>
              <w:t>Skin-of-the-earth operations and portrayal</w:t>
            </w:r>
            <w:r>
              <w:tab/>
            </w:r>
            <w:r>
              <w:fldChar w:fldCharType="begin"/>
            </w:r>
            <w:r>
              <w:instrText>PAGEREF _Toc36054 \h</w:instrText>
            </w:r>
            <w:r>
              <w:fldChar w:fldCharType="separate"/>
            </w:r>
            <w:r>
              <w:t xml:space="preserve">11 </w:t>
            </w:r>
            <w:r>
              <w:fldChar w:fldCharType="end"/>
            </w:r>
          </w:hyperlink>
        </w:p>
        <w:p w14:paraId="2602CE22" w14:textId="77777777" w:rsidR="00BF35A9" w:rsidRDefault="00000000">
          <w:pPr>
            <w:pStyle w:val="Verzeichnis1"/>
            <w:tabs>
              <w:tab w:val="right" w:leader="dot" w:pos="9435"/>
            </w:tabs>
          </w:pPr>
          <w:hyperlink w:anchor="_Toc36055">
            <w:r>
              <w:t>B-6.9.1</w:t>
            </w:r>
            <w:r>
              <w:rPr>
                <w:rFonts w:ascii="Calibri" w:eastAsia="Calibri" w:hAnsi="Calibri" w:cs="Calibri"/>
                <w:sz w:val="22"/>
              </w:rPr>
              <w:t xml:space="preserve"> </w:t>
            </w:r>
            <w:r>
              <w:t>Skin-of-the-earth feature replacement and portrayal</w:t>
            </w:r>
            <w:r>
              <w:tab/>
            </w:r>
            <w:r>
              <w:fldChar w:fldCharType="begin"/>
            </w:r>
            <w:r>
              <w:instrText>PAGEREF _Toc36055 \h</w:instrText>
            </w:r>
            <w:r>
              <w:fldChar w:fldCharType="separate"/>
            </w:r>
            <w:r>
              <w:t xml:space="preserve">11 </w:t>
            </w:r>
            <w:r>
              <w:fldChar w:fldCharType="end"/>
            </w:r>
          </w:hyperlink>
        </w:p>
        <w:p w14:paraId="54AAC3D8" w14:textId="77777777" w:rsidR="00BF35A9" w:rsidRDefault="00000000">
          <w:pPr>
            <w:pStyle w:val="Verzeichnis1"/>
            <w:tabs>
              <w:tab w:val="right" w:leader="dot" w:pos="9435"/>
            </w:tabs>
          </w:pPr>
          <w:hyperlink w:anchor="_Toc36056">
            <w:r>
              <w:t>B-6.9.2</w:t>
            </w:r>
            <w:r>
              <w:rPr>
                <w:rFonts w:ascii="Calibri" w:eastAsia="Calibri" w:hAnsi="Calibri" w:cs="Calibri"/>
                <w:sz w:val="22"/>
              </w:rPr>
              <w:t xml:space="preserve"> </w:t>
            </w:r>
            <w:r>
              <w:t>Skin-of-the-earth feature adjusting and portrayal</w:t>
            </w:r>
            <w:r>
              <w:tab/>
            </w:r>
            <w:r>
              <w:fldChar w:fldCharType="begin"/>
            </w:r>
            <w:r>
              <w:instrText>PAGEREF _Toc36056 \h</w:instrText>
            </w:r>
            <w:r>
              <w:fldChar w:fldCharType="separate"/>
            </w:r>
            <w:r>
              <w:t xml:space="preserve">11 </w:t>
            </w:r>
            <w:r>
              <w:fldChar w:fldCharType="end"/>
            </w:r>
          </w:hyperlink>
        </w:p>
        <w:p w14:paraId="362818F9" w14:textId="77777777" w:rsidR="00BF35A9" w:rsidRDefault="00000000">
          <w:pPr>
            <w:pStyle w:val="Verzeichnis1"/>
            <w:tabs>
              <w:tab w:val="right" w:leader="dot" w:pos="9435"/>
            </w:tabs>
          </w:pPr>
          <w:hyperlink w:anchor="_Toc36057">
            <w:r>
              <w:t>B-6.10</w:t>
            </w:r>
            <w:r>
              <w:rPr>
                <w:rFonts w:ascii="Calibri" w:eastAsia="Calibri" w:hAnsi="Calibri" w:cs="Calibri"/>
                <w:sz w:val="22"/>
              </w:rPr>
              <w:t xml:space="preserve"> </w:t>
            </w:r>
            <w:r>
              <w:t>Blended portrayals</w:t>
            </w:r>
            <w:r>
              <w:tab/>
            </w:r>
            <w:r>
              <w:fldChar w:fldCharType="begin"/>
            </w:r>
            <w:r>
              <w:instrText>PAGEREF _Toc36057 \h</w:instrText>
            </w:r>
            <w:r>
              <w:fldChar w:fldCharType="separate"/>
            </w:r>
            <w:r>
              <w:t xml:space="preserve">12 </w:t>
            </w:r>
            <w:r>
              <w:fldChar w:fldCharType="end"/>
            </w:r>
          </w:hyperlink>
        </w:p>
        <w:p w14:paraId="3B52EAB0" w14:textId="77777777" w:rsidR="00BF35A9" w:rsidRDefault="00000000">
          <w:pPr>
            <w:pStyle w:val="Verzeichnis1"/>
            <w:tabs>
              <w:tab w:val="right" w:leader="dot" w:pos="9435"/>
            </w:tabs>
          </w:pPr>
          <w:hyperlink w:anchor="_Toc36058">
            <w:r>
              <w:t>B-6.11</w:t>
            </w:r>
            <w:r>
              <w:rPr>
                <w:rFonts w:ascii="Calibri" w:eastAsia="Calibri" w:hAnsi="Calibri" w:cs="Calibri"/>
                <w:sz w:val="22"/>
              </w:rPr>
              <w:t xml:space="preserve"> </w:t>
            </w:r>
            <w:r>
              <w:t>Hierarchy of data</w:t>
            </w:r>
            <w:r>
              <w:tab/>
            </w:r>
            <w:r>
              <w:fldChar w:fldCharType="begin"/>
            </w:r>
            <w:r>
              <w:instrText>PAGEREF _Toc36058 \h</w:instrText>
            </w:r>
            <w:r>
              <w:fldChar w:fldCharType="separate"/>
            </w:r>
            <w:r>
              <w:t xml:space="preserve">12 </w:t>
            </w:r>
            <w:r>
              <w:fldChar w:fldCharType="end"/>
            </w:r>
          </w:hyperlink>
        </w:p>
        <w:p w14:paraId="770240CB" w14:textId="77777777" w:rsidR="00BF35A9" w:rsidRDefault="00000000">
          <w:pPr>
            <w:pStyle w:val="Verzeichnis1"/>
            <w:tabs>
              <w:tab w:val="right" w:leader="dot" w:pos="9435"/>
            </w:tabs>
          </w:pPr>
          <w:hyperlink w:anchor="_Toc36059">
            <w:r>
              <w:t>B-6.11.1</w:t>
            </w:r>
            <w:r>
              <w:rPr>
                <w:rFonts w:ascii="Calibri" w:eastAsia="Calibri" w:hAnsi="Calibri" w:cs="Calibri"/>
                <w:sz w:val="22"/>
              </w:rPr>
              <w:t xml:space="preserve"> </w:t>
            </w:r>
            <w:r>
              <w:t>Interacting gridded information</w:t>
            </w:r>
            <w:r>
              <w:tab/>
            </w:r>
            <w:r>
              <w:fldChar w:fldCharType="begin"/>
            </w:r>
            <w:r>
              <w:instrText>PAGEREF _Toc36059 \h</w:instrText>
            </w:r>
            <w:r>
              <w:fldChar w:fldCharType="separate"/>
            </w:r>
            <w:r>
              <w:t xml:space="preserve">12 </w:t>
            </w:r>
            <w:r>
              <w:fldChar w:fldCharType="end"/>
            </w:r>
          </w:hyperlink>
        </w:p>
        <w:p w14:paraId="2C7CAA4D" w14:textId="77777777" w:rsidR="00BF35A9" w:rsidRDefault="00000000">
          <w:pPr>
            <w:pStyle w:val="Verzeichnis1"/>
            <w:tabs>
              <w:tab w:val="right" w:leader="dot" w:pos="9435"/>
            </w:tabs>
          </w:pPr>
          <w:hyperlink w:anchor="_Toc36060">
            <w:r>
              <w:t>B-6.12</w:t>
            </w:r>
            <w:r>
              <w:rPr>
                <w:rFonts w:ascii="Calibri" w:eastAsia="Calibri" w:hAnsi="Calibri" w:cs="Calibri"/>
                <w:sz w:val="22"/>
              </w:rPr>
              <w:t xml:space="preserve"> </w:t>
            </w:r>
            <w:r>
              <w:t>Pick Reports</w:t>
            </w:r>
            <w:r>
              <w:tab/>
            </w:r>
            <w:r>
              <w:fldChar w:fldCharType="begin"/>
            </w:r>
            <w:r>
              <w:instrText>PAGEREF _Toc36060 \h</w:instrText>
            </w:r>
            <w:r>
              <w:fldChar w:fldCharType="separate"/>
            </w:r>
            <w:r>
              <w:t xml:space="preserve">12 </w:t>
            </w:r>
            <w:r>
              <w:fldChar w:fldCharType="end"/>
            </w:r>
          </w:hyperlink>
        </w:p>
        <w:p w14:paraId="459E1DDF" w14:textId="77777777" w:rsidR="00BF35A9" w:rsidRDefault="00000000">
          <w:pPr>
            <w:pStyle w:val="Verzeichnis1"/>
            <w:tabs>
              <w:tab w:val="right" w:leader="dot" w:pos="9435"/>
            </w:tabs>
          </w:pPr>
          <w:hyperlink w:anchor="_Toc36061">
            <w:r>
              <w:t>B-7</w:t>
            </w:r>
            <w:r>
              <w:rPr>
                <w:rFonts w:ascii="Calibri" w:eastAsia="Calibri" w:hAnsi="Calibri" w:cs="Calibri"/>
                <w:sz w:val="22"/>
              </w:rPr>
              <w:t xml:space="preserve"> </w:t>
            </w:r>
            <w:r>
              <w:t>Processing Model</w:t>
            </w:r>
            <w:r>
              <w:tab/>
            </w:r>
            <w:r>
              <w:fldChar w:fldCharType="begin"/>
            </w:r>
            <w:r>
              <w:instrText>PAGEREF _Toc36061 \h</w:instrText>
            </w:r>
            <w:r>
              <w:fldChar w:fldCharType="separate"/>
            </w:r>
            <w:r>
              <w:t xml:space="preserve">12 </w:t>
            </w:r>
            <w:r>
              <w:fldChar w:fldCharType="end"/>
            </w:r>
          </w:hyperlink>
        </w:p>
        <w:p w14:paraId="5DECBBF1" w14:textId="77777777" w:rsidR="00BF35A9" w:rsidRDefault="00000000">
          <w:pPr>
            <w:pStyle w:val="Verzeichnis1"/>
            <w:tabs>
              <w:tab w:val="right" w:leader="dot" w:pos="9435"/>
            </w:tabs>
          </w:pPr>
          <w:hyperlink w:anchor="_Toc36062">
            <w:r>
              <w:t>B-8</w:t>
            </w:r>
            <w:r>
              <w:rPr>
                <w:rFonts w:ascii="Calibri" w:eastAsia="Calibri" w:hAnsi="Calibri" w:cs="Calibri"/>
                <w:sz w:val="22"/>
              </w:rPr>
              <w:t xml:space="preserve"> </w:t>
            </w:r>
            <w:r>
              <w:t>Normative Implementation Guidance</w:t>
            </w:r>
            <w:r>
              <w:tab/>
            </w:r>
            <w:r>
              <w:fldChar w:fldCharType="begin"/>
            </w:r>
            <w:r>
              <w:instrText>PAGEREF _Toc36062 \h</w:instrText>
            </w:r>
            <w:r>
              <w:fldChar w:fldCharType="separate"/>
            </w:r>
            <w:r>
              <w:t xml:space="preserve">15 </w:t>
            </w:r>
            <w:r>
              <w:fldChar w:fldCharType="end"/>
            </w:r>
          </w:hyperlink>
        </w:p>
        <w:p w14:paraId="5DF2F4C6" w14:textId="77777777" w:rsidR="00BF35A9" w:rsidRDefault="00000000">
          <w:pPr>
            <w:pStyle w:val="Verzeichnis1"/>
            <w:tabs>
              <w:tab w:val="right" w:leader="dot" w:pos="9435"/>
            </w:tabs>
          </w:pPr>
          <w:hyperlink w:anchor="_Toc36063">
            <w:r>
              <w:t>B-9</w:t>
            </w:r>
            <w:r>
              <w:rPr>
                <w:rFonts w:ascii="Calibri" w:eastAsia="Calibri" w:hAnsi="Calibri" w:cs="Calibri"/>
                <w:sz w:val="22"/>
              </w:rPr>
              <w:t xml:space="preserve"> </w:t>
            </w:r>
            <w:r>
              <w:t>Feature Catalogue</w:t>
            </w:r>
            <w:r>
              <w:tab/>
            </w:r>
            <w:r>
              <w:fldChar w:fldCharType="begin"/>
            </w:r>
            <w:r>
              <w:instrText>PAGEREF _Toc36063 \h</w:instrText>
            </w:r>
            <w:r>
              <w:fldChar w:fldCharType="separate"/>
            </w:r>
            <w:r>
              <w:t xml:space="preserve">15 </w:t>
            </w:r>
            <w:r>
              <w:fldChar w:fldCharType="end"/>
            </w:r>
          </w:hyperlink>
        </w:p>
        <w:p w14:paraId="4CA5432B" w14:textId="77777777" w:rsidR="00BF35A9" w:rsidRDefault="00000000">
          <w:pPr>
            <w:pStyle w:val="Verzeichnis1"/>
            <w:tabs>
              <w:tab w:val="right" w:leader="dot" w:pos="9435"/>
            </w:tabs>
          </w:pPr>
          <w:hyperlink w:anchor="_Toc36064">
            <w:r>
              <w:t>B-10</w:t>
            </w:r>
            <w:r>
              <w:rPr>
                <w:rFonts w:ascii="Calibri" w:eastAsia="Calibri" w:hAnsi="Calibri" w:cs="Calibri"/>
                <w:sz w:val="22"/>
              </w:rPr>
              <w:t xml:space="preserve"> </w:t>
            </w:r>
            <w:r>
              <w:t>Portrayal Catalogue</w:t>
            </w:r>
            <w:r>
              <w:tab/>
            </w:r>
            <w:r>
              <w:fldChar w:fldCharType="begin"/>
            </w:r>
            <w:r>
              <w:instrText>PAGEREF _Toc36064 \h</w:instrText>
            </w:r>
            <w:r>
              <w:fldChar w:fldCharType="separate"/>
            </w:r>
            <w:r>
              <w:t xml:space="preserve">15 </w:t>
            </w:r>
            <w:r>
              <w:fldChar w:fldCharType="end"/>
            </w:r>
          </w:hyperlink>
        </w:p>
        <w:p w14:paraId="7B0EB065" w14:textId="77777777" w:rsidR="00BF35A9" w:rsidRDefault="00000000">
          <w:r>
            <w:fldChar w:fldCharType="end"/>
          </w:r>
        </w:p>
      </w:sdtContent>
    </w:sdt>
    <w:p w14:paraId="7D92027B" w14:textId="77777777" w:rsidR="00BF35A9" w:rsidRPr="00A9193D" w:rsidRDefault="00000000">
      <w:pPr>
        <w:spacing w:line="385" w:lineRule="auto"/>
        <w:ind w:left="-5"/>
        <w:rPr>
          <w:lang w:val="en-US"/>
          <w:rPrChange w:id="48" w:author="Birklhuber Bernd" w:date="2026-08-10T07:55:00Z">
            <w:rPr/>
          </w:rPrChange>
        </w:rPr>
      </w:pPr>
      <w:r w:rsidRPr="00A9193D">
        <w:rPr>
          <w:lang w:val="en-US"/>
          <w:rPrChange w:id="49" w:author="Birklhuber Bernd" w:date="2026-08-10T07:55:00Z">
            <w:rPr/>
          </w:rPrChange>
        </w:rPr>
        <w:t xml:space="preserve"> </w:t>
      </w:r>
    </w:p>
    <w:p w14:paraId="6576292F" w14:textId="77777777" w:rsidR="00BF35A9" w:rsidRPr="00A9193D" w:rsidRDefault="00000000">
      <w:pPr>
        <w:spacing w:after="0" w:line="259" w:lineRule="auto"/>
        <w:ind w:left="0" w:firstLine="0"/>
        <w:jc w:val="left"/>
        <w:rPr>
          <w:lang w:val="en-US"/>
          <w:rPrChange w:id="50" w:author="Birklhuber Bernd" w:date="2026-08-10T07:55:00Z">
            <w:rPr/>
          </w:rPrChange>
        </w:rPr>
      </w:pPr>
      <w:r w:rsidRPr="00A9193D">
        <w:rPr>
          <w:lang w:val="en-US"/>
          <w:rPrChange w:id="51" w:author="Birklhuber Bernd" w:date="2026-08-10T07:55:00Z">
            <w:rPr/>
          </w:rPrChange>
        </w:rPr>
        <w:t xml:space="preserve"> </w:t>
      </w:r>
      <w:r w:rsidRPr="00A9193D">
        <w:rPr>
          <w:lang w:val="en-US"/>
          <w:rPrChange w:id="52" w:author="Birklhuber Bernd" w:date="2026-08-10T07:55:00Z">
            <w:rPr/>
          </w:rPrChange>
        </w:rPr>
        <w:tab/>
        <w:t xml:space="preserve"> </w:t>
      </w:r>
      <w:r w:rsidRPr="00A9193D">
        <w:rPr>
          <w:lang w:val="en-US"/>
          <w:rPrChange w:id="53" w:author="Birklhuber Bernd" w:date="2026-08-10T07:55:00Z">
            <w:rPr/>
          </w:rPrChange>
        </w:rPr>
        <w:br w:type="page"/>
      </w:r>
    </w:p>
    <w:p w14:paraId="0116DDB3" w14:textId="77777777" w:rsidR="00BF35A9" w:rsidRPr="0018571B" w:rsidRDefault="00000000">
      <w:pPr>
        <w:spacing w:after="470" w:line="466" w:lineRule="auto"/>
        <w:ind w:right="345"/>
        <w:jc w:val="right"/>
        <w:rPr>
          <w:lang w:val="en-US"/>
        </w:rPr>
      </w:pPr>
      <w:r w:rsidRPr="0018571B">
        <w:rPr>
          <w:sz w:val="16"/>
          <w:lang w:val="en-US"/>
        </w:rPr>
        <w:lastRenderedPageBreak/>
        <w:t>v</w:t>
      </w:r>
    </w:p>
    <w:p w14:paraId="6543C589" w14:textId="77777777" w:rsidR="00BF35A9" w:rsidRPr="0018571B" w:rsidRDefault="00000000">
      <w:pPr>
        <w:spacing w:after="60" w:line="259" w:lineRule="auto"/>
        <w:ind w:left="6" w:firstLine="0"/>
        <w:jc w:val="center"/>
        <w:rPr>
          <w:lang w:val="en-US"/>
        </w:rPr>
      </w:pPr>
      <w:r w:rsidRPr="0018571B">
        <w:rPr>
          <w:b/>
          <w:sz w:val="24"/>
          <w:lang w:val="en-US"/>
        </w:rPr>
        <w:t>Document History</w:t>
      </w:r>
      <w:r w:rsidRPr="0018571B">
        <w:rPr>
          <w:lang w:val="en-US"/>
        </w:rPr>
        <w:t xml:space="preserve"> </w:t>
      </w:r>
    </w:p>
    <w:p w14:paraId="73FE0ABC" w14:textId="24483AD8" w:rsidR="00BF35A9" w:rsidRPr="0018571B" w:rsidRDefault="00000000">
      <w:pPr>
        <w:spacing w:after="8"/>
        <w:ind w:left="-5"/>
        <w:rPr>
          <w:lang w:val="en-US"/>
        </w:rPr>
      </w:pPr>
      <w:r w:rsidRPr="0018571B">
        <w:rPr>
          <w:lang w:val="en-US"/>
        </w:rPr>
        <w:t xml:space="preserve">Changes to this Specification are coordinated by </w:t>
      </w:r>
      <w:del w:id="54" w:author="Birklhuber Bernd" w:date="2026-08-07T14:13:00Z">
        <w:r w:rsidRPr="0018571B" w:rsidDel="0099493D">
          <w:rPr>
            <w:lang w:val="en-US"/>
          </w:rPr>
          <w:delText>the IHO S-100 Working Group</w:delText>
        </w:r>
      </w:del>
      <w:ins w:id="55" w:author="Birklhuber Bernd" w:date="2026-08-07T14:13:00Z">
        <w:r w:rsidR="0099493D">
          <w:rPr>
            <w:lang w:val="en-US"/>
          </w:rPr>
          <w:t>IEHG</w:t>
        </w:r>
      </w:ins>
      <w:r w:rsidRPr="0018571B">
        <w:rPr>
          <w:lang w:val="en-US"/>
        </w:rPr>
        <w:t xml:space="preserve">. New editions will be made available via the </w:t>
      </w:r>
      <w:del w:id="56" w:author="Birklhuber Bernd" w:date="2026-08-07T14:13:00Z">
        <w:r w:rsidRPr="0018571B" w:rsidDel="0099493D">
          <w:rPr>
            <w:lang w:val="en-US"/>
          </w:rPr>
          <w:delText xml:space="preserve">IHO </w:delText>
        </w:r>
      </w:del>
      <w:ins w:id="57" w:author="Birklhuber Bernd" w:date="2026-08-07T14:13:00Z">
        <w:r w:rsidR="0099493D">
          <w:rPr>
            <w:lang w:val="en-US"/>
          </w:rPr>
          <w:t>IEHG</w:t>
        </w:r>
        <w:r w:rsidR="0099493D" w:rsidRPr="0018571B">
          <w:rPr>
            <w:lang w:val="en-US"/>
          </w:rPr>
          <w:t xml:space="preserve"> </w:t>
        </w:r>
      </w:ins>
      <w:r w:rsidRPr="0018571B">
        <w:rPr>
          <w:lang w:val="en-US"/>
        </w:rPr>
        <w:t xml:space="preserve">web site. </w:t>
      </w:r>
      <w:del w:id="58" w:author="Birklhuber Bernd" w:date="2026-08-07T14:13:00Z">
        <w:r w:rsidRPr="0018571B" w:rsidDel="0099493D">
          <w:rPr>
            <w:lang w:val="en-US"/>
          </w:rPr>
          <w:delText xml:space="preserve">Maintenance of the Specification shall conform to IHO Resolution 2/2007 (as amended). </w:delText>
        </w:r>
      </w:del>
    </w:p>
    <w:tbl>
      <w:tblPr>
        <w:tblStyle w:val="TableGrid"/>
        <w:tblW w:w="9429" w:type="dxa"/>
        <w:tblInd w:w="7" w:type="dxa"/>
        <w:tblCellMar>
          <w:top w:w="105" w:type="dxa"/>
          <w:left w:w="106" w:type="dxa"/>
          <w:right w:w="66" w:type="dxa"/>
        </w:tblCellMar>
        <w:tblLook w:val="04A0" w:firstRow="1" w:lastRow="0" w:firstColumn="1" w:lastColumn="0" w:noHBand="0" w:noVBand="1"/>
      </w:tblPr>
      <w:tblGrid>
        <w:gridCol w:w="1295"/>
        <w:gridCol w:w="1418"/>
        <w:gridCol w:w="1366"/>
        <w:gridCol w:w="5350"/>
      </w:tblGrid>
      <w:tr w:rsidR="00BF35A9" w14:paraId="37FBB8DA" w14:textId="77777777">
        <w:trPr>
          <w:trHeight w:val="587"/>
        </w:trPr>
        <w:tc>
          <w:tcPr>
            <w:tcW w:w="1295" w:type="dxa"/>
            <w:tcBorders>
              <w:top w:val="single" w:sz="4" w:space="0" w:color="000000"/>
              <w:left w:val="single" w:sz="4" w:space="0" w:color="000000"/>
              <w:bottom w:val="single" w:sz="4" w:space="0" w:color="000000"/>
              <w:right w:val="single" w:sz="4" w:space="0" w:color="000000"/>
            </w:tcBorders>
            <w:shd w:val="clear" w:color="auto" w:fill="D9D9D9"/>
          </w:tcPr>
          <w:p w14:paraId="73EEBE29" w14:textId="77777777" w:rsidR="00BF35A9" w:rsidRDefault="00000000">
            <w:pPr>
              <w:spacing w:after="0" w:line="259" w:lineRule="auto"/>
              <w:ind w:left="0" w:firstLine="0"/>
              <w:jc w:val="left"/>
            </w:pPr>
            <w:r>
              <w:rPr>
                <w:b/>
              </w:rPr>
              <w:t xml:space="preserve">Version </w:t>
            </w:r>
            <w:proofErr w:type="spellStart"/>
            <w:r>
              <w:rPr>
                <w:b/>
              </w:rPr>
              <w:t>Number</w:t>
            </w:r>
            <w:proofErr w:type="spellEnd"/>
            <w:r>
              <w:rPr>
                <w:b/>
              </w:rPr>
              <w:t xml:space="preserve"> </w:t>
            </w:r>
          </w:p>
        </w:tc>
        <w:tc>
          <w:tcPr>
            <w:tcW w:w="1418" w:type="dxa"/>
            <w:tcBorders>
              <w:top w:val="single" w:sz="4" w:space="0" w:color="000000"/>
              <w:left w:val="single" w:sz="4" w:space="0" w:color="000000"/>
              <w:bottom w:val="single" w:sz="4" w:space="0" w:color="000000"/>
              <w:right w:val="single" w:sz="4" w:space="0" w:color="000000"/>
            </w:tcBorders>
            <w:shd w:val="clear" w:color="auto" w:fill="D9D9D9"/>
          </w:tcPr>
          <w:p w14:paraId="29023271" w14:textId="77777777" w:rsidR="00BF35A9" w:rsidRDefault="00000000">
            <w:pPr>
              <w:spacing w:after="0" w:line="259" w:lineRule="auto"/>
              <w:ind w:left="1" w:firstLine="0"/>
              <w:jc w:val="left"/>
            </w:pPr>
            <w:r>
              <w:rPr>
                <w:b/>
              </w:rPr>
              <w:t xml:space="preserve">Date </w:t>
            </w:r>
          </w:p>
        </w:tc>
        <w:tc>
          <w:tcPr>
            <w:tcW w:w="1366" w:type="dxa"/>
            <w:tcBorders>
              <w:top w:val="single" w:sz="4" w:space="0" w:color="000000"/>
              <w:left w:val="single" w:sz="4" w:space="0" w:color="000000"/>
              <w:bottom w:val="single" w:sz="4" w:space="0" w:color="000000"/>
              <w:right w:val="single" w:sz="4" w:space="0" w:color="000000"/>
            </w:tcBorders>
            <w:shd w:val="clear" w:color="auto" w:fill="D9D9D9"/>
          </w:tcPr>
          <w:p w14:paraId="5455E327" w14:textId="77777777" w:rsidR="00BF35A9" w:rsidRDefault="00000000">
            <w:pPr>
              <w:spacing w:after="0" w:line="259" w:lineRule="auto"/>
              <w:ind w:left="2" w:firstLine="22"/>
              <w:jc w:val="left"/>
            </w:pPr>
            <w:proofErr w:type="spellStart"/>
            <w:r>
              <w:rPr>
                <w:b/>
              </w:rPr>
              <w:t>Approved</w:t>
            </w:r>
            <w:proofErr w:type="spellEnd"/>
            <w:r>
              <w:rPr>
                <w:b/>
              </w:rPr>
              <w:t xml:space="preserve"> By </w:t>
            </w:r>
          </w:p>
        </w:tc>
        <w:tc>
          <w:tcPr>
            <w:tcW w:w="5351" w:type="dxa"/>
            <w:tcBorders>
              <w:top w:val="single" w:sz="4" w:space="0" w:color="000000"/>
              <w:left w:val="single" w:sz="4" w:space="0" w:color="000000"/>
              <w:bottom w:val="single" w:sz="4" w:space="0" w:color="000000"/>
              <w:right w:val="single" w:sz="4" w:space="0" w:color="000000"/>
            </w:tcBorders>
            <w:shd w:val="clear" w:color="auto" w:fill="D9D9D9"/>
          </w:tcPr>
          <w:p w14:paraId="7DF841A8" w14:textId="77777777" w:rsidR="00BF35A9" w:rsidRDefault="00000000">
            <w:pPr>
              <w:spacing w:after="0" w:line="259" w:lineRule="auto"/>
              <w:ind w:left="89" w:firstLine="0"/>
              <w:jc w:val="left"/>
            </w:pPr>
            <w:r>
              <w:rPr>
                <w:b/>
              </w:rPr>
              <w:t xml:space="preserve">Purpose </w:t>
            </w:r>
          </w:p>
        </w:tc>
      </w:tr>
      <w:tr w:rsidR="00BF35A9" w14:paraId="34B673A1" w14:textId="77777777">
        <w:trPr>
          <w:trHeight w:val="361"/>
        </w:trPr>
        <w:tc>
          <w:tcPr>
            <w:tcW w:w="1295" w:type="dxa"/>
            <w:tcBorders>
              <w:top w:val="single" w:sz="4" w:space="0" w:color="000000"/>
              <w:left w:val="single" w:sz="4" w:space="0" w:color="000000"/>
              <w:bottom w:val="single" w:sz="4" w:space="0" w:color="000000"/>
              <w:right w:val="single" w:sz="4" w:space="0" w:color="000000"/>
            </w:tcBorders>
          </w:tcPr>
          <w:p w14:paraId="4EEF4F8C" w14:textId="77777777" w:rsidR="00BF35A9" w:rsidRDefault="00000000">
            <w:pPr>
              <w:spacing w:after="0" w:line="259" w:lineRule="auto"/>
              <w:ind w:left="0" w:firstLine="0"/>
              <w:jc w:val="left"/>
            </w:pPr>
            <w:r>
              <w:t xml:space="preserve">0.1 </w:t>
            </w:r>
          </w:p>
        </w:tc>
        <w:tc>
          <w:tcPr>
            <w:tcW w:w="1418" w:type="dxa"/>
            <w:tcBorders>
              <w:top w:val="single" w:sz="4" w:space="0" w:color="000000"/>
              <w:left w:val="single" w:sz="4" w:space="0" w:color="000000"/>
              <w:bottom w:val="single" w:sz="4" w:space="0" w:color="000000"/>
              <w:right w:val="single" w:sz="4" w:space="0" w:color="000000"/>
            </w:tcBorders>
          </w:tcPr>
          <w:p w14:paraId="4DCB8B38" w14:textId="62FB18F9" w:rsidR="00BF35A9" w:rsidRDefault="00000000">
            <w:pPr>
              <w:spacing w:after="0" w:line="259" w:lineRule="auto"/>
              <w:ind w:left="1" w:firstLine="0"/>
              <w:jc w:val="left"/>
            </w:pPr>
            <w:del w:id="59" w:author="Birklhuber Bernd" w:date="2026-08-07T14:13:00Z">
              <w:r w:rsidDel="0099493D">
                <w:delText xml:space="preserve">31 Jul 2017 </w:delText>
              </w:r>
            </w:del>
          </w:p>
        </w:tc>
        <w:tc>
          <w:tcPr>
            <w:tcW w:w="1366" w:type="dxa"/>
            <w:tcBorders>
              <w:top w:val="single" w:sz="4" w:space="0" w:color="000000"/>
              <w:left w:val="single" w:sz="4" w:space="0" w:color="000000"/>
              <w:bottom w:val="single" w:sz="4" w:space="0" w:color="000000"/>
              <w:right w:val="single" w:sz="4" w:space="0" w:color="000000"/>
            </w:tcBorders>
          </w:tcPr>
          <w:p w14:paraId="14A8C9A0" w14:textId="01F65A84" w:rsidR="00BF35A9" w:rsidRDefault="00000000">
            <w:pPr>
              <w:spacing w:after="0" w:line="259" w:lineRule="auto"/>
              <w:ind w:left="24" w:firstLine="0"/>
              <w:jc w:val="left"/>
            </w:pPr>
            <w:del w:id="60" w:author="Birklhuber Bernd" w:date="2026-08-07T14:13:00Z">
              <w:r w:rsidDel="0099493D">
                <w:delText xml:space="preserve">EM, RM </w:delText>
              </w:r>
            </w:del>
          </w:p>
        </w:tc>
        <w:tc>
          <w:tcPr>
            <w:tcW w:w="5351" w:type="dxa"/>
            <w:tcBorders>
              <w:top w:val="single" w:sz="4" w:space="0" w:color="000000"/>
              <w:left w:val="single" w:sz="4" w:space="0" w:color="000000"/>
              <w:bottom w:val="single" w:sz="4" w:space="0" w:color="000000"/>
              <w:right w:val="single" w:sz="4" w:space="0" w:color="000000"/>
            </w:tcBorders>
          </w:tcPr>
          <w:p w14:paraId="2A4BB048" w14:textId="65DA4783" w:rsidR="00BF35A9" w:rsidRDefault="00000000">
            <w:pPr>
              <w:spacing w:after="0" w:line="259" w:lineRule="auto"/>
              <w:ind w:left="2" w:firstLine="0"/>
              <w:jc w:val="left"/>
            </w:pPr>
            <w:del w:id="61" w:author="Birklhuber Bernd" w:date="2026-08-07T14:13:00Z">
              <w:r w:rsidDel="0099493D">
                <w:delText xml:space="preserve">First draft. </w:delText>
              </w:r>
            </w:del>
          </w:p>
        </w:tc>
      </w:tr>
      <w:tr w:rsidR="00BF35A9" w:rsidRPr="0018571B" w14:paraId="68D3547F" w14:textId="77777777">
        <w:trPr>
          <w:trHeight w:val="360"/>
        </w:trPr>
        <w:tc>
          <w:tcPr>
            <w:tcW w:w="1295" w:type="dxa"/>
            <w:tcBorders>
              <w:top w:val="single" w:sz="4" w:space="0" w:color="000000"/>
              <w:left w:val="single" w:sz="4" w:space="0" w:color="000000"/>
              <w:bottom w:val="single" w:sz="4" w:space="0" w:color="000000"/>
              <w:right w:val="single" w:sz="4" w:space="0" w:color="000000"/>
            </w:tcBorders>
          </w:tcPr>
          <w:p w14:paraId="567EA72D" w14:textId="2994F960" w:rsidR="00BF35A9" w:rsidRDefault="00000000">
            <w:pPr>
              <w:spacing w:after="0" w:line="259" w:lineRule="auto"/>
              <w:ind w:left="0" w:firstLine="0"/>
              <w:jc w:val="left"/>
            </w:pPr>
            <w:del w:id="62" w:author="Birklhuber Bernd" w:date="2026-08-07T14:13:00Z">
              <w:r w:rsidDel="0099493D">
                <w:delText xml:space="preserve">0.2 </w:delText>
              </w:r>
            </w:del>
          </w:p>
        </w:tc>
        <w:tc>
          <w:tcPr>
            <w:tcW w:w="1418" w:type="dxa"/>
            <w:tcBorders>
              <w:top w:val="single" w:sz="4" w:space="0" w:color="000000"/>
              <w:left w:val="single" w:sz="4" w:space="0" w:color="000000"/>
              <w:bottom w:val="single" w:sz="4" w:space="0" w:color="000000"/>
              <w:right w:val="single" w:sz="4" w:space="0" w:color="000000"/>
            </w:tcBorders>
          </w:tcPr>
          <w:p w14:paraId="53E05252" w14:textId="10CD2870" w:rsidR="00BF35A9" w:rsidRDefault="00000000">
            <w:pPr>
              <w:spacing w:after="0" w:line="259" w:lineRule="auto"/>
              <w:ind w:left="1" w:firstLine="0"/>
              <w:jc w:val="left"/>
            </w:pPr>
            <w:del w:id="63" w:author="Birklhuber Bernd" w:date="2026-08-07T14:13:00Z">
              <w:r w:rsidDel="0099493D">
                <w:delText xml:space="preserve">12 Dec 2017 </w:delText>
              </w:r>
            </w:del>
          </w:p>
        </w:tc>
        <w:tc>
          <w:tcPr>
            <w:tcW w:w="1366" w:type="dxa"/>
            <w:tcBorders>
              <w:top w:val="single" w:sz="4" w:space="0" w:color="000000"/>
              <w:left w:val="single" w:sz="4" w:space="0" w:color="000000"/>
              <w:bottom w:val="single" w:sz="4" w:space="0" w:color="000000"/>
              <w:right w:val="single" w:sz="4" w:space="0" w:color="000000"/>
            </w:tcBorders>
          </w:tcPr>
          <w:p w14:paraId="5FC2FFFC" w14:textId="7B6C9CED" w:rsidR="00BF35A9" w:rsidRDefault="00000000">
            <w:pPr>
              <w:spacing w:after="0" w:line="259" w:lineRule="auto"/>
              <w:ind w:left="24" w:firstLine="0"/>
              <w:jc w:val="left"/>
            </w:pPr>
            <w:del w:id="64" w:author="Birklhuber Bernd" w:date="2026-08-07T14:13:00Z">
              <w:r w:rsidDel="0099493D">
                <w:delText xml:space="preserve">RM, EM </w:delText>
              </w:r>
            </w:del>
          </w:p>
        </w:tc>
        <w:tc>
          <w:tcPr>
            <w:tcW w:w="5351" w:type="dxa"/>
            <w:tcBorders>
              <w:top w:val="single" w:sz="4" w:space="0" w:color="000000"/>
              <w:left w:val="single" w:sz="4" w:space="0" w:color="000000"/>
              <w:bottom w:val="single" w:sz="4" w:space="0" w:color="000000"/>
              <w:right w:val="single" w:sz="4" w:space="0" w:color="000000"/>
            </w:tcBorders>
          </w:tcPr>
          <w:p w14:paraId="56E34B79" w14:textId="5FEF53BF" w:rsidR="00BF35A9" w:rsidRPr="0018571B" w:rsidRDefault="00000000">
            <w:pPr>
              <w:spacing w:after="0" w:line="259" w:lineRule="auto"/>
              <w:ind w:left="2" w:firstLine="0"/>
              <w:jc w:val="left"/>
              <w:rPr>
                <w:lang w:val="en-US"/>
              </w:rPr>
            </w:pPr>
            <w:del w:id="65" w:author="Birklhuber Bernd" w:date="2026-08-07T14:13:00Z">
              <w:r w:rsidRPr="0018571B" w:rsidDel="0099493D">
                <w:rPr>
                  <w:lang w:val="en-US"/>
                </w:rPr>
                <w:delText xml:space="preserve">Changes from interoperability workshop and TSM5. </w:delText>
              </w:r>
            </w:del>
          </w:p>
        </w:tc>
      </w:tr>
      <w:tr w:rsidR="00BF35A9" w:rsidRPr="0018571B" w14:paraId="0D02FB39" w14:textId="77777777">
        <w:trPr>
          <w:trHeight w:val="1112"/>
        </w:trPr>
        <w:tc>
          <w:tcPr>
            <w:tcW w:w="1295" w:type="dxa"/>
            <w:tcBorders>
              <w:top w:val="single" w:sz="4" w:space="0" w:color="000000"/>
              <w:left w:val="single" w:sz="4" w:space="0" w:color="000000"/>
              <w:bottom w:val="single" w:sz="4" w:space="0" w:color="000000"/>
              <w:right w:val="single" w:sz="4" w:space="0" w:color="000000"/>
            </w:tcBorders>
          </w:tcPr>
          <w:p w14:paraId="0E5D696D" w14:textId="34E87A1B" w:rsidR="00BF35A9" w:rsidRDefault="00000000">
            <w:pPr>
              <w:spacing w:after="0" w:line="259" w:lineRule="auto"/>
              <w:ind w:left="0" w:firstLine="0"/>
              <w:jc w:val="left"/>
            </w:pPr>
            <w:del w:id="66" w:author="Birklhuber Bernd" w:date="2026-08-07T14:13:00Z">
              <w:r w:rsidDel="0099493D">
                <w:delText xml:space="preserve">0.3 </w:delText>
              </w:r>
            </w:del>
          </w:p>
        </w:tc>
        <w:tc>
          <w:tcPr>
            <w:tcW w:w="1418" w:type="dxa"/>
            <w:tcBorders>
              <w:top w:val="single" w:sz="4" w:space="0" w:color="000000"/>
              <w:left w:val="single" w:sz="4" w:space="0" w:color="000000"/>
              <w:bottom w:val="single" w:sz="4" w:space="0" w:color="000000"/>
              <w:right w:val="single" w:sz="4" w:space="0" w:color="000000"/>
            </w:tcBorders>
          </w:tcPr>
          <w:p w14:paraId="30A2338B" w14:textId="1066055D" w:rsidR="00BF35A9" w:rsidRDefault="00000000">
            <w:pPr>
              <w:spacing w:after="0" w:line="259" w:lineRule="auto"/>
              <w:ind w:left="1" w:firstLine="0"/>
              <w:jc w:val="left"/>
            </w:pPr>
            <w:del w:id="67" w:author="Birklhuber Bernd" w:date="2026-08-07T14:13:00Z">
              <w:r w:rsidDel="0099493D">
                <w:delText xml:space="preserve">08 Jul 2018 </w:delText>
              </w:r>
            </w:del>
          </w:p>
        </w:tc>
        <w:tc>
          <w:tcPr>
            <w:tcW w:w="1366" w:type="dxa"/>
            <w:tcBorders>
              <w:top w:val="single" w:sz="4" w:space="0" w:color="000000"/>
              <w:left w:val="single" w:sz="4" w:space="0" w:color="000000"/>
              <w:bottom w:val="single" w:sz="4" w:space="0" w:color="000000"/>
              <w:right w:val="single" w:sz="4" w:space="0" w:color="000000"/>
            </w:tcBorders>
          </w:tcPr>
          <w:p w14:paraId="59A03722" w14:textId="577075DA" w:rsidR="00BF35A9" w:rsidRDefault="00000000">
            <w:pPr>
              <w:spacing w:after="0" w:line="259" w:lineRule="auto"/>
              <w:ind w:left="24" w:firstLine="0"/>
              <w:jc w:val="left"/>
            </w:pPr>
            <w:del w:id="68" w:author="Birklhuber Bernd" w:date="2026-08-07T14:13:00Z">
              <w:r w:rsidDel="0099493D">
                <w:delText xml:space="preserve">EM, RM </w:delText>
              </w:r>
            </w:del>
          </w:p>
        </w:tc>
        <w:tc>
          <w:tcPr>
            <w:tcW w:w="5351" w:type="dxa"/>
            <w:tcBorders>
              <w:top w:val="single" w:sz="4" w:space="0" w:color="000000"/>
              <w:left w:val="single" w:sz="4" w:space="0" w:color="000000"/>
              <w:bottom w:val="single" w:sz="4" w:space="0" w:color="000000"/>
              <w:right w:val="single" w:sz="4" w:space="0" w:color="000000"/>
            </w:tcBorders>
          </w:tcPr>
          <w:p w14:paraId="726FF2CF" w14:textId="65A24398" w:rsidR="00BF35A9" w:rsidRPr="0018571B" w:rsidDel="0099493D" w:rsidRDefault="00000000">
            <w:pPr>
              <w:spacing w:after="43" w:line="259" w:lineRule="auto"/>
              <w:ind w:left="2" w:firstLine="0"/>
              <w:jc w:val="left"/>
              <w:rPr>
                <w:del w:id="69" w:author="Birklhuber Bernd" w:date="2026-08-07T14:13:00Z"/>
                <w:lang w:val="en-US"/>
              </w:rPr>
            </w:pPr>
            <w:del w:id="70" w:author="Birklhuber Bernd" w:date="2026-08-07T14:13:00Z">
              <w:r w:rsidRPr="0018571B" w:rsidDel="0099493D">
                <w:rPr>
                  <w:lang w:val="en-US"/>
                </w:rPr>
                <w:delText xml:space="preserve">Edits from March 2018 review comments </w:delText>
              </w:r>
            </w:del>
          </w:p>
          <w:p w14:paraId="4BC2D8C6" w14:textId="1D080339" w:rsidR="00BF35A9" w:rsidRPr="0018571B" w:rsidRDefault="00000000">
            <w:pPr>
              <w:spacing w:after="0" w:line="259" w:lineRule="auto"/>
              <w:ind w:left="2" w:right="1" w:firstLine="0"/>
              <w:jc w:val="left"/>
              <w:rPr>
                <w:lang w:val="en-US"/>
              </w:rPr>
            </w:pPr>
            <w:del w:id="71" w:author="Birklhuber Bernd" w:date="2026-08-07T14:13:00Z">
              <w:r w:rsidRPr="0018571B" w:rsidDel="0099493D">
                <w:rPr>
                  <w:lang w:val="en-US"/>
                </w:rPr>
                <w:delText xml:space="preserve">Updates for conformance to S-100 Edition 4.0.0, ISO 19115-1, and 19115-3. Removed metadata items not used by S-98 from the metadata documentation tables. </w:delText>
              </w:r>
            </w:del>
          </w:p>
        </w:tc>
      </w:tr>
      <w:tr w:rsidR="00BF35A9" w:rsidRPr="0018571B" w14:paraId="7ECEAD90" w14:textId="77777777">
        <w:trPr>
          <w:trHeight w:val="590"/>
        </w:trPr>
        <w:tc>
          <w:tcPr>
            <w:tcW w:w="1295" w:type="dxa"/>
            <w:tcBorders>
              <w:top w:val="single" w:sz="4" w:space="0" w:color="000000"/>
              <w:left w:val="single" w:sz="4" w:space="0" w:color="000000"/>
              <w:bottom w:val="single" w:sz="4" w:space="0" w:color="000000"/>
              <w:right w:val="single" w:sz="4" w:space="0" w:color="000000"/>
            </w:tcBorders>
          </w:tcPr>
          <w:p w14:paraId="466C84A3" w14:textId="25A32DD0" w:rsidR="00BF35A9" w:rsidRDefault="00000000">
            <w:pPr>
              <w:spacing w:after="0" w:line="259" w:lineRule="auto"/>
              <w:ind w:left="0" w:firstLine="0"/>
              <w:jc w:val="left"/>
            </w:pPr>
            <w:del w:id="72" w:author="Birklhuber Bernd" w:date="2026-08-07T14:13:00Z">
              <w:r w:rsidDel="0099493D">
                <w:delText xml:space="preserve">1.0.0 RC1 </w:delText>
              </w:r>
            </w:del>
          </w:p>
        </w:tc>
        <w:tc>
          <w:tcPr>
            <w:tcW w:w="1418" w:type="dxa"/>
            <w:tcBorders>
              <w:top w:val="single" w:sz="4" w:space="0" w:color="000000"/>
              <w:left w:val="single" w:sz="4" w:space="0" w:color="000000"/>
              <w:bottom w:val="single" w:sz="4" w:space="0" w:color="000000"/>
              <w:right w:val="single" w:sz="4" w:space="0" w:color="000000"/>
            </w:tcBorders>
          </w:tcPr>
          <w:p w14:paraId="4C292D44" w14:textId="4FC3CD2E" w:rsidR="00BF35A9" w:rsidRDefault="00000000">
            <w:pPr>
              <w:spacing w:after="0" w:line="259" w:lineRule="auto"/>
              <w:ind w:left="1" w:firstLine="0"/>
              <w:jc w:val="left"/>
            </w:pPr>
            <w:del w:id="73" w:author="Birklhuber Bernd" w:date="2026-08-07T14:13:00Z">
              <w:r w:rsidDel="0099493D">
                <w:delText xml:space="preserve">13 Mar 2019 </w:delText>
              </w:r>
            </w:del>
          </w:p>
        </w:tc>
        <w:tc>
          <w:tcPr>
            <w:tcW w:w="1366" w:type="dxa"/>
            <w:tcBorders>
              <w:top w:val="single" w:sz="4" w:space="0" w:color="000000"/>
              <w:left w:val="single" w:sz="4" w:space="0" w:color="000000"/>
              <w:bottom w:val="single" w:sz="4" w:space="0" w:color="000000"/>
              <w:right w:val="single" w:sz="4" w:space="0" w:color="000000"/>
            </w:tcBorders>
          </w:tcPr>
          <w:p w14:paraId="62BA718D" w14:textId="720548B9" w:rsidR="00BF35A9" w:rsidRDefault="00000000">
            <w:pPr>
              <w:spacing w:after="0" w:line="259" w:lineRule="auto"/>
              <w:ind w:left="24" w:firstLine="0"/>
              <w:jc w:val="left"/>
            </w:pPr>
            <w:del w:id="74" w:author="Birklhuber Bernd" w:date="2026-08-07T14:13:00Z">
              <w:r w:rsidDel="0099493D">
                <w:delText xml:space="preserve">RM </w:delText>
              </w:r>
            </w:del>
          </w:p>
        </w:tc>
        <w:tc>
          <w:tcPr>
            <w:tcW w:w="5351" w:type="dxa"/>
            <w:tcBorders>
              <w:top w:val="single" w:sz="4" w:space="0" w:color="000000"/>
              <w:left w:val="single" w:sz="4" w:space="0" w:color="000000"/>
              <w:bottom w:val="single" w:sz="4" w:space="0" w:color="000000"/>
              <w:right w:val="single" w:sz="4" w:space="0" w:color="000000"/>
            </w:tcBorders>
          </w:tcPr>
          <w:p w14:paraId="25A324FC" w14:textId="249E8FF4" w:rsidR="00BF35A9" w:rsidRPr="0018571B" w:rsidRDefault="00000000">
            <w:pPr>
              <w:spacing w:after="0" w:line="259" w:lineRule="auto"/>
              <w:ind w:left="2" w:firstLine="0"/>
              <w:jc w:val="left"/>
              <w:rPr>
                <w:lang w:val="en-US"/>
              </w:rPr>
            </w:pPr>
            <w:del w:id="75" w:author="Birklhuber Bernd" w:date="2026-08-07T14:13:00Z">
              <w:r w:rsidRPr="0018571B" w:rsidDel="0099493D">
                <w:rPr>
                  <w:lang w:val="en-US"/>
                </w:rPr>
                <w:delText xml:space="preserve">Applied S-100 WG4 decisions; updated metadata to conform to final version of S-100 Edition 4.0.0. </w:delText>
              </w:r>
            </w:del>
          </w:p>
        </w:tc>
      </w:tr>
      <w:tr w:rsidR="00BF35A9" w14:paraId="5831DDB4" w14:textId="77777777">
        <w:trPr>
          <w:trHeight w:val="360"/>
        </w:trPr>
        <w:tc>
          <w:tcPr>
            <w:tcW w:w="1295" w:type="dxa"/>
            <w:tcBorders>
              <w:top w:val="single" w:sz="4" w:space="0" w:color="000000"/>
              <w:left w:val="single" w:sz="4" w:space="0" w:color="000000"/>
              <w:bottom w:val="single" w:sz="4" w:space="0" w:color="000000"/>
              <w:right w:val="single" w:sz="4" w:space="0" w:color="000000"/>
            </w:tcBorders>
          </w:tcPr>
          <w:p w14:paraId="59E55B3B" w14:textId="18611436" w:rsidR="00BF35A9" w:rsidRDefault="00000000">
            <w:pPr>
              <w:spacing w:after="0" w:line="259" w:lineRule="auto"/>
              <w:ind w:left="0" w:firstLine="0"/>
              <w:jc w:val="left"/>
            </w:pPr>
            <w:del w:id="76" w:author="Birklhuber Bernd" w:date="2026-08-07T14:13:00Z">
              <w:r w:rsidDel="0099493D">
                <w:delText xml:space="preserve">1.0.0 (Draft) </w:delText>
              </w:r>
            </w:del>
          </w:p>
        </w:tc>
        <w:tc>
          <w:tcPr>
            <w:tcW w:w="1418" w:type="dxa"/>
            <w:tcBorders>
              <w:top w:val="single" w:sz="4" w:space="0" w:color="000000"/>
              <w:left w:val="single" w:sz="4" w:space="0" w:color="000000"/>
              <w:bottom w:val="single" w:sz="4" w:space="0" w:color="000000"/>
              <w:right w:val="single" w:sz="4" w:space="0" w:color="000000"/>
            </w:tcBorders>
          </w:tcPr>
          <w:p w14:paraId="4EE9D241" w14:textId="4E39BEFF" w:rsidR="00BF35A9" w:rsidRDefault="00000000">
            <w:pPr>
              <w:spacing w:after="0" w:line="259" w:lineRule="auto"/>
              <w:ind w:left="1" w:firstLine="0"/>
              <w:jc w:val="left"/>
            </w:pPr>
            <w:del w:id="77" w:author="Birklhuber Bernd" w:date="2026-08-07T14:13:00Z">
              <w:r w:rsidDel="0099493D">
                <w:delText xml:space="preserve">21 Mar 2019 </w:delText>
              </w:r>
            </w:del>
          </w:p>
        </w:tc>
        <w:tc>
          <w:tcPr>
            <w:tcW w:w="1366" w:type="dxa"/>
            <w:tcBorders>
              <w:top w:val="single" w:sz="4" w:space="0" w:color="000000"/>
              <w:left w:val="single" w:sz="4" w:space="0" w:color="000000"/>
              <w:bottom w:val="single" w:sz="4" w:space="0" w:color="000000"/>
              <w:right w:val="single" w:sz="4" w:space="0" w:color="000000"/>
            </w:tcBorders>
          </w:tcPr>
          <w:p w14:paraId="7B33F00F" w14:textId="166F7DCC" w:rsidR="00BF35A9" w:rsidRDefault="00000000">
            <w:pPr>
              <w:spacing w:after="0" w:line="259" w:lineRule="auto"/>
              <w:ind w:left="24" w:firstLine="0"/>
              <w:jc w:val="left"/>
            </w:pPr>
            <w:del w:id="78" w:author="Birklhuber Bernd" w:date="2026-08-07T14:13:00Z">
              <w:r w:rsidDel="0099493D">
                <w:delText xml:space="preserve">JW </w:delText>
              </w:r>
            </w:del>
          </w:p>
        </w:tc>
        <w:tc>
          <w:tcPr>
            <w:tcW w:w="5351" w:type="dxa"/>
            <w:tcBorders>
              <w:top w:val="single" w:sz="4" w:space="0" w:color="000000"/>
              <w:left w:val="single" w:sz="4" w:space="0" w:color="000000"/>
              <w:bottom w:val="single" w:sz="4" w:space="0" w:color="000000"/>
              <w:right w:val="single" w:sz="4" w:space="0" w:color="000000"/>
            </w:tcBorders>
          </w:tcPr>
          <w:p w14:paraId="128D7799" w14:textId="00213EB6" w:rsidR="00BF35A9" w:rsidRDefault="00000000">
            <w:pPr>
              <w:spacing w:after="0" w:line="259" w:lineRule="auto"/>
              <w:ind w:left="2" w:firstLine="0"/>
              <w:jc w:val="left"/>
            </w:pPr>
            <w:del w:id="79" w:author="Birklhuber Bernd" w:date="2026-08-07T14:13:00Z">
              <w:r w:rsidDel="0099493D">
                <w:delText xml:space="preserve">Editorial updates for HSSC. </w:delText>
              </w:r>
            </w:del>
          </w:p>
        </w:tc>
      </w:tr>
      <w:tr w:rsidR="00BF35A9" w:rsidRPr="0018571B" w14:paraId="3B1B72D5" w14:textId="77777777">
        <w:trPr>
          <w:trHeight w:val="818"/>
        </w:trPr>
        <w:tc>
          <w:tcPr>
            <w:tcW w:w="1295" w:type="dxa"/>
            <w:tcBorders>
              <w:top w:val="single" w:sz="4" w:space="0" w:color="000000"/>
              <w:left w:val="single" w:sz="4" w:space="0" w:color="000000"/>
              <w:bottom w:val="single" w:sz="4" w:space="0" w:color="000000"/>
              <w:right w:val="single" w:sz="4" w:space="0" w:color="000000"/>
            </w:tcBorders>
          </w:tcPr>
          <w:p w14:paraId="0C133A48" w14:textId="2C345F71" w:rsidR="00BF35A9" w:rsidRDefault="00000000">
            <w:pPr>
              <w:spacing w:after="0" w:line="259" w:lineRule="auto"/>
              <w:ind w:left="0" w:firstLine="0"/>
              <w:jc w:val="left"/>
            </w:pPr>
            <w:del w:id="80" w:author="Birklhuber Bernd" w:date="2026-08-07T14:13:00Z">
              <w:r w:rsidDel="0099493D">
                <w:delText xml:space="preserve">0.4 </w:delText>
              </w:r>
            </w:del>
          </w:p>
        </w:tc>
        <w:tc>
          <w:tcPr>
            <w:tcW w:w="1418" w:type="dxa"/>
            <w:tcBorders>
              <w:top w:val="single" w:sz="4" w:space="0" w:color="000000"/>
              <w:left w:val="single" w:sz="4" w:space="0" w:color="000000"/>
              <w:bottom w:val="single" w:sz="4" w:space="0" w:color="000000"/>
              <w:right w:val="single" w:sz="4" w:space="0" w:color="000000"/>
            </w:tcBorders>
          </w:tcPr>
          <w:p w14:paraId="58AF813F" w14:textId="7FFD1C51" w:rsidR="00BF35A9" w:rsidRDefault="00000000">
            <w:pPr>
              <w:spacing w:after="0" w:line="259" w:lineRule="auto"/>
              <w:ind w:left="1" w:firstLine="0"/>
              <w:jc w:val="left"/>
            </w:pPr>
            <w:del w:id="81" w:author="Birklhuber Bernd" w:date="2026-08-07T14:13:00Z">
              <w:r w:rsidDel="0099493D">
                <w:delText xml:space="preserve">Jan 2020 </w:delText>
              </w:r>
            </w:del>
          </w:p>
        </w:tc>
        <w:tc>
          <w:tcPr>
            <w:tcW w:w="1366" w:type="dxa"/>
            <w:tcBorders>
              <w:top w:val="single" w:sz="4" w:space="0" w:color="000000"/>
              <w:left w:val="single" w:sz="4" w:space="0" w:color="000000"/>
              <w:bottom w:val="single" w:sz="4" w:space="0" w:color="000000"/>
              <w:right w:val="single" w:sz="4" w:space="0" w:color="000000"/>
            </w:tcBorders>
          </w:tcPr>
          <w:p w14:paraId="5FFE245A" w14:textId="46DBF970" w:rsidR="00BF35A9" w:rsidRDefault="00000000">
            <w:pPr>
              <w:spacing w:after="0" w:line="259" w:lineRule="auto"/>
              <w:ind w:left="24" w:firstLine="0"/>
              <w:jc w:val="left"/>
            </w:pPr>
            <w:del w:id="82" w:author="Birklhuber Bernd" w:date="2026-08-07T14:13:00Z">
              <w:r w:rsidDel="0099493D">
                <w:delText xml:space="preserve">RM </w:delText>
              </w:r>
            </w:del>
          </w:p>
        </w:tc>
        <w:tc>
          <w:tcPr>
            <w:tcW w:w="5351" w:type="dxa"/>
            <w:tcBorders>
              <w:top w:val="single" w:sz="4" w:space="0" w:color="000000"/>
              <w:left w:val="single" w:sz="4" w:space="0" w:color="000000"/>
              <w:bottom w:val="single" w:sz="4" w:space="0" w:color="000000"/>
              <w:right w:val="single" w:sz="4" w:space="0" w:color="000000"/>
            </w:tcBorders>
          </w:tcPr>
          <w:p w14:paraId="33C58210" w14:textId="5F5123EC" w:rsidR="00BF35A9" w:rsidRPr="0018571B" w:rsidRDefault="00000000">
            <w:pPr>
              <w:spacing w:after="0" w:line="259" w:lineRule="auto"/>
              <w:ind w:left="2" w:firstLine="0"/>
              <w:jc w:val="left"/>
              <w:rPr>
                <w:lang w:val="en-US"/>
              </w:rPr>
            </w:pPr>
            <w:del w:id="83" w:author="Birklhuber Bernd" w:date="2026-08-07T14:13:00Z">
              <w:r w:rsidRPr="0018571B" w:rsidDel="0099493D">
                <w:rPr>
                  <w:lang w:val="en-US"/>
                </w:rPr>
                <w:delText xml:space="preserve">Revised after TSM7 decision to separate interoperability into an abstract specification (new S-100 Part) and implementation specification (S-98). </w:delText>
              </w:r>
            </w:del>
          </w:p>
        </w:tc>
      </w:tr>
      <w:tr w:rsidR="00BF35A9" w:rsidRPr="0018571B" w14:paraId="1D4A7020" w14:textId="77777777">
        <w:trPr>
          <w:trHeight w:val="360"/>
        </w:trPr>
        <w:tc>
          <w:tcPr>
            <w:tcW w:w="1295" w:type="dxa"/>
            <w:tcBorders>
              <w:top w:val="single" w:sz="4" w:space="0" w:color="000000"/>
              <w:left w:val="single" w:sz="4" w:space="0" w:color="000000"/>
              <w:bottom w:val="single" w:sz="4" w:space="0" w:color="000000"/>
              <w:right w:val="single" w:sz="4" w:space="0" w:color="000000"/>
            </w:tcBorders>
          </w:tcPr>
          <w:p w14:paraId="2711391C" w14:textId="1CE2FB26" w:rsidR="00BF35A9" w:rsidRDefault="00000000">
            <w:pPr>
              <w:spacing w:after="0" w:line="259" w:lineRule="auto"/>
              <w:ind w:left="0" w:firstLine="0"/>
              <w:jc w:val="left"/>
            </w:pPr>
            <w:del w:id="84" w:author="Birklhuber Bernd" w:date="2026-08-07T14:13:00Z">
              <w:r w:rsidDel="0099493D">
                <w:delText xml:space="preserve">1.0.0 </w:delText>
              </w:r>
            </w:del>
          </w:p>
        </w:tc>
        <w:tc>
          <w:tcPr>
            <w:tcW w:w="1418" w:type="dxa"/>
            <w:tcBorders>
              <w:top w:val="single" w:sz="4" w:space="0" w:color="000000"/>
              <w:left w:val="single" w:sz="4" w:space="0" w:color="000000"/>
              <w:bottom w:val="single" w:sz="4" w:space="0" w:color="000000"/>
              <w:right w:val="single" w:sz="4" w:space="0" w:color="000000"/>
            </w:tcBorders>
          </w:tcPr>
          <w:p w14:paraId="5AC8B7F1" w14:textId="538E8075" w:rsidR="00BF35A9" w:rsidRDefault="00000000">
            <w:pPr>
              <w:spacing w:after="0" w:line="259" w:lineRule="auto"/>
              <w:ind w:left="1" w:firstLine="0"/>
              <w:jc w:val="left"/>
            </w:pPr>
            <w:del w:id="85" w:author="Birklhuber Bernd" w:date="2026-08-07T14:13:00Z">
              <w:r w:rsidDel="0099493D">
                <w:delText xml:space="preserve">May 2022 </w:delText>
              </w:r>
            </w:del>
          </w:p>
        </w:tc>
        <w:tc>
          <w:tcPr>
            <w:tcW w:w="1366" w:type="dxa"/>
            <w:tcBorders>
              <w:top w:val="single" w:sz="4" w:space="0" w:color="000000"/>
              <w:left w:val="single" w:sz="4" w:space="0" w:color="000000"/>
              <w:bottom w:val="single" w:sz="4" w:space="0" w:color="000000"/>
              <w:right w:val="single" w:sz="4" w:space="0" w:color="000000"/>
            </w:tcBorders>
          </w:tcPr>
          <w:p w14:paraId="61459169" w14:textId="1BDEF5F5" w:rsidR="00BF35A9" w:rsidRDefault="00000000">
            <w:pPr>
              <w:spacing w:after="0" w:line="259" w:lineRule="auto"/>
              <w:ind w:left="24" w:firstLine="0"/>
              <w:jc w:val="left"/>
            </w:pPr>
            <w:del w:id="86" w:author="Birklhuber Bernd" w:date="2026-08-07T14:13:00Z">
              <w:r w:rsidDel="0099493D">
                <w:delText xml:space="preserve">S-100WG </w:delText>
              </w:r>
            </w:del>
          </w:p>
        </w:tc>
        <w:tc>
          <w:tcPr>
            <w:tcW w:w="5351" w:type="dxa"/>
            <w:tcBorders>
              <w:top w:val="single" w:sz="4" w:space="0" w:color="000000"/>
              <w:left w:val="single" w:sz="4" w:space="0" w:color="000000"/>
              <w:bottom w:val="single" w:sz="4" w:space="0" w:color="000000"/>
              <w:right w:val="single" w:sz="4" w:space="0" w:color="000000"/>
            </w:tcBorders>
          </w:tcPr>
          <w:p w14:paraId="44E84276" w14:textId="703E2A05" w:rsidR="00BF35A9" w:rsidRPr="0018571B" w:rsidRDefault="00000000">
            <w:pPr>
              <w:spacing w:after="0" w:line="259" w:lineRule="auto"/>
              <w:ind w:left="2" w:firstLine="0"/>
              <w:jc w:val="left"/>
              <w:rPr>
                <w:lang w:val="en-US"/>
              </w:rPr>
            </w:pPr>
            <w:del w:id="87" w:author="Birklhuber Bernd" w:date="2026-08-07T14:13:00Z">
              <w:r w:rsidRPr="0018571B" w:rsidDel="0099493D">
                <w:rPr>
                  <w:lang w:val="en-US"/>
                </w:rPr>
                <w:delText xml:space="preserve">Submission to HSSC14 for approval. </w:delText>
              </w:r>
            </w:del>
          </w:p>
        </w:tc>
      </w:tr>
      <w:tr w:rsidR="00BF35A9" w:rsidRPr="0018571B" w14:paraId="5C4911C6" w14:textId="77777777">
        <w:trPr>
          <w:trHeight w:val="360"/>
        </w:trPr>
        <w:tc>
          <w:tcPr>
            <w:tcW w:w="1295" w:type="dxa"/>
            <w:tcBorders>
              <w:top w:val="single" w:sz="4" w:space="0" w:color="000000"/>
              <w:left w:val="single" w:sz="4" w:space="0" w:color="000000"/>
              <w:bottom w:val="single" w:sz="4" w:space="0" w:color="000000"/>
              <w:right w:val="single" w:sz="4" w:space="0" w:color="000000"/>
            </w:tcBorders>
          </w:tcPr>
          <w:p w14:paraId="4BBC4B80" w14:textId="4796F7AE" w:rsidR="00BF35A9" w:rsidRDefault="00000000">
            <w:pPr>
              <w:spacing w:after="0" w:line="259" w:lineRule="auto"/>
              <w:ind w:left="0" w:firstLine="0"/>
              <w:jc w:val="left"/>
            </w:pPr>
            <w:del w:id="88" w:author="Birklhuber Bernd" w:date="2026-08-07T14:13:00Z">
              <w:r w:rsidDel="0099493D">
                <w:delText xml:space="preserve">1.0.0 </w:delText>
              </w:r>
            </w:del>
          </w:p>
        </w:tc>
        <w:tc>
          <w:tcPr>
            <w:tcW w:w="1418" w:type="dxa"/>
            <w:tcBorders>
              <w:top w:val="single" w:sz="4" w:space="0" w:color="000000"/>
              <w:left w:val="single" w:sz="4" w:space="0" w:color="000000"/>
              <w:bottom w:val="single" w:sz="4" w:space="0" w:color="000000"/>
              <w:right w:val="single" w:sz="4" w:space="0" w:color="000000"/>
            </w:tcBorders>
          </w:tcPr>
          <w:p w14:paraId="11A9391B" w14:textId="19A41A70" w:rsidR="00BF35A9" w:rsidRDefault="00000000">
            <w:pPr>
              <w:spacing w:after="0" w:line="259" w:lineRule="auto"/>
              <w:ind w:left="1" w:firstLine="0"/>
              <w:jc w:val="left"/>
            </w:pPr>
            <w:del w:id="89" w:author="Birklhuber Bernd" w:date="2026-08-07T14:13:00Z">
              <w:r w:rsidDel="0099493D">
                <w:delText xml:space="preserve">May 2022 </w:delText>
              </w:r>
            </w:del>
          </w:p>
        </w:tc>
        <w:tc>
          <w:tcPr>
            <w:tcW w:w="1366" w:type="dxa"/>
            <w:tcBorders>
              <w:top w:val="single" w:sz="4" w:space="0" w:color="000000"/>
              <w:left w:val="single" w:sz="4" w:space="0" w:color="000000"/>
              <w:bottom w:val="single" w:sz="4" w:space="0" w:color="000000"/>
              <w:right w:val="single" w:sz="4" w:space="0" w:color="000000"/>
            </w:tcBorders>
          </w:tcPr>
          <w:p w14:paraId="24007EDA" w14:textId="31C625C7" w:rsidR="00BF35A9" w:rsidRDefault="00000000">
            <w:pPr>
              <w:spacing w:after="0" w:line="259" w:lineRule="auto"/>
              <w:ind w:left="24" w:firstLine="0"/>
              <w:jc w:val="left"/>
            </w:pPr>
            <w:del w:id="90" w:author="Birklhuber Bernd" w:date="2026-08-07T14:13:00Z">
              <w:r w:rsidDel="0099493D">
                <w:delText xml:space="preserve">HSSC </w:delText>
              </w:r>
            </w:del>
          </w:p>
        </w:tc>
        <w:tc>
          <w:tcPr>
            <w:tcW w:w="5351" w:type="dxa"/>
            <w:tcBorders>
              <w:top w:val="single" w:sz="4" w:space="0" w:color="000000"/>
              <w:left w:val="single" w:sz="4" w:space="0" w:color="000000"/>
              <w:bottom w:val="single" w:sz="4" w:space="0" w:color="000000"/>
              <w:right w:val="single" w:sz="4" w:space="0" w:color="000000"/>
            </w:tcBorders>
          </w:tcPr>
          <w:p w14:paraId="420F33F5" w14:textId="4AC990D5" w:rsidR="00BF35A9" w:rsidRPr="0018571B" w:rsidRDefault="00000000">
            <w:pPr>
              <w:spacing w:after="0" w:line="259" w:lineRule="auto"/>
              <w:ind w:left="2" w:firstLine="0"/>
              <w:jc w:val="left"/>
              <w:rPr>
                <w:lang w:val="en-US"/>
              </w:rPr>
            </w:pPr>
            <w:del w:id="91" w:author="Birklhuber Bernd" w:date="2026-08-07T14:13:00Z">
              <w:r w:rsidRPr="0018571B" w:rsidDel="0099493D">
                <w:rPr>
                  <w:lang w:val="en-US"/>
                </w:rPr>
                <w:delText xml:space="preserve">Initial published version for evaluation and testing. </w:delText>
              </w:r>
            </w:del>
          </w:p>
        </w:tc>
      </w:tr>
      <w:tr w:rsidR="00BF35A9" w:rsidRPr="0018571B" w14:paraId="1EFE7CB4" w14:textId="77777777">
        <w:trPr>
          <w:trHeight w:val="360"/>
        </w:trPr>
        <w:tc>
          <w:tcPr>
            <w:tcW w:w="1295" w:type="dxa"/>
            <w:tcBorders>
              <w:top w:val="single" w:sz="4" w:space="0" w:color="000000"/>
              <w:left w:val="single" w:sz="4" w:space="0" w:color="000000"/>
              <w:bottom w:val="single" w:sz="4" w:space="0" w:color="000000"/>
              <w:right w:val="single" w:sz="4" w:space="0" w:color="000000"/>
            </w:tcBorders>
          </w:tcPr>
          <w:p w14:paraId="7A3BB59D" w14:textId="606A7CD9" w:rsidR="00BF35A9" w:rsidRDefault="00000000">
            <w:pPr>
              <w:spacing w:after="0" w:line="259" w:lineRule="auto"/>
              <w:ind w:left="0" w:firstLine="0"/>
              <w:jc w:val="left"/>
            </w:pPr>
            <w:del w:id="92" w:author="Birklhuber Bernd" w:date="2026-08-07T14:13:00Z">
              <w:r w:rsidDel="0099493D">
                <w:delText xml:space="preserve">2.0.0 </w:delText>
              </w:r>
            </w:del>
          </w:p>
        </w:tc>
        <w:tc>
          <w:tcPr>
            <w:tcW w:w="1418" w:type="dxa"/>
            <w:tcBorders>
              <w:top w:val="single" w:sz="4" w:space="0" w:color="000000"/>
              <w:left w:val="single" w:sz="4" w:space="0" w:color="000000"/>
              <w:bottom w:val="single" w:sz="4" w:space="0" w:color="000000"/>
              <w:right w:val="single" w:sz="4" w:space="0" w:color="000000"/>
            </w:tcBorders>
          </w:tcPr>
          <w:p w14:paraId="5FB33C52" w14:textId="0DAA7C2D" w:rsidR="00BF35A9" w:rsidRDefault="00000000">
            <w:pPr>
              <w:spacing w:after="0" w:line="259" w:lineRule="auto"/>
              <w:ind w:left="1" w:firstLine="0"/>
              <w:jc w:val="left"/>
            </w:pPr>
            <w:del w:id="93" w:author="Birklhuber Bernd" w:date="2026-08-07T14:13:00Z">
              <w:r w:rsidDel="0099493D">
                <w:delText xml:space="preserve">Jan 2025 </w:delText>
              </w:r>
            </w:del>
          </w:p>
        </w:tc>
        <w:tc>
          <w:tcPr>
            <w:tcW w:w="1366" w:type="dxa"/>
            <w:tcBorders>
              <w:top w:val="single" w:sz="4" w:space="0" w:color="000000"/>
              <w:left w:val="single" w:sz="4" w:space="0" w:color="000000"/>
              <w:bottom w:val="single" w:sz="4" w:space="0" w:color="000000"/>
              <w:right w:val="single" w:sz="4" w:space="0" w:color="000000"/>
            </w:tcBorders>
          </w:tcPr>
          <w:p w14:paraId="7A1E1264" w14:textId="316F15F7" w:rsidR="00BF35A9" w:rsidRDefault="00000000">
            <w:pPr>
              <w:spacing w:after="0" w:line="259" w:lineRule="auto"/>
              <w:ind w:left="24" w:firstLine="0"/>
              <w:jc w:val="left"/>
            </w:pPr>
            <w:del w:id="94" w:author="Birklhuber Bernd" w:date="2026-08-07T14:13:00Z">
              <w:r w:rsidDel="0099493D">
                <w:delText xml:space="preserve">S-100WG </w:delText>
              </w:r>
            </w:del>
          </w:p>
        </w:tc>
        <w:tc>
          <w:tcPr>
            <w:tcW w:w="5351" w:type="dxa"/>
            <w:tcBorders>
              <w:top w:val="single" w:sz="4" w:space="0" w:color="000000"/>
              <w:left w:val="single" w:sz="4" w:space="0" w:color="000000"/>
              <w:bottom w:val="single" w:sz="4" w:space="0" w:color="000000"/>
              <w:right w:val="single" w:sz="4" w:space="0" w:color="000000"/>
            </w:tcBorders>
          </w:tcPr>
          <w:p w14:paraId="6EB48927" w14:textId="05A8A282" w:rsidR="00BF35A9" w:rsidRPr="0018571B" w:rsidRDefault="00000000">
            <w:pPr>
              <w:spacing w:after="0" w:line="259" w:lineRule="auto"/>
              <w:ind w:left="2" w:firstLine="0"/>
              <w:jc w:val="left"/>
              <w:rPr>
                <w:lang w:val="en-US"/>
              </w:rPr>
            </w:pPr>
            <w:del w:id="95" w:author="Birklhuber Bernd" w:date="2026-08-07T14:13:00Z">
              <w:r w:rsidRPr="0018571B" w:rsidDel="0099493D">
                <w:rPr>
                  <w:lang w:val="en-US"/>
                </w:rPr>
                <w:delText xml:space="preserve">Initial version for submission to HSSC as S-98 Part B </w:delText>
              </w:r>
            </w:del>
          </w:p>
        </w:tc>
      </w:tr>
      <w:tr w:rsidR="00BF35A9" w:rsidRPr="0018571B" w14:paraId="58AE4E1D" w14:textId="77777777">
        <w:trPr>
          <w:trHeight w:val="591"/>
        </w:trPr>
        <w:tc>
          <w:tcPr>
            <w:tcW w:w="1295" w:type="dxa"/>
            <w:tcBorders>
              <w:top w:val="single" w:sz="4" w:space="0" w:color="000000"/>
              <w:left w:val="single" w:sz="4" w:space="0" w:color="000000"/>
              <w:bottom w:val="single" w:sz="4" w:space="0" w:color="000000"/>
              <w:right w:val="single" w:sz="4" w:space="0" w:color="000000"/>
            </w:tcBorders>
          </w:tcPr>
          <w:p w14:paraId="2402CFA6" w14:textId="4599FD2A" w:rsidR="00BF35A9" w:rsidRDefault="00000000">
            <w:pPr>
              <w:spacing w:after="0" w:line="259" w:lineRule="auto"/>
              <w:ind w:left="0" w:firstLine="0"/>
              <w:jc w:val="left"/>
            </w:pPr>
            <w:del w:id="96" w:author="Birklhuber Bernd" w:date="2026-08-07T14:13:00Z">
              <w:r w:rsidDel="0099493D">
                <w:delText xml:space="preserve">2.0.0 </w:delText>
              </w:r>
            </w:del>
          </w:p>
        </w:tc>
        <w:tc>
          <w:tcPr>
            <w:tcW w:w="1418" w:type="dxa"/>
            <w:tcBorders>
              <w:top w:val="single" w:sz="4" w:space="0" w:color="000000"/>
              <w:left w:val="single" w:sz="4" w:space="0" w:color="000000"/>
              <w:bottom w:val="single" w:sz="4" w:space="0" w:color="000000"/>
              <w:right w:val="single" w:sz="4" w:space="0" w:color="000000"/>
            </w:tcBorders>
          </w:tcPr>
          <w:p w14:paraId="1AE4C702" w14:textId="58977616" w:rsidR="00BF35A9" w:rsidRDefault="00000000">
            <w:pPr>
              <w:spacing w:after="0" w:line="259" w:lineRule="auto"/>
              <w:ind w:left="1" w:firstLine="0"/>
              <w:jc w:val="left"/>
            </w:pPr>
            <w:del w:id="97" w:author="Birklhuber Bernd" w:date="2026-08-07T14:13:00Z">
              <w:r w:rsidDel="0099493D">
                <w:delText xml:space="preserve">Oct 2025 </w:delText>
              </w:r>
            </w:del>
          </w:p>
        </w:tc>
        <w:tc>
          <w:tcPr>
            <w:tcW w:w="1366" w:type="dxa"/>
            <w:tcBorders>
              <w:top w:val="single" w:sz="4" w:space="0" w:color="000000"/>
              <w:left w:val="single" w:sz="4" w:space="0" w:color="000000"/>
              <w:bottom w:val="single" w:sz="4" w:space="0" w:color="000000"/>
              <w:right w:val="single" w:sz="4" w:space="0" w:color="000000"/>
            </w:tcBorders>
          </w:tcPr>
          <w:p w14:paraId="55B357F0" w14:textId="0E2FBDF7" w:rsidR="00BF35A9" w:rsidRDefault="00000000">
            <w:pPr>
              <w:spacing w:after="0" w:line="259" w:lineRule="auto"/>
              <w:ind w:left="2" w:firstLine="22"/>
              <w:jc w:val="left"/>
            </w:pPr>
            <w:del w:id="98" w:author="Birklhuber Bernd" w:date="2026-08-07T14:13:00Z">
              <w:r w:rsidDel="0099493D">
                <w:delText xml:space="preserve">IHO CL 41/2025 </w:delText>
              </w:r>
            </w:del>
          </w:p>
        </w:tc>
        <w:tc>
          <w:tcPr>
            <w:tcW w:w="5351" w:type="dxa"/>
            <w:tcBorders>
              <w:top w:val="single" w:sz="4" w:space="0" w:color="000000"/>
              <w:left w:val="single" w:sz="4" w:space="0" w:color="000000"/>
              <w:bottom w:val="single" w:sz="4" w:space="0" w:color="000000"/>
              <w:right w:val="single" w:sz="4" w:space="0" w:color="000000"/>
            </w:tcBorders>
          </w:tcPr>
          <w:p w14:paraId="5C418593" w14:textId="70447B01" w:rsidR="00BF35A9" w:rsidRPr="0018571B" w:rsidRDefault="00000000">
            <w:pPr>
              <w:spacing w:after="0" w:line="259" w:lineRule="auto"/>
              <w:ind w:left="2" w:firstLine="0"/>
              <w:jc w:val="left"/>
              <w:rPr>
                <w:lang w:val="en-US"/>
              </w:rPr>
            </w:pPr>
            <w:del w:id="99" w:author="Birklhuber Bernd" w:date="2026-08-07T14:13:00Z">
              <w:r w:rsidRPr="0018571B" w:rsidDel="0099493D">
                <w:rPr>
                  <w:lang w:val="en-US"/>
                </w:rPr>
                <w:delText xml:space="preserve">First operational Edition of S-98. </w:delText>
              </w:r>
            </w:del>
          </w:p>
        </w:tc>
      </w:tr>
    </w:tbl>
    <w:p w14:paraId="31F79616" w14:textId="77777777" w:rsidR="00BF35A9" w:rsidRPr="0018571B" w:rsidRDefault="00000000">
      <w:pPr>
        <w:spacing w:after="0" w:line="259" w:lineRule="auto"/>
        <w:ind w:left="0" w:firstLine="0"/>
        <w:jc w:val="left"/>
        <w:rPr>
          <w:lang w:val="en-US"/>
        </w:rPr>
      </w:pPr>
      <w:r w:rsidRPr="0018571B">
        <w:rPr>
          <w:lang w:val="en-US"/>
        </w:rPr>
        <w:t xml:space="preserve"> </w:t>
      </w:r>
      <w:r w:rsidRPr="0018571B">
        <w:rPr>
          <w:lang w:val="en-US"/>
        </w:rPr>
        <w:tab/>
        <w:t xml:space="preserve"> </w:t>
      </w:r>
    </w:p>
    <w:p w14:paraId="0245A4E2" w14:textId="77777777" w:rsidR="00BF35A9" w:rsidRPr="0018571B" w:rsidRDefault="00000000">
      <w:pPr>
        <w:spacing w:after="223" w:line="259" w:lineRule="auto"/>
        <w:ind w:left="0" w:firstLine="0"/>
        <w:jc w:val="left"/>
        <w:rPr>
          <w:lang w:val="en-US"/>
        </w:rPr>
      </w:pPr>
      <w:r w:rsidRPr="0018571B">
        <w:rPr>
          <w:lang w:val="en-US"/>
        </w:rPr>
        <w:t xml:space="preserve"> </w:t>
      </w:r>
    </w:p>
    <w:p w14:paraId="44D3323D" w14:textId="77777777" w:rsidR="00BF35A9" w:rsidRPr="0018571B" w:rsidRDefault="00000000">
      <w:pPr>
        <w:spacing w:after="223" w:line="259" w:lineRule="auto"/>
        <w:ind w:left="0" w:firstLine="0"/>
        <w:jc w:val="left"/>
        <w:rPr>
          <w:lang w:val="en-US"/>
        </w:rPr>
      </w:pPr>
      <w:r w:rsidRPr="0018571B">
        <w:rPr>
          <w:lang w:val="en-US"/>
        </w:rPr>
        <w:t xml:space="preserve"> </w:t>
      </w:r>
    </w:p>
    <w:p w14:paraId="753B3A95" w14:textId="77777777" w:rsidR="00BF35A9" w:rsidRPr="0018571B" w:rsidRDefault="00000000">
      <w:pPr>
        <w:spacing w:after="221" w:line="259" w:lineRule="auto"/>
        <w:ind w:left="0" w:firstLine="0"/>
        <w:jc w:val="left"/>
        <w:rPr>
          <w:lang w:val="en-US"/>
        </w:rPr>
      </w:pPr>
      <w:r w:rsidRPr="0018571B">
        <w:rPr>
          <w:lang w:val="en-US"/>
        </w:rPr>
        <w:t xml:space="preserve"> </w:t>
      </w:r>
    </w:p>
    <w:p w14:paraId="7C435099" w14:textId="77777777" w:rsidR="00BF35A9" w:rsidRPr="0018571B" w:rsidRDefault="00000000">
      <w:pPr>
        <w:spacing w:after="223" w:line="259" w:lineRule="auto"/>
        <w:ind w:left="0" w:firstLine="0"/>
        <w:jc w:val="left"/>
        <w:rPr>
          <w:lang w:val="en-US"/>
        </w:rPr>
      </w:pPr>
      <w:r w:rsidRPr="0018571B">
        <w:rPr>
          <w:lang w:val="en-US"/>
        </w:rPr>
        <w:t xml:space="preserve"> </w:t>
      </w:r>
    </w:p>
    <w:p w14:paraId="3D780221" w14:textId="77777777" w:rsidR="00BF35A9" w:rsidRPr="0018571B" w:rsidRDefault="00000000">
      <w:pPr>
        <w:spacing w:after="223" w:line="259" w:lineRule="auto"/>
        <w:ind w:left="0" w:firstLine="0"/>
        <w:jc w:val="left"/>
        <w:rPr>
          <w:lang w:val="en-US"/>
        </w:rPr>
      </w:pPr>
      <w:r w:rsidRPr="0018571B">
        <w:rPr>
          <w:lang w:val="en-US"/>
        </w:rPr>
        <w:t xml:space="preserve"> </w:t>
      </w:r>
    </w:p>
    <w:p w14:paraId="3FF69244" w14:textId="77777777" w:rsidR="00BF35A9" w:rsidRPr="0018571B" w:rsidRDefault="00000000">
      <w:pPr>
        <w:spacing w:after="223" w:line="259" w:lineRule="auto"/>
        <w:ind w:left="0" w:firstLine="0"/>
        <w:jc w:val="left"/>
        <w:rPr>
          <w:lang w:val="en-US"/>
        </w:rPr>
      </w:pPr>
      <w:r w:rsidRPr="0018571B">
        <w:rPr>
          <w:lang w:val="en-US"/>
        </w:rPr>
        <w:t xml:space="preserve"> </w:t>
      </w:r>
    </w:p>
    <w:p w14:paraId="71561237" w14:textId="77777777" w:rsidR="00BF35A9" w:rsidRPr="0018571B" w:rsidRDefault="00000000">
      <w:pPr>
        <w:spacing w:after="224" w:line="259" w:lineRule="auto"/>
        <w:ind w:left="0" w:firstLine="0"/>
        <w:jc w:val="left"/>
        <w:rPr>
          <w:lang w:val="en-US"/>
        </w:rPr>
      </w:pPr>
      <w:r w:rsidRPr="0018571B">
        <w:rPr>
          <w:lang w:val="en-US"/>
        </w:rPr>
        <w:t xml:space="preserve"> </w:t>
      </w:r>
    </w:p>
    <w:p w14:paraId="0E05CE2E" w14:textId="77777777" w:rsidR="00BF35A9" w:rsidRPr="0018571B" w:rsidRDefault="00000000">
      <w:pPr>
        <w:spacing w:after="223" w:line="259" w:lineRule="auto"/>
        <w:ind w:left="0" w:firstLine="0"/>
        <w:jc w:val="left"/>
        <w:rPr>
          <w:lang w:val="en-US"/>
        </w:rPr>
      </w:pPr>
      <w:r w:rsidRPr="0018571B">
        <w:rPr>
          <w:lang w:val="en-US"/>
        </w:rPr>
        <w:t xml:space="preserve"> </w:t>
      </w:r>
    </w:p>
    <w:p w14:paraId="0FC37A7A" w14:textId="77777777" w:rsidR="00BF35A9" w:rsidRPr="0018571B" w:rsidRDefault="00000000">
      <w:pPr>
        <w:spacing w:after="221" w:line="259" w:lineRule="auto"/>
        <w:ind w:left="0" w:firstLine="0"/>
        <w:jc w:val="left"/>
        <w:rPr>
          <w:lang w:val="en-US"/>
        </w:rPr>
      </w:pPr>
      <w:r w:rsidRPr="0018571B">
        <w:rPr>
          <w:lang w:val="en-US"/>
        </w:rPr>
        <w:t xml:space="preserve"> </w:t>
      </w:r>
    </w:p>
    <w:p w14:paraId="593E63E6" w14:textId="77777777" w:rsidR="00BF35A9" w:rsidRPr="0018571B" w:rsidRDefault="00000000">
      <w:pPr>
        <w:spacing w:after="223" w:line="259" w:lineRule="auto"/>
        <w:ind w:left="0" w:firstLine="0"/>
        <w:jc w:val="left"/>
        <w:rPr>
          <w:lang w:val="en-US"/>
        </w:rPr>
      </w:pPr>
      <w:r w:rsidRPr="0018571B">
        <w:rPr>
          <w:lang w:val="en-US"/>
        </w:rPr>
        <w:t xml:space="preserve"> </w:t>
      </w:r>
    </w:p>
    <w:p w14:paraId="498B56A1" w14:textId="77777777" w:rsidR="00BF35A9" w:rsidRPr="0018571B" w:rsidRDefault="00000000">
      <w:pPr>
        <w:spacing w:after="223" w:line="259" w:lineRule="auto"/>
        <w:ind w:left="0" w:firstLine="0"/>
        <w:jc w:val="left"/>
        <w:rPr>
          <w:lang w:val="en-US"/>
        </w:rPr>
      </w:pPr>
      <w:r w:rsidRPr="0018571B">
        <w:rPr>
          <w:lang w:val="en-US"/>
        </w:rPr>
        <w:lastRenderedPageBreak/>
        <w:t xml:space="preserve"> </w:t>
      </w:r>
    </w:p>
    <w:p w14:paraId="018743CC" w14:textId="77777777" w:rsidR="00BF35A9" w:rsidRPr="0018571B" w:rsidRDefault="00000000">
      <w:pPr>
        <w:spacing w:after="223" w:line="259" w:lineRule="auto"/>
        <w:ind w:left="0" w:firstLine="0"/>
        <w:jc w:val="left"/>
        <w:rPr>
          <w:lang w:val="en-US"/>
        </w:rPr>
      </w:pPr>
      <w:r w:rsidRPr="0018571B">
        <w:rPr>
          <w:lang w:val="en-US"/>
        </w:rPr>
        <w:t xml:space="preserve"> </w:t>
      </w:r>
    </w:p>
    <w:p w14:paraId="3D408C67" w14:textId="77777777" w:rsidR="00BF35A9" w:rsidRPr="0018571B" w:rsidRDefault="00000000">
      <w:pPr>
        <w:spacing w:after="264" w:line="259" w:lineRule="auto"/>
        <w:ind w:left="0" w:firstLine="0"/>
        <w:jc w:val="left"/>
        <w:rPr>
          <w:lang w:val="en-US"/>
        </w:rPr>
      </w:pPr>
      <w:r w:rsidRPr="0018571B">
        <w:rPr>
          <w:lang w:val="en-US"/>
        </w:rPr>
        <w:t xml:space="preserve"> </w:t>
      </w:r>
    </w:p>
    <w:p w14:paraId="70571419" w14:textId="77777777" w:rsidR="00BF35A9" w:rsidRPr="0018571B" w:rsidRDefault="00000000">
      <w:pPr>
        <w:tabs>
          <w:tab w:val="center" w:pos="2342"/>
          <w:tab w:val="center" w:pos="4544"/>
        </w:tabs>
        <w:spacing w:after="245"/>
        <w:ind w:left="-15" w:firstLine="0"/>
        <w:jc w:val="left"/>
        <w:rPr>
          <w:lang w:val="en-US"/>
        </w:rPr>
      </w:pPr>
      <w:r w:rsidRPr="0018571B">
        <w:rPr>
          <w:lang w:val="en-US"/>
        </w:rPr>
        <w:t xml:space="preserve"> </w:t>
      </w:r>
      <w:r w:rsidRPr="0018571B">
        <w:rPr>
          <w:lang w:val="en-US"/>
        </w:rPr>
        <w:tab/>
        <w:t xml:space="preserve"> </w:t>
      </w:r>
      <w:r w:rsidRPr="0018571B">
        <w:rPr>
          <w:lang w:val="en-US"/>
        </w:rPr>
        <w:tab/>
        <w:t xml:space="preserve">Page intentionally left blank </w:t>
      </w:r>
    </w:p>
    <w:p w14:paraId="57AAEFBA" w14:textId="77777777" w:rsidR="00BF35A9" w:rsidRPr="0018571B" w:rsidRDefault="00000000">
      <w:pPr>
        <w:spacing w:after="0" w:line="259" w:lineRule="auto"/>
        <w:ind w:left="0" w:firstLine="0"/>
        <w:jc w:val="left"/>
        <w:rPr>
          <w:lang w:val="en-US"/>
        </w:rPr>
      </w:pPr>
      <w:r w:rsidRPr="0018571B">
        <w:rPr>
          <w:lang w:val="en-US"/>
        </w:rPr>
        <w:t xml:space="preserve"> </w:t>
      </w:r>
      <w:r w:rsidRPr="0018571B">
        <w:rPr>
          <w:lang w:val="en-US"/>
        </w:rPr>
        <w:tab/>
        <w:t xml:space="preserve"> </w:t>
      </w:r>
    </w:p>
    <w:p w14:paraId="53BB9B18" w14:textId="77777777" w:rsidR="00BF35A9" w:rsidRPr="0018571B" w:rsidRDefault="00BF35A9">
      <w:pPr>
        <w:rPr>
          <w:lang w:val="en-US"/>
        </w:rPr>
        <w:sectPr w:rsidR="00BF35A9" w:rsidRPr="0018571B">
          <w:headerReference w:type="even" r:id="rId33"/>
          <w:headerReference w:type="default" r:id="rId34"/>
          <w:footerReference w:type="even" r:id="rId35"/>
          <w:footerReference w:type="default" r:id="rId36"/>
          <w:headerReference w:type="first" r:id="rId37"/>
          <w:footerReference w:type="first" r:id="rId38"/>
          <w:pgSz w:w="12240" w:h="15840"/>
          <w:pgMar w:top="524" w:right="1405" w:bottom="524" w:left="1400" w:header="720" w:footer="720" w:gutter="0"/>
          <w:pgNumType w:fmt="lowerRoman"/>
          <w:cols w:space="720"/>
          <w:titlePg/>
        </w:sectPr>
      </w:pPr>
    </w:p>
    <w:p w14:paraId="5F39D078" w14:textId="77777777" w:rsidR="00BF35A9" w:rsidRPr="0018571B" w:rsidRDefault="00000000">
      <w:pPr>
        <w:pStyle w:val="berschrift1"/>
        <w:spacing w:after="180"/>
        <w:ind w:left="-5"/>
        <w:rPr>
          <w:lang w:val="en-US"/>
        </w:rPr>
      </w:pPr>
      <w:bookmarkStart w:id="108" w:name="_Toc36002"/>
      <w:r w:rsidRPr="0018571B">
        <w:rPr>
          <w:sz w:val="24"/>
          <w:lang w:val="en-US"/>
        </w:rPr>
        <w:lastRenderedPageBreak/>
        <w:t xml:space="preserve">B-1 Introduction </w:t>
      </w:r>
      <w:bookmarkEnd w:id="108"/>
    </w:p>
    <w:p w14:paraId="47FF62E3" w14:textId="169DBE29" w:rsidR="00BF35A9" w:rsidRPr="0018571B" w:rsidRDefault="00000000">
      <w:pPr>
        <w:ind w:left="-5"/>
        <w:rPr>
          <w:lang w:val="en-US"/>
        </w:rPr>
      </w:pPr>
      <w:r w:rsidRPr="0018571B">
        <w:rPr>
          <w:lang w:val="en-US"/>
        </w:rPr>
        <w:t>S-</w:t>
      </w:r>
      <w:del w:id="109" w:author="Birklhuber Bernd" w:date="2026-08-07T14:14:00Z">
        <w:r w:rsidRPr="0018571B" w:rsidDel="0099493D">
          <w:rPr>
            <w:lang w:val="en-US"/>
          </w:rPr>
          <w:delText xml:space="preserve">98 </w:delText>
        </w:r>
      </w:del>
      <w:ins w:id="110" w:author="Birklhuber Bernd" w:date="2026-08-07T14:14:00Z">
        <w:r w:rsidR="0099493D">
          <w:rPr>
            <w:lang w:val="en-US"/>
          </w:rPr>
          <w:t>403</w:t>
        </w:r>
        <w:r w:rsidR="0099493D" w:rsidRPr="0018571B">
          <w:rPr>
            <w:lang w:val="en-US"/>
          </w:rPr>
          <w:t xml:space="preserve"> </w:t>
        </w:r>
      </w:ins>
      <w:r w:rsidRPr="0018571B">
        <w:rPr>
          <w:lang w:val="en-US"/>
        </w:rPr>
        <w:t xml:space="preserve">Part B contains information that applies to Interoperability Catalogues which use interoperability rules and operations of at most Level 2 interoperability. </w:t>
      </w:r>
    </w:p>
    <w:p w14:paraId="2B816965" w14:textId="0234359E" w:rsidR="00BF35A9" w:rsidRPr="0018571B" w:rsidRDefault="00000000">
      <w:pPr>
        <w:spacing w:after="53"/>
        <w:ind w:left="-5"/>
        <w:rPr>
          <w:lang w:val="en-US"/>
        </w:rPr>
      </w:pPr>
      <w:r w:rsidRPr="0018571B">
        <w:rPr>
          <w:lang w:val="en-US"/>
        </w:rPr>
        <w:t>Interoperability Catalogues conforming to this Part must comply with both the following components of S</w:t>
      </w:r>
      <w:ins w:id="111" w:author="Birklhuber Bernd" w:date="2026-08-07T14:15:00Z">
        <w:r w:rsidR="0099493D">
          <w:rPr>
            <w:lang w:val="en-US"/>
          </w:rPr>
          <w:t>-403</w:t>
        </w:r>
      </w:ins>
      <w:del w:id="112" w:author="Birklhuber Bernd" w:date="2026-08-07T14:15:00Z">
        <w:r w:rsidRPr="0018571B" w:rsidDel="0099493D">
          <w:rPr>
            <w:lang w:val="en-US"/>
          </w:rPr>
          <w:delText>98</w:delText>
        </w:r>
      </w:del>
      <w:r w:rsidRPr="0018571B">
        <w:rPr>
          <w:lang w:val="en-US"/>
        </w:rPr>
        <w:t xml:space="preserve">: </w:t>
      </w:r>
    </w:p>
    <w:p w14:paraId="1EB513BF" w14:textId="4109ABF2" w:rsidR="00BF35A9" w:rsidRPr="0018571B" w:rsidRDefault="00000000">
      <w:pPr>
        <w:numPr>
          <w:ilvl w:val="0"/>
          <w:numId w:val="1"/>
        </w:numPr>
        <w:spacing w:after="53"/>
        <w:ind w:hanging="283"/>
        <w:rPr>
          <w:lang w:val="en-US"/>
        </w:rPr>
      </w:pPr>
      <w:r w:rsidRPr="0018571B">
        <w:rPr>
          <w:lang w:val="en-US"/>
        </w:rPr>
        <w:t>S-</w:t>
      </w:r>
      <w:del w:id="113" w:author="Birklhuber Bernd" w:date="2026-08-07T14:15:00Z">
        <w:r w:rsidRPr="0018571B" w:rsidDel="0099493D">
          <w:rPr>
            <w:lang w:val="en-US"/>
          </w:rPr>
          <w:delText xml:space="preserve">98 </w:delText>
        </w:r>
      </w:del>
      <w:ins w:id="114" w:author="Birklhuber Bernd" w:date="2026-08-07T14:15:00Z">
        <w:r w:rsidR="0099493D">
          <w:rPr>
            <w:lang w:val="en-US"/>
          </w:rPr>
          <w:t>403</w:t>
        </w:r>
        <w:r w:rsidR="0099493D" w:rsidRPr="0018571B">
          <w:rPr>
            <w:lang w:val="en-US"/>
          </w:rPr>
          <w:t xml:space="preserve"> </w:t>
        </w:r>
      </w:ins>
      <w:r w:rsidRPr="0018571B">
        <w:rPr>
          <w:lang w:val="en-US"/>
        </w:rPr>
        <w:t>Main Specification, which describes requirements applying to all S-</w:t>
      </w:r>
      <w:del w:id="115" w:author="Birklhuber Bernd" w:date="2026-08-07T14:15:00Z">
        <w:r w:rsidRPr="0018571B" w:rsidDel="0099493D">
          <w:rPr>
            <w:lang w:val="en-US"/>
          </w:rPr>
          <w:delText xml:space="preserve">98 </w:delText>
        </w:r>
      </w:del>
      <w:ins w:id="116" w:author="Birklhuber Bernd" w:date="2026-08-07T14:15:00Z">
        <w:r w:rsidR="0099493D">
          <w:rPr>
            <w:lang w:val="en-US"/>
          </w:rPr>
          <w:t>403</w:t>
        </w:r>
        <w:r w:rsidR="0099493D" w:rsidRPr="0018571B">
          <w:rPr>
            <w:lang w:val="en-US"/>
          </w:rPr>
          <w:t xml:space="preserve"> </w:t>
        </w:r>
      </w:ins>
      <w:r w:rsidRPr="0018571B">
        <w:rPr>
          <w:lang w:val="en-US"/>
        </w:rPr>
        <w:t>Interoperability Catalogues and S-</w:t>
      </w:r>
      <w:del w:id="117" w:author="Birklhuber Bernd" w:date="2026-08-07T14:16:00Z">
        <w:r w:rsidRPr="0018571B" w:rsidDel="0099493D">
          <w:rPr>
            <w:lang w:val="en-US"/>
          </w:rPr>
          <w:delText xml:space="preserve">98 </w:delText>
        </w:r>
      </w:del>
      <w:ins w:id="118" w:author="Birklhuber Bernd" w:date="2026-08-07T14:16:00Z">
        <w:r w:rsidR="0099493D">
          <w:rPr>
            <w:lang w:val="en-US"/>
          </w:rPr>
          <w:t>403</w:t>
        </w:r>
        <w:r w:rsidR="0099493D" w:rsidRPr="0018571B">
          <w:rPr>
            <w:lang w:val="en-US"/>
          </w:rPr>
          <w:t xml:space="preserve"> </w:t>
        </w:r>
      </w:ins>
      <w:r w:rsidRPr="0018571B">
        <w:rPr>
          <w:lang w:val="en-US"/>
        </w:rPr>
        <w:t xml:space="preserve">Exchange Sets; </w:t>
      </w:r>
    </w:p>
    <w:p w14:paraId="23C347E0" w14:textId="22669EA0" w:rsidR="00BF35A9" w:rsidRPr="0018571B" w:rsidRDefault="00000000">
      <w:pPr>
        <w:numPr>
          <w:ilvl w:val="0"/>
          <w:numId w:val="1"/>
        </w:numPr>
        <w:ind w:hanging="283"/>
        <w:rPr>
          <w:lang w:val="en-US"/>
        </w:rPr>
      </w:pPr>
      <w:r w:rsidRPr="0018571B">
        <w:rPr>
          <w:lang w:val="en-US"/>
        </w:rPr>
        <w:t>S-</w:t>
      </w:r>
      <w:del w:id="119" w:author="Birklhuber Bernd" w:date="2026-08-07T14:16:00Z">
        <w:r w:rsidRPr="0018571B" w:rsidDel="0099493D">
          <w:rPr>
            <w:lang w:val="en-US"/>
          </w:rPr>
          <w:delText xml:space="preserve">98 </w:delText>
        </w:r>
      </w:del>
      <w:ins w:id="120" w:author="Birklhuber Bernd" w:date="2026-08-07T14:16:00Z">
        <w:r w:rsidR="0099493D">
          <w:rPr>
            <w:lang w:val="en-US"/>
          </w:rPr>
          <w:t>403</w:t>
        </w:r>
        <w:r w:rsidR="0099493D" w:rsidRPr="0018571B">
          <w:rPr>
            <w:lang w:val="en-US"/>
          </w:rPr>
          <w:t xml:space="preserve"> </w:t>
        </w:r>
      </w:ins>
      <w:r w:rsidRPr="0018571B">
        <w:rPr>
          <w:lang w:val="en-US"/>
        </w:rPr>
        <w:t xml:space="preserve">Part B (this Part), which defines the subset of the interoperability model and Catalogue encoding that are specific to Level 2 interoperability. </w:t>
      </w:r>
    </w:p>
    <w:p w14:paraId="15A92CC7" w14:textId="2A36E67C" w:rsidR="00BF35A9" w:rsidRPr="0018571B" w:rsidRDefault="00000000">
      <w:pPr>
        <w:spacing w:after="112"/>
        <w:ind w:left="-5"/>
        <w:jc w:val="left"/>
        <w:rPr>
          <w:lang w:val="en-US"/>
        </w:rPr>
      </w:pPr>
      <w:r w:rsidRPr="0018571B">
        <w:rPr>
          <w:lang w:val="en-US"/>
        </w:rPr>
        <w:t>The hypothetical processing model for implementations is described in general terms in the “S-</w:t>
      </w:r>
      <w:del w:id="121" w:author="Birklhuber Bernd" w:date="2026-08-07T14:16:00Z">
        <w:r w:rsidRPr="0018571B" w:rsidDel="0099493D">
          <w:rPr>
            <w:lang w:val="en-US"/>
          </w:rPr>
          <w:delText xml:space="preserve">98 </w:delText>
        </w:r>
      </w:del>
      <w:ins w:id="122" w:author="Birklhuber Bernd" w:date="2026-08-07T14:16:00Z">
        <w:r w:rsidR="0099493D">
          <w:rPr>
            <w:lang w:val="en-US"/>
          </w:rPr>
          <w:t>403</w:t>
        </w:r>
        <w:r w:rsidR="0099493D" w:rsidRPr="0018571B">
          <w:rPr>
            <w:lang w:val="en-US"/>
          </w:rPr>
          <w:t xml:space="preserve"> </w:t>
        </w:r>
      </w:ins>
      <w:r w:rsidRPr="0018571B">
        <w:rPr>
          <w:lang w:val="en-US"/>
        </w:rPr>
        <w:t xml:space="preserve">- Main” document and elaborated in clause B-B-7 of this Part. </w:t>
      </w:r>
    </w:p>
    <w:p w14:paraId="16277DF3" w14:textId="77777777" w:rsidR="00BF35A9" w:rsidRPr="0018571B" w:rsidRDefault="00000000">
      <w:pPr>
        <w:spacing w:after="65"/>
        <w:ind w:left="-5"/>
        <w:rPr>
          <w:lang w:val="en-US"/>
        </w:rPr>
      </w:pPr>
      <w:r w:rsidRPr="0018571B">
        <w:rPr>
          <w:lang w:val="en-US"/>
        </w:rPr>
        <w:t xml:space="preserve">Level 2 interoperability includes the following capabilities: </w:t>
      </w:r>
    </w:p>
    <w:p w14:paraId="04179AD6" w14:textId="514E3475" w:rsidR="00BF35A9" w:rsidRPr="0018571B" w:rsidRDefault="00000000">
      <w:pPr>
        <w:numPr>
          <w:ilvl w:val="0"/>
          <w:numId w:val="2"/>
        </w:numPr>
        <w:spacing w:after="68"/>
        <w:ind w:hanging="283"/>
        <w:rPr>
          <w:lang w:val="en-US"/>
        </w:rPr>
      </w:pPr>
      <w:r w:rsidRPr="0018571B">
        <w:rPr>
          <w:lang w:val="en-US"/>
        </w:rPr>
        <w:t>Level 1 interoperability, in which feature types from different products, including S-</w:t>
      </w:r>
      <w:ins w:id="123" w:author="Birklhuber Bernd" w:date="2026-08-07T14:16:00Z">
        <w:r w:rsidR="0099493D">
          <w:rPr>
            <w:lang w:val="en-US"/>
          </w:rPr>
          <w:t>4</w:t>
        </w:r>
      </w:ins>
      <w:del w:id="124" w:author="Birklhuber Bernd" w:date="2026-08-07T14:16:00Z">
        <w:r w:rsidRPr="0018571B" w:rsidDel="0099493D">
          <w:rPr>
            <w:lang w:val="en-US"/>
          </w:rPr>
          <w:delText>1</w:delText>
        </w:r>
      </w:del>
      <w:r w:rsidRPr="0018571B">
        <w:rPr>
          <w:lang w:val="en-US"/>
        </w:rPr>
        <w:t xml:space="preserve">01, are interleaved as specified by display plane and drawing priority information contained in the Interoperability Catalogue. </w:t>
      </w:r>
    </w:p>
    <w:p w14:paraId="189BC921" w14:textId="77777777" w:rsidR="00BF35A9" w:rsidRPr="0018571B" w:rsidRDefault="00000000">
      <w:pPr>
        <w:numPr>
          <w:ilvl w:val="0"/>
          <w:numId w:val="2"/>
        </w:numPr>
        <w:spacing w:after="68"/>
        <w:ind w:hanging="283"/>
        <w:rPr>
          <w:lang w:val="en-US"/>
        </w:rPr>
      </w:pPr>
      <w:r w:rsidRPr="0018571B">
        <w:rPr>
          <w:lang w:val="en-US"/>
        </w:rPr>
        <w:t xml:space="preserve">In addition, Level 2 allows suppression of all features of a specified feature type in a specified product, with another feature type from a different product being displayed instead. Filtering by attribute values and geometry type is also possible. </w:t>
      </w:r>
    </w:p>
    <w:p w14:paraId="2B7FB21C" w14:textId="77777777" w:rsidR="00BF35A9" w:rsidRPr="0018571B" w:rsidRDefault="00000000">
      <w:pPr>
        <w:numPr>
          <w:ilvl w:val="0"/>
          <w:numId w:val="2"/>
        </w:numPr>
        <w:ind w:hanging="283"/>
        <w:rPr>
          <w:lang w:val="en-US"/>
        </w:rPr>
      </w:pPr>
      <w:r w:rsidRPr="0018571B">
        <w:rPr>
          <w:lang w:val="en-US"/>
        </w:rPr>
        <w:t xml:space="preserve">Level 2 also adds constructs allowing Catalogues to partition interoperability rules and operations according to specified combinations of data products (“predefined combinations”). The rules and operations in each partition are applied only when the corresponding data products are part of the display. </w:t>
      </w:r>
    </w:p>
    <w:p w14:paraId="5CE09BB6" w14:textId="77777777" w:rsidR="00BF35A9" w:rsidRPr="0018571B" w:rsidRDefault="00000000">
      <w:pPr>
        <w:ind w:left="-5" w:right="78"/>
        <w:rPr>
          <w:lang w:val="en-US"/>
        </w:rPr>
      </w:pPr>
      <w:r w:rsidRPr="0018571B">
        <w:rPr>
          <w:lang w:val="en-US"/>
        </w:rPr>
        <w:t xml:space="preserve">The output of interoperability processing is either the original feature data (processing option 1) or drawing instructions (processing option 2), accompanied by display plane and drawing priority information, which is passed through to the portrayal processor. Clause B-7 elaborates on these options. </w:t>
      </w:r>
    </w:p>
    <w:p w14:paraId="2FC27028" w14:textId="77777777" w:rsidR="00BF35A9" w:rsidRPr="0018571B" w:rsidRDefault="00000000">
      <w:pPr>
        <w:spacing w:after="122" w:line="259" w:lineRule="auto"/>
        <w:ind w:left="0" w:firstLine="0"/>
        <w:jc w:val="left"/>
        <w:rPr>
          <w:lang w:val="en-US"/>
        </w:rPr>
      </w:pPr>
      <w:r w:rsidRPr="0018571B">
        <w:rPr>
          <w:lang w:val="en-US"/>
        </w:rPr>
        <w:t xml:space="preserve"> </w:t>
      </w:r>
    </w:p>
    <w:p w14:paraId="51557C9B" w14:textId="77777777" w:rsidR="00BF35A9" w:rsidRPr="0018571B" w:rsidRDefault="00000000">
      <w:pPr>
        <w:pStyle w:val="berschrift1"/>
        <w:ind w:left="-5"/>
        <w:rPr>
          <w:lang w:val="en-US"/>
        </w:rPr>
      </w:pPr>
      <w:bookmarkStart w:id="125" w:name="_Toc36003"/>
      <w:r w:rsidRPr="0018571B">
        <w:rPr>
          <w:lang w:val="en-US"/>
        </w:rPr>
        <w:t xml:space="preserve">B-1.1 How to read this Part </w:t>
      </w:r>
      <w:bookmarkEnd w:id="125"/>
    </w:p>
    <w:p w14:paraId="579A2A7D" w14:textId="77777777" w:rsidR="00BF35A9" w:rsidRPr="0018571B" w:rsidRDefault="00000000">
      <w:pPr>
        <w:ind w:left="-5"/>
        <w:rPr>
          <w:lang w:val="en-US"/>
        </w:rPr>
      </w:pPr>
      <w:r w:rsidRPr="0018571B">
        <w:rPr>
          <w:lang w:val="en-US"/>
        </w:rPr>
        <w:t xml:space="preserve">Clause B-2 of this Part contains scope identification information corresponding to the contents of this Part, which applies specifically to Interoperability Catalogues designated as Level 2. </w:t>
      </w:r>
    </w:p>
    <w:p w14:paraId="505CD1A1" w14:textId="4EFCCA31" w:rsidR="00BF35A9" w:rsidRPr="0018571B" w:rsidRDefault="00000000">
      <w:pPr>
        <w:ind w:left="-5"/>
        <w:rPr>
          <w:lang w:val="en-US"/>
        </w:rPr>
      </w:pPr>
      <w:r w:rsidRPr="0018571B">
        <w:rPr>
          <w:lang w:val="en-US"/>
        </w:rPr>
        <w:t>For Clauses B-3–B-10, the content of the clause or sub-clause extends or elaborates on the content under the same or similar clause heading or sub-heading in the S-</w:t>
      </w:r>
      <w:del w:id="126" w:author="Birklhuber Bernd" w:date="2026-08-07T14:16:00Z">
        <w:r w:rsidRPr="0018571B" w:rsidDel="0099493D">
          <w:rPr>
            <w:lang w:val="en-US"/>
          </w:rPr>
          <w:delText xml:space="preserve">98 </w:delText>
        </w:r>
      </w:del>
      <w:ins w:id="127" w:author="Birklhuber Bernd" w:date="2026-08-07T14:16:00Z">
        <w:r w:rsidR="0099493D">
          <w:rPr>
            <w:lang w:val="en-US"/>
          </w:rPr>
          <w:t>403</w:t>
        </w:r>
        <w:r w:rsidR="0099493D" w:rsidRPr="0018571B">
          <w:rPr>
            <w:lang w:val="en-US"/>
          </w:rPr>
          <w:t xml:space="preserve"> </w:t>
        </w:r>
      </w:ins>
      <w:r w:rsidRPr="0018571B">
        <w:rPr>
          <w:lang w:val="en-US"/>
        </w:rPr>
        <w:t xml:space="preserve">– Main document.  </w:t>
      </w:r>
    </w:p>
    <w:p w14:paraId="13E2EDA0" w14:textId="76AB6372" w:rsidR="00BF35A9" w:rsidRPr="0018571B" w:rsidRDefault="00000000">
      <w:pPr>
        <w:spacing w:after="120" w:line="241" w:lineRule="auto"/>
        <w:ind w:left="-5"/>
        <w:jc w:val="left"/>
        <w:rPr>
          <w:lang w:val="en-US"/>
        </w:rPr>
      </w:pPr>
      <w:r w:rsidRPr="0018571B">
        <w:rPr>
          <w:lang w:val="en-US"/>
        </w:rPr>
        <w:t>The numbering of clauses B-3–B-10 may differ from that of corresponding clauses in S-</w:t>
      </w:r>
      <w:del w:id="128" w:author="Birklhuber Bernd" w:date="2026-08-07T14:16:00Z">
        <w:r w:rsidRPr="0018571B" w:rsidDel="0099493D">
          <w:rPr>
            <w:lang w:val="en-US"/>
          </w:rPr>
          <w:delText xml:space="preserve">98 </w:delText>
        </w:r>
      </w:del>
      <w:ins w:id="129" w:author="Birklhuber Bernd" w:date="2026-08-07T14:16:00Z">
        <w:r w:rsidR="0099493D">
          <w:rPr>
            <w:lang w:val="en-US"/>
          </w:rPr>
          <w:t>403</w:t>
        </w:r>
        <w:r w:rsidR="0099493D" w:rsidRPr="0018571B">
          <w:rPr>
            <w:lang w:val="en-US"/>
          </w:rPr>
          <w:t xml:space="preserve"> </w:t>
        </w:r>
      </w:ins>
      <w:r w:rsidRPr="0018571B">
        <w:rPr>
          <w:lang w:val="en-US"/>
        </w:rPr>
        <w:t>– Main, because for some there is no additional Level-specific information needed. If a clause or sub-clause in S-</w:t>
      </w:r>
      <w:del w:id="130" w:author="Birklhuber Bernd" w:date="2026-08-07T14:16:00Z">
        <w:r w:rsidRPr="0018571B" w:rsidDel="0099493D">
          <w:rPr>
            <w:lang w:val="en-US"/>
          </w:rPr>
          <w:delText xml:space="preserve">98 </w:delText>
        </w:r>
      </w:del>
      <w:ins w:id="131" w:author="Birklhuber Bernd" w:date="2026-08-07T14:16:00Z">
        <w:r w:rsidR="0099493D">
          <w:rPr>
            <w:lang w:val="en-US"/>
          </w:rPr>
          <w:t>403</w:t>
        </w:r>
        <w:r w:rsidR="0099493D" w:rsidRPr="0018571B">
          <w:rPr>
            <w:lang w:val="en-US"/>
          </w:rPr>
          <w:t xml:space="preserve"> </w:t>
        </w:r>
      </w:ins>
      <w:r w:rsidRPr="0018571B">
        <w:rPr>
          <w:lang w:val="en-US"/>
        </w:rPr>
        <w:t xml:space="preserve">– Main has no corresponding clause or sub-clause in this Part, there is no Level-specific information on that topic. </w:t>
      </w:r>
    </w:p>
    <w:p w14:paraId="03C2C854" w14:textId="77777777" w:rsidR="00BF35A9" w:rsidRPr="0018571B" w:rsidRDefault="00000000">
      <w:pPr>
        <w:ind w:left="-5"/>
        <w:rPr>
          <w:lang w:val="en-US"/>
        </w:rPr>
      </w:pPr>
      <w:r w:rsidRPr="0018571B">
        <w:rPr>
          <w:lang w:val="en-US"/>
        </w:rPr>
        <w:t xml:space="preserve">Part B includes Part A content (pertaining to Level 1), adapted as necessary for Level 2. Reference to Part A should therefore not be needed. </w:t>
      </w:r>
    </w:p>
    <w:p w14:paraId="628BF0A4" w14:textId="77777777" w:rsidR="00BF35A9" w:rsidRPr="0018571B" w:rsidRDefault="00000000">
      <w:pPr>
        <w:spacing w:after="139" w:line="259" w:lineRule="auto"/>
        <w:ind w:left="0" w:firstLine="0"/>
        <w:jc w:val="left"/>
        <w:rPr>
          <w:lang w:val="en-US"/>
        </w:rPr>
      </w:pPr>
      <w:r w:rsidRPr="0018571B">
        <w:rPr>
          <w:lang w:val="en-US"/>
        </w:rPr>
        <w:t xml:space="preserve"> </w:t>
      </w:r>
    </w:p>
    <w:p w14:paraId="2D9BB146" w14:textId="77777777" w:rsidR="00BF35A9" w:rsidRPr="0018571B" w:rsidRDefault="00000000">
      <w:pPr>
        <w:pStyle w:val="berschrift1"/>
        <w:spacing w:after="140"/>
        <w:ind w:left="-5"/>
        <w:rPr>
          <w:lang w:val="en-US"/>
        </w:rPr>
      </w:pPr>
      <w:bookmarkStart w:id="132" w:name="_Toc36004"/>
      <w:r w:rsidRPr="0018571B">
        <w:rPr>
          <w:sz w:val="24"/>
          <w:lang w:val="en-US"/>
        </w:rPr>
        <w:t xml:space="preserve">B-2 Specification Scope for Part B </w:t>
      </w:r>
      <w:bookmarkEnd w:id="132"/>
    </w:p>
    <w:p w14:paraId="48ECA145" w14:textId="16B55772" w:rsidR="00BF35A9" w:rsidRPr="0018571B" w:rsidRDefault="00000000">
      <w:pPr>
        <w:ind w:left="-5"/>
        <w:rPr>
          <w:lang w:val="en-US"/>
        </w:rPr>
      </w:pPr>
      <w:r w:rsidRPr="0018571B">
        <w:rPr>
          <w:lang w:val="en-US"/>
        </w:rPr>
        <w:t>S-</w:t>
      </w:r>
      <w:del w:id="133" w:author="Birklhuber Bernd" w:date="2026-08-07T14:16:00Z">
        <w:r w:rsidRPr="0018571B" w:rsidDel="0099493D">
          <w:rPr>
            <w:lang w:val="en-US"/>
          </w:rPr>
          <w:delText xml:space="preserve">98 </w:delText>
        </w:r>
      </w:del>
      <w:ins w:id="134" w:author="Birklhuber Bernd" w:date="2026-08-07T14:16:00Z">
        <w:r w:rsidR="0099493D">
          <w:rPr>
            <w:lang w:val="en-US"/>
          </w:rPr>
          <w:t>403</w:t>
        </w:r>
        <w:r w:rsidR="0099493D" w:rsidRPr="0018571B">
          <w:rPr>
            <w:lang w:val="en-US"/>
          </w:rPr>
          <w:t xml:space="preserve"> </w:t>
        </w:r>
      </w:ins>
      <w:r w:rsidRPr="0018571B">
        <w:rPr>
          <w:lang w:val="en-US"/>
        </w:rPr>
        <w:t>Part B describes the portions of S-98 which correspond to the following scope defined in S-</w:t>
      </w:r>
      <w:del w:id="135" w:author="Birklhuber Bernd" w:date="2026-08-07T14:16:00Z">
        <w:r w:rsidRPr="0018571B" w:rsidDel="0099493D">
          <w:rPr>
            <w:lang w:val="en-US"/>
          </w:rPr>
          <w:delText xml:space="preserve">98 </w:delText>
        </w:r>
      </w:del>
      <w:ins w:id="136" w:author="Birklhuber Bernd" w:date="2026-08-07T14:16:00Z">
        <w:r w:rsidR="0099493D">
          <w:rPr>
            <w:lang w:val="en-US"/>
          </w:rPr>
          <w:t>403</w:t>
        </w:r>
        <w:r w:rsidR="0099493D" w:rsidRPr="0018571B">
          <w:rPr>
            <w:lang w:val="en-US"/>
          </w:rPr>
          <w:t xml:space="preserve"> </w:t>
        </w:r>
      </w:ins>
      <w:r w:rsidRPr="0018571B">
        <w:rPr>
          <w:lang w:val="en-US"/>
        </w:rPr>
        <w:t xml:space="preserve">– Main (clause 2): </w:t>
      </w:r>
    </w:p>
    <w:p w14:paraId="38F3C1E9" w14:textId="46CE79D5" w:rsidR="00BF35A9" w:rsidRPr="0018571B" w:rsidRDefault="00000000">
      <w:pPr>
        <w:pStyle w:val="berschrift2"/>
        <w:spacing w:after="104"/>
        <w:ind w:left="-5"/>
        <w:rPr>
          <w:lang w:val="en-US"/>
        </w:rPr>
      </w:pPr>
      <w:r w:rsidRPr="0018571B">
        <w:rPr>
          <w:sz w:val="20"/>
          <w:lang w:val="en-US"/>
        </w:rPr>
        <w:t xml:space="preserve">Scope Identification: </w:t>
      </w:r>
      <w:r w:rsidRPr="0018571B">
        <w:rPr>
          <w:b w:val="0"/>
          <w:sz w:val="20"/>
          <w:lang w:val="en-US"/>
        </w:rPr>
        <w:t>S</w:t>
      </w:r>
      <w:ins w:id="137" w:author="Birklhuber Bernd" w:date="2026-08-07T14:17:00Z">
        <w:r w:rsidR="0099493D">
          <w:rPr>
            <w:b w:val="0"/>
            <w:sz w:val="20"/>
            <w:lang w:val="en-US"/>
          </w:rPr>
          <w:t>403</w:t>
        </w:r>
      </w:ins>
      <w:del w:id="138" w:author="Birklhuber Bernd" w:date="2026-08-07T14:17:00Z">
        <w:r w:rsidRPr="0018571B" w:rsidDel="0099493D">
          <w:rPr>
            <w:b w:val="0"/>
            <w:sz w:val="20"/>
            <w:lang w:val="en-US"/>
          </w:rPr>
          <w:delText>98</w:delText>
        </w:r>
      </w:del>
      <w:r w:rsidRPr="0018571B">
        <w:rPr>
          <w:b w:val="0"/>
          <w:sz w:val="20"/>
          <w:lang w:val="en-US"/>
        </w:rPr>
        <w:t xml:space="preserve">L2 </w:t>
      </w:r>
    </w:p>
    <w:p w14:paraId="7A62EC6B" w14:textId="77777777" w:rsidR="00BF35A9" w:rsidRPr="0018571B" w:rsidRDefault="00000000">
      <w:pPr>
        <w:ind w:left="-5"/>
        <w:rPr>
          <w:lang w:val="en-US"/>
        </w:rPr>
      </w:pPr>
      <w:r w:rsidRPr="0018571B">
        <w:rPr>
          <w:b/>
          <w:lang w:val="en-US"/>
        </w:rPr>
        <w:t>Level</w:t>
      </w:r>
      <w:r w:rsidRPr="0018571B">
        <w:rPr>
          <w:lang w:val="en-US"/>
        </w:rPr>
        <w:t xml:space="preserve">: </w:t>
      </w:r>
      <w:proofErr w:type="spellStart"/>
      <w:r w:rsidRPr="0018571B">
        <w:rPr>
          <w:lang w:val="en-US"/>
        </w:rPr>
        <w:t>MD_ScopeCode</w:t>
      </w:r>
      <w:proofErr w:type="spellEnd"/>
      <w:r w:rsidRPr="0018571B">
        <w:rPr>
          <w:lang w:val="en-US"/>
        </w:rPr>
        <w:t xml:space="preserve"> – 13 (software)</w:t>
      </w:r>
      <w:r w:rsidRPr="0018571B">
        <w:rPr>
          <w:b/>
          <w:lang w:val="en-US"/>
        </w:rPr>
        <w:t xml:space="preserve"> </w:t>
      </w:r>
    </w:p>
    <w:p w14:paraId="4014D0D6" w14:textId="77777777" w:rsidR="00BF35A9" w:rsidRPr="0018571B" w:rsidRDefault="00000000">
      <w:pPr>
        <w:ind w:left="-5"/>
        <w:rPr>
          <w:lang w:val="en-US"/>
        </w:rPr>
      </w:pPr>
      <w:r w:rsidRPr="0018571B">
        <w:rPr>
          <w:b/>
          <w:lang w:val="en-US"/>
        </w:rPr>
        <w:lastRenderedPageBreak/>
        <w:t>Level Name</w:t>
      </w:r>
      <w:r w:rsidRPr="0018571B">
        <w:rPr>
          <w:lang w:val="en-US"/>
        </w:rPr>
        <w:t>: Interoperability Level 2</w:t>
      </w:r>
      <w:r w:rsidRPr="0018571B">
        <w:rPr>
          <w:b/>
          <w:lang w:val="en-US"/>
        </w:rPr>
        <w:t xml:space="preserve"> </w:t>
      </w:r>
    </w:p>
    <w:p w14:paraId="799C8744" w14:textId="77777777" w:rsidR="00BF35A9" w:rsidRPr="0018571B" w:rsidRDefault="00000000">
      <w:pPr>
        <w:ind w:left="-5"/>
        <w:rPr>
          <w:lang w:val="en-US"/>
        </w:rPr>
      </w:pPr>
      <w:r w:rsidRPr="0018571B">
        <w:rPr>
          <w:b/>
          <w:lang w:val="en-US"/>
        </w:rPr>
        <w:t>Description</w:t>
      </w:r>
      <w:r w:rsidRPr="0018571B">
        <w:rPr>
          <w:lang w:val="en-US"/>
        </w:rPr>
        <w:t xml:space="preserve">: Type-based selectivity and feature class replacement; interleaving </w:t>
      </w:r>
    </w:p>
    <w:p w14:paraId="04FE40A1" w14:textId="77777777" w:rsidR="00BF35A9" w:rsidRPr="0018571B" w:rsidRDefault="00000000">
      <w:pPr>
        <w:spacing w:after="112"/>
        <w:ind w:left="-5"/>
        <w:jc w:val="left"/>
        <w:rPr>
          <w:lang w:val="en-US"/>
        </w:rPr>
      </w:pPr>
      <w:r w:rsidRPr="0018571B">
        <w:rPr>
          <w:b/>
          <w:lang w:val="en-US"/>
        </w:rPr>
        <w:t>Extent</w:t>
      </w:r>
      <w:r w:rsidRPr="0018571B">
        <w:rPr>
          <w:lang w:val="en-US"/>
        </w:rPr>
        <w:t xml:space="preserve">: </w:t>
      </w:r>
      <w:proofErr w:type="spellStart"/>
      <w:r w:rsidRPr="0018571B">
        <w:rPr>
          <w:lang w:val="en-US"/>
        </w:rPr>
        <w:t>EX_Extent.description</w:t>
      </w:r>
      <w:proofErr w:type="spellEnd"/>
      <w:r w:rsidRPr="0018571B">
        <w:rPr>
          <w:lang w:val="en-US"/>
        </w:rPr>
        <w:t xml:space="preserve"> = “worldwide”; </w:t>
      </w:r>
      <w:proofErr w:type="spellStart"/>
      <w:r w:rsidRPr="0018571B">
        <w:rPr>
          <w:lang w:val="en-US"/>
        </w:rPr>
        <w:t>EX_GeographicBoundingBox</w:t>
      </w:r>
      <w:proofErr w:type="spellEnd"/>
      <w:r w:rsidRPr="0018571B">
        <w:rPr>
          <w:lang w:val="en-US"/>
        </w:rPr>
        <w:t xml:space="preserve"> = [-180, +180, -90, +90] </w:t>
      </w:r>
    </w:p>
    <w:p w14:paraId="29021CF5" w14:textId="77777777" w:rsidR="00BF35A9" w:rsidRPr="0018571B" w:rsidRDefault="00000000">
      <w:pPr>
        <w:spacing w:after="139" w:line="259" w:lineRule="auto"/>
        <w:ind w:left="0" w:firstLine="0"/>
        <w:jc w:val="left"/>
        <w:rPr>
          <w:lang w:val="en-US"/>
        </w:rPr>
      </w:pPr>
      <w:r w:rsidRPr="0018571B">
        <w:rPr>
          <w:lang w:val="en-US"/>
        </w:rPr>
        <w:t xml:space="preserve"> </w:t>
      </w:r>
    </w:p>
    <w:p w14:paraId="511DACE2" w14:textId="77777777" w:rsidR="00BF35A9" w:rsidRPr="0018571B" w:rsidRDefault="00000000">
      <w:pPr>
        <w:pStyle w:val="berschrift1"/>
        <w:spacing w:after="140"/>
        <w:ind w:left="-5"/>
        <w:rPr>
          <w:lang w:val="en-US"/>
        </w:rPr>
      </w:pPr>
      <w:bookmarkStart w:id="139" w:name="_Toc36005"/>
      <w:r w:rsidRPr="0018571B">
        <w:rPr>
          <w:sz w:val="24"/>
          <w:lang w:val="en-US"/>
        </w:rPr>
        <w:t xml:space="preserve">B-3 Data Content and Structure </w:t>
      </w:r>
      <w:bookmarkEnd w:id="139"/>
    </w:p>
    <w:p w14:paraId="7A7E37AF" w14:textId="77777777" w:rsidR="00BF35A9" w:rsidRPr="0018571B" w:rsidRDefault="00000000">
      <w:pPr>
        <w:pStyle w:val="berschrift1"/>
        <w:ind w:left="-5"/>
        <w:rPr>
          <w:lang w:val="en-US"/>
        </w:rPr>
      </w:pPr>
      <w:bookmarkStart w:id="140" w:name="_Toc36006"/>
      <w:r w:rsidRPr="0018571B">
        <w:rPr>
          <w:lang w:val="en-US"/>
        </w:rPr>
        <w:t xml:space="preserve">B-3.1 Application Schema </w:t>
      </w:r>
      <w:bookmarkEnd w:id="140"/>
    </w:p>
    <w:p w14:paraId="572B2FC1" w14:textId="77777777" w:rsidR="00BF35A9" w:rsidRPr="0018571B" w:rsidRDefault="00000000">
      <w:pPr>
        <w:pStyle w:val="berschrift1"/>
        <w:spacing w:after="104"/>
        <w:ind w:left="-5"/>
        <w:rPr>
          <w:lang w:val="en-US"/>
        </w:rPr>
      </w:pPr>
      <w:bookmarkStart w:id="141" w:name="_Toc36007"/>
      <w:r w:rsidRPr="0018571B">
        <w:rPr>
          <w:sz w:val="20"/>
          <w:lang w:val="en-US"/>
        </w:rPr>
        <w:t xml:space="preserve">B-3.1.1 Overview of Application Schema </w:t>
      </w:r>
      <w:bookmarkEnd w:id="141"/>
    </w:p>
    <w:p w14:paraId="2ED3F0A2" w14:textId="77777777" w:rsidR="00BF35A9" w:rsidRDefault="00000000">
      <w:pPr>
        <w:spacing w:after="53"/>
        <w:ind w:left="-5"/>
      </w:pPr>
      <w:r w:rsidRPr="0018571B">
        <w:rPr>
          <w:lang w:val="en-US"/>
        </w:rPr>
        <w:t xml:space="preserve">The Application Schema for Interoperability Level 2 is depicted in Figure B-3.1 below. This Application Schema is a subset of the full Application Schema in S-100 Part 16. </w:t>
      </w:r>
      <w:proofErr w:type="spellStart"/>
      <w:r>
        <w:t>It</w:t>
      </w:r>
      <w:proofErr w:type="spellEnd"/>
      <w:r>
        <w:t xml:space="preserve"> </w:t>
      </w:r>
      <w:proofErr w:type="spellStart"/>
      <w:r>
        <w:t>consists</w:t>
      </w:r>
      <w:proofErr w:type="spellEnd"/>
      <w:r>
        <w:t xml:space="preserve"> </w:t>
      </w:r>
      <w:proofErr w:type="spellStart"/>
      <w:r>
        <w:t>of</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components</w:t>
      </w:r>
      <w:proofErr w:type="spellEnd"/>
      <w:r>
        <w:t xml:space="preserve">: </w:t>
      </w:r>
    </w:p>
    <w:p w14:paraId="13C33173" w14:textId="77777777" w:rsidR="00BF35A9" w:rsidRDefault="00000000">
      <w:pPr>
        <w:numPr>
          <w:ilvl w:val="0"/>
          <w:numId w:val="3"/>
        </w:numPr>
        <w:spacing w:after="51"/>
        <w:ind w:hanging="360"/>
      </w:pPr>
      <w:r>
        <w:t xml:space="preserve">Catalogue </w:t>
      </w:r>
      <w:proofErr w:type="spellStart"/>
      <w:r>
        <w:t>header</w:t>
      </w:r>
      <w:proofErr w:type="spellEnd"/>
      <w:r>
        <w:t xml:space="preserve"> </w:t>
      </w:r>
      <w:proofErr w:type="spellStart"/>
      <w:r>
        <w:t>information</w:t>
      </w:r>
      <w:proofErr w:type="spellEnd"/>
      <w:r>
        <w:t xml:space="preserve">. </w:t>
      </w:r>
    </w:p>
    <w:p w14:paraId="424CBDE7" w14:textId="77777777" w:rsidR="00BF35A9" w:rsidRDefault="00000000">
      <w:pPr>
        <w:numPr>
          <w:ilvl w:val="0"/>
          <w:numId w:val="3"/>
        </w:numPr>
        <w:spacing w:after="52"/>
        <w:ind w:hanging="360"/>
      </w:pPr>
      <w:r>
        <w:t xml:space="preserve">Display plane </w:t>
      </w:r>
      <w:proofErr w:type="spellStart"/>
      <w:r>
        <w:t>ordering</w:t>
      </w:r>
      <w:proofErr w:type="spellEnd"/>
      <w:r>
        <w:t xml:space="preserve"> </w:t>
      </w:r>
      <w:proofErr w:type="spellStart"/>
      <w:r>
        <w:t>information</w:t>
      </w:r>
      <w:proofErr w:type="spellEnd"/>
      <w:r>
        <w:t xml:space="preserve">. </w:t>
      </w:r>
    </w:p>
    <w:p w14:paraId="151E1871" w14:textId="77777777" w:rsidR="00BF35A9" w:rsidRPr="0018571B" w:rsidRDefault="00000000">
      <w:pPr>
        <w:numPr>
          <w:ilvl w:val="0"/>
          <w:numId w:val="3"/>
        </w:numPr>
        <w:spacing w:after="49"/>
        <w:ind w:hanging="360"/>
        <w:rPr>
          <w:lang w:val="en-US"/>
        </w:rPr>
      </w:pPr>
      <w:r w:rsidRPr="0018571B">
        <w:rPr>
          <w:lang w:val="en-US"/>
        </w:rPr>
        <w:t xml:space="preserve">Display planes content in the form of either features or drawing instructions. </w:t>
      </w:r>
    </w:p>
    <w:p w14:paraId="3E9C7281" w14:textId="77777777" w:rsidR="00BF35A9" w:rsidRPr="0018571B" w:rsidRDefault="00000000">
      <w:pPr>
        <w:numPr>
          <w:ilvl w:val="0"/>
          <w:numId w:val="3"/>
        </w:numPr>
        <w:spacing w:after="51"/>
        <w:ind w:hanging="360"/>
        <w:rPr>
          <w:lang w:val="en-US"/>
        </w:rPr>
      </w:pPr>
      <w:r w:rsidRPr="0018571B">
        <w:rPr>
          <w:lang w:val="en-US"/>
        </w:rPr>
        <w:t xml:space="preserve">Specification of rules indicating which feature layers to suppress. </w:t>
      </w:r>
    </w:p>
    <w:p w14:paraId="12E19555" w14:textId="77777777" w:rsidR="00BF35A9" w:rsidRPr="0018571B" w:rsidRDefault="00000000">
      <w:pPr>
        <w:numPr>
          <w:ilvl w:val="0"/>
          <w:numId w:val="3"/>
        </w:numPr>
        <w:spacing w:after="53"/>
        <w:ind w:hanging="360"/>
        <w:rPr>
          <w:lang w:val="en-US"/>
        </w:rPr>
      </w:pPr>
      <w:r w:rsidRPr="0018571B">
        <w:rPr>
          <w:lang w:val="en-US"/>
        </w:rPr>
        <w:t xml:space="preserve">Specification of data product combinations and method of referencing collections of interoperability rules and operations to specific combinations. </w:t>
      </w:r>
    </w:p>
    <w:p w14:paraId="732AA8E1" w14:textId="77777777" w:rsidR="00BF35A9" w:rsidRPr="0018571B" w:rsidRDefault="00000000">
      <w:pPr>
        <w:numPr>
          <w:ilvl w:val="0"/>
          <w:numId w:val="3"/>
        </w:numPr>
        <w:ind w:hanging="360"/>
        <w:rPr>
          <w:lang w:val="en-US"/>
        </w:rPr>
      </w:pPr>
      <w:r w:rsidRPr="0018571B">
        <w:rPr>
          <w:lang w:val="en-US"/>
        </w:rPr>
        <w:t xml:space="preserve">Specification of rules indicating which feature instances to suppress. </w:t>
      </w:r>
    </w:p>
    <w:p w14:paraId="469DB91F" w14:textId="77777777" w:rsidR="00BF35A9" w:rsidRPr="0018571B" w:rsidRDefault="00000000">
      <w:pPr>
        <w:spacing w:after="0" w:line="259" w:lineRule="auto"/>
        <w:ind w:left="0" w:firstLine="0"/>
        <w:jc w:val="left"/>
        <w:rPr>
          <w:lang w:val="en-US"/>
        </w:rPr>
      </w:pPr>
      <w:r w:rsidRPr="0018571B">
        <w:rPr>
          <w:lang w:val="en-US"/>
        </w:rPr>
        <w:t xml:space="preserve"> </w:t>
      </w:r>
      <w:r w:rsidRPr="0018571B">
        <w:rPr>
          <w:lang w:val="en-US"/>
        </w:rPr>
        <w:br w:type="page"/>
      </w:r>
    </w:p>
    <w:p w14:paraId="2BD3BDFE" w14:textId="77777777" w:rsidR="00BF35A9" w:rsidRPr="00A9193D" w:rsidRDefault="00000000">
      <w:pPr>
        <w:spacing w:after="41" w:line="259" w:lineRule="auto"/>
        <w:ind w:left="0" w:firstLine="0"/>
        <w:jc w:val="right"/>
        <w:rPr>
          <w:lang w:val="en-US"/>
          <w:rPrChange w:id="142" w:author="Birklhuber Bernd" w:date="2026-08-10T07:55:00Z">
            <w:rPr/>
          </w:rPrChange>
        </w:rPr>
      </w:pPr>
      <w:r>
        <w:rPr>
          <w:noProof/>
        </w:rPr>
        <w:lastRenderedPageBreak/>
        <w:drawing>
          <wp:inline distT="0" distB="0" distL="0" distR="0" wp14:anchorId="452EAA8A" wp14:editId="2A5150A4">
            <wp:extent cx="5994273" cy="5107305"/>
            <wp:effectExtent l="0" t="0" r="0" b="0"/>
            <wp:docPr id="2193" name="Picture 2193"/>
            <wp:cNvGraphicFramePr/>
            <a:graphic xmlns:a="http://schemas.openxmlformats.org/drawingml/2006/main">
              <a:graphicData uri="http://schemas.openxmlformats.org/drawingml/2006/picture">
                <pic:pic xmlns:pic="http://schemas.openxmlformats.org/drawingml/2006/picture">
                  <pic:nvPicPr>
                    <pic:cNvPr id="2193" name="Picture 2193"/>
                    <pic:cNvPicPr/>
                  </pic:nvPicPr>
                  <pic:blipFill>
                    <a:blip r:embed="rId39"/>
                    <a:stretch>
                      <a:fillRect/>
                    </a:stretch>
                  </pic:blipFill>
                  <pic:spPr>
                    <a:xfrm>
                      <a:off x="0" y="0"/>
                      <a:ext cx="5994273" cy="5107305"/>
                    </a:xfrm>
                    <a:prstGeom prst="rect">
                      <a:avLst/>
                    </a:prstGeom>
                  </pic:spPr>
                </pic:pic>
              </a:graphicData>
            </a:graphic>
          </wp:inline>
        </w:drawing>
      </w:r>
      <w:r w:rsidRPr="00A9193D">
        <w:rPr>
          <w:lang w:val="en-US"/>
          <w:rPrChange w:id="143" w:author="Birklhuber Bernd" w:date="2026-08-10T07:55:00Z">
            <w:rPr/>
          </w:rPrChange>
        </w:rPr>
        <w:t xml:space="preserve"> </w:t>
      </w:r>
    </w:p>
    <w:p w14:paraId="752C8A0B" w14:textId="77777777" w:rsidR="00BF35A9" w:rsidRPr="0018571B" w:rsidRDefault="00000000">
      <w:pPr>
        <w:spacing w:after="122" w:line="259" w:lineRule="auto"/>
        <w:ind w:left="664" w:right="720"/>
        <w:jc w:val="center"/>
        <w:rPr>
          <w:lang w:val="en-US"/>
        </w:rPr>
      </w:pPr>
      <w:r w:rsidRPr="0018571B">
        <w:rPr>
          <w:b/>
          <w:sz w:val="18"/>
          <w:lang w:val="en-US"/>
        </w:rPr>
        <w:t xml:space="preserve">Figure B-3.1 – Level 2 Interoperability Catalogue </w:t>
      </w:r>
    </w:p>
    <w:p w14:paraId="48B8C0DB" w14:textId="77777777" w:rsidR="00BF35A9" w:rsidRPr="0018571B" w:rsidRDefault="00000000">
      <w:pPr>
        <w:pStyle w:val="berschrift1"/>
        <w:spacing w:after="104"/>
        <w:ind w:left="-5"/>
        <w:rPr>
          <w:lang w:val="en-US"/>
        </w:rPr>
      </w:pPr>
      <w:bookmarkStart w:id="144" w:name="_Toc36008"/>
      <w:r w:rsidRPr="0018571B">
        <w:rPr>
          <w:sz w:val="20"/>
          <w:lang w:val="en-US"/>
        </w:rPr>
        <w:t xml:space="preserve">B-3.1.2 Operations in pre-defined combinations </w:t>
      </w:r>
      <w:bookmarkEnd w:id="144"/>
    </w:p>
    <w:p w14:paraId="72CB6AF2" w14:textId="77777777" w:rsidR="00BF35A9" w:rsidRPr="0018571B" w:rsidRDefault="00000000">
      <w:pPr>
        <w:ind w:left="-5"/>
        <w:rPr>
          <w:lang w:val="en-US"/>
        </w:rPr>
      </w:pPr>
      <w:r w:rsidRPr="0018571B">
        <w:rPr>
          <w:lang w:val="en-US"/>
        </w:rPr>
        <w:t xml:space="preserve">Level 2 introduces predefined combinations, whereby the scope of specified interoperability operations can be restricted so the operations are executed only when a specified set of data products is active on the user display. Display plane and feature ordering (Level 1 operations) can be thus restricted by associating a specific set of products (listed in </w:t>
      </w:r>
      <w:r w:rsidRPr="0018571B">
        <w:rPr>
          <w:b/>
          <w:lang w:val="en-US"/>
        </w:rPr>
        <w:t>S100_IC_PredefinedCombination</w:t>
      </w:r>
      <w:r w:rsidRPr="0018571B">
        <w:rPr>
          <w:lang w:val="en-US"/>
        </w:rPr>
        <w:t xml:space="preserve"> elements) to </w:t>
      </w:r>
      <w:r w:rsidRPr="0018571B">
        <w:rPr>
          <w:b/>
          <w:lang w:val="en-US"/>
        </w:rPr>
        <w:t>S100_IC_DisplayPlane</w:t>
      </w:r>
      <w:r w:rsidRPr="0018571B">
        <w:rPr>
          <w:lang w:val="en-US"/>
        </w:rPr>
        <w:t xml:space="preserve"> elements. </w:t>
      </w:r>
    </w:p>
    <w:p w14:paraId="00D2BA82" w14:textId="77777777" w:rsidR="00BF35A9" w:rsidRPr="0018571B" w:rsidRDefault="00000000">
      <w:pPr>
        <w:ind w:left="-5"/>
        <w:rPr>
          <w:lang w:val="en-US"/>
        </w:rPr>
      </w:pPr>
      <w:r w:rsidRPr="0018571B">
        <w:rPr>
          <w:lang w:val="en-US"/>
        </w:rPr>
        <w:t xml:space="preserve">Level 2 interoperability also allows replacement of a feature layer from one product by a feature layer from another product. These layers are specified by </w:t>
      </w:r>
      <w:r w:rsidRPr="0018571B">
        <w:rPr>
          <w:b/>
          <w:lang w:val="en-US"/>
        </w:rPr>
        <w:t>S100_IC_SuppressedFeatureLayer</w:t>
      </w:r>
      <w:r w:rsidRPr="0018571B">
        <w:rPr>
          <w:lang w:val="en-US"/>
        </w:rPr>
        <w:t xml:space="preserve"> elements. Replacement operations are restricted to occur only when specific combinations of data products are present on the user display because the </w:t>
      </w:r>
      <w:r w:rsidRPr="0018571B">
        <w:rPr>
          <w:b/>
          <w:lang w:val="en-US"/>
        </w:rPr>
        <w:t>S100_IC_SuppressedFeatureLayer</w:t>
      </w:r>
      <w:r w:rsidRPr="0018571B">
        <w:rPr>
          <w:lang w:val="en-US"/>
        </w:rPr>
        <w:t xml:space="preserve"> elements in Interoperability Catalogues are always contained within </w:t>
      </w:r>
      <w:r w:rsidRPr="0018571B">
        <w:rPr>
          <w:b/>
          <w:lang w:val="en-US"/>
        </w:rPr>
        <w:t>S100_IC_PredefinedCombination</w:t>
      </w:r>
      <w:r w:rsidRPr="0018571B">
        <w:rPr>
          <w:lang w:val="en-US"/>
        </w:rPr>
        <w:t xml:space="preserve"> elements. </w:t>
      </w:r>
    </w:p>
    <w:p w14:paraId="2F49B29E" w14:textId="77777777" w:rsidR="00BF35A9" w:rsidRPr="0018571B" w:rsidRDefault="00000000">
      <w:pPr>
        <w:pStyle w:val="berschrift1"/>
        <w:spacing w:after="104"/>
        <w:ind w:left="-5"/>
        <w:rPr>
          <w:lang w:val="en-US"/>
        </w:rPr>
      </w:pPr>
      <w:bookmarkStart w:id="145" w:name="_Toc36009"/>
      <w:r w:rsidRPr="0018571B">
        <w:rPr>
          <w:sz w:val="20"/>
          <w:lang w:val="en-US"/>
        </w:rPr>
        <w:t xml:space="preserve">B-3.1.3 Enhanced selection of feature instances </w:t>
      </w:r>
      <w:bookmarkEnd w:id="145"/>
    </w:p>
    <w:p w14:paraId="39562361" w14:textId="77777777" w:rsidR="00BF35A9" w:rsidRPr="0018571B" w:rsidRDefault="00000000">
      <w:pPr>
        <w:ind w:left="-5"/>
        <w:rPr>
          <w:lang w:val="en-US"/>
        </w:rPr>
      </w:pPr>
      <w:r w:rsidRPr="0018571B">
        <w:rPr>
          <w:lang w:val="en-US"/>
        </w:rPr>
        <w:t xml:space="preserve">Enhanced selection of feature instances is possible only in Levels 3 and 4 (Parts C and D). </w:t>
      </w:r>
    </w:p>
    <w:p w14:paraId="38980642" w14:textId="77777777" w:rsidR="00BF35A9" w:rsidRPr="0018571B" w:rsidRDefault="00000000">
      <w:pPr>
        <w:pStyle w:val="berschrift1"/>
        <w:spacing w:after="104"/>
        <w:ind w:left="-5"/>
        <w:rPr>
          <w:lang w:val="en-US"/>
        </w:rPr>
      </w:pPr>
      <w:bookmarkStart w:id="146" w:name="_Toc36010"/>
      <w:r w:rsidRPr="0018571B">
        <w:rPr>
          <w:sz w:val="20"/>
          <w:lang w:val="en-US"/>
        </w:rPr>
        <w:lastRenderedPageBreak/>
        <w:t xml:space="preserve">B-3.1.4 Interoperability levels </w:t>
      </w:r>
      <w:bookmarkEnd w:id="146"/>
    </w:p>
    <w:p w14:paraId="3B34F52F" w14:textId="77777777" w:rsidR="00BF35A9" w:rsidRPr="0018571B" w:rsidRDefault="00000000">
      <w:pPr>
        <w:ind w:left="-5"/>
        <w:rPr>
          <w:lang w:val="en-US"/>
        </w:rPr>
      </w:pPr>
      <w:r w:rsidRPr="0018571B">
        <w:rPr>
          <w:lang w:val="en-US"/>
        </w:rPr>
        <w:t xml:space="preserve">The </w:t>
      </w:r>
      <w:proofErr w:type="spellStart"/>
      <w:r w:rsidRPr="0018571B">
        <w:rPr>
          <w:i/>
          <w:lang w:val="en-US"/>
        </w:rPr>
        <w:t>interoperabilityLevel</w:t>
      </w:r>
      <w:proofErr w:type="spellEnd"/>
      <w:r w:rsidRPr="0018571B">
        <w:rPr>
          <w:lang w:val="en-US"/>
        </w:rPr>
        <w:t xml:space="preserve"> attribute in </w:t>
      </w:r>
      <w:r w:rsidRPr="0018571B">
        <w:rPr>
          <w:b/>
          <w:lang w:val="en-US"/>
        </w:rPr>
        <w:t>S100_IC_InteroperabilityCatalogue</w:t>
      </w:r>
      <w:r w:rsidRPr="0018571B">
        <w:rPr>
          <w:lang w:val="en-US"/>
        </w:rPr>
        <w:t xml:space="preserve"> specifies the highest Level of interoperability implemented in that XML Interoperability Catalogue file. The </w:t>
      </w:r>
      <w:proofErr w:type="spellStart"/>
      <w:r w:rsidRPr="0018571B">
        <w:rPr>
          <w:i/>
          <w:lang w:val="en-US"/>
        </w:rPr>
        <w:t>interoperabilityLevel</w:t>
      </w:r>
      <w:proofErr w:type="spellEnd"/>
      <w:r w:rsidRPr="0018571B">
        <w:rPr>
          <w:lang w:val="en-US"/>
        </w:rPr>
        <w:t xml:space="preserve"> attribute in </w:t>
      </w:r>
      <w:r w:rsidRPr="0018571B">
        <w:rPr>
          <w:b/>
          <w:lang w:val="en-US"/>
        </w:rPr>
        <w:t>S100_IC_DisplayPlane</w:t>
      </w:r>
      <w:r w:rsidRPr="0018571B">
        <w:rPr>
          <w:lang w:val="en-US"/>
        </w:rPr>
        <w:t xml:space="preserve"> specifies the Level to which that display plane pertains. </w:t>
      </w:r>
    </w:p>
    <w:p w14:paraId="79AED26E" w14:textId="77777777" w:rsidR="00BF35A9" w:rsidRPr="0018571B" w:rsidRDefault="00000000">
      <w:pPr>
        <w:ind w:left="-5"/>
        <w:rPr>
          <w:lang w:val="en-US"/>
        </w:rPr>
      </w:pPr>
      <w:r w:rsidRPr="0018571B">
        <w:rPr>
          <w:lang w:val="en-US"/>
        </w:rPr>
        <w:t xml:space="preserve">The </w:t>
      </w:r>
      <w:proofErr w:type="spellStart"/>
      <w:r w:rsidRPr="0018571B">
        <w:rPr>
          <w:i/>
          <w:lang w:val="en-US"/>
        </w:rPr>
        <w:t>interoperabilityLevel</w:t>
      </w:r>
      <w:proofErr w:type="spellEnd"/>
      <w:r w:rsidRPr="0018571B">
        <w:rPr>
          <w:lang w:val="en-US"/>
        </w:rPr>
        <w:t xml:space="preserve"> attribute in each </w:t>
      </w:r>
      <w:r w:rsidRPr="0018571B">
        <w:rPr>
          <w:b/>
          <w:lang w:val="en-US"/>
        </w:rPr>
        <w:t>S100_IC_PredefinedCombination</w:t>
      </w:r>
      <w:r w:rsidRPr="0018571B">
        <w:rPr>
          <w:lang w:val="en-US"/>
        </w:rPr>
        <w:t xml:space="preserve"> element specifies the highest Level of interoperability operations that are encoded in the element. </w:t>
      </w:r>
      <w:r w:rsidRPr="0018571B">
        <w:rPr>
          <w:b/>
          <w:lang w:val="en-US"/>
        </w:rPr>
        <w:t>S100_IC_PredefinedCombination</w:t>
      </w:r>
      <w:r w:rsidRPr="0018571B">
        <w:rPr>
          <w:lang w:val="en-US"/>
        </w:rPr>
        <w:t xml:space="preserve"> elements are permitted to also include operations of a lower Level of interoperability. </w:t>
      </w:r>
    </w:p>
    <w:p w14:paraId="42CBB54E" w14:textId="77777777" w:rsidR="00BF35A9" w:rsidRPr="0018571B" w:rsidRDefault="00000000">
      <w:pPr>
        <w:pStyle w:val="berschrift1"/>
        <w:spacing w:after="104"/>
        <w:ind w:left="-5"/>
        <w:rPr>
          <w:lang w:val="en-US"/>
        </w:rPr>
      </w:pPr>
      <w:bookmarkStart w:id="147" w:name="_Toc36011"/>
      <w:r w:rsidRPr="0018571B">
        <w:rPr>
          <w:sz w:val="20"/>
          <w:lang w:val="en-US"/>
        </w:rPr>
        <w:t xml:space="preserve">B-3.1.5 Hybridization rules </w:t>
      </w:r>
      <w:bookmarkEnd w:id="147"/>
    </w:p>
    <w:p w14:paraId="1BF7482E" w14:textId="77777777" w:rsidR="00BF35A9" w:rsidRPr="0018571B" w:rsidRDefault="00000000">
      <w:pPr>
        <w:ind w:left="-5"/>
        <w:rPr>
          <w:lang w:val="en-US"/>
        </w:rPr>
      </w:pPr>
      <w:r w:rsidRPr="0018571B">
        <w:rPr>
          <w:lang w:val="en-US"/>
        </w:rPr>
        <w:t xml:space="preserve">Hybridization rules are allowed only in Levels 3 and 4 (Parts C and D). </w:t>
      </w:r>
    </w:p>
    <w:p w14:paraId="7898D430" w14:textId="77777777" w:rsidR="00BF35A9" w:rsidRPr="0018571B" w:rsidRDefault="00000000">
      <w:pPr>
        <w:pStyle w:val="berschrift1"/>
        <w:spacing w:after="104"/>
        <w:ind w:left="-5"/>
        <w:rPr>
          <w:lang w:val="en-US"/>
        </w:rPr>
      </w:pPr>
      <w:bookmarkStart w:id="148" w:name="_Toc36012"/>
      <w:r w:rsidRPr="0018571B">
        <w:rPr>
          <w:sz w:val="20"/>
          <w:lang w:val="en-US"/>
        </w:rPr>
        <w:t xml:space="preserve">B-3.1.6 Hybrid Feature and Portrayal Catalogues </w:t>
      </w:r>
      <w:bookmarkEnd w:id="148"/>
    </w:p>
    <w:p w14:paraId="1A114095" w14:textId="77777777" w:rsidR="00BF35A9" w:rsidRPr="0018571B" w:rsidRDefault="00000000">
      <w:pPr>
        <w:ind w:left="-5"/>
        <w:rPr>
          <w:lang w:val="en-US"/>
        </w:rPr>
      </w:pPr>
      <w:r w:rsidRPr="0018571B">
        <w:rPr>
          <w:lang w:val="en-US"/>
        </w:rPr>
        <w:t>Hybrid Feature and Portrayal Catalogues are allowed only in Levels 3 and 4 (Parts C and D)</w:t>
      </w:r>
      <w:r w:rsidRPr="0018571B">
        <w:rPr>
          <w:b/>
          <w:lang w:val="en-US"/>
        </w:rPr>
        <w:t>.</w:t>
      </w:r>
      <w:r w:rsidRPr="0018571B">
        <w:rPr>
          <w:lang w:val="en-US"/>
        </w:rPr>
        <w:t xml:space="preserve"> </w:t>
      </w:r>
    </w:p>
    <w:p w14:paraId="22E75372" w14:textId="77777777" w:rsidR="00BF35A9" w:rsidRPr="0018571B" w:rsidRDefault="00000000">
      <w:pPr>
        <w:pStyle w:val="berschrift1"/>
        <w:spacing w:after="104"/>
        <w:ind w:left="-5"/>
        <w:rPr>
          <w:lang w:val="en-US"/>
        </w:rPr>
      </w:pPr>
      <w:bookmarkStart w:id="149" w:name="_Toc36013"/>
      <w:r w:rsidRPr="0018571B">
        <w:rPr>
          <w:sz w:val="20"/>
          <w:lang w:val="en-US"/>
        </w:rPr>
        <w:t xml:space="preserve">B-3.1.7 Progression of Interoperability Levels </w:t>
      </w:r>
      <w:bookmarkEnd w:id="149"/>
    </w:p>
    <w:p w14:paraId="1F79028D" w14:textId="77777777" w:rsidR="00BF35A9" w:rsidRPr="0018571B" w:rsidRDefault="00000000">
      <w:pPr>
        <w:ind w:left="-5"/>
        <w:rPr>
          <w:lang w:val="en-US"/>
        </w:rPr>
      </w:pPr>
      <w:r w:rsidRPr="0018571B">
        <w:rPr>
          <w:lang w:val="en-US"/>
        </w:rPr>
        <w:t xml:space="preserve">Figure B-3.2 below shows the components of the model subset used by this Level compared to lower Levels. </w:t>
      </w:r>
    </w:p>
    <w:p w14:paraId="00638F4D" w14:textId="77777777" w:rsidR="00BF35A9" w:rsidRPr="0018571B" w:rsidRDefault="00000000">
      <w:pPr>
        <w:ind w:left="-5"/>
        <w:rPr>
          <w:lang w:val="en-US"/>
        </w:rPr>
      </w:pPr>
      <w:r w:rsidRPr="0018571B">
        <w:rPr>
          <w:lang w:val="en-US"/>
        </w:rPr>
        <w:t xml:space="preserve">Level 2 adds predefined combinations and feature suppression elements to Level 1. </w:t>
      </w:r>
    </w:p>
    <w:p w14:paraId="067D39AB" w14:textId="77777777" w:rsidR="00BF35A9" w:rsidRPr="0018571B" w:rsidRDefault="00000000">
      <w:pPr>
        <w:spacing w:after="66"/>
        <w:ind w:left="-5"/>
        <w:rPr>
          <w:lang w:val="en-US"/>
        </w:rPr>
      </w:pPr>
      <w:r w:rsidRPr="0018571B">
        <w:rPr>
          <w:lang w:val="en-US"/>
        </w:rPr>
        <w:t xml:space="preserve">Interoperability Catalogues at any Level can also use lower-Level functionality. </w:t>
      </w:r>
    </w:p>
    <w:p w14:paraId="0D1A0D8C" w14:textId="77777777" w:rsidR="00BF35A9" w:rsidRPr="00A9193D" w:rsidRDefault="00000000">
      <w:pPr>
        <w:spacing w:after="161" w:line="259" w:lineRule="auto"/>
        <w:ind w:left="0" w:right="1310" w:firstLine="0"/>
        <w:jc w:val="right"/>
        <w:rPr>
          <w:lang w:val="en-US"/>
          <w:rPrChange w:id="150" w:author="Birklhuber Bernd" w:date="2026-08-10T07:55:00Z">
            <w:rPr/>
          </w:rPrChange>
        </w:rPr>
      </w:pPr>
      <w:r>
        <w:rPr>
          <w:noProof/>
        </w:rPr>
        <w:drawing>
          <wp:inline distT="0" distB="0" distL="0" distR="0" wp14:anchorId="0C8F7B9F" wp14:editId="778646A5">
            <wp:extent cx="4337939" cy="2658745"/>
            <wp:effectExtent l="0" t="0" r="0" b="0"/>
            <wp:docPr id="2407" name="Picture 2407"/>
            <wp:cNvGraphicFramePr/>
            <a:graphic xmlns:a="http://schemas.openxmlformats.org/drawingml/2006/main">
              <a:graphicData uri="http://schemas.openxmlformats.org/drawingml/2006/picture">
                <pic:pic xmlns:pic="http://schemas.openxmlformats.org/drawingml/2006/picture">
                  <pic:nvPicPr>
                    <pic:cNvPr id="2407" name="Picture 2407"/>
                    <pic:cNvPicPr/>
                  </pic:nvPicPr>
                  <pic:blipFill>
                    <a:blip r:embed="rId40"/>
                    <a:stretch>
                      <a:fillRect/>
                    </a:stretch>
                  </pic:blipFill>
                  <pic:spPr>
                    <a:xfrm>
                      <a:off x="0" y="0"/>
                      <a:ext cx="4337939" cy="2658745"/>
                    </a:xfrm>
                    <a:prstGeom prst="rect">
                      <a:avLst/>
                    </a:prstGeom>
                  </pic:spPr>
                </pic:pic>
              </a:graphicData>
            </a:graphic>
          </wp:inline>
        </w:drawing>
      </w:r>
      <w:r w:rsidRPr="00A9193D">
        <w:rPr>
          <w:lang w:val="en-US"/>
          <w:rPrChange w:id="151" w:author="Birklhuber Bernd" w:date="2026-08-10T07:55:00Z">
            <w:rPr/>
          </w:rPrChange>
        </w:rPr>
        <w:t xml:space="preserve"> </w:t>
      </w:r>
    </w:p>
    <w:p w14:paraId="3B866D17" w14:textId="77777777" w:rsidR="00BF35A9" w:rsidRPr="0018571B" w:rsidRDefault="00000000">
      <w:pPr>
        <w:spacing w:after="144" w:line="259" w:lineRule="auto"/>
        <w:ind w:left="664" w:right="722"/>
        <w:jc w:val="center"/>
        <w:rPr>
          <w:lang w:val="en-US"/>
        </w:rPr>
      </w:pPr>
      <w:r w:rsidRPr="0018571B">
        <w:rPr>
          <w:b/>
          <w:sz w:val="18"/>
          <w:lang w:val="en-US"/>
        </w:rPr>
        <w:t xml:space="preserve">Figure B-3.2 - Progressive use of Interoperability Catalogue model </w:t>
      </w:r>
    </w:p>
    <w:p w14:paraId="2F13EBFA" w14:textId="77777777" w:rsidR="00BF35A9" w:rsidRPr="0018571B" w:rsidRDefault="00000000">
      <w:pPr>
        <w:spacing w:after="100" w:line="259" w:lineRule="auto"/>
        <w:ind w:left="0" w:firstLine="0"/>
        <w:jc w:val="left"/>
        <w:rPr>
          <w:lang w:val="en-US"/>
        </w:rPr>
      </w:pPr>
      <w:r w:rsidRPr="0018571B">
        <w:rPr>
          <w:b/>
          <w:sz w:val="22"/>
          <w:lang w:val="en-US"/>
        </w:rPr>
        <w:t xml:space="preserve"> </w:t>
      </w:r>
    </w:p>
    <w:p w14:paraId="2A50A519" w14:textId="77777777" w:rsidR="00BF35A9" w:rsidRPr="0018571B" w:rsidRDefault="00000000">
      <w:pPr>
        <w:pStyle w:val="berschrift1"/>
        <w:ind w:left="-5"/>
        <w:rPr>
          <w:lang w:val="en-US"/>
        </w:rPr>
      </w:pPr>
      <w:bookmarkStart w:id="152" w:name="_Toc36014"/>
      <w:r w:rsidRPr="0018571B">
        <w:rPr>
          <w:lang w:val="en-US"/>
        </w:rPr>
        <w:t xml:space="preserve">B-3.2 Interoperability Catalogue </w:t>
      </w:r>
      <w:bookmarkEnd w:id="152"/>
    </w:p>
    <w:p w14:paraId="72DA6A4C" w14:textId="77777777" w:rsidR="00BF35A9" w:rsidRPr="0018571B" w:rsidRDefault="00000000">
      <w:pPr>
        <w:pStyle w:val="berschrift1"/>
        <w:spacing w:after="104"/>
        <w:ind w:left="-5"/>
        <w:rPr>
          <w:lang w:val="en-US"/>
        </w:rPr>
      </w:pPr>
      <w:bookmarkStart w:id="153" w:name="_Toc36015"/>
      <w:r w:rsidRPr="0018571B">
        <w:rPr>
          <w:sz w:val="20"/>
          <w:lang w:val="en-US"/>
        </w:rPr>
        <w:t xml:space="preserve">B-3.2.1 Conceptual types for Level 2 interoperability  </w:t>
      </w:r>
      <w:bookmarkEnd w:id="153"/>
    </w:p>
    <w:p w14:paraId="402CEAFB" w14:textId="77777777" w:rsidR="00BF35A9" w:rsidRPr="0018571B" w:rsidRDefault="00000000">
      <w:pPr>
        <w:ind w:left="-5"/>
        <w:rPr>
          <w:lang w:val="en-US"/>
        </w:rPr>
      </w:pPr>
      <w:r w:rsidRPr="0018571B">
        <w:rPr>
          <w:lang w:val="en-US"/>
        </w:rPr>
        <w:t xml:space="preserve">The following clauses summarize the conceptual elements used in Level 2 Interoperability Catalogues. Details about these conceptual types are provided in S-100 Part 16. </w:t>
      </w:r>
    </w:p>
    <w:p w14:paraId="163F8550" w14:textId="77777777" w:rsidR="00BF35A9" w:rsidRPr="0018571B" w:rsidRDefault="00000000">
      <w:pPr>
        <w:pStyle w:val="berschrift3"/>
        <w:ind w:left="-5"/>
        <w:rPr>
          <w:lang w:val="en-US"/>
        </w:rPr>
      </w:pPr>
      <w:r w:rsidRPr="0018571B">
        <w:rPr>
          <w:lang w:val="en-US"/>
        </w:rPr>
        <w:t xml:space="preserve">B-3.2.1.1 Display plane (S100_IC_DisplayPlane) </w:t>
      </w:r>
    </w:p>
    <w:p w14:paraId="1DEA17A5" w14:textId="77777777" w:rsidR="00BF35A9" w:rsidRPr="0018571B" w:rsidRDefault="00000000">
      <w:pPr>
        <w:ind w:left="-5"/>
        <w:rPr>
          <w:lang w:val="en-US"/>
        </w:rPr>
      </w:pPr>
      <w:r w:rsidRPr="0018571B">
        <w:rPr>
          <w:lang w:val="en-US"/>
        </w:rPr>
        <w:t xml:space="preserve">A display plane element in the Interoperability Catalogue acts as a container for display information for specified feature classes, which enables the interleaving of feature layers during portrayal by indicating the display plane, priority, and drawing order of the features assigned to a display plane. </w:t>
      </w:r>
    </w:p>
    <w:p w14:paraId="3899D6A8" w14:textId="77777777" w:rsidR="00BF35A9" w:rsidRPr="0018571B" w:rsidRDefault="00000000">
      <w:pPr>
        <w:ind w:left="-5"/>
        <w:rPr>
          <w:lang w:val="en-US"/>
        </w:rPr>
      </w:pPr>
      <w:r w:rsidRPr="0018571B">
        <w:rPr>
          <w:lang w:val="en-US"/>
        </w:rPr>
        <w:lastRenderedPageBreak/>
        <w:t xml:space="preserve">A feature type may be referenced in more than one </w:t>
      </w:r>
      <w:r w:rsidRPr="0018571B">
        <w:rPr>
          <w:b/>
          <w:lang w:val="en-US"/>
        </w:rPr>
        <w:t>S100_IC_DisplayPlane</w:t>
      </w:r>
      <w:r w:rsidRPr="0018571B">
        <w:rPr>
          <w:lang w:val="en-US"/>
        </w:rPr>
        <w:t xml:space="preserve">, but the entries in different display planes must be distinguished by different attribute-value combinations or spatial primitives so that the actual instances of features are partitioned unambiguously between different display planes. </w:t>
      </w:r>
    </w:p>
    <w:p w14:paraId="00CCA9FA" w14:textId="77777777" w:rsidR="00BF35A9" w:rsidRPr="0018571B" w:rsidRDefault="00000000">
      <w:pPr>
        <w:ind w:left="-5"/>
        <w:rPr>
          <w:lang w:val="en-US"/>
        </w:rPr>
      </w:pPr>
      <w:r w:rsidRPr="0018571B">
        <w:rPr>
          <w:lang w:val="en-US"/>
        </w:rPr>
        <w:t xml:space="preserve">The portrayal of feature types not mentioned in any </w:t>
      </w:r>
      <w:r w:rsidRPr="0018571B">
        <w:rPr>
          <w:b/>
          <w:lang w:val="en-US"/>
        </w:rPr>
        <w:t>S100_IC_DisplayPlane</w:t>
      </w:r>
      <w:r w:rsidRPr="0018571B">
        <w:rPr>
          <w:lang w:val="en-US"/>
        </w:rPr>
        <w:t xml:space="preserve"> component is undefined until ordinary portrayal processing takes place.  </w:t>
      </w:r>
    </w:p>
    <w:p w14:paraId="46A17F1D" w14:textId="77777777" w:rsidR="00BF35A9" w:rsidRPr="0018571B" w:rsidRDefault="00000000">
      <w:pPr>
        <w:pStyle w:val="berschrift3"/>
        <w:ind w:left="-5"/>
        <w:rPr>
          <w:lang w:val="en-US"/>
        </w:rPr>
      </w:pPr>
      <w:r w:rsidRPr="0018571B">
        <w:rPr>
          <w:lang w:val="en-US"/>
        </w:rPr>
        <w:t xml:space="preserve">B-3.2.1.2 Feature type display information (S100_IC_Feature) </w:t>
      </w:r>
    </w:p>
    <w:p w14:paraId="3C964438" w14:textId="77777777" w:rsidR="00BF35A9" w:rsidRPr="0018571B" w:rsidRDefault="00000000">
      <w:pPr>
        <w:ind w:left="-5"/>
        <w:rPr>
          <w:lang w:val="en-US"/>
        </w:rPr>
      </w:pPr>
      <w:r w:rsidRPr="0018571B">
        <w:rPr>
          <w:lang w:val="en-US"/>
        </w:rPr>
        <w:t xml:space="preserve">The </w:t>
      </w:r>
      <w:r w:rsidRPr="0018571B">
        <w:rPr>
          <w:b/>
          <w:lang w:val="en-US"/>
        </w:rPr>
        <w:t>S100_IC_Feature</w:t>
      </w:r>
      <w:r w:rsidRPr="0018571B">
        <w:rPr>
          <w:lang w:val="en-US"/>
        </w:rPr>
        <w:t xml:space="preserve"> element describes the display parameters for all features of a specific feature type in a specific product and thereby determines the order of drawing the feature type relative to other feature types in the same display plane. It also specifies the viewing group to which the feature is assigned. Its applicability can be optionally restricted to a subset of instances of the feature type by additional attributes that specify the type of spatial primitive and indicate specific values of thematic attributes. </w:t>
      </w:r>
    </w:p>
    <w:p w14:paraId="6BC3DEA0" w14:textId="77777777" w:rsidR="00BF35A9" w:rsidRPr="0018571B" w:rsidRDefault="00000000">
      <w:pPr>
        <w:pStyle w:val="berschrift3"/>
        <w:ind w:left="-5"/>
        <w:rPr>
          <w:lang w:val="en-US"/>
        </w:rPr>
      </w:pPr>
      <w:r w:rsidRPr="0018571B">
        <w:rPr>
          <w:lang w:val="en-US"/>
        </w:rPr>
        <w:t xml:space="preserve">B-3.2.1.3 Feature layer (S100_IC_SuppressedFeatureLayer) </w:t>
      </w:r>
    </w:p>
    <w:p w14:paraId="54408880" w14:textId="77777777" w:rsidR="00BF35A9" w:rsidRPr="0018571B" w:rsidRDefault="00000000">
      <w:pPr>
        <w:ind w:left="-5"/>
        <w:rPr>
          <w:lang w:val="en-US"/>
        </w:rPr>
      </w:pPr>
      <w:r w:rsidRPr="0018571B">
        <w:rPr>
          <w:lang w:val="en-US"/>
        </w:rPr>
        <w:t xml:space="preserve">Each instance of this element identifies a feature type in a specific data product which is supposed to be suppressed in the presence of another specified feature type from another product. </w:t>
      </w:r>
    </w:p>
    <w:p w14:paraId="4AC17163" w14:textId="77777777" w:rsidR="00BF35A9" w:rsidRPr="0018571B" w:rsidRDefault="00000000">
      <w:pPr>
        <w:pStyle w:val="berschrift3"/>
        <w:ind w:left="-5"/>
        <w:rPr>
          <w:lang w:val="en-US"/>
        </w:rPr>
      </w:pPr>
      <w:r w:rsidRPr="0018571B">
        <w:rPr>
          <w:lang w:val="en-US"/>
        </w:rPr>
        <w:t xml:space="preserve">B-3.2.1.4 Drawing instruction (S100_IC_DrawingInstruction) </w:t>
      </w:r>
    </w:p>
    <w:p w14:paraId="7A27C977" w14:textId="77777777" w:rsidR="00BF35A9" w:rsidRPr="0018571B" w:rsidRDefault="00000000">
      <w:pPr>
        <w:spacing w:after="8"/>
        <w:ind w:left="-5"/>
        <w:rPr>
          <w:lang w:val="en-US"/>
        </w:rPr>
      </w:pPr>
      <w:r w:rsidRPr="0018571B">
        <w:rPr>
          <w:lang w:val="en-US"/>
        </w:rPr>
        <w:t xml:space="preserve">Drawing instructions in the Interoperability Catalogue play a similar role to feature type display information </w:t>
      </w:r>
    </w:p>
    <w:p w14:paraId="6368C6A6" w14:textId="77777777" w:rsidR="00BF35A9" w:rsidRPr="0018571B" w:rsidRDefault="00000000">
      <w:pPr>
        <w:tabs>
          <w:tab w:val="center" w:pos="2620"/>
          <w:tab w:val="center" w:pos="3204"/>
          <w:tab w:val="center" w:pos="4000"/>
          <w:tab w:val="center" w:pos="5124"/>
          <w:tab w:val="center" w:pos="6219"/>
          <w:tab w:val="center" w:pos="6894"/>
          <w:tab w:val="center" w:pos="7557"/>
          <w:tab w:val="center" w:pos="8483"/>
          <w:tab w:val="right" w:pos="9506"/>
        </w:tabs>
        <w:spacing w:after="8"/>
        <w:ind w:left="-15" w:firstLine="0"/>
        <w:jc w:val="left"/>
        <w:rPr>
          <w:lang w:val="en-US"/>
        </w:rPr>
      </w:pPr>
      <w:r w:rsidRPr="0018571B">
        <w:rPr>
          <w:lang w:val="en-US"/>
        </w:rPr>
        <w:t>(</w:t>
      </w:r>
      <w:r w:rsidRPr="0018571B">
        <w:rPr>
          <w:b/>
          <w:lang w:val="en-US"/>
        </w:rPr>
        <w:t>S100_IC_FeatureType</w:t>
      </w:r>
      <w:r w:rsidRPr="0018571B">
        <w:rPr>
          <w:lang w:val="en-US"/>
        </w:rPr>
        <w:t xml:space="preserve">) </w:t>
      </w:r>
      <w:r w:rsidRPr="0018571B">
        <w:rPr>
          <w:lang w:val="en-US"/>
        </w:rPr>
        <w:tab/>
        <w:t xml:space="preserve">but </w:t>
      </w:r>
      <w:r w:rsidRPr="0018571B">
        <w:rPr>
          <w:lang w:val="en-US"/>
        </w:rPr>
        <w:tab/>
        <w:t xml:space="preserve">with </w:t>
      </w:r>
      <w:r w:rsidRPr="0018571B">
        <w:rPr>
          <w:lang w:val="en-US"/>
        </w:rPr>
        <w:tab/>
        <w:t xml:space="preserve">drawing </w:t>
      </w:r>
      <w:r w:rsidRPr="0018571B">
        <w:rPr>
          <w:lang w:val="en-US"/>
        </w:rPr>
        <w:tab/>
        <w:t xml:space="preserve">instructions </w:t>
      </w:r>
      <w:r w:rsidRPr="0018571B">
        <w:rPr>
          <w:lang w:val="en-US"/>
        </w:rPr>
        <w:tab/>
        <w:t xml:space="preserve">instead </w:t>
      </w:r>
      <w:r w:rsidRPr="0018571B">
        <w:rPr>
          <w:lang w:val="en-US"/>
        </w:rPr>
        <w:tab/>
        <w:t xml:space="preserve">of </w:t>
      </w:r>
      <w:r w:rsidRPr="0018571B">
        <w:rPr>
          <w:lang w:val="en-US"/>
        </w:rPr>
        <w:tab/>
        <w:t xml:space="preserve">feature </w:t>
      </w:r>
      <w:r w:rsidRPr="0018571B">
        <w:rPr>
          <w:lang w:val="en-US"/>
        </w:rPr>
        <w:tab/>
        <w:t xml:space="preserve">objects. </w:t>
      </w:r>
      <w:r w:rsidRPr="0018571B">
        <w:rPr>
          <w:lang w:val="en-US"/>
        </w:rPr>
        <w:tab/>
        <w:t xml:space="preserve">The </w:t>
      </w:r>
    </w:p>
    <w:p w14:paraId="4599C837" w14:textId="77777777" w:rsidR="00BF35A9" w:rsidRPr="0018571B" w:rsidRDefault="00000000">
      <w:pPr>
        <w:ind w:left="-5"/>
        <w:rPr>
          <w:lang w:val="en-US"/>
        </w:rPr>
      </w:pPr>
      <w:r w:rsidRPr="0018571B">
        <w:rPr>
          <w:b/>
          <w:lang w:val="en-US"/>
        </w:rPr>
        <w:t>S100_IC_DrawingInstruction</w:t>
      </w:r>
      <w:r w:rsidRPr="0018571B">
        <w:rPr>
          <w:lang w:val="en-US"/>
        </w:rPr>
        <w:t xml:space="preserve"> element in Interoperability Catalogues is similar in operation to the layering and priority aspects of the </w:t>
      </w:r>
      <w:proofErr w:type="spellStart"/>
      <w:r w:rsidRPr="0018571B">
        <w:rPr>
          <w:b/>
          <w:lang w:val="en-US"/>
        </w:rPr>
        <w:t>DrawingInstruction</w:t>
      </w:r>
      <w:proofErr w:type="spellEnd"/>
      <w:r w:rsidRPr="0018571B">
        <w:rPr>
          <w:lang w:val="en-US"/>
        </w:rPr>
        <w:t xml:space="preserve"> element in Portrayal Catalogues (see S-100 Part 9 - Portrayal). Where there is a conflict with a Portrayal Catalogue drawing instruction, the drawing instruction in the Interoperability Catalogue supersedes the drawing instruction in the Portrayal Catalogue. </w:t>
      </w:r>
    </w:p>
    <w:p w14:paraId="37A2ADC3" w14:textId="77777777" w:rsidR="00BF35A9" w:rsidRPr="0018571B" w:rsidRDefault="00000000">
      <w:pPr>
        <w:ind w:left="-5"/>
        <w:rPr>
          <w:lang w:val="en-US"/>
        </w:rPr>
      </w:pPr>
      <w:r w:rsidRPr="0018571B">
        <w:rPr>
          <w:lang w:val="en-US"/>
        </w:rPr>
        <w:t xml:space="preserve">The </w:t>
      </w:r>
      <w:r w:rsidRPr="0018571B">
        <w:rPr>
          <w:b/>
          <w:lang w:val="en-US"/>
        </w:rPr>
        <w:t>S100_IC_DrawingInstruction</w:t>
      </w:r>
      <w:r w:rsidRPr="0018571B">
        <w:rPr>
          <w:lang w:val="en-US"/>
        </w:rPr>
        <w:t xml:space="preserve"> element contains an additional attribute that allows substitution of symbolization instructions generated by portrayal processing. </w:t>
      </w:r>
    </w:p>
    <w:p w14:paraId="76F0EC20" w14:textId="77777777" w:rsidR="00BF35A9" w:rsidRPr="0018571B" w:rsidRDefault="00000000">
      <w:pPr>
        <w:pStyle w:val="berschrift3"/>
        <w:ind w:left="-5"/>
        <w:rPr>
          <w:lang w:val="en-US"/>
        </w:rPr>
      </w:pPr>
      <w:r w:rsidRPr="0018571B">
        <w:rPr>
          <w:lang w:val="en-US"/>
        </w:rPr>
        <w:t xml:space="preserve">B-3.2.1.4.1 Comparison and use of S100_IC_Feature and S100_IC_DrawingInstruction </w:t>
      </w:r>
    </w:p>
    <w:p w14:paraId="139F831C" w14:textId="77777777" w:rsidR="00BF35A9" w:rsidRPr="0018571B" w:rsidRDefault="00000000">
      <w:pPr>
        <w:ind w:left="-5"/>
        <w:rPr>
          <w:lang w:val="en-US"/>
        </w:rPr>
      </w:pPr>
      <w:r w:rsidRPr="0018571B">
        <w:rPr>
          <w:b/>
          <w:lang w:val="en-US"/>
        </w:rPr>
        <w:t>S100_IC_Feature</w:t>
      </w:r>
      <w:r w:rsidRPr="0018571B">
        <w:rPr>
          <w:lang w:val="en-US"/>
        </w:rPr>
        <w:t xml:space="preserve"> and </w:t>
      </w:r>
      <w:r w:rsidRPr="0018571B">
        <w:rPr>
          <w:b/>
          <w:lang w:val="en-US"/>
        </w:rPr>
        <w:t>S100_IC_DrawingInstruction</w:t>
      </w:r>
      <w:r w:rsidRPr="0018571B">
        <w:rPr>
          <w:lang w:val="en-US"/>
        </w:rPr>
        <w:t xml:space="preserve"> elements in Interoperability Catalogues operate in essentially the same way as far as assignment of drawing order, priority, and display planes is concerned. They differ in that </w:t>
      </w:r>
      <w:r w:rsidRPr="0018571B">
        <w:rPr>
          <w:b/>
          <w:lang w:val="en-US"/>
        </w:rPr>
        <w:t>S100_IC_DrawingInstruction</w:t>
      </w:r>
      <w:r w:rsidRPr="0018571B">
        <w:rPr>
          <w:lang w:val="en-US"/>
        </w:rPr>
        <w:t xml:space="preserve"> provides an optional attribute to substitute the symbolization elements of the drawing instruction. </w:t>
      </w:r>
    </w:p>
    <w:p w14:paraId="697589D5" w14:textId="77777777" w:rsidR="00BF35A9" w:rsidRPr="0018571B" w:rsidRDefault="00000000">
      <w:pPr>
        <w:ind w:left="-5"/>
        <w:rPr>
          <w:lang w:val="en-US"/>
        </w:rPr>
      </w:pPr>
      <w:r w:rsidRPr="0018571B">
        <w:rPr>
          <w:b/>
          <w:lang w:val="en-US"/>
        </w:rPr>
        <w:t>S100_IC_Feature</w:t>
      </w:r>
      <w:r w:rsidRPr="0018571B">
        <w:rPr>
          <w:lang w:val="en-US"/>
        </w:rPr>
        <w:t xml:space="preserve"> should be used for Interoperability Catalogues that are designed for systems where interoperability processing precedes the generation of drawing instructions. </w:t>
      </w:r>
    </w:p>
    <w:p w14:paraId="5D35A737" w14:textId="77777777" w:rsidR="00BF35A9" w:rsidRPr="0018571B" w:rsidRDefault="00000000">
      <w:pPr>
        <w:ind w:left="-5"/>
        <w:rPr>
          <w:lang w:val="en-US"/>
        </w:rPr>
      </w:pPr>
      <w:r w:rsidRPr="0018571B">
        <w:rPr>
          <w:b/>
          <w:lang w:val="en-US"/>
        </w:rPr>
        <w:t>S100_IC_DrawingInstruction</w:t>
      </w:r>
      <w:r w:rsidRPr="0018571B">
        <w:rPr>
          <w:lang w:val="en-US"/>
        </w:rPr>
        <w:t xml:space="preserve"> should be used for Interoperability Catalogues that are designed for systems where interoperability processing precedes the generation of drawing instructions. It should also be used in all Catalogues where substitution of symbolization is necessary. </w:t>
      </w:r>
    </w:p>
    <w:p w14:paraId="6E5CC5F7" w14:textId="77777777" w:rsidR="00BF35A9" w:rsidRPr="0018571B" w:rsidRDefault="00000000">
      <w:pPr>
        <w:pStyle w:val="berschrift3"/>
        <w:ind w:left="-5"/>
        <w:rPr>
          <w:lang w:val="en-US"/>
        </w:rPr>
      </w:pPr>
      <w:r w:rsidRPr="0018571B">
        <w:rPr>
          <w:lang w:val="en-US"/>
        </w:rPr>
        <w:t xml:space="preserve">B-3.2.1.5 Predefined combination (S100_IC_PredefinedCombination) </w:t>
      </w:r>
    </w:p>
    <w:p w14:paraId="78237E87" w14:textId="77777777" w:rsidR="00BF35A9" w:rsidRPr="0018571B" w:rsidRDefault="00000000">
      <w:pPr>
        <w:ind w:left="-5"/>
        <w:rPr>
          <w:lang w:val="en-US"/>
        </w:rPr>
      </w:pPr>
      <w:r w:rsidRPr="0018571B">
        <w:rPr>
          <w:lang w:val="en-US"/>
        </w:rPr>
        <w:t xml:space="preserve">A predefined combination element defines a collection of data products for which a common set of interoperability operations have been defined in the Interoperability Catalogue. Instances of predefined combinations are also characterized by interoperability Level, which allows the encoding of different sets of operations depending on how tightly integrated the user desires the products to be on the resultant display. </w:t>
      </w:r>
    </w:p>
    <w:p w14:paraId="04B9ED2B" w14:textId="77777777" w:rsidR="00BF35A9" w:rsidRPr="0018571B" w:rsidRDefault="00000000">
      <w:pPr>
        <w:ind w:left="-5"/>
        <w:rPr>
          <w:lang w:val="en-US"/>
        </w:rPr>
      </w:pPr>
      <w:r w:rsidRPr="0018571B">
        <w:rPr>
          <w:lang w:val="en-US"/>
        </w:rPr>
        <w:t xml:space="preserve">The </w:t>
      </w:r>
      <w:proofErr w:type="spellStart"/>
      <w:r w:rsidRPr="0018571B">
        <w:rPr>
          <w:i/>
          <w:lang w:val="en-US"/>
        </w:rPr>
        <w:t>interoperabilityLevel</w:t>
      </w:r>
      <w:proofErr w:type="spellEnd"/>
      <w:r w:rsidRPr="0018571B">
        <w:rPr>
          <w:lang w:val="en-US"/>
        </w:rPr>
        <w:t xml:space="preserve"> attribute in each </w:t>
      </w:r>
      <w:r w:rsidRPr="0018571B">
        <w:rPr>
          <w:b/>
          <w:lang w:val="en-US"/>
        </w:rPr>
        <w:t>S100_IC_PredefinedCombination</w:t>
      </w:r>
      <w:r w:rsidRPr="0018571B">
        <w:rPr>
          <w:lang w:val="en-US"/>
        </w:rPr>
        <w:t xml:space="preserve"> element specifies the highest Level of interoperability operations that are encoded in the element. </w:t>
      </w:r>
      <w:r w:rsidRPr="0018571B">
        <w:rPr>
          <w:b/>
          <w:lang w:val="en-US"/>
        </w:rPr>
        <w:t>S100_IC_PredefinedCombination</w:t>
      </w:r>
      <w:r w:rsidRPr="0018571B">
        <w:rPr>
          <w:lang w:val="en-US"/>
        </w:rPr>
        <w:t xml:space="preserve"> elements with a specified Level attribute are permitted to also include operations of a lower Level of interoperability. </w:t>
      </w:r>
    </w:p>
    <w:p w14:paraId="6BCC424A" w14:textId="77777777" w:rsidR="00BF35A9" w:rsidRPr="0018571B" w:rsidRDefault="00000000">
      <w:pPr>
        <w:ind w:left="-5"/>
        <w:rPr>
          <w:lang w:val="en-US"/>
        </w:rPr>
      </w:pPr>
      <w:r w:rsidRPr="0018571B">
        <w:rPr>
          <w:lang w:val="en-US"/>
        </w:rPr>
        <w:t xml:space="preserve">Predefined combinations can be linked to </w:t>
      </w:r>
      <w:r w:rsidRPr="0018571B">
        <w:rPr>
          <w:b/>
          <w:lang w:val="en-US"/>
        </w:rPr>
        <w:t>S100_IC_DisplayPlane</w:t>
      </w:r>
      <w:r w:rsidRPr="0018571B">
        <w:rPr>
          <w:lang w:val="en-US"/>
        </w:rPr>
        <w:t xml:space="preserve"> elements by means of references in the </w:t>
      </w:r>
      <w:r w:rsidRPr="0018571B">
        <w:rPr>
          <w:b/>
          <w:lang w:val="en-US"/>
        </w:rPr>
        <w:t>S100_IC_PredefinedCombination</w:t>
      </w:r>
      <w:r w:rsidRPr="0018571B">
        <w:rPr>
          <w:lang w:val="en-US"/>
        </w:rPr>
        <w:t xml:space="preserve"> elements. </w:t>
      </w:r>
    </w:p>
    <w:p w14:paraId="16180F84" w14:textId="77777777" w:rsidR="00BF35A9" w:rsidRPr="0018571B" w:rsidRDefault="00000000">
      <w:pPr>
        <w:pStyle w:val="berschrift1"/>
        <w:spacing w:after="104"/>
        <w:ind w:left="-5"/>
        <w:rPr>
          <w:lang w:val="en-US"/>
        </w:rPr>
      </w:pPr>
      <w:bookmarkStart w:id="154" w:name="_Toc36016"/>
      <w:r w:rsidRPr="0018571B">
        <w:rPr>
          <w:sz w:val="20"/>
          <w:lang w:val="en-US"/>
        </w:rPr>
        <w:lastRenderedPageBreak/>
        <w:t xml:space="preserve">B-3.2.2 Use of S-100 types </w:t>
      </w:r>
      <w:bookmarkEnd w:id="154"/>
    </w:p>
    <w:p w14:paraId="3417ED88" w14:textId="4579A653" w:rsidR="00BF35A9" w:rsidRPr="0018571B" w:rsidRDefault="00000000">
      <w:pPr>
        <w:spacing w:after="65"/>
        <w:ind w:left="-5"/>
        <w:rPr>
          <w:lang w:val="en-US"/>
        </w:rPr>
      </w:pPr>
      <w:r w:rsidRPr="0018571B">
        <w:rPr>
          <w:lang w:val="en-US"/>
        </w:rPr>
        <w:t>The S-100 types used by S-</w:t>
      </w:r>
      <w:del w:id="155" w:author="Birklhuber Bernd" w:date="2026-08-07T14:18:00Z">
        <w:r w:rsidRPr="0018571B" w:rsidDel="0099493D">
          <w:rPr>
            <w:lang w:val="en-US"/>
          </w:rPr>
          <w:delText xml:space="preserve">98 </w:delText>
        </w:r>
      </w:del>
      <w:ins w:id="156" w:author="Birklhuber Bernd" w:date="2026-08-07T14:18:00Z">
        <w:r w:rsidR="0099493D">
          <w:rPr>
            <w:lang w:val="en-US"/>
          </w:rPr>
          <w:t>403</w:t>
        </w:r>
        <w:r w:rsidR="0099493D" w:rsidRPr="0018571B">
          <w:rPr>
            <w:lang w:val="en-US"/>
          </w:rPr>
          <w:t xml:space="preserve"> </w:t>
        </w:r>
      </w:ins>
      <w:r w:rsidRPr="0018571B">
        <w:rPr>
          <w:lang w:val="en-US"/>
        </w:rPr>
        <w:t>Level 2 Interoperability Catalogues are described in the S-</w:t>
      </w:r>
      <w:del w:id="157" w:author="Birklhuber Bernd" w:date="2026-08-07T14:18:00Z">
        <w:r w:rsidRPr="0018571B" w:rsidDel="0099493D">
          <w:rPr>
            <w:lang w:val="en-US"/>
          </w:rPr>
          <w:delText xml:space="preserve">98 </w:delText>
        </w:r>
      </w:del>
      <w:ins w:id="158" w:author="Birklhuber Bernd" w:date="2026-08-07T14:18:00Z">
        <w:r w:rsidR="0099493D">
          <w:rPr>
            <w:lang w:val="en-US"/>
          </w:rPr>
          <w:t>403</w:t>
        </w:r>
        <w:r w:rsidR="0099493D" w:rsidRPr="0018571B">
          <w:rPr>
            <w:lang w:val="en-US"/>
          </w:rPr>
          <w:t xml:space="preserve"> </w:t>
        </w:r>
      </w:ins>
      <w:r w:rsidRPr="0018571B">
        <w:rPr>
          <w:lang w:val="en-US"/>
        </w:rPr>
        <w:t xml:space="preserve">– Main document. For Level 2 Interoperability Catalogues, the following additional information applies. </w:t>
      </w:r>
    </w:p>
    <w:p w14:paraId="15004530" w14:textId="77777777" w:rsidR="00BF35A9" w:rsidRPr="0018571B" w:rsidRDefault="00000000">
      <w:pPr>
        <w:spacing w:after="66" w:line="259" w:lineRule="auto"/>
        <w:ind w:left="0" w:right="70" w:firstLine="0"/>
        <w:jc w:val="right"/>
        <w:rPr>
          <w:lang w:val="en-US"/>
        </w:rPr>
      </w:pPr>
      <w:r w:rsidRPr="0018571B">
        <w:rPr>
          <w:rFonts w:ascii="Segoe UI Symbol" w:eastAsia="Segoe UI Symbol" w:hAnsi="Segoe UI Symbol" w:cs="Segoe UI Symbol"/>
          <w:lang w:val="en-US"/>
        </w:rPr>
        <w:t>•</w:t>
      </w:r>
      <w:r w:rsidRPr="0018571B">
        <w:rPr>
          <w:lang w:val="en-US"/>
        </w:rPr>
        <w:t xml:space="preserve"> Interoperability Catalogues of Level 2 do not use feature and information associations in feature filters. </w:t>
      </w:r>
    </w:p>
    <w:p w14:paraId="466B008E" w14:textId="77777777" w:rsidR="00BF35A9" w:rsidRPr="0018571B" w:rsidRDefault="00000000">
      <w:pPr>
        <w:spacing w:after="125" w:line="259" w:lineRule="auto"/>
        <w:ind w:left="0" w:firstLine="0"/>
        <w:jc w:val="left"/>
        <w:rPr>
          <w:lang w:val="en-US"/>
        </w:rPr>
      </w:pPr>
      <w:r w:rsidRPr="0018571B">
        <w:rPr>
          <w:lang w:val="en-US"/>
        </w:rPr>
        <w:t xml:space="preserve"> </w:t>
      </w:r>
    </w:p>
    <w:p w14:paraId="12011152" w14:textId="77777777" w:rsidR="00BF35A9" w:rsidRPr="0018571B" w:rsidRDefault="00000000">
      <w:pPr>
        <w:pStyle w:val="berschrift1"/>
        <w:ind w:left="-5"/>
        <w:rPr>
          <w:lang w:val="en-US"/>
        </w:rPr>
      </w:pPr>
      <w:bookmarkStart w:id="159" w:name="_Toc36017"/>
      <w:r w:rsidRPr="0018571B">
        <w:rPr>
          <w:lang w:val="en-US"/>
        </w:rPr>
        <w:t xml:space="preserve">B-3.3 UML model documentation </w:t>
      </w:r>
      <w:bookmarkEnd w:id="159"/>
    </w:p>
    <w:p w14:paraId="4E022013" w14:textId="5F0E4C71" w:rsidR="00BF35A9" w:rsidRPr="0018571B" w:rsidRDefault="00000000">
      <w:pPr>
        <w:ind w:left="-5"/>
        <w:rPr>
          <w:lang w:val="en-US"/>
        </w:rPr>
      </w:pPr>
      <w:r w:rsidRPr="0018571B">
        <w:rPr>
          <w:lang w:val="en-US"/>
        </w:rPr>
        <w:t>The UML model documentation is provided in S-100 Part 16. This clause documents details specific to the use of the UML model for the interoperability Level described in this Part of S-</w:t>
      </w:r>
      <w:del w:id="160" w:author="Birklhuber Bernd" w:date="2026-08-07T14:18:00Z">
        <w:r w:rsidRPr="0018571B" w:rsidDel="0099493D">
          <w:rPr>
            <w:lang w:val="en-US"/>
          </w:rPr>
          <w:delText>98</w:delText>
        </w:r>
      </w:del>
      <w:ins w:id="161" w:author="Birklhuber Bernd" w:date="2026-08-07T14:18:00Z">
        <w:r w:rsidR="0099493D">
          <w:rPr>
            <w:lang w:val="en-US"/>
          </w:rPr>
          <w:t>403</w:t>
        </w:r>
      </w:ins>
      <w:r w:rsidRPr="0018571B">
        <w:rPr>
          <w:lang w:val="en-US"/>
        </w:rPr>
        <w:t xml:space="preserve">. </w:t>
      </w:r>
    </w:p>
    <w:p w14:paraId="429555F7" w14:textId="4E24633D" w:rsidR="00BF35A9" w:rsidRPr="0018571B" w:rsidRDefault="00000000">
      <w:pPr>
        <w:spacing w:after="54"/>
        <w:ind w:left="-5"/>
        <w:rPr>
          <w:lang w:val="en-US"/>
        </w:rPr>
      </w:pPr>
      <w:r w:rsidRPr="0018571B">
        <w:rPr>
          <w:lang w:val="en-US"/>
        </w:rPr>
        <w:t>Only the model elements used in this Level (and included in the Level’s Application Schema) are listed. The constraints and considerations listed in the UML documentation tables in S-100 Part 16 apply. Any S-</w:t>
      </w:r>
      <w:del w:id="162" w:author="Birklhuber Bernd" w:date="2026-08-07T14:18:00Z">
        <w:r w:rsidRPr="0018571B" w:rsidDel="0099493D">
          <w:rPr>
            <w:lang w:val="en-US"/>
          </w:rPr>
          <w:delText xml:space="preserve">98 </w:delText>
        </w:r>
      </w:del>
      <w:ins w:id="163" w:author="Birklhuber Bernd" w:date="2026-08-07T14:18:00Z">
        <w:r w:rsidR="0099493D">
          <w:rPr>
            <w:lang w:val="en-US"/>
          </w:rPr>
          <w:t>403</w:t>
        </w:r>
        <w:r w:rsidR="0099493D" w:rsidRPr="0018571B">
          <w:rPr>
            <w:lang w:val="en-US"/>
          </w:rPr>
          <w:t xml:space="preserve"> </w:t>
        </w:r>
      </w:ins>
      <w:r w:rsidRPr="0018571B">
        <w:rPr>
          <w:lang w:val="en-US"/>
        </w:rPr>
        <w:t xml:space="preserve">general or Level-specific considerations are described under the element name in the list below. </w:t>
      </w:r>
    </w:p>
    <w:p w14:paraId="760FAF22" w14:textId="77777777" w:rsidR="00BF35A9" w:rsidRPr="0018571B" w:rsidRDefault="00000000">
      <w:pPr>
        <w:numPr>
          <w:ilvl w:val="0"/>
          <w:numId w:val="4"/>
        </w:numPr>
        <w:spacing w:after="49"/>
        <w:ind w:hanging="360"/>
        <w:rPr>
          <w:lang w:val="en-US"/>
        </w:rPr>
      </w:pPr>
      <w:r w:rsidRPr="0018571B">
        <w:rPr>
          <w:b/>
          <w:lang w:val="en-US"/>
        </w:rPr>
        <w:t>S100_IC_DisplayPlane</w:t>
      </w:r>
      <w:r w:rsidRPr="0018571B">
        <w:rPr>
          <w:lang w:val="en-US"/>
        </w:rPr>
        <w:t xml:space="preserve">: No Level-specific constraints or notes. </w:t>
      </w:r>
    </w:p>
    <w:p w14:paraId="52BE935A" w14:textId="77777777" w:rsidR="00BF35A9" w:rsidRPr="0018571B" w:rsidRDefault="00000000">
      <w:pPr>
        <w:spacing w:after="53"/>
        <w:ind w:left="730"/>
        <w:rPr>
          <w:lang w:val="en-US"/>
        </w:rPr>
      </w:pPr>
      <w:r w:rsidRPr="0018571B">
        <w:rPr>
          <w:b/>
          <w:lang w:val="en-US"/>
        </w:rPr>
        <w:t xml:space="preserve">Attribute </w:t>
      </w:r>
      <w:proofErr w:type="spellStart"/>
      <w:r w:rsidRPr="0018571B">
        <w:rPr>
          <w:i/>
          <w:lang w:val="en-US"/>
        </w:rPr>
        <w:t>interoperabilityLevel</w:t>
      </w:r>
      <w:proofErr w:type="spellEnd"/>
      <w:r w:rsidRPr="0018571B">
        <w:rPr>
          <w:lang w:val="en-US"/>
        </w:rPr>
        <w:t xml:space="preserve">: Mandatory. The only values allowed for Level 2 Interoperability Catalogues are 1 and 2. </w:t>
      </w:r>
    </w:p>
    <w:p w14:paraId="7427C207" w14:textId="77777777" w:rsidR="00BF35A9" w:rsidRDefault="00000000">
      <w:pPr>
        <w:numPr>
          <w:ilvl w:val="0"/>
          <w:numId w:val="4"/>
        </w:numPr>
        <w:spacing w:after="43" w:line="259" w:lineRule="auto"/>
        <w:ind w:hanging="360"/>
      </w:pPr>
      <w:r>
        <w:rPr>
          <w:b/>
        </w:rPr>
        <w:t>S100_IC_DrawingInstruction</w:t>
      </w:r>
      <w:r>
        <w:t xml:space="preserve">: </w:t>
      </w:r>
    </w:p>
    <w:p w14:paraId="344B7AAF" w14:textId="77777777" w:rsidR="00BF35A9" w:rsidRPr="0018571B" w:rsidRDefault="00000000">
      <w:pPr>
        <w:spacing w:after="52"/>
        <w:ind w:left="730"/>
        <w:rPr>
          <w:lang w:val="en-US"/>
        </w:rPr>
      </w:pPr>
      <w:r w:rsidRPr="0018571B">
        <w:rPr>
          <w:lang w:val="en-US"/>
        </w:rPr>
        <w:t xml:space="preserve">NOTE for implementers: Even if the Presentation Schema in S-100 Part 9 is used, implementers may need to provide specific code to validate the content of the </w:t>
      </w:r>
      <w:proofErr w:type="spellStart"/>
      <w:r w:rsidRPr="0018571B">
        <w:rPr>
          <w:i/>
          <w:lang w:val="en-US"/>
        </w:rPr>
        <w:t>substituteSymbolization</w:t>
      </w:r>
      <w:proofErr w:type="spellEnd"/>
      <w:r w:rsidRPr="0018571B">
        <w:rPr>
          <w:lang w:val="en-US"/>
        </w:rPr>
        <w:t xml:space="preserve"> attribute instead of depending on normal XML Schema validation. The content of this attribute is not prescribed by this Specification and may be a fragment of XML, or interpretable code or rules, </w:t>
      </w:r>
      <w:proofErr w:type="spellStart"/>
      <w:r w:rsidRPr="0018571B">
        <w:rPr>
          <w:lang w:val="en-US"/>
        </w:rPr>
        <w:t>etc</w:t>
      </w:r>
      <w:proofErr w:type="spellEnd"/>
      <w:r w:rsidRPr="0018571B">
        <w:rPr>
          <w:lang w:val="en-US"/>
        </w:rPr>
        <w:t xml:space="preserve">, in a non-XML syntax. It may be enclosed in a </w:t>
      </w:r>
      <w:proofErr w:type="gramStart"/>
      <w:r w:rsidRPr="0018571B">
        <w:rPr>
          <w:rFonts w:ascii="Courier New" w:eastAsia="Courier New" w:hAnsi="Courier New" w:cs="Courier New"/>
          <w:lang w:val="en-US"/>
        </w:rPr>
        <w:t>&lt;![</w:t>
      </w:r>
      <w:proofErr w:type="gramEnd"/>
      <w:r w:rsidRPr="0018571B">
        <w:rPr>
          <w:rFonts w:ascii="Courier New" w:eastAsia="Courier New" w:hAnsi="Courier New" w:cs="Courier New"/>
          <w:lang w:val="en-US"/>
        </w:rPr>
        <w:t>CDATA[ … ]]&gt;</w:t>
      </w:r>
      <w:r w:rsidRPr="0018571B">
        <w:rPr>
          <w:lang w:val="en-US"/>
        </w:rPr>
        <w:t xml:space="preserve"> section so that XML validators treat it as character data instead of XML. </w:t>
      </w:r>
    </w:p>
    <w:p w14:paraId="4EAE5408" w14:textId="77777777" w:rsidR="00BF35A9" w:rsidRPr="0018571B" w:rsidRDefault="00000000">
      <w:pPr>
        <w:numPr>
          <w:ilvl w:val="0"/>
          <w:numId w:val="4"/>
        </w:numPr>
        <w:spacing w:after="51"/>
        <w:ind w:hanging="360"/>
        <w:rPr>
          <w:lang w:val="en-US"/>
        </w:rPr>
      </w:pPr>
      <w:r w:rsidRPr="0018571B">
        <w:rPr>
          <w:b/>
          <w:lang w:val="en-US"/>
        </w:rPr>
        <w:t>S100_IC_Feature</w:t>
      </w:r>
      <w:r w:rsidRPr="0018571B">
        <w:rPr>
          <w:lang w:val="en-US"/>
        </w:rPr>
        <w:t xml:space="preserve">: No Level-specific constraints or notes. </w:t>
      </w:r>
    </w:p>
    <w:p w14:paraId="10DA8330" w14:textId="77777777" w:rsidR="00BF35A9" w:rsidRDefault="00000000">
      <w:pPr>
        <w:numPr>
          <w:ilvl w:val="0"/>
          <w:numId w:val="4"/>
        </w:numPr>
        <w:spacing w:after="43" w:line="259" w:lineRule="auto"/>
        <w:ind w:hanging="360"/>
      </w:pPr>
      <w:r>
        <w:rPr>
          <w:b/>
        </w:rPr>
        <w:t>S100_IC_InteroperabilityCatalogue</w:t>
      </w:r>
      <w:r>
        <w:t>:</w:t>
      </w:r>
      <w:r>
        <w:rPr>
          <w:b/>
        </w:rPr>
        <w:t xml:space="preserve"> </w:t>
      </w:r>
    </w:p>
    <w:p w14:paraId="29E77878" w14:textId="36382F45" w:rsidR="00BF35A9" w:rsidRPr="0018571B" w:rsidRDefault="00000000">
      <w:pPr>
        <w:spacing w:after="51"/>
        <w:ind w:left="730"/>
        <w:rPr>
          <w:lang w:val="en-US"/>
        </w:rPr>
      </w:pPr>
      <w:r w:rsidRPr="0018571B">
        <w:rPr>
          <w:b/>
          <w:lang w:val="en-US"/>
        </w:rPr>
        <w:t xml:space="preserve">Attribute </w:t>
      </w:r>
      <w:proofErr w:type="spellStart"/>
      <w:r w:rsidRPr="0018571B">
        <w:rPr>
          <w:i/>
          <w:lang w:val="en-US"/>
        </w:rPr>
        <w:t>productCovered</w:t>
      </w:r>
      <w:proofErr w:type="spellEnd"/>
      <w:r w:rsidRPr="0018571B">
        <w:rPr>
          <w:lang w:val="en-US"/>
        </w:rPr>
        <w:t xml:space="preserve">: Must use values defined in the dictionary identified by MRN: </w:t>
      </w:r>
      <w:commentRangeStart w:id="164"/>
      <w:proofErr w:type="gramStart"/>
      <w:r w:rsidRPr="0018571B">
        <w:rPr>
          <w:lang w:val="en-US"/>
        </w:rPr>
        <w:t>urn:mrn</w:t>
      </w:r>
      <w:proofErr w:type="gramEnd"/>
      <w:r w:rsidRPr="0018571B">
        <w:rPr>
          <w:lang w:val="en-US"/>
        </w:rPr>
        <w:t>:i</w:t>
      </w:r>
      <w:ins w:id="165" w:author="Birklhuber Bernd" w:date="2026-08-07T14:18:00Z">
        <w:r w:rsidR="0099493D">
          <w:rPr>
            <w:lang w:val="en-US"/>
          </w:rPr>
          <w:t>ehg</w:t>
        </w:r>
      </w:ins>
      <w:del w:id="166" w:author="Birklhuber Bernd" w:date="2026-08-07T14:18:00Z">
        <w:r w:rsidRPr="0018571B" w:rsidDel="0099493D">
          <w:rPr>
            <w:lang w:val="en-US"/>
          </w:rPr>
          <w:delText>ho</w:delText>
        </w:r>
      </w:del>
      <w:r w:rsidRPr="0018571B">
        <w:rPr>
          <w:lang w:val="en-US"/>
        </w:rPr>
        <w:t>:prod:s</w:t>
      </w:r>
      <w:ins w:id="167" w:author="Birklhuber Bernd" w:date="2026-08-07T14:18:00Z">
        <w:r w:rsidR="0099493D">
          <w:rPr>
            <w:lang w:val="en-US"/>
          </w:rPr>
          <w:t>403</w:t>
        </w:r>
      </w:ins>
      <w:del w:id="168" w:author="Birklhuber Bernd" w:date="2026-08-07T14:18:00Z">
        <w:r w:rsidRPr="0018571B" w:rsidDel="0099493D">
          <w:rPr>
            <w:lang w:val="en-US"/>
          </w:rPr>
          <w:delText>98</w:delText>
        </w:r>
      </w:del>
      <w:r w:rsidRPr="0018571B">
        <w:rPr>
          <w:lang w:val="en-US"/>
        </w:rPr>
        <w:t>:1:0:0:products</w:t>
      </w:r>
      <w:commentRangeEnd w:id="164"/>
      <w:r w:rsidR="0099493D">
        <w:rPr>
          <w:rStyle w:val="Kommentarzeichen"/>
        </w:rPr>
        <w:commentReference w:id="164"/>
      </w:r>
      <w:r w:rsidRPr="0018571B">
        <w:rPr>
          <w:lang w:val="en-US"/>
        </w:rPr>
        <w:t xml:space="preserve">. </w:t>
      </w:r>
    </w:p>
    <w:p w14:paraId="300557A1" w14:textId="06DD4899" w:rsidR="00BF35A9" w:rsidRPr="0099493D" w:rsidRDefault="00000000">
      <w:pPr>
        <w:spacing w:after="53"/>
        <w:ind w:left="730"/>
        <w:rPr>
          <w:lang w:val="en-US"/>
          <w:rPrChange w:id="169" w:author="Birklhuber Bernd" w:date="2026-08-07T14:19:00Z">
            <w:rPr/>
          </w:rPrChange>
        </w:rPr>
      </w:pPr>
      <w:r w:rsidRPr="0018571B">
        <w:rPr>
          <w:b/>
          <w:lang w:val="en-US"/>
        </w:rPr>
        <w:t xml:space="preserve">Attribute </w:t>
      </w:r>
      <w:proofErr w:type="spellStart"/>
      <w:r w:rsidRPr="0018571B">
        <w:rPr>
          <w:i/>
          <w:lang w:val="en-US"/>
        </w:rPr>
        <w:t>interoperabilityLevel</w:t>
      </w:r>
      <w:proofErr w:type="spellEnd"/>
      <w:r w:rsidRPr="0018571B">
        <w:rPr>
          <w:lang w:val="en-US"/>
        </w:rPr>
        <w:t>: Mandatory in S-</w:t>
      </w:r>
      <w:del w:id="170" w:author="Birklhuber Bernd" w:date="2026-08-07T14:19:00Z">
        <w:r w:rsidRPr="0018571B" w:rsidDel="0099493D">
          <w:rPr>
            <w:lang w:val="en-US"/>
          </w:rPr>
          <w:delText xml:space="preserve">98 </w:delText>
        </w:r>
      </w:del>
      <w:ins w:id="171" w:author="Birklhuber Bernd" w:date="2026-08-07T14:19:00Z">
        <w:r w:rsidR="0099493D">
          <w:rPr>
            <w:lang w:val="en-US"/>
          </w:rPr>
          <w:t>403</w:t>
        </w:r>
        <w:r w:rsidR="0099493D" w:rsidRPr="0018571B">
          <w:rPr>
            <w:lang w:val="en-US"/>
          </w:rPr>
          <w:t xml:space="preserve"> </w:t>
        </w:r>
      </w:ins>
      <w:r w:rsidRPr="0018571B">
        <w:rPr>
          <w:lang w:val="en-US"/>
        </w:rPr>
        <w:t xml:space="preserve">Catalogues at all Levels. </w:t>
      </w:r>
      <w:r w:rsidRPr="0099493D">
        <w:rPr>
          <w:lang w:val="en-US"/>
          <w:rPrChange w:id="172" w:author="Birklhuber Bernd" w:date="2026-08-07T14:19:00Z">
            <w:rPr/>
          </w:rPrChange>
        </w:rPr>
        <w:t xml:space="preserve">The only value allowed for Level 2 Interoperability Catalogues is 2. </w:t>
      </w:r>
    </w:p>
    <w:p w14:paraId="57FF92A1" w14:textId="77777777" w:rsidR="00BF35A9" w:rsidRDefault="00000000">
      <w:pPr>
        <w:numPr>
          <w:ilvl w:val="0"/>
          <w:numId w:val="4"/>
        </w:numPr>
        <w:spacing w:after="43" w:line="259" w:lineRule="auto"/>
        <w:ind w:hanging="360"/>
      </w:pPr>
      <w:r>
        <w:rPr>
          <w:b/>
        </w:rPr>
        <w:t>S100_IC_PredefinedCombination</w:t>
      </w:r>
      <w:r>
        <w:t xml:space="preserve">: </w:t>
      </w:r>
    </w:p>
    <w:p w14:paraId="02A90DD9" w14:textId="173CBDBA" w:rsidR="00BF35A9" w:rsidRPr="0018571B" w:rsidRDefault="00000000">
      <w:pPr>
        <w:spacing w:after="85"/>
        <w:ind w:left="730"/>
        <w:rPr>
          <w:lang w:val="en-US"/>
        </w:rPr>
      </w:pPr>
      <w:r w:rsidRPr="0018571B">
        <w:rPr>
          <w:b/>
          <w:lang w:val="en-US"/>
        </w:rPr>
        <w:t xml:space="preserve">Attribute </w:t>
      </w:r>
      <w:proofErr w:type="spellStart"/>
      <w:r w:rsidRPr="0018571B">
        <w:rPr>
          <w:i/>
          <w:lang w:val="en-US"/>
        </w:rPr>
        <w:t>interoperabilityLevel</w:t>
      </w:r>
      <w:proofErr w:type="spellEnd"/>
      <w:r w:rsidRPr="0018571B">
        <w:rPr>
          <w:lang w:val="en-US"/>
        </w:rPr>
        <w:t>: Mandatory in S-</w:t>
      </w:r>
      <w:del w:id="173" w:author="Birklhuber Bernd" w:date="2026-08-07T14:19:00Z">
        <w:r w:rsidRPr="0018571B" w:rsidDel="0099493D">
          <w:rPr>
            <w:lang w:val="en-US"/>
          </w:rPr>
          <w:delText xml:space="preserve">98 </w:delText>
        </w:r>
      </w:del>
      <w:ins w:id="174" w:author="Birklhuber Bernd" w:date="2026-08-07T14:19:00Z">
        <w:r w:rsidR="0099493D">
          <w:rPr>
            <w:lang w:val="en-US"/>
          </w:rPr>
          <w:t>403</w:t>
        </w:r>
        <w:r w:rsidR="0099493D" w:rsidRPr="0018571B">
          <w:rPr>
            <w:lang w:val="en-US"/>
          </w:rPr>
          <w:t xml:space="preserve"> </w:t>
        </w:r>
      </w:ins>
      <w:r w:rsidRPr="0018571B">
        <w:rPr>
          <w:lang w:val="en-US"/>
        </w:rPr>
        <w:t xml:space="preserve">Interoperability Catalogue; allowed values: 1, 2. </w:t>
      </w:r>
    </w:p>
    <w:p w14:paraId="2A84EBC4" w14:textId="77777777" w:rsidR="00BF35A9" w:rsidRPr="0018571B" w:rsidRDefault="00000000">
      <w:pPr>
        <w:numPr>
          <w:ilvl w:val="0"/>
          <w:numId w:val="4"/>
        </w:numPr>
        <w:spacing w:after="26"/>
        <w:ind w:hanging="360"/>
        <w:rPr>
          <w:lang w:val="en-US"/>
        </w:rPr>
      </w:pPr>
      <w:r w:rsidRPr="0018571B">
        <w:rPr>
          <w:b/>
          <w:lang w:val="en-US"/>
        </w:rPr>
        <w:t>S100_IC_SuppressedFeatureLayer</w:t>
      </w:r>
      <w:r w:rsidRPr="0018571B">
        <w:rPr>
          <w:lang w:val="en-US"/>
        </w:rPr>
        <w:t>: No Level-specific constraints or notes.</w:t>
      </w:r>
      <w:r w:rsidRPr="0018571B">
        <w:rPr>
          <w:sz w:val="22"/>
          <w:lang w:val="en-US"/>
        </w:rPr>
        <w:t xml:space="preserve"> </w:t>
      </w:r>
    </w:p>
    <w:p w14:paraId="48557EF1" w14:textId="77777777" w:rsidR="00BF35A9" w:rsidRPr="0018571B" w:rsidRDefault="00000000">
      <w:pPr>
        <w:numPr>
          <w:ilvl w:val="0"/>
          <w:numId w:val="4"/>
        </w:numPr>
        <w:spacing w:after="53"/>
        <w:ind w:hanging="360"/>
        <w:rPr>
          <w:lang w:val="en-US"/>
        </w:rPr>
      </w:pPr>
      <w:proofErr w:type="spellStart"/>
      <w:r w:rsidRPr="0018571B">
        <w:rPr>
          <w:b/>
          <w:lang w:val="en-US"/>
        </w:rPr>
        <w:t>Codelist</w:t>
      </w:r>
      <w:proofErr w:type="spellEnd"/>
      <w:r w:rsidRPr="0018571B">
        <w:rPr>
          <w:b/>
          <w:lang w:val="en-US"/>
        </w:rPr>
        <w:t xml:space="preserve"> </w:t>
      </w:r>
      <w:proofErr w:type="spellStart"/>
      <w:r w:rsidRPr="0018571B">
        <w:rPr>
          <w:b/>
          <w:lang w:val="en-US"/>
        </w:rPr>
        <w:t>dataProduct</w:t>
      </w:r>
      <w:proofErr w:type="spellEnd"/>
      <w:r w:rsidRPr="0018571B">
        <w:rPr>
          <w:lang w:val="en-US"/>
        </w:rPr>
        <w:t xml:space="preserve">: No Level-specific constraints or notes. The data type for all Levels is described below. </w:t>
      </w:r>
    </w:p>
    <w:p w14:paraId="12F3D200" w14:textId="77777777" w:rsidR="00BF35A9" w:rsidRPr="0018571B" w:rsidRDefault="00000000">
      <w:pPr>
        <w:spacing w:after="51"/>
        <w:ind w:left="1450"/>
        <w:rPr>
          <w:lang w:val="en-US"/>
        </w:rPr>
      </w:pPr>
      <w:proofErr w:type="spellStart"/>
      <w:r w:rsidRPr="0018571B">
        <w:rPr>
          <w:lang w:val="en-US"/>
        </w:rPr>
        <w:t>Codelist</w:t>
      </w:r>
      <w:proofErr w:type="spellEnd"/>
      <w:r w:rsidRPr="0018571B">
        <w:rPr>
          <w:lang w:val="en-US"/>
        </w:rPr>
        <w:t xml:space="preserve"> Type: closed dictionary </w:t>
      </w:r>
    </w:p>
    <w:p w14:paraId="2ECBF370" w14:textId="43DE7025" w:rsidR="00BF35A9" w:rsidRPr="0018571B" w:rsidRDefault="00000000">
      <w:pPr>
        <w:spacing w:after="51"/>
        <w:ind w:left="1450"/>
        <w:rPr>
          <w:lang w:val="en-US"/>
        </w:rPr>
      </w:pPr>
      <w:commentRangeStart w:id="175"/>
      <w:r w:rsidRPr="0018571B">
        <w:rPr>
          <w:lang w:val="en-US"/>
        </w:rPr>
        <w:t xml:space="preserve">MRN: </w:t>
      </w:r>
      <w:proofErr w:type="gramStart"/>
      <w:r w:rsidRPr="0018571B">
        <w:rPr>
          <w:lang w:val="en-US"/>
        </w:rPr>
        <w:t>urn:mrn</w:t>
      </w:r>
      <w:proofErr w:type="gramEnd"/>
      <w:r w:rsidRPr="0018571B">
        <w:rPr>
          <w:lang w:val="en-US"/>
        </w:rPr>
        <w:t>:</w:t>
      </w:r>
      <w:del w:id="176" w:author="Birklhuber Bernd" w:date="2026-08-07T14:19:00Z">
        <w:r w:rsidRPr="0018571B" w:rsidDel="0099493D">
          <w:rPr>
            <w:lang w:val="en-US"/>
          </w:rPr>
          <w:delText>iho</w:delText>
        </w:r>
      </w:del>
      <w:ins w:id="177" w:author="Birklhuber Bernd" w:date="2026-08-07T14:19:00Z">
        <w:r w:rsidR="0099493D">
          <w:rPr>
            <w:lang w:val="en-US"/>
          </w:rPr>
          <w:t>iehg</w:t>
        </w:r>
      </w:ins>
      <w:r w:rsidRPr="0018571B">
        <w:rPr>
          <w:lang w:val="en-US"/>
        </w:rPr>
        <w:t>:prod:s</w:t>
      </w:r>
      <w:ins w:id="178" w:author="Birklhuber Bernd" w:date="2026-08-07T14:19:00Z">
        <w:r w:rsidR="0099493D">
          <w:rPr>
            <w:lang w:val="en-US"/>
          </w:rPr>
          <w:t>403</w:t>
        </w:r>
      </w:ins>
      <w:del w:id="179" w:author="Birklhuber Bernd" w:date="2026-08-07T14:19:00Z">
        <w:r w:rsidRPr="0018571B" w:rsidDel="0099493D">
          <w:rPr>
            <w:lang w:val="en-US"/>
          </w:rPr>
          <w:delText>98</w:delText>
        </w:r>
      </w:del>
      <w:r w:rsidRPr="0018571B">
        <w:rPr>
          <w:lang w:val="en-US"/>
        </w:rPr>
        <w:t>:1:0:0:products</w:t>
      </w:r>
      <w:commentRangeEnd w:id="175"/>
      <w:r w:rsidR="0099493D">
        <w:rPr>
          <w:rStyle w:val="Kommentarzeichen"/>
        </w:rPr>
        <w:commentReference w:id="175"/>
      </w:r>
      <w:r w:rsidRPr="0018571B">
        <w:rPr>
          <w:lang w:val="en-US"/>
        </w:rPr>
        <w:t>.</w:t>
      </w:r>
      <w:r w:rsidRPr="0018571B">
        <w:rPr>
          <w:b/>
          <w:lang w:val="en-US"/>
        </w:rPr>
        <w:t xml:space="preserve"> </w:t>
      </w:r>
    </w:p>
    <w:p w14:paraId="6146D452" w14:textId="77777777" w:rsidR="00BF35A9" w:rsidRPr="0018571B" w:rsidRDefault="00000000">
      <w:pPr>
        <w:numPr>
          <w:ilvl w:val="0"/>
          <w:numId w:val="4"/>
        </w:numPr>
        <w:ind w:hanging="360"/>
        <w:rPr>
          <w:lang w:val="en-US"/>
        </w:rPr>
      </w:pPr>
      <w:proofErr w:type="spellStart"/>
      <w:r w:rsidRPr="0018571B">
        <w:rPr>
          <w:b/>
          <w:lang w:val="en-US"/>
        </w:rPr>
        <w:t>Codelist</w:t>
      </w:r>
      <w:proofErr w:type="spellEnd"/>
      <w:r w:rsidRPr="0018571B">
        <w:rPr>
          <w:b/>
          <w:lang w:val="en-US"/>
        </w:rPr>
        <w:t xml:space="preserve"> </w:t>
      </w:r>
      <w:proofErr w:type="spellStart"/>
      <w:r w:rsidRPr="0018571B">
        <w:rPr>
          <w:b/>
          <w:lang w:val="en-US"/>
        </w:rPr>
        <w:t>requirementType</w:t>
      </w:r>
      <w:proofErr w:type="spellEnd"/>
      <w:r w:rsidRPr="0018571B">
        <w:rPr>
          <w:lang w:val="en-US"/>
        </w:rPr>
        <w:t xml:space="preserve">: No Level-specific constraints or notes. </w:t>
      </w:r>
    </w:p>
    <w:p w14:paraId="754C3650" w14:textId="4AF3AB70" w:rsidR="00BF35A9" w:rsidRPr="0018571B" w:rsidRDefault="00000000">
      <w:pPr>
        <w:ind w:left="730"/>
        <w:rPr>
          <w:lang w:val="en-US"/>
        </w:rPr>
      </w:pPr>
      <w:r w:rsidRPr="0018571B">
        <w:rPr>
          <w:lang w:val="en-US"/>
        </w:rPr>
        <w:t>For all interoperability Levels, the following subset of the standard values listed in S-100 Part 16 are permitted to be used in S-</w:t>
      </w:r>
      <w:del w:id="180" w:author="Birklhuber Bernd" w:date="2026-08-07T14:19:00Z">
        <w:r w:rsidRPr="0018571B" w:rsidDel="0099493D">
          <w:rPr>
            <w:lang w:val="en-US"/>
          </w:rPr>
          <w:delText xml:space="preserve">98 </w:delText>
        </w:r>
      </w:del>
      <w:ins w:id="181" w:author="Birklhuber Bernd" w:date="2026-08-07T14:19:00Z">
        <w:r w:rsidR="0099493D">
          <w:rPr>
            <w:lang w:val="en-US"/>
          </w:rPr>
          <w:t>403</w:t>
        </w:r>
        <w:r w:rsidR="0099493D" w:rsidRPr="0018571B">
          <w:rPr>
            <w:lang w:val="en-US"/>
          </w:rPr>
          <w:t xml:space="preserve"> </w:t>
        </w:r>
      </w:ins>
      <w:r w:rsidRPr="0018571B">
        <w:rPr>
          <w:lang w:val="en-US"/>
        </w:rPr>
        <w:t xml:space="preserve">Interoperability Catalogues: </w:t>
      </w:r>
    </w:p>
    <w:p w14:paraId="07CC83D1" w14:textId="77777777" w:rsidR="00BF35A9" w:rsidRPr="0018571B" w:rsidRDefault="00000000">
      <w:pPr>
        <w:spacing w:after="0" w:line="259" w:lineRule="auto"/>
        <w:ind w:left="664"/>
        <w:jc w:val="center"/>
        <w:rPr>
          <w:lang w:val="en-US"/>
        </w:rPr>
      </w:pPr>
      <w:r w:rsidRPr="0018571B">
        <w:rPr>
          <w:b/>
          <w:sz w:val="18"/>
          <w:lang w:val="en-US"/>
        </w:rPr>
        <w:t xml:space="preserve">Table B-3-1 - Allowed values for </w:t>
      </w:r>
      <w:proofErr w:type="spellStart"/>
      <w:r w:rsidRPr="0018571B">
        <w:rPr>
          <w:b/>
          <w:sz w:val="18"/>
          <w:lang w:val="en-US"/>
        </w:rPr>
        <w:t>requirementType</w:t>
      </w:r>
      <w:proofErr w:type="spellEnd"/>
      <w:r w:rsidRPr="0018571B">
        <w:rPr>
          <w:b/>
          <w:sz w:val="18"/>
          <w:lang w:val="en-US"/>
        </w:rPr>
        <w:t xml:space="preserve"> </w:t>
      </w:r>
    </w:p>
    <w:tbl>
      <w:tblPr>
        <w:tblStyle w:val="TableGrid"/>
        <w:tblW w:w="8639" w:type="dxa"/>
        <w:tblInd w:w="721" w:type="dxa"/>
        <w:tblCellMar>
          <w:top w:w="107" w:type="dxa"/>
          <w:left w:w="114" w:type="dxa"/>
          <w:right w:w="60" w:type="dxa"/>
        </w:tblCellMar>
        <w:tblLook w:val="04A0" w:firstRow="1" w:lastRow="0" w:firstColumn="1" w:lastColumn="0" w:noHBand="0" w:noVBand="1"/>
      </w:tblPr>
      <w:tblGrid>
        <w:gridCol w:w="1042"/>
        <w:gridCol w:w="6698"/>
        <w:gridCol w:w="899"/>
      </w:tblGrid>
      <w:tr w:rsidR="00BF35A9" w14:paraId="2748BB20" w14:textId="77777777">
        <w:trPr>
          <w:trHeight w:val="356"/>
        </w:trPr>
        <w:tc>
          <w:tcPr>
            <w:tcW w:w="1042" w:type="dxa"/>
            <w:tcBorders>
              <w:top w:val="single" w:sz="4" w:space="0" w:color="000000"/>
              <w:left w:val="single" w:sz="4" w:space="0" w:color="000000"/>
              <w:bottom w:val="single" w:sz="4" w:space="0" w:color="000000"/>
              <w:right w:val="single" w:sz="4" w:space="0" w:color="000000"/>
            </w:tcBorders>
            <w:shd w:val="clear" w:color="auto" w:fill="D9D9D9"/>
          </w:tcPr>
          <w:p w14:paraId="4BE99A01" w14:textId="77777777" w:rsidR="00BF35A9" w:rsidRDefault="00000000">
            <w:pPr>
              <w:spacing w:after="0" w:line="259" w:lineRule="auto"/>
              <w:ind w:left="0" w:firstLine="0"/>
              <w:jc w:val="left"/>
            </w:pPr>
            <w:r>
              <w:rPr>
                <w:b/>
              </w:rPr>
              <w:t xml:space="preserve">Value </w:t>
            </w:r>
          </w:p>
        </w:tc>
        <w:tc>
          <w:tcPr>
            <w:tcW w:w="6699" w:type="dxa"/>
            <w:tcBorders>
              <w:top w:val="single" w:sz="4" w:space="0" w:color="000000"/>
              <w:left w:val="single" w:sz="4" w:space="0" w:color="000000"/>
              <w:bottom w:val="single" w:sz="4" w:space="0" w:color="000000"/>
              <w:right w:val="single" w:sz="4" w:space="0" w:color="000000"/>
            </w:tcBorders>
            <w:shd w:val="clear" w:color="auto" w:fill="D9D9D9"/>
          </w:tcPr>
          <w:p w14:paraId="5BC5F13A" w14:textId="77777777" w:rsidR="00BF35A9" w:rsidRDefault="00000000">
            <w:pPr>
              <w:spacing w:after="0" w:line="259" w:lineRule="auto"/>
              <w:ind w:left="0" w:firstLine="0"/>
              <w:jc w:val="left"/>
            </w:pPr>
            <w:r>
              <w:rPr>
                <w:b/>
              </w:rPr>
              <w:t xml:space="preserve">Description </w:t>
            </w:r>
          </w:p>
        </w:tc>
        <w:tc>
          <w:tcPr>
            <w:tcW w:w="899" w:type="dxa"/>
            <w:tcBorders>
              <w:top w:val="single" w:sz="4" w:space="0" w:color="000000"/>
              <w:left w:val="single" w:sz="4" w:space="0" w:color="000000"/>
              <w:bottom w:val="single" w:sz="4" w:space="0" w:color="000000"/>
              <w:right w:val="single" w:sz="4" w:space="0" w:color="000000"/>
            </w:tcBorders>
            <w:shd w:val="clear" w:color="auto" w:fill="D9D9D9"/>
          </w:tcPr>
          <w:p w14:paraId="53C4283E" w14:textId="77777777" w:rsidR="00BF35A9" w:rsidRDefault="00000000">
            <w:pPr>
              <w:spacing w:after="0" w:line="259" w:lineRule="auto"/>
              <w:ind w:left="85" w:firstLine="0"/>
              <w:jc w:val="left"/>
            </w:pPr>
            <w:r>
              <w:rPr>
                <w:b/>
              </w:rPr>
              <w:t xml:space="preserve">Code </w:t>
            </w:r>
          </w:p>
        </w:tc>
      </w:tr>
      <w:tr w:rsidR="00BF35A9" w14:paraId="7BE82D50" w14:textId="77777777">
        <w:trPr>
          <w:trHeight w:val="361"/>
        </w:trPr>
        <w:tc>
          <w:tcPr>
            <w:tcW w:w="1042" w:type="dxa"/>
            <w:tcBorders>
              <w:top w:val="single" w:sz="4" w:space="0" w:color="000000"/>
              <w:left w:val="single" w:sz="4" w:space="0" w:color="000000"/>
              <w:bottom w:val="single" w:sz="4" w:space="0" w:color="000000"/>
              <w:right w:val="single" w:sz="4" w:space="0" w:color="000000"/>
            </w:tcBorders>
          </w:tcPr>
          <w:p w14:paraId="2C3F83FB" w14:textId="36397C7A" w:rsidR="00BF35A9" w:rsidRDefault="00000000">
            <w:pPr>
              <w:spacing w:after="0" w:line="259" w:lineRule="auto"/>
              <w:ind w:left="0" w:firstLine="0"/>
              <w:jc w:val="left"/>
            </w:pPr>
            <w:commentRangeStart w:id="182"/>
            <w:del w:id="183" w:author="Birklhuber Bernd" w:date="2026-08-07T14:20:00Z">
              <w:r w:rsidDel="0099493D">
                <w:delText xml:space="preserve">IHO </w:delText>
              </w:r>
            </w:del>
            <w:ins w:id="184" w:author="Birklhuber Bernd" w:date="2026-08-07T14:20:00Z">
              <w:r w:rsidR="0099493D">
                <w:t xml:space="preserve">IEHG </w:t>
              </w:r>
            </w:ins>
          </w:p>
        </w:tc>
        <w:tc>
          <w:tcPr>
            <w:tcW w:w="6699" w:type="dxa"/>
            <w:tcBorders>
              <w:top w:val="single" w:sz="4" w:space="0" w:color="000000"/>
              <w:left w:val="single" w:sz="4" w:space="0" w:color="000000"/>
              <w:bottom w:val="single" w:sz="4" w:space="0" w:color="000000"/>
              <w:right w:val="single" w:sz="4" w:space="0" w:color="000000"/>
            </w:tcBorders>
          </w:tcPr>
          <w:p w14:paraId="1BB7075B" w14:textId="645B56E7" w:rsidR="00BF35A9" w:rsidRDefault="00000000">
            <w:pPr>
              <w:spacing w:after="0" w:line="259" w:lineRule="auto"/>
              <w:ind w:left="0" w:firstLine="0"/>
              <w:jc w:val="left"/>
            </w:pPr>
            <w:r>
              <w:t xml:space="preserve">Original </w:t>
            </w:r>
            <w:del w:id="185" w:author="Birklhuber Bernd" w:date="2026-08-07T14:20:00Z">
              <w:r w:rsidDel="0099493D">
                <w:delText xml:space="preserve">IHO </w:delText>
              </w:r>
            </w:del>
            <w:ins w:id="186" w:author="Birklhuber Bernd" w:date="2026-08-07T14:20:00Z">
              <w:r w:rsidR="0099493D">
                <w:t xml:space="preserve">IEHG </w:t>
              </w:r>
            </w:ins>
            <w:proofErr w:type="spellStart"/>
            <w:r>
              <w:t>Interoperability</w:t>
            </w:r>
            <w:proofErr w:type="spellEnd"/>
            <w:r>
              <w:t xml:space="preserve"> Catalogue </w:t>
            </w:r>
            <w:commentRangeEnd w:id="182"/>
            <w:r w:rsidR="0099493D">
              <w:rPr>
                <w:rStyle w:val="Kommentarzeichen"/>
              </w:rPr>
              <w:commentReference w:id="182"/>
            </w:r>
          </w:p>
        </w:tc>
        <w:tc>
          <w:tcPr>
            <w:tcW w:w="899" w:type="dxa"/>
            <w:tcBorders>
              <w:top w:val="single" w:sz="4" w:space="0" w:color="000000"/>
              <w:left w:val="single" w:sz="4" w:space="0" w:color="000000"/>
              <w:bottom w:val="single" w:sz="4" w:space="0" w:color="000000"/>
              <w:right w:val="single" w:sz="4" w:space="0" w:color="000000"/>
            </w:tcBorders>
          </w:tcPr>
          <w:p w14:paraId="57A1F95C" w14:textId="77777777" w:rsidR="00BF35A9" w:rsidRDefault="00000000">
            <w:pPr>
              <w:spacing w:after="0" w:line="259" w:lineRule="auto"/>
              <w:ind w:left="0" w:firstLine="0"/>
              <w:jc w:val="center"/>
            </w:pPr>
            <w:r>
              <w:t xml:space="preserve">1 </w:t>
            </w:r>
          </w:p>
        </w:tc>
      </w:tr>
      <w:tr w:rsidR="00BF35A9" w14:paraId="5145E320" w14:textId="77777777">
        <w:trPr>
          <w:trHeight w:val="590"/>
        </w:trPr>
        <w:tc>
          <w:tcPr>
            <w:tcW w:w="1042" w:type="dxa"/>
            <w:tcBorders>
              <w:top w:val="single" w:sz="4" w:space="0" w:color="000000"/>
              <w:left w:val="single" w:sz="4" w:space="0" w:color="000000"/>
              <w:bottom w:val="single" w:sz="4" w:space="0" w:color="000000"/>
              <w:right w:val="single" w:sz="4" w:space="0" w:color="000000"/>
            </w:tcBorders>
          </w:tcPr>
          <w:p w14:paraId="151F4FAD" w14:textId="77777777" w:rsidR="00BF35A9" w:rsidRDefault="00000000">
            <w:pPr>
              <w:spacing w:after="0" w:line="259" w:lineRule="auto"/>
              <w:ind w:left="0" w:firstLine="0"/>
              <w:jc w:val="left"/>
            </w:pPr>
            <w:r>
              <w:t xml:space="preserve">OEM </w:t>
            </w:r>
          </w:p>
        </w:tc>
        <w:tc>
          <w:tcPr>
            <w:tcW w:w="6699" w:type="dxa"/>
            <w:tcBorders>
              <w:top w:val="single" w:sz="4" w:space="0" w:color="000000"/>
              <w:left w:val="single" w:sz="4" w:space="0" w:color="000000"/>
              <w:bottom w:val="single" w:sz="4" w:space="0" w:color="000000"/>
              <w:right w:val="single" w:sz="4" w:space="0" w:color="000000"/>
            </w:tcBorders>
          </w:tcPr>
          <w:p w14:paraId="6D404BD4" w14:textId="77777777" w:rsidR="00BF35A9" w:rsidRPr="0018571B" w:rsidRDefault="00000000">
            <w:pPr>
              <w:spacing w:after="0" w:line="259" w:lineRule="auto"/>
              <w:ind w:left="0" w:firstLine="0"/>
              <w:jc w:val="left"/>
              <w:rPr>
                <w:lang w:val="en-US"/>
              </w:rPr>
            </w:pPr>
            <w:r w:rsidRPr="0018571B">
              <w:rPr>
                <w:lang w:val="en-US"/>
              </w:rPr>
              <w:t xml:space="preserve">Prepared according to requirements specified by OEM or systems integrator </w:t>
            </w:r>
          </w:p>
        </w:tc>
        <w:tc>
          <w:tcPr>
            <w:tcW w:w="899" w:type="dxa"/>
            <w:tcBorders>
              <w:top w:val="single" w:sz="4" w:space="0" w:color="000000"/>
              <w:left w:val="single" w:sz="4" w:space="0" w:color="000000"/>
              <w:bottom w:val="single" w:sz="4" w:space="0" w:color="000000"/>
              <w:right w:val="single" w:sz="4" w:space="0" w:color="000000"/>
            </w:tcBorders>
          </w:tcPr>
          <w:p w14:paraId="56A9F5C1" w14:textId="77777777" w:rsidR="00BF35A9" w:rsidRDefault="00000000">
            <w:pPr>
              <w:spacing w:after="0" w:line="259" w:lineRule="auto"/>
              <w:ind w:left="0" w:firstLine="0"/>
              <w:jc w:val="center"/>
            </w:pPr>
            <w:r>
              <w:t xml:space="preserve">2 </w:t>
            </w:r>
          </w:p>
        </w:tc>
      </w:tr>
      <w:tr w:rsidR="00BF35A9" w14:paraId="0214461D" w14:textId="77777777">
        <w:trPr>
          <w:trHeight w:val="1049"/>
        </w:trPr>
        <w:tc>
          <w:tcPr>
            <w:tcW w:w="1042" w:type="dxa"/>
            <w:tcBorders>
              <w:top w:val="single" w:sz="4" w:space="0" w:color="000000"/>
              <w:left w:val="single" w:sz="4" w:space="0" w:color="000000"/>
              <w:bottom w:val="single" w:sz="4" w:space="0" w:color="000000"/>
              <w:right w:val="single" w:sz="4" w:space="0" w:color="000000"/>
            </w:tcBorders>
          </w:tcPr>
          <w:p w14:paraId="01271FB1" w14:textId="77777777" w:rsidR="00BF35A9" w:rsidRDefault="00000000">
            <w:pPr>
              <w:spacing w:after="0" w:line="259" w:lineRule="auto"/>
              <w:ind w:left="0" w:firstLine="0"/>
              <w:jc w:val="left"/>
            </w:pPr>
            <w:r>
              <w:lastRenderedPageBreak/>
              <w:t xml:space="preserve">national </w:t>
            </w:r>
          </w:p>
        </w:tc>
        <w:tc>
          <w:tcPr>
            <w:tcW w:w="6699" w:type="dxa"/>
            <w:tcBorders>
              <w:top w:val="single" w:sz="4" w:space="0" w:color="000000"/>
              <w:left w:val="single" w:sz="4" w:space="0" w:color="000000"/>
              <w:bottom w:val="single" w:sz="4" w:space="0" w:color="000000"/>
              <w:right w:val="single" w:sz="4" w:space="0" w:color="000000"/>
            </w:tcBorders>
          </w:tcPr>
          <w:p w14:paraId="54F76D57" w14:textId="77777777" w:rsidR="00BF35A9" w:rsidRPr="0018571B" w:rsidRDefault="00000000">
            <w:pPr>
              <w:spacing w:after="0" w:line="259" w:lineRule="auto"/>
              <w:ind w:left="0" w:firstLine="0"/>
              <w:jc w:val="left"/>
              <w:rPr>
                <w:lang w:val="en-US"/>
              </w:rPr>
            </w:pPr>
            <w:r w:rsidRPr="0018571B">
              <w:rPr>
                <w:lang w:val="en-US"/>
              </w:rPr>
              <w:t xml:space="preserve">Prepared according to requirements specified by a national Government, group of national Governments (for example the European Union), or governmental agency such as a national shipping authority or the Coast Guard </w:t>
            </w:r>
          </w:p>
        </w:tc>
        <w:tc>
          <w:tcPr>
            <w:tcW w:w="899" w:type="dxa"/>
            <w:tcBorders>
              <w:top w:val="single" w:sz="4" w:space="0" w:color="000000"/>
              <w:left w:val="single" w:sz="4" w:space="0" w:color="000000"/>
              <w:bottom w:val="single" w:sz="4" w:space="0" w:color="000000"/>
              <w:right w:val="single" w:sz="4" w:space="0" w:color="000000"/>
            </w:tcBorders>
          </w:tcPr>
          <w:p w14:paraId="332A8A9C" w14:textId="77777777" w:rsidR="00BF35A9" w:rsidRDefault="00000000">
            <w:pPr>
              <w:spacing w:after="0" w:line="259" w:lineRule="auto"/>
              <w:ind w:left="0" w:right="57" w:firstLine="0"/>
              <w:jc w:val="center"/>
            </w:pPr>
            <w:r>
              <w:t xml:space="preserve">3 </w:t>
            </w:r>
          </w:p>
        </w:tc>
      </w:tr>
      <w:tr w:rsidR="00BF35A9" w14:paraId="63A3779D" w14:textId="77777777">
        <w:trPr>
          <w:trHeight w:val="590"/>
        </w:trPr>
        <w:tc>
          <w:tcPr>
            <w:tcW w:w="1042" w:type="dxa"/>
            <w:tcBorders>
              <w:top w:val="single" w:sz="4" w:space="0" w:color="000000"/>
              <w:left w:val="single" w:sz="4" w:space="0" w:color="000000"/>
              <w:bottom w:val="single" w:sz="4" w:space="0" w:color="000000"/>
              <w:right w:val="single" w:sz="4" w:space="0" w:color="000000"/>
            </w:tcBorders>
          </w:tcPr>
          <w:p w14:paraId="5ED265EE" w14:textId="77777777" w:rsidR="00BF35A9" w:rsidRDefault="00000000">
            <w:pPr>
              <w:spacing w:after="0" w:line="259" w:lineRule="auto"/>
              <w:ind w:left="0" w:firstLine="0"/>
              <w:jc w:val="left"/>
            </w:pPr>
            <w:proofErr w:type="spellStart"/>
            <w:r>
              <w:t>local</w:t>
            </w:r>
            <w:proofErr w:type="spellEnd"/>
            <w:r>
              <w:t xml:space="preserve"> </w:t>
            </w:r>
          </w:p>
        </w:tc>
        <w:tc>
          <w:tcPr>
            <w:tcW w:w="6699" w:type="dxa"/>
            <w:tcBorders>
              <w:top w:val="single" w:sz="4" w:space="0" w:color="000000"/>
              <w:left w:val="single" w:sz="4" w:space="0" w:color="000000"/>
              <w:bottom w:val="single" w:sz="4" w:space="0" w:color="000000"/>
              <w:right w:val="single" w:sz="4" w:space="0" w:color="000000"/>
            </w:tcBorders>
          </w:tcPr>
          <w:p w14:paraId="489D396C" w14:textId="77777777" w:rsidR="00BF35A9" w:rsidRPr="0018571B" w:rsidRDefault="00000000">
            <w:pPr>
              <w:spacing w:after="0" w:line="259" w:lineRule="auto"/>
              <w:ind w:left="0" w:firstLine="0"/>
              <w:jc w:val="left"/>
              <w:rPr>
                <w:lang w:val="en-US"/>
              </w:rPr>
            </w:pPr>
            <w:r w:rsidRPr="0018571B">
              <w:rPr>
                <w:lang w:val="en-US"/>
              </w:rPr>
              <w:t xml:space="preserve">Prepared according to requirements specified by a sub-national governmental authority such as a state, province, or county </w:t>
            </w:r>
          </w:p>
        </w:tc>
        <w:tc>
          <w:tcPr>
            <w:tcW w:w="899" w:type="dxa"/>
            <w:tcBorders>
              <w:top w:val="single" w:sz="4" w:space="0" w:color="000000"/>
              <w:left w:val="single" w:sz="4" w:space="0" w:color="000000"/>
              <w:bottom w:val="single" w:sz="4" w:space="0" w:color="000000"/>
              <w:right w:val="single" w:sz="4" w:space="0" w:color="000000"/>
            </w:tcBorders>
          </w:tcPr>
          <w:p w14:paraId="52B0CC89" w14:textId="77777777" w:rsidR="00BF35A9" w:rsidRDefault="00000000">
            <w:pPr>
              <w:spacing w:after="0" w:line="259" w:lineRule="auto"/>
              <w:ind w:left="0" w:right="57" w:firstLine="0"/>
              <w:jc w:val="center"/>
            </w:pPr>
            <w:r>
              <w:t xml:space="preserve">4 </w:t>
            </w:r>
          </w:p>
        </w:tc>
      </w:tr>
      <w:tr w:rsidR="00BF35A9" w14:paraId="4F945189" w14:textId="77777777">
        <w:trPr>
          <w:trHeight w:val="590"/>
        </w:trPr>
        <w:tc>
          <w:tcPr>
            <w:tcW w:w="1042" w:type="dxa"/>
            <w:tcBorders>
              <w:top w:val="single" w:sz="4" w:space="0" w:color="000000"/>
              <w:left w:val="single" w:sz="4" w:space="0" w:color="000000"/>
              <w:bottom w:val="single" w:sz="4" w:space="0" w:color="000000"/>
              <w:right w:val="single" w:sz="4" w:space="0" w:color="000000"/>
            </w:tcBorders>
          </w:tcPr>
          <w:p w14:paraId="1130A5B1" w14:textId="77777777" w:rsidR="00BF35A9" w:rsidRDefault="00000000">
            <w:pPr>
              <w:spacing w:after="0" w:line="259" w:lineRule="auto"/>
              <w:ind w:left="0" w:firstLine="0"/>
              <w:jc w:val="left"/>
            </w:pPr>
            <w:proofErr w:type="spellStart"/>
            <w:r>
              <w:t>port</w:t>
            </w:r>
            <w:proofErr w:type="spellEnd"/>
            <w:r>
              <w:t xml:space="preserve"> </w:t>
            </w:r>
          </w:p>
        </w:tc>
        <w:tc>
          <w:tcPr>
            <w:tcW w:w="6699" w:type="dxa"/>
            <w:tcBorders>
              <w:top w:val="single" w:sz="4" w:space="0" w:color="000000"/>
              <w:left w:val="single" w:sz="4" w:space="0" w:color="000000"/>
              <w:bottom w:val="single" w:sz="4" w:space="0" w:color="000000"/>
              <w:right w:val="single" w:sz="4" w:space="0" w:color="000000"/>
            </w:tcBorders>
          </w:tcPr>
          <w:p w14:paraId="1251411C" w14:textId="77777777" w:rsidR="00BF35A9" w:rsidRPr="0018571B" w:rsidRDefault="00000000">
            <w:pPr>
              <w:spacing w:after="0" w:line="259" w:lineRule="auto"/>
              <w:ind w:left="0" w:firstLine="0"/>
              <w:jc w:val="left"/>
              <w:rPr>
                <w:lang w:val="en-US"/>
              </w:rPr>
            </w:pPr>
            <w:r w:rsidRPr="0018571B">
              <w:rPr>
                <w:lang w:val="en-US"/>
              </w:rPr>
              <w:t xml:space="preserve">Prepared according to requirements specified by a harbormaster's office or port authority </w:t>
            </w:r>
          </w:p>
        </w:tc>
        <w:tc>
          <w:tcPr>
            <w:tcW w:w="899" w:type="dxa"/>
            <w:tcBorders>
              <w:top w:val="single" w:sz="4" w:space="0" w:color="000000"/>
              <w:left w:val="single" w:sz="4" w:space="0" w:color="000000"/>
              <w:bottom w:val="single" w:sz="4" w:space="0" w:color="000000"/>
              <w:right w:val="single" w:sz="4" w:space="0" w:color="000000"/>
            </w:tcBorders>
          </w:tcPr>
          <w:p w14:paraId="523B7F6D" w14:textId="77777777" w:rsidR="00BF35A9" w:rsidRDefault="00000000">
            <w:pPr>
              <w:spacing w:after="0" w:line="259" w:lineRule="auto"/>
              <w:ind w:left="0" w:right="57" w:firstLine="0"/>
              <w:jc w:val="center"/>
            </w:pPr>
            <w:r>
              <w:t xml:space="preserve">5 </w:t>
            </w:r>
          </w:p>
        </w:tc>
      </w:tr>
      <w:tr w:rsidR="00BF35A9" w14:paraId="7C0C93B4" w14:textId="77777777">
        <w:trPr>
          <w:trHeight w:val="590"/>
        </w:trPr>
        <w:tc>
          <w:tcPr>
            <w:tcW w:w="1042" w:type="dxa"/>
            <w:tcBorders>
              <w:top w:val="single" w:sz="4" w:space="0" w:color="000000"/>
              <w:left w:val="single" w:sz="4" w:space="0" w:color="000000"/>
              <w:bottom w:val="single" w:sz="4" w:space="0" w:color="000000"/>
              <w:right w:val="single" w:sz="4" w:space="0" w:color="000000"/>
            </w:tcBorders>
          </w:tcPr>
          <w:p w14:paraId="0808E5EA" w14:textId="77777777" w:rsidR="00BF35A9" w:rsidRDefault="00000000">
            <w:pPr>
              <w:spacing w:after="0" w:line="259" w:lineRule="auto"/>
              <w:ind w:left="0" w:firstLine="0"/>
              <w:jc w:val="left"/>
            </w:pPr>
            <w:proofErr w:type="spellStart"/>
            <w:r>
              <w:t>company</w:t>
            </w:r>
            <w:proofErr w:type="spellEnd"/>
            <w:r>
              <w:t xml:space="preserve"> </w:t>
            </w:r>
          </w:p>
        </w:tc>
        <w:tc>
          <w:tcPr>
            <w:tcW w:w="6699" w:type="dxa"/>
            <w:tcBorders>
              <w:top w:val="single" w:sz="4" w:space="0" w:color="000000"/>
              <w:left w:val="single" w:sz="4" w:space="0" w:color="000000"/>
              <w:bottom w:val="single" w:sz="4" w:space="0" w:color="000000"/>
              <w:right w:val="single" w:sz="4" w:space="0" w:color="000000"/>
            </w:tcBorders>
          </w:tcPr>
          <w:p w14:paraId="5869001F" w14:textId="77777777" w:rsidR="00BF35A9" w:rsidRPr="0018571B" w:rsidRDefault="00000000">
            <w:pPr>
              <w:spacing w:after="0" w:line="259" w:lineRule="auto"/>
              <w:ind w:left="0" w:firstLine="0"/>
              <w:jc w:val="left"/>
              <w:rPr>
                <w:lang w:val="en-US"/>
              </w:rPr>
            </w:pPr>
            <w:r w:rsidRPr="0018571B">
              <w:rPr>
                <w:lang w:val="en-US"/>
              </w:rPr>
              <w:t xml:space="preserve">Prepared according to requirements specified by the owner, charterer, or operator </w:t>
            </w:r>
          </w:p>
        </w:tc>
        <w:tc>
          <w:tcPr>
            <w:tcW w:w="899" w:type="dxa"/>
            <w:tcBorders>
              <w:top w:val="single" w:sz="4" w:space="0" w:color="000000"/>
              <w:left w:val="single" w:sz="4" w:space="0" w:color="000000"/>
              <w:bottom w:val="single" w:sz="4" w:space="0" w:color="000000"/>
              <w:right w:val="single" w:sz="4" w:space="0" w:color="000000"/>
            </w:tcBorders>
          </w:tcPr>
          <w:p w14:paraId="4F36955B" w14:textId="77777777" w:rsidR="00BF35A9" w:rsidRDefault="00000000">
            <w:pPr>
              <w:spacing w:after="0" w:line="259" w:lineRule="auto"/>
              <w:ind w:left="0" w:right="57" w:firstLine="0"/>
              <w:jc w:val="center"/>
            </w:pPr>
            <w:r>
              <w:t xml:space="preserve">6 </w:t>
            </w:r>
          </w:p>
        </w:tc>
      </w:tr>
      <w:tr w:rsidR="00BF35A9" w14:paraId="11032B13" w14:textId="77777777">
        <w:trPr>
          <w:trHeight w:val="360"/>
        </w:trPr>
        <w:tc>
          <w:tcPr>
            <w:tcW w:w="1042" w:type="dxa"/>
            <w:tcBorders>
              <w:top w:val="single" w:sz="4" w:space="0" w:color="000000"/>
              <w:left w:val="single" w:sz="4" w:space="0" w:color="000000"/>
              <w:bottom w:val="single" w:sz="4" w:space="0" w:color="000000"/>
              <w:right w:val="single" w:sz="4" w:space="0" w:color="000000"/>
            </w:tcBorders>
          </w:tcPr>
          <w:p w14:paraId="098B63D2" w14:textId="77777777" w:rsidR="00BF35A9" w:rsidRDefault="00000000">
            <w:pPr>
              <w:spacing w:after="0" w:line="259" w:lineRule="auto"/>
              <w:ind w:left="0" w:firstLine="0"/>
              <w:jc w:val="left"/>
            </w:pPr>
            <w:proofErr w:type="spellStart"/>
            <w:r>
              <w:t>pilot</w:t>
            </w:r>
            <w:proofErr w:type="spellEnd"/>
            <w:r>
              <w:t xml:space="preserve"> </w:t>
            </w:r>
          </w:p>
        </w:tc>
        <w:tc>
          <w:tcPr>
            <w:tcW w:w="6699" w:type="dxa"/>
            <w:tcBorders>
              <w:top w:val="single" w:sz="4" w:space="0" w:color="000000"/>
              <w:left w:val="single" w:sz="4" w:space="0" w:color="000000"/>
              <w:bottom w:val="single" w:sz="4" w:space="0" w:color="000000"/>
              <w:right w:val="single" w:sz="4" w:space="0" w:color="000000"/>
            </w:tcBorders>
          </w:tcPr>
          <w:p w14:paraId="4381137B" w14:textId="77777777" w:rsidR="00BF35A9" w:rsidRPr="0018571B" w:rsidRDefault="00000000">
            <w:pPr>
              <w:spacing w:after="0" w:line="259" w:lineRule="auto"/>
              <w:ind w:left="0" w:firstLine="0"/>
              <w:jc w:val="left"/>
              <w:rPr>
                <w:lang w:val="en-US"/>
              </w:rPr>
            </w:pPr>
            <w:r w:rsidRPr="0018571B">
              <w:rPr>
                <w:lang w:val="en-US"/>
              </w:rPr>
              <w:t xml:space="preserve">Prepared according to requirements specified by a pilot  </w:t>
            </w:r>
          </w:p>
        </w:tc>
        <w:tc>
          <w:tcPr>
            <w:tcW w:w="899" w:type="dxa"/>
            <w:tcBorders>
              <w:top w:val="single" w:sz="4" w:space="0" w:color="000000"/>
              <w:left w:val="single" w:sz="4" w:space="0" w:color="000000"/>
              <w:bottom w:val="single" w:sz="4" w:space="0" w:color="000000"/>
              <w:right w:val="single" w:sz="4" w:space="0" w:color="000000"/>
            </w:tcBorders>
          </w:tcPr>
          <w:p w14:paraId="49D52542" w14:textId="77777777" w:rsidR="00BF35A9" w:rsidRDefault="00000000">
            <w:pPr>
              <w:spacing w:after="0" w:line="259" w:lineRule="auto"/>
              <w:ind w:left="0" w:right="57" w:firstLine="0"/>
              <w:jc w:val="center"/>
            </w:pPr>
            <w:r>
              <w:t xml:space="preserve">7 </w:t>
            </w:r>
          </w:p>
        </w:tc>
      </w:tr>
      <w:tr w:rsidR="00BF35A9" w14:paraId="5AF98DE0" w14:textId="77777777">
        <w:trPr>
          <w:trHeight w:val="361"/>
        </w:trPr>
        <w:tc>
          <w:tcPr>
            <w:tcW w:w="1042" w:type="dxa"/>
            <w:tcBorders>
              <w:top w:val="single" w:sz="4" w:space="0" w:color="000000"/>
              <w:left w:val="single" w:sz="4" w:space="0" w:color="000000"/>
              <w:bottom w:val="single" w:sz="4" w:space="0" w:color="000000"/>
              <w:right w:val="single" w:sz="4" w:space="0" w:color="000000"/>
            </w:tcBorders>
          </w:tcPr>
          <w:p w14:paraId="41982010" w14:textId="77777777" w:rsidR="00BF35A9" w:rsidRDefault="00000000">
            <w:pPr>
              <w:spacing w:after="0" w:line="259" w:lineRule="auto"/>
              <w:ind w:left="0" w:firstLine="0"/>
              <w:jc w:val="left"/>
            </w:pPr>
            <w:proofErr w:type="spellStart"/>
            <w:r>
              <w:t>master</w:t>
            </w:r>
            <w:proofErr w:type="spellEnd"/>
            <w:r>
              <w:t xml:space="preserve"> </w:t>
            </w:r>
          </w:p>
        </w:tc>
        <w:tc>
          <w:tcPr>
            <w:tcW w:w="6699" w:type="dxa"/>
            <w:tcBorders>
              <w:top w:val="single" w:sz="4" w:space="0" w:color="000000"/>
              <w:left w:val="single" w:sz="4" w:space="0" w:color="000000"/>
              <w:bottom w:val="single" w:sz="4" w:space="0" w:color="000000"/>
              <w:right w:val="single" w:sz="4" w:space="0" w:color="000000"/>
            </w:tcBorders>
          </w:tcPr>
          <w:p w14:paraId="0412ED71" w14:textId="77777777" w:rsidR="00BF35A9" w:rsidRPr="0018571B" w:rsidRDefault="00000000">
            <w:pPr>
              <w:spacing w:after="0" w:line="259" w:lineRule="auto"/>
              <w:ind w:left="0" w:firstLine="0"/>
              <w:jc w:val="left"/>
              <w:rPr>
                <w:lang w:val="en-US"/>
              </w:rPr>
            </w:pPr>
            <w:r w:rsidRPr="0018571B">
              <w:rPr>
                <w:lang w:val="en-US"/>
              </w:rPr>
              <w:t xml:space="preserve">Prepared according to requirements specified by the vessel’s master </w:t>
            </w:r>
          </w:p>
        </w:tc>
        <w:tc>
          <w:tcPr>
            <w:tcW w:w="899" w:type="dxa"/>
            <w:tcBorders>
              <w:top w:val="single" w:sz="4" w:space="0" w:color="000000"/>
              <w:left w:val="single" w:sz="4" w:space="0" w:color="000000"/>
              <w:bottom w:val="single" w:sz="4" w:space="0" w:color="000000"/>
              <w:right w:val="single" w:sz="4" w:space="0" w:color="000000"/>
            </w:tcBorders>
          </w:tcPr>
          <w:p w14:paraId="652BC38B" w14:textId="77777777" w:rsidR="00BF35A9" w:rsidRDefault="00000000">
            <w:pPr>
              <w:spacing w:after="0" w:line="259" w:lineRule="auto"/>
              <w:ind w:left="0" w:right="57" w:firstLine="0"/>
              <w:jc w:val="center"/>
            </w:pPr>
            <w:r>
              <w:t xml:space="preserve">8 </w:t>
            </w:r>
          </w:p>
        </w:tc>
      </w:tr>
    </w:tbl>
    <w:p w14:paraId="32C4B72C" w14:textId="77777777" w:rsidR="00BF35A9" w:rsidRDefault="00000000">
      <w:pPr>
        <w:spacing w:after="0" w:line="259" w:lineRule="auto"/>
        <w:ind w:left="0" w:firstLine="0"/>
        <w:jc w:val="left"/>
      </w:pPr>
      <w:r>
        <w:t xml:space="preserve"> </w:t>
      </w:r>
    </w:p>
    <w:p w14:paraId="3FB3E2EF" w14:textId="77777777" w:rsidR="00BF35A9" w:rsidRPr="0018571B" w:rsidRDefault="00000000">
      <w:pPr>
        <w:spacing w:after="51"/>
        <w:ind w:left="730"/>
        <w:rPr>
          <w:lang w:val="en-US"/>
        </w:rPr>
      </w:pPr>
      <w:r w:rsidRPr="0018571B">
        <w:rPr>
          <w:lang w:val="en-US"/>
        </w:rPr>
        <w:t xml:space="preserve">Extra values (“other: ...”) as defined in S-100 Part 3, clause 3-6.7 are also permitted. </w:t>
      </w:r>
    </w:p>
    <w:p w14:paraId="7315BD64" w14:textId="77777777" w:rsidR="00BF35A9" w:rsidRDefault="00000000">
      <w:pPr>
        <w:numPr>
          <w:ilvl w:val="0"/>
          <w:numId w:val="4"/>
        </w:numPr>
        <w:spacing w:after="43" w:line="259" w:lineRule="auto"/>
        <w:ind w:hanging="360"/>
      </w:pPr>
      <w:r>
        <w:rPr>
          <w:b/>
        </w:rPr>
        <w:t xml:space="preserve">S100_IC_PredefinedCombination </w:t>
      </w:r>
    </w:p>
    <w:p w14:paraId="240FABFA" w14:textId="77777777" w:rsidR="00BF35A9" w:rsidRPr="0018571B" w:rsidRDefault="00000000">
      <w:pPr>
        <w:ind w:left="730"/>
        <w:rPr>
          <w:lang w:val="en-US"/>
        </w:rPr>
      </w:pPr>
      <w:r w:rsidRPr="0018571B">
        <w:rPr>
          <w:b/>
          <w:lang w:val="en-US"/>
        </w:rPr>
        <w:t xml:space="preserve">Role </w:t>
      </w:r>
      <w:proofErr w:type="spellStart"/>
      <w:r w:rsidRPr="0018571B">
        <w:rPr>
          <w:i/>
          <w:lang w:val="en-US"/>
        </w:rPr>
        <w:t>derivedFeatures</w:t>
      </w:r>
      <w:proofErr w:type="spellEnd"/>
      <w:r w:rsidRPr="0018571B">
        <w:rPr>
          <w:lang w:val="en-US"/>
        </w:rPr>
        <w:t xml:space="preserve">: Not allowed in Level 2 Interoperability Catalogues. </w:t>
      </w:r>
    </w:p>
    <w:p w14:paraId="08455909" w14:textId="77777777" w:rsidR="00BF35A9" w:rsidRPr="0018571B" w:rsidRDefault="00000000">
      <w:pPr>
        <w:spacing w:after="141" w:line="259" w:lineRule="auto"/>
        <w:ind w:left="0" w:firstLine="0"/>
        <w:jc w:val="left"/>
        <w:rPr>
          <w:lang w:val="en-US"/>
        </w:rPr>
      </w:pPr>
      <w:r w:rsidRPr="0018571B">
        <w:rPr>
          <w:lang w:val="en-US"/>
        </w:rPr>
        <w:t xml:space="preserve"> </w:t>
      </w:r>
    </w:p>
    <w:p w14:paraId="67755F1F" w14:textId="77777777" w:rsidR="00BF35A9" w:rsidRPr="0018571B" w:rsidRDefault="00000000">
      <w:pPr>
        <w:pStyle w:val="berschrift1"/>
        <w:spacing w:after="140"/>
        <w:ind w:left="-5"/>
        <w:rPr>
          <w:lang w:val="en-US"/>
        </w:rPr>
      </w:pPr>
      <w:bookmarkStart w:id="187" w:name="_Toc36018"/>
      <w:r w:rsidRPr="0018571B">
        <w:rPr>
          <w:sz w:val="24"/>
          <w:lang w:val="en-US"/>
        </w:rPr>
        <w:t xml:space="preserve">B-4 Level-Specific Data Quality Considerations </w:t>
      </w:r>
      <w:bookmarkEnd w:id="187"/>
    </w:p>
    <w:p w14:paraId="1CCF1296" w14:textId="77777777" w:rsidR="00BF35A9" w:rsidRPr="0018571B" w:rsidRDefault="00000000">
      <w:pPr>
        <w:pStyle w:val="berschrift1"/>
        <w:ind w:left="-5"/>
        <w:rPr>
          <w:lang w:val="en-US"/>
        </w:rPr>
      </w:pPr>
      <w:bookmarkStart w:id="188" w:name="_Toc36019"/>
      <w:r w:rsidRPr="0018571B">
        <w:rPr>
          <w:lang w:val="en-US"/>
        </w:rPr>
        <w:t xml:space="preserve">B-4.1 Quality of displayed data </w:t>
      </w:r>
      <w:bookmarkEnd w:id="188"/>
    </w:p>
    <w:p w14:paraId="4F08D4AA" w14:textId="5AC0BBAF" w:rsidR="00BF35A9" w:rsidRPr="0018571B" w:rsidRDefault="00000000">
      <w:pPr>
        <w:ind w:left="-5"/>
        <w:rPr>
          <w:lang w:val="en-US"/>
        </w:rPr>
      </w:pPr>
      <w:r w:rsidRPr="0018571B">
        <w:rPr>
          <w:lang w:val="en-US"/>
        </w:rPr>
        <w:t>There are no Level-specific extensions to clause 6.1 of the “S</w:t>
      </w:r>
      <w:ins w:id="189" w:author="Birklhuber Bernd" w:date="2026-08-07T14:20:00Z">
        <w:r w:rsidR="004D10AD">
          <w:rPr>
            <w:lang w:val="en-US"/>
          </w:rPr>
          <w:t>-403</w:t>
        </w:r>
      </w:ins>
      <w:del w:id="190" w:author="Birklhuber Bernd" w:date="2026-08-07T14:20:00Z">
        <w:r w:rsidRPr="0018571B" w:rsidDel="004D10AD">
          <w:rPr>
            <w:lang w:val="en-US"/>
          </w:rPr>
          <w:delText>98</w:delText>
        </w:r>
      </w:del>
      <w:r w:rsidRPr="0018571B">
        <w:rPr>
          <w:lang w:val="en-US"/>
        </w:rPr>
        <w:t xml:space="preserve"> – Main” document. </w:t>
      </w:r>
    </w:p>
    <w:p w14:paraId="20D3653C" w14:textId="77777777" w:rsidR="00BF35A9" w:rsidRPr="0018571B" w:rsidRDefault="00000000">
      <w:pPr>
        <w:ind w:left="-5"/>
        <w:rPr>
          <w:lang w:val="en-US"/>
        </w:rPr>
      </w:pPr>
      <w:r w:rsidRPr="0018571B">
        <w:rPr>
          <w:lang w:val="en-US"/>
        </w:rPr>
        <w:t xml:space="preserve">Clause B-B-5.111 provides guidance for maintaining data quality for Level-specific rules and operations. </w:t>
      </w:r>
    </w:p>
    <w:p w14:paraId="68DF82B7" w14:textId="77777777" w:rsidR="00BF35A9" w:rsidRPr="0018571B" w:rsidRDefault="00000000">
      <w:pPr>
        <w:spacing w:after="125" w:line="259" w:lineRule="auto"/>
        <w:ind w:left="0" w:firstLine="0"/>
        <w:jc w:val="left"/>
        <w:rPr>
          <w:lang w:val="en-US"/>
        </w:rPr>
      </w:pPr>
      <w:r w:rsidRPr="0018571B">
        <w:rPr>
          <w:lang w:val="en-US"/>
        </w:rPr>
        <w:t xml:space="preserve"> </w:t>
      </w:r>
    </w:p>
    <w:p w14:paraId="61A6911A" w14:textId="77777777" w:rsidR="00BF35A9" w:rsidRPr="0018571B" w:rsidRDefault="00000000">
      <w:pPr>
        <w:pStyle w:val="berschrift1"/>
        <w:ind w:left="-5"/>
        <w:rPr>
          <w:lang w:val="en-US"/>
        </w:rPr>
      </w:pPr>
      <w:bookmarkStart w:id="191" w:name="_Toc36020"/>
      <w:r w:rsidRPr="0018571B">
        <w:rPr>
          <w:lang w:val="en-US"/>
        </w:rPr>
        <w:t xml:space="preserve">B-4.2 Quality of interoperability catalogues </w:t>
      </w:r>
      <w:bookmarkEnd w:id="191"/>
    </w:p>
    <w:p w14:paraId="4E197E7E" w14:textId="305E18A7" w:rsidR="00BF35A9" w:rsidRPr="0018571B" w:rsidRDefault="00000000">
      <w:pPr>
        <w:ind w:left="-5"/>
        <w:rPr>
          <w:lang w:val="en-US"/>
        </w:rPr>
      </w:pPr>
      <w:r w:rsidRPr="0018571B">
        <w:rPr>
          <w:lang w:val="en-US"/>
        </w:rPr>
        <w:t>The quality measures recommended in S-97 (Part C) which are applicable to Level 2 S-</w:t>
      </w:r>
      <w:del w:id="192" w:author="Birklhuber Bernd" w:date="2026-08-07T14:20:00Z">
        <w:r w:rsidRPr="0018571B" w:rsidDel="004D10AD">
          <w:rPr>
            <w:lang w:val="en-US"/>
          </w:rPr>
          <w:delText xml:space="preserve">98 </w:delText>
        </w:r>
      </w:del>
      <w:ins w:id="193" w:author="Birklhuber Bernd" w:date="2026-08-07T14:20:00Z">
        <w:r w:rsidR="004D10AD">
          <w:rPr>
            <w:lang w:val="en-US"/>
          </w:rPr>
          <w:t>403</w:t>
        </w:r>
        <w:r w:rsidR="004D10AD" w:rsidRPr="0018571B">
          <w:rPr>
            <w:lang w:val="en-US"/>
          </w:rPr>
          <w:t xml:space="preserve"> </w:t>
        </w:r>
      </w:ins>
      <w:r w:rsidRPr="0018571B">
        <w:rPr>
          <w:lang w:val="en-US"/>
        </w:rPr>
        <w:t>Interoperability Catalogues are those listed in Table 6-1 of the “S-</w:t>
      </w:r>
      <w:del w:id="194" w:author="Birklhuber Bernd" w:date="2026-08-07T14:20:00Z">
        <w:r w:rsidRPr="0018571B" w:rsidDel="004D10AD">
          <w:rPr>
            <w:lang w:val="en-US"/>
          </w:rPr>
          <w:delText xml:space="preserve">98 </w:delText>
        </w:r>
      </w:del>
      <w:ins w:id="195" w:author="Birklhuber Bernd" w:date="2026-08-07T14:20:00Z">
        <w:r w:rsidR="004D10AD">
          <w:rPr>
            <w:lang w:val="en-US"/>
          </w:rPr>
          <w:t>403</w:t>
        </w:r>
        <w:r w:rsidR="004D10AD" w:rsidRPr="0018571B">
          <w:rPr>
            <w:lang w:val="en-US"/>
          </w:rPr>
          <w:t xml:space="preserve"> </w:t>
        </w:r>
      </w:ins>
      <w:r w:rsidRPr="0018571B">
        <w:rPr>
          <w:lang w:val="en-US"/>
        </w:rPr>
        <w:t xml:space="preserve">– Main” document. There are no additional </w:t>
      </w:r>
      <w:proofErr w:type="spellStart"/>
      <w:r w:rsidRPr="0018571B">
        <w:rPr>
          <w:lang w:val="en-US"/>
        </w:rPr>
        <w:t>Levelspecific</w:t>
      </w:r>
      <w:proofErr w:type="spellEnd"/>
      <w:r w:rsidRPr="0018571B">
        <w:rPr>
          <w:lang w:val="en-US"/>
        </w:rPr>
        <w:t xml:space="preserve"> measures for Level 2. </w:t>
      </w:r>
    </w:p>
    <w:p w14:paraId="43167EC4" w14:textId="77777777" w:rsidR="00BF35A9" w:rsidRPr="0018571B" w:rsidRDefault="00000000">
      <w:pPr>
        <w:pStyle w:val="berschrift1"/>
        <w:spacing w:after="104"/>
        <w:ind w:left="-5"/>
        <w:rPr>
          <w:lang w:val="en-US"/>
        </w:rPr>
      </w:pPr>
      <w:bookmarkStart w:id="196" w:name="_Toc36021"/>
      <w:r w:rsidRPr="0018571B">
        <w:rPr>
          <w:sz w:val="20"/>
          <w:lang w:val="en-US"/>
        </w:rPr>
        <w:t xml:space="preserve">B-4.2.1 Test methods </w:t>
      </w:r>
      <w:bookmarkEnd w:id="196"/>
    </w:p>
    <w:p w14:paraId="5109FA9F" w14:textId="6C4F5F68" w:rsidR="00BF35A9" w:rsidRPr="0018571B" w:rsidRDefault="00000000">
      <w:pPr>
        <w:spacing w:after="112"/>
        <w:ind w:left="-5"/>
        <w:jc w:val="left"/>
        <w:rPr>
          <w:lang w:val="en-US"/>
        </w:rPr>
      </w:pPr>
      <w:r w:rsidRPr="0018571B">
        <w:rPr>
          <w:lang w:val="en-US"/>
        </w:rPr>
        <w:t>There are no Level-specific extensions to Clause 6.2.1 of the “S-</w:t>
      </w:r>
      <w:del w:id="197" w:author="Birklhuber Bernd" w:date="2026-08-07T14:20:00Z">
        <w:r w:rsidRPr="0018571B" w:rsidDel="004D10AD">
          <w:rPr>
            <w:lang w:val="en-US"/>
          </w:rPr>
          <w:delText xml:space="preserve">98 </w:delText>
        </w:r>
      </w:del>
      <w:ins w:id="198" w:author="Birklhuber Bernd" w:date="2026-08-07T14:20:00Z">
        <w:r w:rsidR="004D10AD">
          <w:rPr>
            <w:lang w:val="en-US"/>
          </w:rPr>
          <w:t>403</w:t>
        </w:r>
        <w:r w:rsidR="004D10AD" w:rsidRPr="0018571B">
          <w:rPr>
            <w:lang w:val="en-US"/>
          </w:rPr>
          <w:t xml:space="preserve"> </w:t>
        </w:r>
      </w:ins>
      <w:r w:rsidRPr="0018571B">
        <w:rPr>
          <w:lang w:val="en-US"/>
        </w:rPr>
        <w:t xml:space="preserve">– Main” document. </w:t>
      </w:r>
    </w:p>
    <w:p w14:paraId="06E0824D" w14:textId="77777777" w:rsidR="00BF35A9" w:rsidRPr="0018571B" w:rsidRDefault="00000000">
      <w:pPr>
        <w:pStyle w:val="berschrift1"/>
        <w:spacing w:after="104"/>
        <w:ind w:left="-5"/>
        <w:rPr>
          <w:lang w:val="en-US"/>
        </w:rPr>
      </w:pPr>
      <w:bookmarkStart w:id="199" w:name="_Toc36022"/>
      <w:r w:rsidRPr="0018571B">
        <w:rPr>
          <w:sz w:val="20"/>
          <w:lang w:val="en-US"/>
        </w:rPr>
        <w:t xml:space="preserve">B-4.2.2 Data quality testing </w:t>
      </w:r>
      <w:bookmarkEnd w:id="199"/>
    </w:p>
    <w:p w14:paraId="6DF383F5" w14:textId="49342E20" w:rsidR="00BF35A9" w:rsidRPr="0018571B" w:rsidRDefault="00000000">
      <w:pPr>
        <w:spacing w:after="112"/>
        <w:ind w:left="-5"/>
        <w:jc w:val="left"/>
        <w:rPr>
          <w:lang w:val="en-US"/>
        </w:rPr>
      </w:pPr>
      <w:r w:rsidRPr="0018571B">
        <w:rPr>
          <w:lang w:val="en-US"/>
        </w:rPr>
        <w:t>There are no Level-specific extensions to Clause 6.2.2 of the “S-</w:t>
      </w:r>
      <w:del w:id="200" w:author="Birklhuber Bernd" w:date="2026-08-07T14:20:00Z">
        <w:r w:rsidRPr="0018571B" w:rsidDel="004D10AD">
          <w:rPr>
            <w:lang w:val="en-US"/>
          </w:rPr>
          <w:delText xml:space="preserve">98 </w:delText>
        </w:r>
      </w:del>
      <w:ins w:id="201" w:author="Birklhuber Bernd" w:date="2026-08-07T14:20:00Z">
        <w:r w:rsidR="004D10AD">
          <w:rPr>
            <w:lang w:val="en-US"/>
          </w:rPr>
          <w:t>403</w:t>
        </w:r>
        <w:r w:rsidR="004D10AD" w:rsidRPr="0018571B">
          <w:rPr>
            <w:lang w:val="en-US"/>
          </w:rPr>
          <w:t xml:space="preserve"> </w:t>
        </w:r>
      </w:ins>
      <w:r w:rsidRPr="0018571B">
        <w:rPr>
          <w:lang w:val="en-US"/>
        </w:rPr>
        <w:t xml:space="preserve">– Main” document. </w:t>
      </w:r>
    </w:p>
    <w:p w14:paraId="321A52DA" w14:textId="77777777" w:rsidR="00BF35A9" w:rsidRPr="0018571B" w:rsidRDefault="00000000">
      <w:pPr>
        <w:spacing w:after="142" w:line="259" w:lineRule="auto"/>
        <w:ind w:left="0" w:firstLine="0"/>
        <w:jc w:val="left"/>
        <w:rPr>
          <w:lang w:val="en-US"/>
        </w:rPr>
      </w:pPr>
      <w:r w:rsidRPr="0018571B">
        <w:rPr>
          <w:lang w:val="en-US"/>
        </w:rPr>
        <w:t xml:space="preserve"> </w:t>
      </w:r>
    </w:p>
    <w:p w14:paraId="36E950FC" w14:textId="77777777" w:rsidR="00BF35A9" w:rsidRPr="0018571B" w:rsidRDefault="00000000">
      <w:pPr>
        <w:pStyle w:val="berschrift1"/>
        <w:spacing w:after="140"/>
        <w:ind w:left="-5"/>
        <w:rPr>
          <w:lang w:val="en-US"/>
        </w:rPr>
      </w:pPr>
      <w:bookmarkStart w:id="202" w:name="_Toc36023"/>
      <w:r w:rsidRPr="0018571B">
        <w:rPr>
          <w:sz w:val="24"/>
          <w:lang w:val="en-US"/>
        </w:rPr>
        <w:t xml:space="preserve">B-5 Level-specific Guidance on Making Product Specifications Interoperable </w:t>
      </w:r>
      <w:bookmarkEnd w:id="202"/>
    </w:p>
    <w:p w14:paraId="2FD49A95" w14:textId="3239CCB9" w:rsidR="00BF35A9" w:rsidRPr="0018571B" w:rsidRDefault="00000000">
      <w:pPr>
        <w:ind w:left="-5"/>
        <w:rPr>
          <w:lang w:val="en-US"/>
        </w:rPr>
      </w:pPr>
      <w:r w:rsidRPr="0018571B">
        <w:rPr>
          <w:lang w:val="en-US"/>
        </w:rPr>
        <w:t>The guidelines in this clause supplement and extend guidance common to all Levels on making Product Specifications interoperable, which is given in clause 8 of the “S-</w:t>
      </w:r>
      <w:del w:id="203" w:author="Birklhuber Bernd" w:date="2026-08-07T14:20:00Z">
        <w:r w:rsidRPr="0018571B" w:rsidDel="004D10AD">
          <w:rPr>
            <w:lang w:val="en-US"/>
          </w:rPr>
          <w:delText xml:space="preserve">98 </w:delText>
        </w:r>
      </w:del>
      <w:ins w:id="204" w:author="Birklhuber Bernd" w:date="2026-08-07T14:20:00Z">
        <w:r w:rsidR="004D10AD">
          <w:rPr>
            <w:lang w:val="en-US"/>
          </w:rPr>
          <w:t>403</w:t>
        </w:r>
        <w:r w:rsidR="004D10AD" w:rsidRPr="0018571B">
          <w:rPr>
            <w:lang w:val="en-US"/>
          </w:rPr>
          <w:t xml:space="preserve"> </w:t>
        </w:r>
      </w:ins>
      <w:r w:rsidRPr="0018571B">
        <w:rPr>
          <w:lang w:val="en-US"/>
        </w:rPr>
        <w:t xml:space="preserve">– Main” document. </w:t>
      </w:r>
    </w:p>
    <w:p w14:paraId="0A3B011A" w14:textId="77777777" w:rsidR="00BF35A9" w:rsidRPr="0018571B" w:rsidRDefault="00000000">
      <w:pPr>
        <w:spacing w:after="125" w:line="259" w:lineRule="auto"/>
        <w:ind w:left="0" w:firstLine="0"/>
        <w:jc w:val="left"/>
        <w:rPr>
          <w:lang w:val="en-US"/>
        </w:rPr>
      </w:pPr>
      <w:r w:rsidRPr="0018571B">
        <w:rPr>
          <w:lang w:val="en-US"/>
        </w:rPr>
        <w:t xml:space="preserve"> </w:t>
      </w:r>
    </w:p>
    <w:p w14:paraId="14A5F40D" w14:textId="77777777" w:rsidR="00BF35A9" w:rsidRPr="0018571B" w:rsidRDefault="00000000">
      <w:pPr>
        <w:pStyle w:val="berschrift1"/>
        <w:ind w:left="-5"/>
        <w:rPr>
          <w:lang w:val="en-US"/>
        </w:rPr>
      </w:pPr>
      <w:bookmarkStart w:id="205" w:name="_Toc36024"/>
      <w:r w:rsidRPr="0018571B">
        <w:rPr>
          <w:lang w:val="en-US"/>
        </w:rPr>
        <w:lastRenderedPageBreak/>
        <w:t xml:space="preserve">B-5.1 Duplicated features </w:t>
      </w:r>
      <w:bookmarkEnd w:id="205"/>
    </w:p>
    <w:p w14:paraId="3D9053A4" w14:textId="77777777" w:rsidR="00BF35A9" w:rsidRPr="0018571B" w:rsidRDefault="00000000">
      <w:pPr>
        <w:ind w:left="-5"/>
        <w:rPr>
          <w:lang w:val="en-US"/>
        </w:rPr>
      </w:pPr>
      <w:r w:rsidRPr="0018571B">
        <w:rPr>
          <w:lang w:val="en-US"/>
        </w:rPr>
        <w:t xml:space="preserve">There is no Level-specific guidance for determining duplicated features. However, when Interoperability Catalogues are developed to resolve duplicated features, keep in mind the following Level-dependent considerations: </w:t>
      </w:r>
    </w:p>
    <w:p w14:paraId="64E587E7" w14:textId="77777777" w:rsidR="00BF35A9" w:rsidRPr="0018571B" w:rsidRDefault="00000000">
      <w:pPr>
        <w:ind w:left="-5"/>
        <w:rPr>
          <w:lang w:val="en-US"/>
        </w:rPr>
      </w:pPr>
      <w:r w:rsidRPr="0018571B">
        <w:rPr>
          <w:lang w:val="en-US"/>
        </w:rPr>
        <w:t xml:space="preserve">Level 2 Interoperability Catalogues offer the following interoperability functionality: </w:t>
      </w:r>
    </w:p>
    <w:p w14:paraId="549B9424" w14:textId="77777777" w:rsidR="00BF35A9" w:rsidRDefault="00000000">
      <w:pPr>
        <w:numPr>
          <w:ilvl w:val="0"/>
          <w:numId w:val="5"/>
        </w:numPr>
        <w:spacing w:after="68"/>
        <w:ind w:hanging="283"/>
      </w:pPr>
      <w:r w:rsidRPr="0018571B">
        <w:rPr>
          <w:lang w:val="en-US"/>
        </w:rPr>
        <w:t xml:space="preserve">Interleaving changes - changes to the display planes and display orders specified in the products’ Portrayal Catalogues, as determined by display plane and drawing priority information. This means that features which are not covered by features with higher drawing priority or in an upper display plane will still be visible. </w:t>
      </w:r>
      <w:r>
        <w:t xml:space="preserve">This </w:t>
      </w:r>
      <w:proofErr w:type="spellStart"/>
      <w:r>
        <w:t>is</w:t>
      </w:r>
      <w:proofErr w:type="spellEnd"/>
      <w:r>
        <w:t xml:space="preserve"> </w:t>
      </w:r>
      <w:proofErr w:type="spellStart"/>
      <w:r>
        <w:t>the</w:t>
      </w:r>
      <w:proofErr w:type="spellEnd"/>
      <w:r>
        <w:t xml:space="preserve"> same </w:t>
      </w:r>
      <w:proofErr w:type="spellStart"/>
      <w:r>
        <w:t>functionality</w:t>
      </w:r>
      <w:proofErr w:type="spellEnd"/>
      <w:r>
        <w:t xml:space="preserve"> </w:t>
      </w:r>
      <w:proofErr w:type="spellStart"/>
      <w:r>
        <w:t>as</w:t>
      </w:r>
      <w:proofErr w:type="spellEnd"/>
      <w:r>
        <w:t xml:space="preserve"> Level 1. </w:t>
      </w:r>
    </w:p>
    <w:p w14:paraId="6F8F0024" w14:textId="77777777" w:rsidR="00BF35A9" w:rsidRDefault="00000000">
      <w:pPr>
        <w:numPr>
          <w:ilvl w:val="0"/>
          <w:numId w:val="5"/>
        </w:numPr>
        <w:ind w:hanging="283"/>
      </w:pPr>
      <w:r w:rsidRPr="0018571B">
        <w:rPr>
          <w:lang w:val="en-US"/>
        </w:rPr>
        <w:t xml:space="preserve">Type-based suppression of features from one product by features from another product. The difference from interleaving changes is that type-based suppression will suppress even features which are not covered by features from the second product. Note that this applies only in areas where there is data coverage by both products; it does not apply in areas where only one product has data coverage. </w:t>
      </w:r>
      <w:r>
        <w:t xml:space="preserve">This </w:t>
      </w:r>
      <w:proofErr w:type="spellStart"/>
      <w:r>
        <w:t>functionality</w:t>
      </w:r>
      <w:proofErr w:type="spellEnd"/>
      <w:r>
        <w:t xml:space="preserve"> </w:t>
      </w:r>
      <w:proofErr w:type="spellStart"/>
      <w:r>
        <w:t>is</w:t>
      </w:r>
      <w:proofErr w:type="spellEnd"/>
      <w:r>
        <w:t xml:space="preserve"> </w:t>
      </w:r>
      <w:proofErr w:type="spellStart"/>
      <w:r>
        <w:t>added</w:t>
      </w:r>
      <w:proofErr w:type="spellEnd"/>
      <w:r>
        <w:t xml:space="preserve"> in Level 2. </w:t>
      </w:r>
    </w:p>
    <w:p w14:paraId="5C0567D4" w14:textId="77777777" w:rsidR="00BF35A9" w:rsidRDefault="00000000">
      <w:pPr>
        <w:pStyle w:val="berschrift1"/>
        <w:spacing w:after="104"/>
        <w:ind w:left="-5"/>
      </w:pPr>
      <w:bookmarkStart w:id="206" w:name="_Toc36025"/>
      <w:r>
        <w:rPr>
          <w:sz w:val="20"/>
        </w:rPr>
        <w:t xml:space="preserve">B-5.1.1 </w:t>
      </w:r>
      <w:proofErr w:type="spellStart"/>
      <w:r>
        <w:rPr>
          <w:sz w:val="20"/>
        </w:rPr>
        <w:t>Duplicated</w:t>
      </w:r>
      <w:proofErr w:type="spellEnd"/>
      <w:r>
        <w:rPr>
          <w:sz w:val="20"/>
        </w:rPr>
        <w:t xml:space="preserve"> </w:t>
      </w:r>
      <w:proofErr w:type="spellStart"/>
      <w:r>
        <w:rPr>
          <w:sz w:val="20"/>
        </w:rPr>
        <w:t>features</w:t>
      </w:r>
      <w:proofErr w:type="spellEnd"/>
      <w:r>
        <w:rPr>
          <w:sz w:val="20"/>
        </w:rPr>
        <w:t xml:space="preserve"> same </w:t>
      </w:r>
      <w:proofErr w:type="spellStart"/>
      <w:r>
        <w:rPr>
          <w:sz w:val="20"/>
        </w:rPr>
        <w:t>model</w:t>
      </w:r>
      <w:proofErr w:type="spellEnd"/>
      <w:r>
        <w:rPr>
          <w:sz w:val="20"/>
        </w:rPr>
        <w:t xml:space="preserve"> </w:t>
      </w:r>
      <w:bookmarkEnd w:id="206"/>
    </w:p>
    <w:p w14:paraId="566D0881" w14:textId="393F3DB4" w:rsidR="00BF35A9" w:rsidRPr="0018571B" w:rsidRDefault="00000000">
      <w:pPr>
        <w:ind w:left="-5"/>
        <w:rPr>
          <w:lang w:val="en-US"/>
        </w:rPr>
      </w:pPr>
      <w:r w:rsidRPr="0018571B">
        <w:rPr>
          <w:lang w:val="en-US"/>
        </w:rPr>
        <w:t>See the guidance in clause 8.1.1 of the “S-</w:t>
      </w:r>
      <w:del w:id="207" w:author="Birklhuber Bernd" w:date="2026-08-07T14:21:00Z">
        <w:r w:rsidRPr="0018571B" w:rsidDel="004D10AD">
          <w:rPr>
            <w:lang w:val="en-US"/>
          </w:rPr>
          <w:delText xml:space="preserve">98 </w:delText>
        </w:r>
      </w:del>
      <w:ins w:id="208" w:author="Birklhuber Bernd" w:date="2026-08-07T14:21:00Z">
        <w:r w:rsidR="004D10AD">
          <w:rPr>
            <w:lang w:val="en-US"/>
          </w:rPr>
          <w:t>403</w:t>
        </w:r>
        <w:r w:rsidR="004D10AD" w:rsidRPr="0018571B">
          <w:rPr>
            <w:lang w:val="en-US"/>
          </w:rPr>
          <w:t xml:space="preserve"> </w:t>
        </w:r>
      </w:ins>
      <w:r w:rsidRPr="0018571B">
        <w:rPr>
          <w:lang w:val="en-US"/>
        </w:rPr>
        <w:t xml:space="preserve">– Main” document, and keep in mind the differences between Level 1 and Level 2 interoperability solutions described earlier in clause B-5.1 of this Part. </w:t>
      </w:r>
    </w:p>
    <w:p w14:paraId="2FEC2A8F" w14:textId="77777777" w:rsidR="00BF35A9" w:rsidRPr="0018571B" w:rsidRDefault="00000000">
      <w:pPr>
        <w:ind w:left="-5"/>
        <w:rPr>
          <w:lang w:val="en-US"/>
        </w:rPr>
      </w:pPr>
      <w:r w:rsidRPr="0018571B">
        <w:rPr>
          <w:b/>
          <w:lang w:val="en-US"/>
        </w:rPr>
        <w:t>S100_IC_SuppressedFeatureLayer</w:t>
      </w:r>
      <w:r w:rsidRPr="0018571B">
        <w:rPr>
          <w:lang w:val="en-US"/>
        </w:rPr>
        <w:t xml:space="preserve"> elements only have feature code and product as attributes for suppression, this means that all instances of a listed feature class will be suppressed. This is important to remember when creating rules that promote alternative instances. </w:t>
      </w:r>
      <w:r w:rsidRPr="0018571B">
        <w:rPr>
          <w:b/>
          <w:lang w:val="en-US"/>
        </w:rPr>
        <w:t>S100_IC_Feature</w:t>
      </w:r>
      <w:r w:rsidRPr="0018571B">
        <w:rPr>
          <w:lang w:val="en-US"/>
        </w:rPr>
        <w:t xml:space="preserve"> and </w:t>
      </w:r>
      <w:r w:rsidRPr="0018571B">
        <w:rPr>
          <w:b/>
          <w:lang w:val="en-US"/>
        </w:rPr>
        <w:t>S100_IC_DrawingInstruction</w:t>
      </w:r>
      <w:r w:rsidRPr="0018571B">
        <w:rPr>
          <w:lang w:val="en-US"/>
        </w:rPr>
        <w:t xml:space="preserve"> can have attribute combinations and spatial primitives to select the alternative instances. There is therefore a risk that unless sufficient attention to detail is given, important instances may be omitted. </w:t>
      </w:r>
    </w:p>
    <w:p w14:paraId="122986CB" w14:textId="38376E9E" w:rsidR="00BF35A9" w:rsidRPr="0018571B" w:rsidRDefault="00000000">
      <w:pPr>
        <w:ind w:left="-5"/>
        <w:rPr>
          <w:lang w:val="en-US"/>
        </w:rPr>
      </w:pPr>
      <w:commentRangeStart w:id="209"/>
      <w:r w:rsidRPr="0018571B">
        <w:rPr>
          <w:lang w:val="en-US"/>
        </w:rPr>
        <w:t xml:space="preserve">EXAMPLE: If </w:t>
      </w:r>
      <w:r w:rsidRPr="0018571B">
        <w:rPr>
          <w:b/>
          <w:lang w:val="en-US"/>
        </w:rPr>
        <w:t>Restricted Area Navigational</w:t>
      </w:r>
      <w:r w:rsidRPr="0018571B">
        <w:rPr>
          <w:lang w:val="en-US"/>
        </w:rPr>
        <w:t xml:space="preserve"> in </w:t>
      </w:r>
      <w:ins w:id="210" w:author="Birklhuber Bernd" w:date="2026-08-07T14:21:00Z">
        <w:r w:rsidR="004D10AD">
          <w:rPr>
            <w:lang w:val="en-US"/>
          </w:rPr>
          <w:t>I</w:t>
        </w:r>
      </w:ins>
      <w:r w:rsidRPr="0018571B">
        <w:rPr>
          <w:lang w:val="en-US"/>
        </w:rPr>
        <w:t xml:space="preserve">ENC is suppressed, and </w:t>
      </w:r>
      <w:r w:rsidRPr="0018571B">
        <w:rPr>
          <w:b/>
          <w:lang w:val="en-US"/>
        </w:rPr>
        <w:t>Restricted Area Navigational</w:t>
      </w:r>
      <w:r w:rsidRPr="0018571B">
        <w:rPr>
          <w:lang w:val="en-US"/>
        </w:rPr>
        <w:t xml:space="preserve"> with attribute </w:t>
      </w:r>
      <w:r w:rsidRPr="0018571B">
        <w:rPr>
          <w:b/>
          <w:lang w:val="en-US"/>
        </w:rPr>
        <w:t>category of restricted area = 4 (nature reserve)</w:t>
      </w:r>
      <w:r w:rsidRPr="0018571B">
        <w:rPr>
          <w:lang w:val="en-US"/>
        </w:rPr>
        <w:t xml:space="preserve"> in a Marine Protected Area dataset is promoted in its place, there is a chance that only instances with that combination will be visible, and all others </w:t>
      </w:r>
      <w:proofErr w:type="spellStart"/>
      <w:r w:rsidRPr="0018571B">
        <w:rPr>
          <w:lang w:val="en-US"/>
        </w:rPr>
        <w:t>supressed</w:t>
      </w:r>
      <w:proofErr w:type="spellEnd"/>
      <w:r w:rsidRPr="0018571B">
        <w:rPr>
          <w:lang w:val="en-US"/>
        </w:rPr>
        <w:t xml:space="preserve">. </w:t>
      </w:r>
      <w:commentRangeEnd w:id="209"/>
      <w:r w:rsidR="004D10AD">
        <w:rPr>
          <w:rStyle w:val="Kommentarzeichen"/>
        </w:rPr>
        <w:commentReference w:id="209"/>
      </w:r>
    </w:p>
    <w:p w14:paraId="5E24E13A" w14:textId="77777777" w:rsidR="00BF35A9" w:rsidRPr="0018571B" w:rsidRDefault="00000000">
      <w:pPr>
        <w:pStyle w:val="berschrift1"/>
        <w:spacing w:after="104"/>
        <w:ind w:left="-5"/>
        <w:rPr>
          <w:lang w:val="en-US"/>
        </w:rPr>
      </w:pPr>
      <w:bookmarkStart w:id="211" w:name="_Toc36026"/>
      <w:r w:rsidRPr="0018571B">
        <w:rPr>
          <w:sz w:val="20"/>
          <w:lang w:val="en-US"/>
        </w:rPr>
        <w:t xml:space="preserve">B-5.1.2 Duplicated features, different models </w:t>
      </w:r>
      <w:bookmarkEnd w:id="211"/>
    </w:p>
    <w:p w14:paraId="47E152D9" w14:textId="27C96754" w:rsidR="00BF35A9" w:rsidRPr="0018571B" w:rsidRDefault="00000000">
      <w:pPr>
        <w:spacing w:after="120" w:line="241" w:lineRule="auto"/>
        <w:ind w:left="-5"/>
        <w:jc w:val="left"/>
        <w:rPr>
          <w:lang w:val="en-US"/>
        </w:rPr>
      </w:pPr>
      <w:r w:rsidRPr="0018571B">
        <w:rPr>
          <w:lang w:val="en-US"/>
        </w:rPr>
        <w:t>See the guidance in clause 8.1.2 of the “S-</w:t>
      </w:r>
      <w:del w:id="212" w:author="Birklhuber Bernd" w:date="2026-08-07T14:22:00Z">
        <w:r w:rsidRPr="0018571B" w:rsidDel="004D10AD">
          <w:rPr>
            <w:lang w:val="en-US"/>
          </w:rPr>
          <w:delText xml:space="preserve">98 </w:delText>
        </w:r>
      </w:del>
      <w:ins w:id="213" w:author="Birklhuber Bernd" w:date="2026-08-07T14:22:00Z">
        <w:r w:rsidR="004D10AD">
          <w:rPr>
            <w:lang w:val="en-US"/>
          </w:rPr>
          <w:t>403</w:t>
        </w:r>
        <w:r w:rsidR="004D10AD" w:rsidRPr="0018571B">
          <w:rPr>
            <w:lang w:val="en-US"/>
          </w:rPr>
          <w:t xml:space="preserve"> </w:t>
        </w:r>
      </w:ins>
      <w:r w:rsidRPr="0018571B">
        <w:rPr>
          <w:lang w:val="en-US"/>
        </w:rPr>
        <w:t xml:space="preserve">– Main” document, and keep in mind the differences between Level 1 and Level 2 interoperability solutions described in clause B-5.1 of this Part. There is no other </w:t>
      </w:r>
      <w:proofErr w:type="spellStart"/>
      <w:r w:rsidRPr="0018571B">
        <w:rPr>
          <w:lang w:val="en-US"/>
        </w:rPr>
        <w:t>Levelspecific</w:t>
      </w:r>
      <w:proofErr w:type="spellEnd"/>
      <w:r w:rsidRPr="0018571B">
        <w:rPr>
          <w:lang w:val="en-US"/>
        </w:rPr>
        <w:t xml:space="preserve"> guidance for this scenario. </w:t>
      </w:r>
    </w:p>
    <w:p w14:paraId="2A343470" w14:textId="77777777" w:rsidR="00BF35A9" w:rsidRPr="0018571B" w:rsidRDefault="00000000">
      <w:pPr>
        <w:pStyle w:val="berschrift1"/>
        <w:spacing w:after="104"/>
        <w:ind w:left="-5"/>
        <w:rPr>
          <w:lang w:val="en-US"/>
        </w:rPr>
      </w:pPr>
      <w:bookmarkStart w:id="214" w:name="_Toc36027"/>
      <w:r w:rsidRPr="0018571B">
        <w:rPr>
          <w:sz w:val="20"/>
          <w:lang w:val="en-US"/>
        </w:rPr>
        <w:t xml:space="preserve">B-5.1.3 Duplicate feature domains </w:t>
      </w:r>
      <w:bookmarkEnd w:id="214"/>
    </w:p>
    <w:p w14:paraId="2FCC6BDA" w14:textId="017DF98A" w:rsidR="00BF35A9" w:rsidRPr="0018571B" w:rsidRDefault="00000000">
      <w:pPr>
        <w:ind w:left="-5"/>
        <w:rPr>
          <w:lang w:val="en-US"/>
        </w:rPr>
      </w:pPr>
      <w:r w:rsidRPr="0018571B">
        <w:rPr>
          <w:lang w:val="en-US"/>
        </w:rPr>
        <w:t>See the guidance in clause 8.1.3 of the “S-</w:t>
      </w:r>
      <w:del w:id="215" w:author="Birklhuber Bernd" w:date="2026-08-07T14:22:00Z">
        <w:r w:rsidRPr="0018571B" w:rsidDel="004D10AD">
          <w:rPr>
            <w:lang w:val="en-US"/>
          </w:rPr>
          <w:delText xml:space="preserve">98 </w:delText>
        </w:r>
      </w:del>
      <w:ins w:id="216" w:author="Birklhuber Bernd" w:date="2026-08-07T14:22:00Z">
        <w:r w:rsidR="004D10AD">
          <w:rPr>
            <w:lang w:val="en-US"/>
          </w:rPr>
          <w:t>403</w:t>
        </w:r>
        <w:r w:rsidR="004D10AD" w:rsidRPr="0018571B">
          <w:rPr>
            <w:lang w:val="en-US"/>
          </w:rPr>
          <w:t xml:space="preserve"> </w:t>
        </w:r>
      </w:ins>
      <w:r w:rsidRPr="0018571B">
        <w:rPr>
          <w:lang w:val="en-US"/>
        </w:rPr>
        <w:t xml:space="preserve">– Main” document, and keep in mind the differences between Level 1 and Level 2 interoperability solutions described in Clause B-5.1 of this Part. There is no other </w:t>
      </w:r>
      <w:proofErr w:type="spellStart"/>
      <w:r w:rsidRPr="0018571B">
        <w:rPr>
          <w:lang w:val="en-US"/>
        </w:rPr>
        <w:t>Levelspecific</w:t>
      </w:r>
      <w:proofErr w:type="spellEnd"/>
      <w:r w:rsidRPr="0018571B">
        <w:rPr>
          <w:lang w:val="en-US"/>
        </w:rPr>
        <w:t xml:space="preserve"> guidance for this scenario. </w:t>
      </w:r>
    </w:p>
    <w:p w14:paraId="505268C1" w14:textId="77777777" w:rsidR="00BF35A9" w:rsidRPr="0018571B" w:rsidRDefault="00000000">
      <w:pPr>
        <w:spacing w:after="125" w:line="259" w:lineRule="auto"/>
        <w:ind w:left="0" w:firstLine="0"/>
        <w:jc w:val="left"/>
        <w:rPr>
          <w:lang w:val="en-US"/>
        </w:rPr>
      </w:pPr>
      <w:r w:rsidRPr="0018571B">
        <w:rPr>
          <w:lang w:val="en-US"/>
        </w:rPr>
        <w:t xml:space="preserve"> </w:t>
      </w:r>
    </w:p>
    <w:p w14:paraId="048996CC" w14:textId="77777777" w:rsidR="00BF35A9" w:rsidRPr="0018571B" w:rsidRDefault="00000000">
      <w:pPr>
        <w:pStyle w:val="berschrift1"/>
        <w:ind w:left="-5"/>
        <w:rPr>
          <w:lang w:val="en-US"/>
        </w:rPr>
      </w:pPr>
      <w:bookmarkStart w:id="217" w:name="_Toc36028"/>
      <w:r w:rsidRPr="0018571B">
        <w:rPr>
          <w:lang w:val="en-US"/>
        </w:rPr>
        <w:t xml:space="preserve">B-5.2 Geometry </w:t>
      </w:r>
      <w:bookmarkEnd w:id="217"/>
    </w:p>
    <w:p w14:paraId="2D6ACC0E" w14:textId="77777777" w:rsidR="00BF35A9" w:rsidRPr="0018571B" w:rsidRDefault="00000000">
      <w:pPr>
        <w:pStyle w:val="berschrift1"/>
        <w:spacing w:after="104"/>
        <w:ind w:left="-5"/>
        <w:rPr>
          <w:lang w:val="en-US"/>
        </w:rPr>
      </w:pPr>
      <w:bookmarkStart w:id="218" w:name="_Toc36029"/>
      <w:r w:rsidRPr="0018571B">
        <w:rPr>
          <w:sz w:val="20"/>
          <w:lang w:val="en-US"/>
        </w:rPr>
        <w:t xml:space="preserve">B-5.2.1 Combined geometry </w:t>
      </w:r>
      <w:bookmarkEnd w:id="218"/>
    </w:p>
    <w:p w14:paraId="7522F48C" w14:textId="77777777" w:rsidR="00BF35A9" w:rsidRPr="0018571B" w:rsidRDefault="00000000">
      <w:pPr>
        <w:ind w:left="-5"/>
        <w:rPr>
          <w:lang w:val="en-US"/>
        </w:rPr>
      </w:pPr>
      <w:r w:rsidRPr="0018571B">
        <w:rPr>
          <w:lang w:val="en-US"/>
        </w:rPr>
        <w:t xml:space="preserve">Combined geometry is possible only in interoperability Levels 3 and 4 (Parts C and D of this Specification). </w:t>
      </w:r>
    </w:p>
    <w:p w14:paraId="590C994A" w14:textId="77777777" w:rsidR="00BF35A9" w:rsidRPr="0018571B" w:rsidRDefault="00000000">
      <w:pPr>
        <w:pStyle w:val="berschrift1"/>
        <w:spacing w:after="104"/>
        <w:ind w:left="-5"/>
        <w:rPr>
          <w:lang w:val="en-US"/>
        </w:rPr>
      </w:pPr>
      <w:bookmarkStart w:id="219" w:name="_Toc36030"/>
      <w:r w:rsidRPr="0018571B">
        <w:rPr>
          <w:sz w:val="20"/>
          <w:lang w:val="en-US"/>
        </w:rPr>
        <w:t xml:space="preserve">B-5.2.2 Spatial discrepancy, unrelated to scaled or cartographic smoothing </w:t>
      </w:r>
      <w:bookmarkEnd w:id="219"/>
    </w:p>
    <w:p w14:paraId="5361A497" w14:textId="0581C9AF" w:rsidR="00BF35A9" w:rsidRPr="0018571B" w:rsidRDefault="00000000">
      <w:pPr>
        <w:ind w:left="-5"/>
        <w:rPr>
          <w:lang w:val="en-US"/>
        </w:rPr>
      </w:pPr>
      <w:r w:rsidRPr="0018571B">
        <w:rPr>
          <w:lang w:val="en-US"/>
        </w:rPr>
        <w:t>There is no Level-specific guidance for this issue. Common guidance is provided in clause 8.2.2 of the “S</w:t>
      </w:r>
      <w:ins w:id="220" w:author="Birklhuber Bernd" w:date="2026-08-07T14:22:00Z">
        <w:r w:rsidR="004D10AD">
          <w:rPr>
            <w:lang w:val="en-US"/>
          </w:rPr>
          <w:t>-403</w:t>
        </w:r>
      </w:ins>
      <w:del w:id="221" w:author="Birklhuber Bernd" w:date="2026-08-07T14:22:00Z">
        <w:r w:rsidRPr="0018571B" w:rsidDel="004D10AD">
          <w:rPr>
            <w:lang w:val="en-US"/>
          </w:rPr>
          <w:delText>98</w:delText>
        </w:r>
      </w:del>
      <w:r w:rsidRPr="0018571B">
        <w:rPr>
          <w:lang w:val="en-US"/>
        </w:rPr>
        <w:t xml:space="preserve"> – Main” document.</w:t>
      </w:r>
      <w:r w:rsidRPr="0018571B">
        <w:rPr>
          <w:rFonts w:ascii="Calibri" w:eastAsia="Calibri" w:hAnsi="Calibri" w:cs="Calibri"/>
          <w:lang w:val="en-US"/>
        </w:rPr>
        <w:t xml:space="preserve"> </w:t>
      </w:r>
    </w:p>
    <w:p w14:paraId="63F42698" w14:textId="77777777" w:rsidR="00BF35A9" w:rsidRPr="0018571B" w:rsidRDefault="00000000">
      <w:pPr>
        <w:pStyle w:val="berschrift1"/>
        <w:spacing w:after="104"/>
        <w:ind w:left="-5"/>
        <w:rPr>
          <w:lang w:val="en-US"/>
        </w:rPr>
      </w:pPr>
      <w:bookmarkStart w:id="222" w:name="_Toc36031"/>
      <w:r w:rsidRPr="0018571B">
        <w:rPr>
          <w:sz w:val="20"/>
          <w:lang w:val="en-US"/>
        </w:rPr>
        <w:lastRenderedPageBreak/>
        <w:t xml:space="preserve">B-5.2.3 Spatial discrepancies, related to scale or cartographic smoothing </w:t>
      </w:r>
      <w:bookmarkEnd w:id="222"/>
    </w:p>
    <w:p w14:paraId="28798B15" w14:textId="0980B31B" w:rsidR="00BF35A9" w:rsidRPr="0018571B" w:rsidRDefault="00000000">
      <w:pPr>
        <w:ind w:left="-5"/>
        <w:rPr>
          <w:lang w:val="en-US"/>
        </w:rPr>
      </w:pPr>
      <w:r w:rsidRPr="0018571B">
        <w:rPr>
          <w:lang w:val="en-US"/>
        </w:rPr>
        <w:t>There is no Level-specific guidance for this issue. Common guidance is provided in clause 8.2.3 of the “S</w:t>
      </w:r>
      <w:ins w:id="223" w:author="Birklhuber Bernd" w:date="2026-08-07T14:22:00Z">
        <w:r w:rsidR="004D10AD">
          <w:rPr>
            <w:lang w:val="en-US"/>
          </w:rPr>
          <w:t>-403</w:t>
        </w:r>
      </w:ins>
      <w:del w:id="224" w:author="Birklhuber Bernd" w:date="2026-08-07T14:22:00Z">
        <w:r w:rsidRPr="0018571B" w:rsidDel="004D10AD">
          <w:rPr>
            <w:lang w:val="en-US"/>
          </w:rPr>
          <w:delText>98</w:delText>
        </w:r>
      </w:del>
      <w:r w:rsidRPr="0018571B">
        <w:rPr>
          <w:lang w:val="en-US"/>
        </w:rPr>
        <w:t xml:space="preserve"> – Main” document. </w:t>
      </w:r>
    </w:p>
    <w:p w14:paraId="59D973C0" w14:textId="77777777" w:rsidR="00BF35A9" w:rsidRPr="0018571B" w:rsidRDefault="00000000">
      <w:pPr>
        <w:spacing w:after="125" w:line="259" w:lineRule="auto"/>
        <w:ind w:left="0" w:firstLine="0"/>
        <w:jc w:val="left"/>
        <w:rPr>
          <w:lang w:val="en-US"/>
        </w:rPr>
      </w:pPr>
      <w:r w:rsidRPr="0018571B">
        <w:rPr>
          <w:lang w:val="en-US"/>
        </w:rPr>
        <w:t xml:space="preserve"> </w:t>
      </w:r>
    </w:p>
    <w:p w14:paraId="063A85C3" w14:textId="77777777" w:rsidR="00BF35A9" w:rsidRPr="0018571B" w:rsidRDefault="00000000">
      <w:pPr>
        <w:pStyle w:val="berschrift1"/>
        <w:ind w:left="-5"/>
        <w:rPr>
          <w:lang w:val="en-US"/>
        </w:rPr>
      </w:pPr>
      <w:bookmarkStart w:id="225" w:name="_Toc36032"/>
      <w:r w:rsidRPr="0018571B">
        <w:rPr>
          <w:lang w:val="en-US"/>
        </w:rPr>
        <w:t xml:space="preserve">B-5.3 Display of text </w:t>
      </w:r>
      <w:bookmarkEnd w:id="225"/>
    </w:p>
    <w:p w14:paraId="0E2A4ABB" w14:textId="1F75B5F2" w:rsidR="00BF35A9" w:rsidRPr="0018571B" w:rsidRDefault="00000000">
      <w:pPr>
        <w:ind w:left="-5"/>
        <w:rPr>
          <w:lang w:val="en-US"/>
        </w:rPr>
      </w:pPr>
      <w:r w:rsidRPr="0018571B">
        <w:rPr>
          <w:lang w:val="en-US"/>
        </w:rPr>
        <w:t>There is no Level-specific guidance for this issue. Common guidance is provided in clause 10.8 of the “S</w:t>
      </w:r>
      <w:ins w:id="226" w:author="Birklhuber Bernd" w:date="2026-08-07T14:22:00Z">
        <w:r w:rsidR="004D10AD">
          <w:rPr>
            <w:lang w:val="en-US"/>
          </w:rPr>
          <w:t>-403</w:t>
        </w:r>
      </w:ins>
      <w:del w:id="227" w:author="Birklhuber Bernd" w:date="2026-08-07T14:22:00Z">
        <w:r w:rsidRPr="0018571B" w:rsidDel="004D10AD">
          <w:rPr>
            <w:lang w:val="en-US"/>
          </w:rPr>
          <w:delText>98</w:delText>
        </w:r>
      </w:del>
      <w:r w:rsidRPr="0018571B">
        <w:rPr>
          <w:lang w:val="en-US"/>
        </w:rPr>
        <w:t xml:space="preserve"> – Main” document. </w:t>
      </w:r>
    </w:p>
    <w:p w14:paraId="0781A6F4" w14:textId="77777777" w:rsidR="00BF35A9" w:rsidRPr="0018571B" w:rsidRDefault="00000000">
      <w:pPr>
        <w:spacing w:after="125" w:line="259" w:lineRule="auto"/>
        <w:ind w:left="0" w:firstLine="0"/>
        <w:jc w:val="left"/>
        <w:rPr>
          <w:lang w:val="en-US"/>
        </w:rPr>
      </w:pPr>
      <w:r w:rsidRPr="0018571B">
        <w:rPr>
          <w:lang w:val="en-US"/>
        </w:rPr>
        <w:t xml:space="preserve"> </w:t>
      </w:r>
    </w:p>
    <w:p w14:paraId="13EE88E7" w14:textId="77777777" w:rsidR="00BF35A9" w:rsidRPr="0018571B" w:rsidRDefault="00000000">
      <w:pPr>
        <w:pStyle w:val="berschrift1"/>
        <w:ind w:left="-5"/>
        <w:rPr>
          <w:lang w:val="en-US"/>
        </w:rPr>
      </w:pPr>
      <w:bookmarkStart w:id="228" w:name="_Toc36033"/>
      <w:r w:rsidRPr="0018571B">
        <w:rPr>
          <w:lang w:val="en-US"/>
        </w:rPr>
        <w:t xml:space="preserve">B-5.4 Skin-of-the-earth feature operations </w:t>
      </w:r>
      <w:bookmarkEnd w:id="228"/>
    </w:p>
    <w:p w14:paraId="4106CA7A" w14:textId="77777777" w:rsidR="00BF35A9" w:rsidRPr="0018571B" w:rsidRDefault="00000000">
      <w:pPr>
        <w:pStyle w:val="berschrift1"/>
        <w:spacing w:after="104"/>
        <w:ind w:left="-5"/>
        <w:rPr>
          <w:lang w:val="en-US"/>
        </w:rPr>
      </w:pPr>
      <w:bookmarkStart w:id="229" w:name="_Toc36034"/>
      <w:r w:rsidRPr="0018571B">
        <w:rPr>
          <w:sz w:val="20"/>
          <w:lang w:val="en-US"/>
        </w:rPr>
        <w:t xml:space="preserve">B-5.4.1 Skin-of-the earth feature replacement </w:t>
      </w:r>
      <w:bookmarkEnd w:id="229"/>
    </w:p>
    <w:p w14:paraId="3C928BE1" w14:textId="77777777" w:rsidR="00BF35A9" w:rsidRPr="0018571B" w:rsidRDefault="00000000">
      <w:pPr>
        <w:spacing w:after="65"/>
        <w:ind w:left="-5"/>
        <w:rPr>
          <w:lang w:val="en-US"/>
        </w:rPr>
      </w:pPr>
      <w:r w:rsidRPr="0018571B">
        <w:rPr>
          <w:lang w:val="en-US"/>
        </w:rPr>
        <w:t xml:space="preserve">Level 2 Interoperability Catalogues permit any of the following: </w:t>
      </w:r>
    </w:p>
    <w:p w14:paraId="5D0CFD3F" w14:textId="77777777" w:rsidR="00BF35A9" w:rsidRPr="0018571B" w:rsidRDefault="00000000">
      <w:pPr>
        <w:numPr>
          <w:ilvl w:val="0"/>
          <w:numId w:val="6"/>
        </w:numPr>
        <w:spacing w:after="68"/>
        <w:ind w:right="77" w:hanging="283"/>
        <w:rPr>
          <w:lang w:val="en-US"/>
        </w:rPr>
      </w:pPr>
      <w:r w:rsidRPr="0018571B">
        <w:rPr>
          <w:lang w:val="en-US"/>
        </w:rPr>
        <w:t xml:space="preserve">Interleaving of display planes so that upper planes overwrite lower planes (Level 1 functionality). This can be used to shift feature layers to lower or higher planes to overwrite layers whose replacement is desired. </w:t>
      </w:r>
    </w:p>
    <w:p w14:paraId="565C30CD" w14:textId="77777777" w:rsidR="00BF35A9" w:rsidRPr="0018571B" w:rsidRDefault="00000000">
      <w:pPr>
        <w:numPr>
          <w:ilvl w:val="0"/>
          <w:numId w:val="6"/>
        </w:numPr>
        <w:ind w:right="77" w:hanging="283"/>
        <w:rPr>
          <w:lang w:val="en-US"/>
        </w:rPr>
      </w:pPr>
      <w:r w:rsidRPr="0018571B">
        <w:rPr>
          <w:lang w:val="en-US"/>
        </w:rPr>
        <w:t xml:space="preserve">Suppression of feature layers in which case the features in the suppressed layer are not processed for portrayal but features over/under the suppressed features will be displayed as determined by their display planes and drawing priorities (Level 2 functionality). </w:t>
      </w:r>
    </w:p>
    <w:p w14:paraId="29C91D4A" w14:textId="77777777" w:rsidR="00BF35A9" w:rsidRPr="0018571B" w:rsidRDefault="00000000">
      <w:pPr>
        <w:ind w:left="-5"/>
        <w:rPr>
          <w:lang w:val="en-US"/>
        </w:rPr>
      </w:pPr>
      <w:r w:rsidRPr="0018571B">
        <w:rPr>
          <w:lang w:val="en-US"/>
        </w:rPr>
        <w:t xml:space="preserve">See clause B-6.9 for portrayal considerations. </w:t>
      </w:r>
    </w:p>
    <w:p w14:paraId="23755A2E" w14:textId="77777777" w:rsidR="00BF35A9" w:rsidRPr="0018571B" w:rsidRDefault="00000000">
      <w:pPr>
        <w:pStyle w:val="berschrift1"/>
        <w:spacing w:after="104"/>
        <w:ind w:left="-5"/>
        <w:rPr>
          <w:lang w:val="en-US"/>
        </w:rPr>
      </w:pPr>
      <w:bookmarkStart w:id="230" w:name="_Toc36035"/>
      <w:r w:rsidRPr="0018571B">
        <w:rPr>
          <w:sz w:val="20"/>
          <w:lang w:val="en-US"/>
        </w:rPr>
        <w:t xml:space="preserve">B-5.4.2 Skin-of-the earth feature adjusting </w:t>
      </w:r>
      <w:bookmarkEnd w:id="230"/>
    </w:p>
    <w:p w14:paraId="68115653" w14:textId="77777777" w:rsidR="00BF35A9" w:rsidRPr="0018571B" w:rsidRDefault="00000000">
      <w:pPr>
        <w:ind w:left="-5"/>
        <w:rPr>
          <w:lang w:val="en-US"/>
        </w:rPr>
      </w:pPr>
      <w:r w:rsidRPr="0018571B">
        <w:rPr>
          <w:lang w:val="en-US"/>
        </w:rPr>
        <w:t xml:space="preserve">Adjustment of the geometry of skin-of-the-earth features is possible only in Level 4 (Part D). </w:t>
      </w:r>
    </w:p>
    <w:p w14:paraId="7C299028" w14:textId="77777777" w:rsidR="00BF35A9" w:rsidRPr="0018571B" w:rsidRDefault="00000000">
      <w:pPr>
        <w:spacing w:after="125" w:line="259" w:lineRule="auto"/>
        <w:ind w:left="0" w:firstLine="0"/>
        <w:jc w:val="left"/>
        <w:rPr>
          <w:lang w:val="en-US"/>
        </w:rPr>
      </w:pPr>
      <w:r w:rsidRPr="0018571B">
        <w:rPr>
          <w:lang w:val="en-US"/>
        </w:rPr>
        <w:t xml:space="preserve"> </w:t>
      </w:r>
    </w:p>
    <w:p w14:paraId="618C3ED9" w14:textId="77777777" w:rsidR="00BF35A9" w:rsidRPr="0018571B" w:rsidRDefault="00000000">
      <w:pPr>
        <w:pStyle w:val="berschrift1"/>
        <w:ind w:left="-5"/>
        <w:rPr>
          <w:lang w:val="en-US"/>
        </w:rPr>
      </w:pPr>
      <w:bookmarkStart w:id="231" w:name="_Toc36036"/>
      <w:r w:rsidRPr="0018571B">
        <w:rPr>
          <w:lang w:val="en-US"/>
        </w:rPr>
        <w:t xml:space="preserve">B-5.5 Blended feature concepts </w:t>
      </w:r>
      <w:bookmarkEnd w:id="231"/>
    </w:p>
    <w:p w14:paraId="5C53EF76" w14:textId="77777777" w:rsidR="00BF35A9" w:rsidRPr="0018571B" w:rsidRDefault="00000000">
      <w:pPr>
        <w:ind w:left="-5"/>
        <w:rPr>
          <w:lang w:val="en-US"/>
        </w:rPr>
      </w:pPr>
      <w:r w:rsidRPr="0018571B">
        <w:rPr>
          <w:lang w:val="en-US"/>
        </w:rPr>
        <w:t xml:space="preserve">Blended features or blended portrayal are only possible in interoperability Levels 3 and 4 (Parts C and D). </w:t>
      </w:r>
    </w:p>
    <w:p w14:paraId="1B165989" w14:textId="77777777" w:rsidR="00BF35A9" w:rsidRPr="0018571B" w:rsidRDefault="00000000">
      <w:pPr>
        <w:spacing w:after="125" w:line="259" w:lineRule="auto"/>
        <w:ind w:left="0" w:firstLine="0"/>
        <w:jc w:val="left"/>
        <w:rPr>
          <w:lang w:val="en-US"/>
        </w:rPr>
      </w:pPr>
      <w:r w:rsidRPr="0018571B">
        <w:rPr>
          <w:lang w:val="en-US"/>
        </w:rPr>
        <w:t xml:space="preserve"> </w:t>
      </w:r>
    </w:p>
    <w:p w14:paraId="4375A42D" w14:textId="77777777" w:rsidR="00BF35A9" w:rsidRPr="0018571B" w:rsidRDefault="00000000">
      <w:pPr>
        <w:pStyle w:val="berschrift1"/>
        <w:ind w:left="-5"/>
        <w:rPr>
          <w:lang w:val="en-US"/>
        </w:rPr>
      </w:pPr>
      <w:bookmarkStart w:id="232" w:name="_Toc36037"/>
      <w:r w:rsidRPr="0018571B">
        <w:rPr>
          <w:lang w:val="en-US"/>
        </w:rPr>
        <w:t xml:space="preserve">B-5.6 Hierarchy of data </w:t>
      </w:r>
      <w:bookmarkEnd w:id="232"/>
    </w:p>
    <w:p w14:paraId="13283029" w14:textId="77777777" w:rsidR="00BF35A9" w:rsidRPr="0018571B" w:rsidRDefault="00000000">
      <w:pPr>
        <w:pStyle w:val="berschrift1"/>
        <w:spacing w:after="104"/>
        <w:ind w:left="-5"/>
        <w:rPr>
          <w:lang w:val="en-US"/>
        </w:rPr>
      </w:pPr>
      <w:bookmarkStart w:id="233" w:name="_Toc36038"/>
      <w:r w:rsidRPr="0018571B">
        <w:rPr>
          <w:sz w:val="20"/>
          <w:lang w:val="en-US"/>
        </w:rPr>
        <w:t xml:space="preserve">B-5.6.1 Hierarchy by stacking of display planes </w:t>
      </w:r>
      <w:bookmarkEnd w:id="233"/>
    </w:p>
    <w:p w14:paraId="07CC5842" w14:textId="77777777" w:rsidR="00BF35A9" w:rsidRPr="0018571B" w:rsidRDefault="00000000">
      <w:pPr>
        <w:ind w:left="-5"/>
        <w:rPr>
          <w:lang w:val="en-US"/>
        </w:rPr>
      </w:pPr>
      <w:r w:rsidRPr="0018571B">
        <w:rPr>
          <w:lang w:val="en-US"/>
        </w:rPr>
        <w:t xml:space="preserve">In Level 2 Interoperability Catalogues, hierarchy can be set by interleaving of display planes or feature layer suppression operations. </w:t>
      </w:r>
    </w:p>
    <w:p w14:paraId="45629AC4" w14:textId="77777777" w:rsidR="00BF35A9" w:rsidRPr="0018571B" w:rsidRDefault="00000000">
      <w:pPr>
        <w:pStyle w:val="berschrift1"/>
        <w:spacing w:after="104"/>
        <w:ind w:left="-5"/>
        <w:rPr>
          <w:lang w:val="en-US"/>
        </w:rPr>
      </w:pPr>
      <w:bookmarkStart w:id="234" w:name="_Toc36039"/>
      <w:r w:rsidRPr="0018571B">
        <w:rPr>
          <w:sz w:val="20"/>
          <w:lang w:val="en-US"/>
        </w:rPr>
        <w:t xml:space="preserve">B-5.6.2 Predefined combinations </w:t>
      </w:r>
      <w:bookmarkEnd w:id="234"/>
    </w:p>
    <w:p w14:paraId="72D83348" w14:textId="779038A9" w:rsidR="00BF35A9" w:rsidRPr="0018571B" w:rsidRDefault="00000000">
      <w:pPr>
        <w:ind w:left="-5"/>
        <w:rPr>
          <w:lang w:val="en-US"/>
        </w:rPr>
      </w:pPr>
      <w:r w:rsidRPr="0018571B">
        <w:rPr>
          <w:lang w:val="en-US"/>
        </w:rPr>
        <w:t xml:space="preserve">Predefined combinations can be defined in Level 2 Interoperability Catalogues. Interoperability rules can be made contingent on the presence of particular combinations of data products on the display. Predefined combinations are generally created with a particular type of operational view in mind, and therefore the hierarchy of data may vary between predefined combinations. Typically, the </w:t>
      </w:r>
      <w:ins w:id="235" w:author="Birklhuber Bernd" w:date="2026-08-07T14:22:00Z">
        <w:r w:rsidR="004D10AD">
          <w:rPr>
            <w:lang w:val="en-US"/>
          </w:rPr>
          <w:t>I</w:t>
        </w:r>
      </w:ins>
      <w:r w:rsidRPr="0018571B">
        <w:rPr>
          <w:lang w:val="en-US"/>
        </w:rPr>
        <w:t xml:space="preserve">ENC will be the base layer; that is, the lowest layer in a predefined combination. </w:t>
      </w:r>
    </w:p>
    <w:p w14:paraId="6B344871" w14:textId="77777777" w:rsidR="00BF35A9" w:rsidRPr="0018571B" w:rsidRDefault="00000000">
      <w:pPr>
        <w:ind w:left="-5"/>
        <w:rPr>
          <w:lang w:val="en-US"/>
        </w:rPr>
      </w:pPr>
      <w:r w:rsidRPr="0018571B">
        <w:rPr>
          <w:lang w:val="en-US"/>
        </w:rPr>
        <w:t>Predefined combinations are used to define the hierarchy of data between different S-100 based Specifications. An instance of S100_</w:t>
      </w:r>
      <w:r w:rsidRPr="0018571B">
        <w:rPr>
          <w:b/>
          <w:lang w:val="en-US"/>
        </w:rPr>
        <w:t>IC_PredefinedCombination</w:t>
      </w:r>
      <w:r w:rsidRPr="0018571B">
        <w:rPr>
          <w:lang w:val="en-US"/>
        </w:rPr>
        <w:t xml:space="preserve"> is associated to S100_</w:t>
      </w:r>
      <w:r w:rsidRPr="0018571B">
        <w:rPr>
          <w:b/>
          <w:lang w:val="en-US"/>
        </w:rPr>
        <w:t>IC_DisplayPlane</w:t>
      </w:r>
      <w:r w:rsidRPr="0018571B">
        <w:rPr>
          <w:lang w:val="en-US"/>
        </w:rPr>
        <w:t xml:space="preserve"> instances to give the hierarchy of the data products that are intended to be used. The attribute </w:t>
      </w:r>
      <w:r w:rsidRPr="0018571B">
        <w:rPr>
          <w:i/>
          <w:lang w:val="en-US"/>
        </w:rPr>
        <w:t>order</w:t>
      </w:r>
      <w:r w:rsidRPr="0018571B">
        <w:rPr>
          <w:lang w:val="en-US"/>
        </w:rPr>
        <w:t xml:space="preserve"> within the S100_</w:t>
      </w:r>
      <w:r w:rsidRPr="0018571B">
        <w:rPr>
          <w:b/>
          <w:lang w:val="en-US"/>
        </w:rPr>
        <w:t>IC_DisplayPlane</w:t>
      </w:r>
      <w:r w:rsidRPr="0018571B">
        <w:rPr>
          <w:lang w:val="en-US"/>
        </w:rPr>
        <w:t xml:space="preserve"> gives the order in which the layers are drawn. </w:t>
      </w:r>
    </w:p>
    <w:p w14:paraId="4FCBF77C" w14:textId="77777777" w:rsidR="00BF35A9" w:rsidRPr="0018571B" w:rsidRDefault="00000000">
      <w:pPr>
        <w:spacing w:after="123" w:line="259" w:lineRule="auto"/>
        <w:ind w:left="0" w:firstLine="0"/>
        <w:jc w:val="left"/>
        <w:rPr>
          <w:lang w:val="en-US"/>
        </w:rPr>
      </w:pPr>
      <w:r w:rsidRPr="0018571B">
        <w:rPr>
          <w:lang w:val="en-US"/>
        </w:rPr>
        <w:t xml:space="preserve"> </w:t>
      </w:r>
    </w:p>
    <w:p w14:paraId="5EE22131" w14:textId="77777777" w:rsidR="00BF35A9" w:rsidRPr="0018571B" w:rsidRDefault="00000000">
      <w:pPr>
        <w:pStyle w:val="berschrift1"/>
        <w:ind w:left="-5"/>
        <w:rPr>
          <w:lang w:val="en-US"/>
        </w:rPr>
      </w:pPr>
      <w:bookmarkStart w:id="236" w:name="_Toc36040"/>
      <w:r w:rsidRPr="0018571B">
        <w:rPr>
          <w:lang w:val="en-US"/>
        </w:rPr>
        <w:lastRenderedPageBreak/>
        <w:t xml:space="preserve">B-5.7 New datasets </w:t>
      </w:r>
      <w:bookmarkEnd w:id="236"/>
    </w:p>
    <w:p w14:paraId="24204A24" w14:textId="6971211C" w:rsidR="00BF35A9" w:rsidRPr="0018571B" w:rsidRDefault="00000000">
      <w:pPr>
        <w:ind w:left="-5"/>
        <w:rPr>
          <w:lang w:val="en-US"/>
        </w:rPr>
      </w:pPr>
      <w:r w:rsidRPr="0018571B">
        <w:rPr>
          <w:lang w:val="en-US"/>
        </w:rPr>
        <w:t>There is no Level-specific guidance for this issue. Common guidance is provided in clause 8.7 of the “S-</w:t>
      </w:r>
      <w:del w:id="237" w:author="Birklhuber Bernd" w:date="2026-08-07T14:23:00Z">
        <w:r w:rsidRPr="0018571B" w:rsidDel="004D10AD">
          <w:rPr>
            <w:lang w:val="en-US"/>
          </w:rPr>
          <w:delText xml:space="preserve">98 </w:delText>
        </w:r>
      </w:del>
      <w:ins w:id="238" w:author="Birklhuber Bernd" w:date="2026-08-07T14:23:00Z">
        <w:r w:rsidR="004D10AD">
          <w:rPr>
            <w:lang w:val="en-US"/>
          </w:rPr>
          <w:t>403</w:t>
        </w:r>
        <w:r w:rsidR="004D10AD" w:rsidRPr="0018571B">
          <w:rPr>
            <w:lang w:val="en-US"/>
          </w:rPr>
          <w:t xml:space="preserve"> </w:t>
        </w:r>
      </w:ins>
      <w:r w:rsidRPr="0018571B">
        <w:rPr>
          <w:lang w:val="en-US"/>
        </w:rPr>
        <w:t xml:space="preserve">– Main” document. </w:t>
      </w:r>
    </w:p>
    <w:p w14:paraId="05C90BCB" w14:textId="77777777" w:rsidR="00BF35A9" w:rsidRPr="0018571B" w:rsidRDefault="00000000">
      <w:pPr>
        <w:spacing w:after="125" w:line="259" w:lineRule="auto"/>
        <w:ind w:left="0" w:firstLine="0"/>
        <w:jc w:val="left"/>
        <w:rPr>
          <w:lang w:val="en-US"/>
        </w:rPr>
      </w:pPr>
      <w:r w:rsidRPr="0018571B">
        <w:rPr>
          <w:lang w:val="en-US"/>
        </w:rPr>
        <w:t xml:space="preserve"> </w:t>
      </w:r>
    </w:p>
    <w:p w14:paraId="0CD60D84" w14:textId="77777777" w:rsidR="00BF35A9" w:rsidRPr="0018571B" w:rsidRDefault="00000000">
      <w:pPr>
        <w:pStyle w:val="berschrift1"/>
        <w:ind w:left="-5"/>
        <w:rPr>
          <w:lang w:val="en-US"/>
        </w:rPr>
      </w:pPr>
      <w:bookmarkStart w:id="239" w:name="_Toc36041"/>
      <w:r w:rsidRPr="0018571B">
        <w:rPr>
          <w:lang w:val="en-US"/>
        </w:rPr>
        <w:t xml:space="preserve">B-5.8 Dataset scales, loading, and unloading </w:t>
      </w:r>
      <w:bookmarkEnd w:id="239"/>
    </w:p>
    <w:p w14:paraId="0AD13F39" w14:textId="5B9DFE21" w:rsidR="00BF35A9" w:rsidRPr="0018571B" w:rsidRDefault="00000000">
      <w:pPr>
        <w:ind w:left="-5"/>
        <w:rPr>
          <w:lang w:val="en-US"/>
        </w:rPr>
      </w:pPr>
      <w:r w:rsidRPr="0018571B">
        <w:rPr>
          <w:lang w:val="en-US"/>
        </w:rPr>
        <w:t>There is no Level-specific guidance for this issue. Common guidance is provided in clause 8.8 of the “S-</w:t>
      </w:r>
      <w:del w:id="240" w:author="Birklhuber Bernd" w:date="2026-08-07T14:23:00Z">
        <w:r w:rsidRPr="0018571B" w:rsidDel="004D10AD">
          <w:rPr>
            <w:lang w:val="en-US"/>
          </w:rPr>
          <w:delText xml:space="preserve">98 </w:delText>
        </w:r>
      </w:del>
      <w:ins w:id="241" w:author="Birklhuber Bernd" w:date="2026-08-07T14:23:00Z">
        <w:r w:rsidR="004D10AD">
          <w:rPr>
            <w:lang w:val="en-US"/>
          </w:rPr>
          <w:t>403</w:t>
        </w:r>
        <w:r w:rsidR="004D10AD" w:rsidRPr="0018571B">
          <w:rPr>
            <w:lang w:val="en-US"/>
          </w:rPr>
          <w:t xml:space="preserve"> </w:t>
        </w:r>
      </w:ins>
      <w:r w:rsidRPr="0018571B">
        <w:rPr>
          <w:lang w:val="en-US"/>
        </w:rPr>
        <w:t xml:space="preserve">– Main” document. </w:t>
      </w:r>
    </w:p>
    <w:p w14:paraId="18731F03" w14:textId="77777777" w:rsidR="00BF35A9" w:rsidRPr="0018571B" w:rsidRDefault="00000000">
      <w:pPr>
        <w:spacing w:after="0" w:line="259" w:lineRule="auto"/>
        <w:ind w:left="0" w:firstLine="0"/>
        <w:jc w:val="left"/>
        <w:rPr>
          <w:lang w:val="en-US"/>
        </w:rPr>
      </w:pPr>
      <w:r w:rsidRPr="0018571B">
        <w:rPr>
          <w:lang w:val="en-US"/>
        </w:rPr>
        <w:t xml:space="preserve"> </w:t>
      </w:r>
    </w:p>
    <w:p w14:paraId="13797D80" w14:textId="77777777" w:rsidR="00BF35A9" w:rsidRPr="0018571B" w:rsidRDefault="00BF35A9">
      <w:pPr>
        <w:rPr>
          <w:lang w:val="en-US"/>
        </w:rPr>
        <w:sectPr w:rsidR="00BF35A9" w:rsidRPr="0018571B">
          <w:headerReference w:type="even" r:id="rId41"/>
          <w:headerReference w:type="default" r:id="rId42"/>
          <w:headerReference w:type="first" r:id="rId43"/>
          <w:footerReference w:type="first" r:id="rId44"/>
          <w:pgSz w:w="12240" w:h="15840"/>
          <w:pgMar w:top="1440" w:right="1335" w:bottom="1449" w:left="1400" w:header="742" w:footer="697" w:gutter="0"/>
          <w:pgNumType w:start="1"/>
          <w:cols w:space="720"/>
        </w:sectPr>
      </w:pPr>
    </w:p>
    <w:p w14:paraId="36D04EF3" w14:textId="77777777" w:rsidR="00BF35A9" w:rsidRPr="0018571B" w:rsidRDefault="00000000">
      <w:pPr>
        <w:pStyle w:val="berschrift1"/>
        <w:ind w:left="-5"/>
        <w:rPr>
          <w:lang w:val="en-US"/>
        </w:rPr>
      </w:pPr>
      <w:bookmarkStart w:id="242" w:name="_Toc36042"/>
      <w:r w:rsidRPr="0018571B">
        <w:rPr>
          <w:lang w:val="en-US"/>
        </w:rPr>
        <w:lastRenderedPageBreak/>
        <w:t xml:space="preserve">B-5.9 Metadata </w:t>
      </w:r>
      <w:bookmarkEnd w:id="242"/>
    </w:p>
    <w:p w14:paraId="4DD3E95E" w14:textId="26D3662B" w:rsidR="00BF35A9" w:rsidRPr="0018571B" w:rsidRDefault="00000000" w:rsidP="004D10AD">
      <w:pPr>
        <w:spacing w:after="0" w:line="259" w:lineRule="auto"/>
        <w:ind w:left="0" w:firstLine="0"/>
        <w:jc w:val="left"/>
        <w:rPr>
          <w:lang w:val="en-US"/>
        </w:rPr>
      </w:pPr>
      <w:r w:rsidRPr="0018571B">
        <w:rPr>
          <w:lang w:val="en-US"/>
        </w:rPr>
        <w:t>There is no Level-</w:t>
      </w:r>
      <w:r w:rsidR="004D10AD" w:rsidRPr="0099493D">
        <w:rPr>
          <w:lang w:val="en-US"/>
        </w:rPr>
        <w:t xml:space="preserve">specific guidance for this issue. </w:t>
      </w:r>
      <w:r w:rsidR="004D10AD" w:rsidRPr="004D10AD">
        <w:rPr>
          <w:lang w:val="en-US"/>
        </w:rPr>
        <w:t xml:space="preserve">Common guidance is provided in </w:t>
      </w:r>
      <w:r w:rsidRPr="0018571B">
        <w:rPr>
          <w:lang w:val="en-US"/>
        </w:rPr>
        <w:t>clause 8.9 of the “S-</w:t>
      </w:r>
      <w:del w:id="243" w:author="Birklhuber Bernd" w:date="2026-08-07T14:23:00Z">
        <w:r w:rsidRPr="0018571B" w:rsidDel="004D10AD">
          <w:rPr>
            <w:lang w:val="en-US"/>
          </w:rPr>
          <w:delText xml:space="preserve">98 </w:delText>
        </w:r>
      </w:del>
      <w:ins w:id="244" w:author="Birklhuber Bernd" w:date="2026-08-07T14:23:00Z">
        <w:r w:rsidR="004D10AD">
          <w:rPr>
            <w:lang w:val="en-US"/>
          </w:rPr>
          <w:t>403</w:t>
        </w:r>
        <w:r w:rsidR="004D10AD" w:rsidRPr="0018571B">
          <w:rPr>
            <w:lang w:val="en-US"/>
          </w:rPr>
          <w:t xml:space="preserve"> </w:t>
        </w:r>
      </w:ins>
      <w:r w:rsidRPr="0018571B">
        <w:rPr>
          <w:lang w:val="en-US"/>
        </w:rPr>
        <w:t xml:space="preserve">– Main” document. </w:t>
      </w:r>
    </w:p>
    <w:p w14:paraId="55AC9D61" w14:textId="77777777" w:rsidR="00BF35A9" w:rsidRPr="0018571B" w:rsidRDefault="00000000">
      <w:pPr>
        <w:spacing w:after="125" w:line="259" w:lineRule="auto"/>
        <w:ind w:left="0" w:firstLine="0"/>
        <w:jc w:val="left"/>
        <w:rPr>
          <w:lang w:val="en-US"/>
        </w:rPr>
      </w:pPr>
      <w:r w:rsidRPr="0018571B">
        <w:rPr>
          <w:lang w:val="en-US"/>
        </w:rPr>
        <w:t xml:space="preserve"> </w:t>
      </w:r>
    </w:p>
    <w:p w14:paraId="5A1E7119" w14:textId="77777777" w:rsidR="00BF35A9" w:rsidRPr="0018571B" w:rsidRDefault="00000000">
      <w:pPr>
        <w:pStyle w:val="berschrift1"/>
        <w:ind w:left="-5"/>
        <w:rPr>
          <w:lang w:val="en-US"/>
        </w:rPr>
      </w:pPr>
      <w:bookmarkStart w:id="245" w:name="_Toc36043"/>
      <w:r w:rsidRPr="0018571B">
        <w:rPr>
          <w:lang w:val="en-US"/>
        </w:rPr>
        <w:t xml:space="preserve">B-5.10 Meta-features </w:t>
      </w:r>
      <w:bookmarkEnd w:id="245"/>
    </w:p>
    <w:p w14:paraId="5CE5A445" w14:textId="77777777" w:rsidR="00BF35A9" w:rsidRPr="0018571B" w:rsidRDefault="00000000">
      <w:pPr>
        <w:ind w:left="-5"/>
        <w:rPr>
          <w:lang w:val="en-US"/>
        </w:rPr>
      </w:pPr>
      <w:r w:rsidRPr="0018571B">
        <w:rPr>
          <w:lang w:val="en-US"/>
        </w:rPr>
        <w:t xml:space="preserve">Any spatial operations on meta-features require an Interoperability Catalogue to implement at least Level 4. </w:t>
      </w:r>
    </w:p>
    <w:p w14:paraId="70DBE340" w14:textId="6B873932" w:rsidR="00BF35A9" w:rsidRPr="0018571B" w:rsidRDefault="00000000">
      <w:pPr>
        <w:ind w:left="-5"/>
        <w:rPr>
          <w:lang w:val="en-US"/>
        </w:rPr>
      </w:pPr>
      <w:r w:rsidRPr="0018571B">
        <w:rPr>
          <w:lang w:val="en-US"/>
        </w:rPr>
        <w:t>There is no other Level-specific guidance for meta-features. Common guidance is provided in clause 8.10 of the “S-</w:t>
      </w:r>
      <w:del w:id="246" w:author="Birklhuber Bernd" w:date="2026-08-07T14:24:00Z">
        <w:r w:rsidRPr="0018571B" w:rsidDel="004D10AD">
          <w:rPr>
            <w:lang w:val="en-US"/>
          </w:rPr>
          <w:delText xml:space="preserve">98 </w:delText>
        </w:r>
      </w:del>
      <w:ins w:id="247" w:author="Birklhuber Bernd" w:date="2026-08-07T14:24:00Z">
        <w:r w:rsidR="004D10AD">
          <w:rPr>
            <w:lang w:val="en-US"/>
          </w:rPr>
          <w:t>403</w:t>
        </w:r>
        <w:r w:rsidR="004D10AD" w:rsidRPr="0018571B">
          <w:rPr>
            <w:lang w:val="en-US"/>
          </w:rPr>
          <w:t xml:space="preserve"> </w:t>
        </w:r>
      </w:ins>
      <w:r w:rsidRPr="0018571B">
        <w:rPr>
          <w:lang w:val="en-US"/>
        </w:rPr>
        <w:t xml:space="preserve">– Main” document. </w:t>
      </w:r>
    </w:p>
    <w:p w14:paraId="3EA9F594" w14:textId="77777777" w:rsidR="00BF35A9" w:rsidRPr="0018571B" w:rsidRDefault="00000000">
      <w:pPr>
        <w:spacing w:after="125" w:line="259" w:lineRule="auto"/>
        <w:ind w:left="0" w:firstLine="0"/>
        <w:jc w:val="left"/>
        <w:rPr>
          <w:lang w:val="en-US"/>
        </w:rPr>
      </w:pPr>
      <w:r w:rsidRPr="0018571B">
        <w:rPr>
          <w:lang w:val="en-US"/>
        </w:rPr>
        <w:t xml:space="preserve"> </w:t>
      </w:r>
    </w:p>
    <w:p w14:paraId="193EF4D4" w14:textId="77777777" w:rsidR="00BF35A9" w:rsidRPr="0018571B" w:rsidRDefault="00000000">
      <w:pPr>
        <w:pStyle w:val="berschrift1"/>
        <w:ind w:left="-5"/>
        <w:rPr>
          <w:lang w:val="en-US"/>
        </w:rPr>
      </w:pPr>
      <w:bookmarkStart w:id="248" w:name="_Toc36044"/>
      <w:r w:rsidRPr="0018571B">
        <w:rPr>
          <w:lang w:val="en-US"/>
        </w:rPr>
        <w:t xml:space="preserve">B-5.11 Quality considerations </w:t>
      </w:r>
      <w:bookmarkEnd w:id="248"/>
    </w:p>
    <w:p w14:paraId="1F431620" w14:textId="7BA1CB5E" w:rsidR="00BF35A9" w:rsidRPr="0018571B" w:rsidRDefault="00000000">
      <w:pPr>
        <w:ind w:left="-5"/>
        <w:rPr>
          <w:lang w:val="en-US"/>
        </w:rPr>
      </w:pPr>
      <w:r w:rsidRPr="0018571B">
        <w:rPr>
          <w:lang w:val="en-US"/>
        </w:rPr>
        <w:t>There is no Level-specific guidance for this issue. Common guidance is provided in clause 8.11 of the “S</w:t>
      </w:r>
      <w:ins w:id="249" w:author="Birklhuber Bernd" w:date="2026-08-07T14:24:00Z">
        <w:r w:rsidR="004D10AD">
          <w:rPr>
            <w:lang w:val="en-US"/>
          </w:rPr>
          <w:t>-403</w:t>
        </w:r>
      </w:ins>
      <w:del w:id="250" w:author="Birklhuber Bernd" w:date="2026-08-07T14:24:00Z">
        <w:r w:rsidRPr="0018571B" w:rsidDel="004D10AD">
          <w:rPr>
            <w:lang w:val="en-US"/>
          </w:rPr>
          <w:delText>98</w:delText>
        </w:r>
      </w:del>
      <w:r w:rsidRPr="0018571B">
        <w:rPr>
          <w:lang w:val="en-US"/>
        </w:rPr>
        <w:t xml:space="preserve"> – Main” document. </w:t>
      </w:r>
    </w:p>
    <w:p w14:paraId="6BB48A70" w14:textId="77777777" w:rsidR="00BF35A9" w:rsidRPr="0018571B" w:rsidRDefault="00000000">
      <w:pPr>
        <w:spacing w:after="139" w:line="259" w:lineRule="auto"/>
        <w:ind w:left="0" w:firstLine="0"/>
        <w:jc w:val="left"/>
        <w:rPr>
          <w:lang w:val="en-US"/>
        </w:rPr>
      </w:pPr>
      <w:r w:rsidRPr="0018571B">
        <w:rPr>
          <w:lang w:val="en-US"/>
        </w:rPr>
        <w:t xml:space="preserve"> </w:t>
      </w:r>
    </w:p>
    <w:p w14:paraId="082FC91A" w14:textId="77777777" w:rsidR="00BF35A9" w:rsidRPr="0018571B" w:rsidRDefault="00000000">
      <w:pPr>
        <w:pStyle w:val="berschrift1"/>
        <w:spacing w:after="140"/>
        <w:ind w:left="-5"/>
        <w:rPr>
          <w:lang w:val="en-US"/>
        </w:rPr>
      </w:pPr>
      <w:bookmarkStart w:id="251" w:name="_Toc36045"/>
      <w:r w:rsidRPr="0018571B">
        <w:rPr>
          <w:sz w:val="24"/>
          <w:lang w:val="en-US"/>
        </w:rPr>
        <w:t xml:space="preserve">B-6 Portrayal </w:t>
      </w:r>
      <w:bookmarkEnd w:id="251"/>
    </w:p>
    <w:p w14:paraId="2C4298D4" w14:textId="77777777" w:rsidR="00BF35A9" w:rsidRPr="0018571B" w:rsidRDefault="00000000">
      <w:pPr>
        <w:spacing w:after="8"/>
        <w:ind w:left="-5"/>
        <w:rPr>
          <w:lang w:val="en-US"/>
        </w:rPr>
      </w:pPr>
      <w:r w:rsidRPr="0018571B">
        <w:rPr>
          <w:lang w:val="en-US"/>
        </w:rPr>
        <w:t xml:space="preserve">This clause gives guidelines and instruction to portrayal considerations related to the use of the </w:t>
      </w:r>
    </w:p>
    <w:p w14:paraId="11EDC134" w14:textId="488AF662" w:rsidR="00BF35A9" w:rsidRPr="0018571B" w:rsidRDefault="00000000">
      <w:pPr>
        <w:ind w:left="-5"/>
        <w:rPr>
          <w:lang w:val="en-US"/>
        </w:rPr>
      </w:pPr>
      <w:r w:rsidRPr="0018571B">
        <w:rPr>
          <w:lang w:val="en-US"/>
        </w:rPr>
        <w:t xml:space="preserve">Interoperability Catalogue in an </w:t>
      </w:r>
      <w:ins w:id="252" w:author="Birklhuber Bernd" w:date="2026-08-07T14:24:00Z">
        <w:r w:rsidR="004D10AD">
          <w:rPr>
            <w:lang w:val="en-US"/>
          </w:rPr>
          <w:t xml:space="preserve">Inland </w:t>
        </w:r>
      </w:ins>
      <w:r w:rsidRPr="0018571B">
        <w:rPr>
          <w:lang w:val="en-US"/>
        </w:rPr>
        <w:t>ECDIS</w:t>
      </w:r>
      <w:ins w:id="253" w:author="Birklhuber Bernd" w:date="2026-08-07T14:25:00Z">
        <w:r w:rsidR="004D10AD">
          <w:rPr>
            <w:lang w:val="en-US"/>
          </w:rPr>
          <w:t xml:space="preserve"> and ECS</w:t>
        </w:r>
      </w:ins>
      <w:r w:rsidRPr="0018571B">
        <w:rPr>
          <w:lang w:val="en-US"/>
        </w:rPr>
        <w:t xml:space="preserve">. The Interoperability Catalogue must apply to the specific Product Specifications listed in the Interoperability Catalogue metadata, </w:t>
      </w:r>
      <w:proofErr w:type="spellStart"/>
      <w:r w:rsidRPr="0018571B">
        <w:rPr>
          <w:i/>
          <w:lang w:val="en-US"/>
        </w:rPr>
        <w:t>interoperabilityCatalogueProducts</w:t>
      </w:r>
      <w:proofErr w:type="spellEnd"/>
      <w:r w:rsidRPr="0018571B">
        <w:rPr>
          <w:lang w:val="en-US"/>
        </w:rPr>
        <w:t xml:space="preserve"> attribute under </w:t>
      </w:r>
      <w:r w:rsidRPr="0018571B">
        <w:rPr>
          <w:b/>
          <w:lang w:val="en-US"/>
        </w:rPr>
        <w:t>S100_IC_CatalogueMetadata</w:t>
      </w:r>
      <w:r w:rsidRPr="0018571B">
        <w:rPr>
          <w:lang w:val="en-US"/>
        </w:rPr>
        <w:t xml:space="preserve">. </w:t>
      </w:r>
    </w:p>
    <w:p w14:paraId="6919A69A" w14:textId="333284B3" w:rsidR="00BF35A9" w:rsidRPr="0018571B" w:rsidRDefault="00000000">
      <w:pPr>
        <w:ind w:left="-5"/>
        <w:rPr>
          <w:lang w:val="en-US"/>
        </w:rPr>
      </w:pPr>
      <w:r w:rsidRPr="0018571B">
        <w:rPr>
          <w:lang w:val="en-US"/>
        </w:rPr>
        <w:t xml:space="preserve">There may be additional data products present in the S-100 </w:t>
      </w:r>
      <w:ins w:id="254" w:author="Birklhuber Bernd" w:date="2026-08-07T14:25:00Z">
        <w:r w:rsidR="004D10AD">
          <w:rPr>
            <w:lang w:val="en-US"/>
          </w:rPr>
          <w:t xml:space="preserve">Inland </w:t>
        </w:r>
      </w:ins>
      <w:r w:rsidRPr="0018571B">
        <w:rPr>
          <w:lang w:val="en-US"/>
        </w:rPr>
        <w:t xml:space="preserve">ECDIS </w:t>
      </w:r>
      <w:ins w:id="255" w:author="Birklhuber Bernd" w:date="2026-08-07T14:25:00Z">
        <w:r w:rsidR="004D10AD">
          <w:rPr>
            <w:lang w:val="en-US"/>
          </w:rPr>
          <w:t xml:space="preserve">and ECS </w:t>
        </w:r>
      </w:ins>
      <w:r w:rsidRPr="0018571B">
        <w:rPr>
          <w:lang w:val="en-US"/>
        </w:rPr>
        <w:t>that are external to the Interoperability Catalogue; in such cases the Interoperability Catalogue should continue to function in presence of products not defined in the Catalogue. Data products that are outside of the interoperability scope must be treated in Interoperability Level 0 (see clause 9.6 in the “S-</w:t>
      </w:r>
      <w:del w:id="256" w:author="Birklhuber Bernd" w:date="2026-08-07T14:25:00Z">
        <w:r w:rsidRPr="0018571B" w:rsidDel="004D10AD">
          <w:rPr>
            <w:lang w:val="en-US"/>
          </w:rPr>
          <w:delText xml:space="preserve">98 </w:delText>
        </w:r>
      </w:del>
      <w:ins w:id="257" w:author="Birklhuber Bernd" w:date="2026-08-07T14:25:00Z">
        <w:r w:rsidR="004D10AD">
          <w:rPr>
            <w:lang w:val="en-US"/>
          </w:rPr>
          <w:t>403</w:t>
        </w:r>
        <w:r w:rsidR="004D10AD" w:rsidRPr="0018571B">
          <w:rPr>
            <w:lang w:val="en-US"/>
          </w:rPr>
          <w:t xml:space="preserve"> </w:t>
        </w:r>
      </w:ins>
      <w:r w:rsidRPr="0018571B">
        <w:rPr>
          <w:lang w:val="en-US"/>
        </w:rPr>
        <w:t xml:space="preserve">– Main” document). </w:t>
      </w:r>
    </w:p>
    <w:p w14:paraId="1819636D" w14:textId="77777777" w:rsidR="00BF35A9" w:rsidRPr="0018571B" w:rsidRDefault="00000000">
      <w:pPr>
        <w:spacing w:after="125" w:line="259" w:lineRule="auto"/>
        <w:ind w:left="0" w:firstLine="0"/>
        <w:jc w:val="left"/>
        <w:rPr>
          <w:lang w:val="en-US"/>
        </w:rPr>
      </w:pPr>
      <w:r w:rsidRPr="0018571B">
        <w:rPr>
          <w:lang w:val="en-US"/>
        </w:rPr>
        <w:t xml:space="preserve"> </w:t>
      </w:r>
    </w:p>
    <w:p w14:paraId="2107FB48" w14:textId="77777777" w:rsidR="00BF35A9" w:rsidRPr="0018571B" w:rsidRDefault="00000000">
      <w:pPr>
        <w:pStyle w:val="berschrift1"/>
        <w:ind w:left="-5"/>
        <w:rPr>
          <w:lang w:val="en-US"/>
        </w:rPr>
      </w:pPr>
      <w:bookmarkStart w:id="258" w:name="_Toc36046"/>
      <w:r w:rsidRPr="0018571B">
        <w:rPr>
          <w:lang w:val="en-US"/>
        </w:rPr>
        <w:t xml:space="preserve">B-6.1 Display of significant features </w:t>
      </w:r>
      <w:bookmarkEnd w:id="258"/>
    </w:p>
    <w:p w14:paraId="4A3FB2DA" w14:textId="499F2937" w:rsidR="00BF35A9" w:rsidRPr="0018571B" w:rsidRDefault="00000000">
      <w:pPr>
        <w:ind w:left="-5"/>
        <w:rPr>
          <w:lang w:val="en-US"/>
        </w:rPr>
      </w:pPr>
      <w:r w:rsidRPr="0018571B">
        <w:rPr>
          <w:lang w:val="en-US"/>
        </w:rPr>
        <w:t>There is no Level-specific guidance for this issue. Common guidance is provided in clause 10.1 of the “S</w:t>
      </w:r>
      <w:ins w:id="259" w:author="Birklhuber Bernd" w:date="2026-08-07T14:25:00Z">
        <w:r w:rsidR="004D10AD">
          <w:rPr>
            <w:lang w:val="en-US"/>
          </w:rPr>
          <w:t>-403</w:t>
        </w:r>
      </w:ins>
      <w:del w:id="260" w:author="Birklhuber Bernd" w:date="2026-08-07T14:25:00Z">
        <w:r w:rsidRPr="0018571B" w:rsidDel="004D10AD">
          <w:rPr>
            <w:lang w:val="en-US"/>
          </w:rPr>
          <w:delText>98</w:delText>
        </w:r>
      </w:del>
      <w:r w:rsidRPr="0018571B">
        <w:rPr>
          <w:lang w:val="en-US"/>
        </w:rPr>
        <w:t xml:space="preserve"> – Main” document. </w:t>
      </w:r>
    </w:p>
    <w:p w14:paraId="08BD29CB" w14:textId="77777777" w:rsidR="00BF35A9" w:rsidRPr="0018571B" w:rsidRDefault="00000000">
      <w:pPr>
        <w:spacing w:after="122" w:line="259" w:lineRule="auto"/>
        <w:ind w:left="0" w:firstLine="0"/>
        <w:jc w:val="left"/>
        <w:rPr>
          <w:lang w:val="en-US"/>
        </w:rPr>
      </w:pPr>
      <w:r w:rsidRPr="0018571B">
        <w:rPr>
          <w:lang w:val="en-US"/>
        </w:rPr>
        <w:t xml:space="preserve"> </w:t>
      </w:r>
    </w:p>
    <w:p w14:paraId="5BF906FE" w14:textId="77777777" w:rsidR="00BF35A9" w:rsidRPr="0018571B" w:rsidRDefault="00000000">
      <w:pPr>
        <w:pStyle w:val="berschrift1"/>
        <w:ind w:left="-5"/>
        <w:rPr>
          <w:lang w:val="en-US"/>
        </w:rPr>
      </w:pPr>
      <w:bookmarkStart w:id="261" w:name="_Toc36047"/>
      <w:r w:rsidRPr="0018571B">
        <w:rPr>
          <w:lang w:val="en-US"/>
        </w:rPr>
        <w:t xml:space="preserve">B-6.2 Display of significant features - switching to original </w:t>
      </w:r>
      <w:bookmarkEnd w:id="261"/>
    </w:p>
    <w:p w14:paraId="7B8E2B97" w14:textId="4E75440C" w:rsidR="00BF35A9" w:rsidRPr="0018571B" w:rsidRDefault="00000000">
      <w:pPr>
        <w:ind w:left="-5"/>
        <w:rPr>
          <w:lang w:val="en-US"/>
        </w:rPr>
      </w:pPr>
      <w:r w:rsidRPr="0018571B">
        <w:rPr>
          <w:lang w:val="en-US"/>
        </w:rPr>
        <w:t>There is no Level-specific guidance for this issue. Common guidance is provided in clause 10.2 of the “S</w:t>
      </w:r>
      <w:ins w:id="262" w:author="Birklhuber Bernd" w:date="2026-08-07T14:25:00Z">
        <w:r w:rsidR="004D10AD">
          <w:rPr>
            <w:lang w:val="en-US"/>
          </w:rPr>
          <w:t>-403</w:t>
        </w:r>
      </w:ins>
      <w:del w:id="263" w:author="Birklhuber Bernd" w:date="2026-08-07T14:25:00Z">
        <w:r w:rsidRPr="0018571B" w:rsidDel="004D10AD">
          <w:rPr>
            <w:lang w:val="en-US"/>
          </w:rPr>
          <w:delText>98</w:delText>
        </w:r>
      </w:del>
      <w:r w:rsidRPr="0018571B">
        <w:rPr>
          <w:lang w:val="en-US"/>
        </w:rPr>
        <w:t xml:space="preserve"> – Main” document. </w:t>
      </w:r>
    </w:p>
    <w:p w14:paraId="182B4096" w14:textId="77777777" w:rsidR="00BF35A9" w:rsidRPr="0018571B" w:rsidRDefault="00000000">
      <w:pPr>
        <w:spacing w:after="125" w:line="259" w:lineRule="auto"/>
        <w:ind w:left="0" w:firstLine="0"/>
        <w:jc w:val="left"/>
        <w:rPr>
          <w:lang w:val="en-US"/>
        </w:rPr>
      </w:pPr>
      <w:r w:rsidRPr="0018571B">
        <w:rPr>
          <w:lang w:val="en-US"/>
        </w:rPr>
        <w:t xml:space="preserve"> </w:t>
      </w:r>
    </w:p>
    <w:p w14:paraId="4E59705D" w14:textId="77777777" w:rsidR="00BF35A9" w:rsidRPr="0018571B" w:rsidRDefault="00000000">
      <w:pPr>
        <w:pStyle w:val="berschrift1"/>
        <w:ind w:left="-5"/>
        <w:rPr>
          <w:lang w:val="en-US"/>
        </w:rPr>
      </w:pPr>
      <w:bookmarkStart w:id="264" w:name="_Toc36048"/>
      <w:r w:rsidRPr="0018571B">
        <w:rPr>
          <w:lang w:val="en-US"/>
        </w:rPr>
        <w:t xml:space="preserve">B-6.3 Portrayal distinguishability - </w:t>
      </w:r>
      <w:proofErr w:type="spellStart"/>
      <w:r w:rsidRPr="0018571B">
        <w:rPr>
          <w:lang w:val="en-US"/>
        </w:rPr>
        <w:t>colour</w:t>
      </w:r>
      <w:proofErr w:type="spellEnd"/>
      <w:r w:rsidRPr="0018571B">
        <w:rPr>
          <w:lang w:val="en-US"/>
        </w:rPr>
        <w:t xml:space="preserve"> set-asides </w:t>
      </w:r>
      <w:bookmarkEnd w:id="264"/>
    </w:p>
    <w:p w14:paraId="583890A0" w14:textId="4C62FA7A" w:rsidR="00BF35A9" w:rsidRPr="0018571B" w:rsidRDefault="00000000">
      <w:pPr>
        <w:ind w:left="-5"/>
        <w:rPr>
          <w:lang w:val="en-US"/>
        </w:rPr>
      </w:pPr>
      <w:r w:rsidRPr="0018571B">
        <w:rPr>
          <w:lang w:val="en-US"/>
        </w:rPr>
        <w:t>There is no Level-specific guidance for this issue. Common guidance is provided in clause 10.3 of the “S</w:t>
      </w:r>
      <w:ins w:id="265" w:author="Birklhuber Bernd" w:date="2026-08-07T14:25:00Z">
        <w:r w:rsidR="004D10AD">
          <w:rPr>
            <w:lang w:val="en-US"/>
          </w:rPr>
          <w:t>-403</w:t>
        </w:r>
      </w:ins>
      <w:del w:id="266" w:author="Birklhuber Bernd" w:date="2026-08-07T14:25:00Z">
        <w:r w:rsidRPr="0018571B" w:rsidDel="004D10AD">
          <w:rPr>
            <w:lang w:val="en-US"/>
          </w:rPr>
          <w:delText>98</w:delText>
        </w:r>
      </w:del>
      <w:r w:rsidRPr="0018571B">
        <w:rPr>
          <w:lang w:val="en-US"/>
        </w:rPr>
        <w:t xml:space="preserve"> – Main” document. See also S-100 Part 16 for specific guidance on </w:t>
      </w:r>
      <w:proofErr w:type="spellStart"/>
      <w:r w:rsidRPr="0018571B">
        <w:rPr>
          <w:lang w:val="en-US"/>
        </w:rPr>
        <w:t>colour</w:t>
      </w:r>
      <w:proofErr w:type="spellEnd"/>
      <w:r w:rsidRPr="0018571B">
        <w:rPr>
          <w:lang w:val="en-US"/>
        </w:rPr>
        <w:t xml:space="preserve"> set-asides. </w:t>
      </w:r>
    </w:p>
    <w:p w14:paraId="0D113919" w14:textId="77777777" w:rsidR="00BF35A9" w:rsidRPr="0018571B" w:rsidRDefault="00000000">
      <w:pPr>
        <w:spacing w:after="125" w:line="259" w:lineRule="auto"/>
        <w:ind w:left="0" w:firstLine="0"/>
        <w:jc w:val="left"/>
        <w:rPr>
          <w:lang w:val="en-US"/>
        </w:rPr>
      </w:pPr>
      <w:r w:rsidRPr="0018571B">
        <w:rPr>
          <w:lang w:val="en-US"/>
        </w:rPr>
        <w:t xml:space="preserve"> </w:t>
      </w:r>
    </w:p>
    <w:p w14:paraId="68C827EE" w14:textId="77777777" w:rsidR="00BF35A9" w:rsidRPr="0018571B" w:rsidRDefault="00000000">
      <w:pPr>
        <w:pStyle w:val="berschrift1"/>
        <w:ind w:left="-5"/>
        <w:rPr>
          <w:lang w:val="en-US"/>
        </w:rPr>
      </w:pPr>
      <w:bookmarkStart w:id="267" w:name="_Toc36049"/>
      <w:r w:rsidRPr="0018571B">
        <w:rPr>
          <w:lang w:val="en-US"/>
        </w:rPr>
        <w:lastRenderedPageBreak/>
        <w:t xml:space="preserve">B-6.4 Day/night/dusk modes </w:t>
      </w:r>
      <w:bookmarkEnd w:id="267"/>
    </w:p>
    <w:p w14:paraId="61B0C9F9" w14:textId="716FCE92" w:rsidR="00BF35A9" w:rsidRPr="0018571B" w:rsidRDefault="00000000">
      <w:pPr>
        <w:ind w:left="-5"/>
        <w:rPr>
          <w:lang w:val="en-US"/>
        </w:rPr>
      </w:pPr>
      <w:r w:rsidRPr="0018571B">
        <w:rPr>
          <w:lang w:val="en-US"/>
        </w:rPr>
        <w:t>There is no Level-specific guidance for this issue. Common guidance is provided in clause 10.4 of the “S</w:t>
      </w:r>
      <w:ins w:id="268" w:author="Birklhuber Bernd" w:date="2026-08-07T14:25:00Z">
        <w:r w:rsidR="004D10AD">
          <w:rPr>
            <w:lang w:val="en-US"/>
          </w:rPr>
          <w:t>-403</w:t>
        </w:r>
      </w:ins>
      <w:del w:id="269" w:author="Birklhuber Bernd" w:date="2026-08-07T14:25:00Z">
        <w:r w:rsidRPr="0018571B" w:rsidDel="004D10AD">
          <w:rPr>
            <w:lang w:val="en-US"/>
          </w:rPr>
          <w:delText>98</w:delText>
        </w:r>
      </w:del>
      <w:r w:rsidRPr="0018571B">
        <w:rPr>
          <w:lang w:val="en-US"/>
        </w:rPr>
        <w:t xml:space="preserve"> – Main” document. </w:t>
      </w:r>
    </w:p>
    <w:p w14:paraId="5641409A" w14:textId="77777777" w:rsidR="00BF35A9" w:rsidRPr="0018571B" w:rsidRDefault="00000000">
      <w:pPr>
        <w:spacing w:after="0" w:line="259" w:lineRule="auto"/>
        <w:ind w:left="0" w:firstLine="0"/>
        <w:jc w:val="left"/>
        <w:rPr>
          <w:lang w:val="en-US"/>
        </w:rPr>
      </w:pPr>
      <w:r w:rsidRPr="0018571B">
        <w:rPr>
          <w:lang w:val="en-US"/>
        </w:rPr>
        <w:t xml:space="preserve"> </w:t>
      </w:r>
    </w:p>
    <w:p w14:paraId="20584A69" w14:textId="77777777" w:rsidR="00BF35A9" w:rsidRPr="0018571B" w:rsidRDefault="00000000">
      <w:pPr>
        <w:pStyle w:val="berschrift1"/>
        <w:ind w:left="-5"/>
        <w:rPr>
          <w:lang w:val="en-US"/>
        </w:rPr>
      </w:pPr>
      <w:bookmarkStart w:id="270" w:name="_Toc36050"/>
      <w:r w:rsidRPr="0018571B">
        <w:rPr>
          <w:lang w:val="en-US"/>
        </w:rPr>
        <w:t xml:space="preserve">B-6.5 Impacts on viewing groups </w:t>
      </w:r>
      <w:bookmarkEnd w:id="270"/>
    </w:p>
    <w:p w14:paraId="762B5849" w14:textId="3DFA4D2E" w:rsidR="00BF35A9" w:rsidRPr="0018571B" w:rsidRDefault="00000000">
      <w:pPr>
        <w:tabs>
          <w:tab w:val="right" w:pos="9442"/>
        </w:tabs>
        <w:spacing w:after="8"/>
        <w:ind w:left="-15" w:firstLine="0"/>
        <w:jc w:val="left"/>
        <w:rPr>
          <w:lang w:val="en-US"/>
        </w:rPr>
      </w:pPr>
      <w:r w:rsidRPr="0018571B">
        <w:rPr>
          <w:lang w:val="en-US"/>
        </w:rPr>
        <w:t>There is no Level-</w:t>
      </w:r>
      <w:r w:rsidR="004D10AD" w:rsidRPr="0018571B">
        <w:rPr>
          <w:lang w:val="en-US"/>
        </w:rPr>
        <w:t xml:space="preserve">specific guidance for this issue. Common guidance is provided in </w:t>
      </w:r>
      <w:r w:rsidRPr="0018571B">
        <w:rPr>
          <w:lang w:val="en-US"/>
        </w:rPr>
        <w:t>clause 10.5 of the “S-</w:t>
      </w:r>
    </w:p>
    <w:p w14:paraId="77E6E6EC" w14:textId="69CCCCFF" w:rsidR="00BF35A9" w:rsidRPr="0018571B" w:rsidRDefault="00000000">
      <w:pPr>
        <w:ind w:left="-5"/>
        <w:rPr>
          <w:lang w:val="en-US"/>
        </w:rPr>
      </w:pPr>
      <w:del w:id="271" w:author="Birklhuber Bernd" w:date="2026-08-07T14:26:00Z">
        <w:r w:rsidRPr="0018571B" w:rsidDel="004D10AD">
          <w:rPr>
            <w:lang w:val="en-US"/>
          </w:rPr>
          <w:delText xml:space="preserve">98 </w:delText>
        </w:r>
      </w:del>
      <w:ins w:id="272" w:author="Birklhuber Bernd" w:date="2026-08-07T14:26:00Z">
        <w:r w:rsidR="004D10AD">
          <w:rPr>
            <w:lang w:val="en-US"/>
          </w:rPr>
          <w:t>403</w:t>
        </w:r>
        <w:r w:rsidR="004D10AD" w:rsidRPr="0018571B">
          <w:rPr>
            <w:lang w:val="en-US"/>
          </w:rPr>
          <w:t xml:space="preserve"> </w:t>
        </w:r>
      </w:ins>
      <w:r w:rsidRPr="0018571B">
        <w:rPr>
          <w:lang w:val="en-US"/>
        </w:rPr>
        <w:t xml:space="preserve">– Main” document. </w:t>
      </w:r>
    </w:p>
    <w:p w14:paraId="7035D60E" w14:textId="77777777" w:rsidR="00BF35A9" w:rsidRPr="0018571B" w:rsidRDefault="00000000">
      <w:pPr>
        <w:spacing w:after="125" w:line="259" w:lineRule="auto"/>
        <w:ind w:left="0" w:firstLine="0"/>
        <w:jc w:val="left"/>
        <w:rPr>
          <w:lang w:val="en-US"/>
        </w:rPr>
      </w:pPr>
      <w:r w:rsidRPr="0018571B">
        <w:rPr>
          <w:lang w:val="en-US"/>
        </w:rPr>
        <w:t xml:space="preserve"> </w:t>
      </w:r>
    </w:p>
    <w:p w14:paraId="5C61CDB2" w14:textId="77777777" w:rsidR="00BF35A9" w:rsidRPr="0018571B" w:rsidRDefault="00000000">
      <w:pPr>
        <w:pStyle w:val="berschrift1"/>
        <w:ind w:left="-5"/>
        <w:rPr>
          <w:lang w:val="en-US"/>
        </w:rPr>
      </w:pPr>
      <w:bookmarkStart w:id="273" w:name="_Toc36051"/>
      <w:r w:rsidRPr="0018571B">
        <w:rPr>
          <w:lang w:val="en-US"/>
        </w:rPr>
        <w:t xml:space="preserve">B-6.6 Impacts on Portrayal Catalogues </w:t>
      </w:r>
      <w:bookmarkEnd w:id="273"/>
    </w:p>
    <w:p w14:paraId="2F1D142F" w14:textId="61017247" w:rsidR="00BF35A9" w:rsidRPr="0018571B" w:rsidRDefault="00000000">
      <w:pPr>
        <w:ind w:left="-5"/>
        <w:rPr>
          <w:lang w:val="en-US"/>
        </w:rPr>
      </w:pPr>
      <w:r w:rsidRPr="0018571B">
        <w:rPr>
          <w:lang w:val="en-US"/>
        </w:rPr>
        <w:t>There is no Level-specific guidance for this issue. Common guidance is provided in clause 10.6 of the “S</w:t>
      </w:r>
      <w:ins w:id="274" w:author="Birklhuber Bernd" w:date="2026-08-07T14:26:00Z">
        <w:r w:rsidR="004D10AD">
          <w:rPr>
            <w:lang w:val="en-US"/>
          </w:rPr>
          <w:t>-403</w:t>
        </w:r>
      </w:ins>
      <w:del w:id="275" w:author="Birklhuber Bernd" w:date="2026-08-07T14:26:00Z">
        <w:r w:rsidRPr="0018571B" w:rsidDel="004D10AD">
          <w:rPr>
            <w:lang w:val="en-US"/>
          </w:rPr>
          <w:delText>98</w:delText>
        </w:r>
      </w:del>
      <w:r w:rsidRPr="0018571B">
        <w:rPr>
          <w:lang w:val="en-US"/>
        </w:rPr>
        <w:t xml:space="preserve"> – Main” document. </w:t>
      </w:r>
    </w:p>
    <w:p w14:paraId="099C25D8" w14:textId="77777777" w:rsidR="00BF35A9" w:rsidRPr="0018571B" w:rsidRDefault="00000000">
      <w:pPr>
        <w:spacing w:after="122" w:line="259" w:lineRule="auto"/>
        <w:ind w:left="0" w:firstLine="0"/>
        <w:jc w:val="left"/>
        <w:rPr>
          <w:lang w:val="en-US"/>
        </w:rPr>
      </w:pPr>
      <w:r w:rsidRPr="0018571B">
        <w:rPr>
          <w:lang w:val="en-US"/>
        </w:rPr>
        <w:t xml:space="preserve"> </w:t>
      </w:r>
    </w:p>
    <w:p w14:paraId="46648FFB" w14:textId="77777777" w:rsidR="00BF35A9" w:rsidRPr="0018571B" w:rsidRDefault="00000000">
      <w:pPr>
        <w:pStyle w:val="berschrift1"/>
        <w:ind w:left="-5"/>
        <w:rPr>
          <w:lang w:val="en-US"/>
        </w:rPr>
      </w:pPr>
      <w:bookmarkStart w:id="276" w:name="_Toc36052"/>
      <w:r w:rsidRPr="0018571B">
        <w:rPr>
          <w:lang w:val="en-US"/>
        </w:rPr>
        <w:t xml:space="preserve">B-6.7 Meta-features </w:t>
      </w:r>
      <w:bookmarkEnd w:id="276"/>
    </w:p>
    <w:p w14:paraId="1AF47916" w14:textId="67858D08" w:rsidR="00BF35A9" w:rsidRPr="0018571B" w:rsidRDefault="00000000">
      <w:pPr>
        <w:ind w:left="-5"/>
        <w:rPr>
          <w:lang w:val="en-US"/>
        </w:rPr>
      </w:pPr>
      <w:r w:rsidRPr="0018571B">
        <w:rPr>
          <w:lang w:val="en-US"/>
        </w:rPr>
        <w:t>There is no Level-specific guidance for this issue. Common guidance is provided in clause 10.7 of the “S</w:t>
      </w:r>
      <w:ins w:id="277" w:author="Birklhuber Bernd" w:date="2026-08-07T14:26:00Z">
        <w:r w:rsidR="004D10AD">
          <w:rPr>
            <w:lang w:val="en-US"/>
          </w:rPr>
          <w:t>-403</w:t>
        </w:r>
      </w:ins>
      <w:del w:id="278" w:author="Birklhuber Bernd" w:date="2026-08-07T14:26:00Z">
        <w:r w:rsidRPr="0018571B" w:rsidDel="004D10AD">
          <w:rPr>
            <w:lang w:val="en-US"/>
          </w:rPr>
          <w:delText>98</w:delText>
        </w:r>
      </w:del>
      <w:r w:rsidRPr="0018571B">
        <w:rPr>
          <w:lang w:val="en-US"/>
        </w:rPr>
        <w:t xml:space="preserve"> – Main” document. </w:t>
      </w:r>
    </w:p>
    <w:p w14:paraId="2FD5FFDC" w14:textId="77777777" w:rsidR="00BF35A9" w:rsidRPr="0018571B" w:rsidRDefault="00000000">
      <w:pPr>
        <w:spacing w:after="125" w:line="259" w:lineRule="auto"/>
        <w:ind w:left="0" w:firstLine="0"/>
        <w:jc w:val="left"/>
        <w:rPr>
          <w:lang w:val="en-US"/>
        </w:rPr>
      </w:pPr>
      <w:r w:rsidRPr="0018571B">
        <w:rPr>
          <w:lang w:val="en-US"/>
        </w:rPr>
        <w:t xml:space="preserve"> </w:t>
      </w:r>
    </w:p>
    <w:p w14:paraId="3FC55D9C" w14:textId="77777777" w:rsidR="00BF35A9" w:rsidRPr="0018571B" w:rsidRDefault="00000000">
      <w:pPr>
        <w:pStyle w:val="berschrift1"/>
        <w:ind w:left="-5"/>
        <w:rPr>
          <w:lang w:val="en-US"/>
        </w:rPr>
      </w:pPr>
      <w:bookmarkStart w:id="279" w:name="_Toc36053"/>
      <w:r w:rsidRPr="0018571B">
        <w:rPr>
          <w:lang w:val="en-US"/>
        </w:rPr>
        <w:t xml:space="preserve">B-6.8 Display of text </w:t>
      </w:r>
      <w:bookmarkEnd w:id="279"/>
    </w:p>
    <w:p w14:paraId="11A4F67A" w14:textId="58705C15" w:rsidR="00BF35A9" w:rsidRPr="0018571B" w:rsidRDefault="00000000">
      <w:pPr>
        <w:ind w:left="-5"/>
        <w:rPr>
          <w:lang w:val="en-US"/>
        </w:rPr>
      </w:pPr>
      <w:r w:rsidRPr="0018571B">
        <w:rPr>
          <w:lang w:val="en-US"/>
        </w:rPr>
        <w:t>There is no Level-specific guidance for this issue. Common guidance is provided in clause 10.8 of the “S</w:t>
      </w:r>
      <w:ins w:id="280" w:author="Birklhuber Bernd" w:date="2026-08-07T14:26:00Z">
        <w:r w:rsidR="004D10AD">
          <w:rPr>
            <w:lang w:val="en-US"/>
          </w:rPr>
          <w:t>-403</w:t>
        </w:r>
      </w:ins>
      <w:del w:id="281" w:author="Birklhuber Bernd" w:date="2026-08-07T14:26:00Z">
        <w:r w:rsidRPr="0018571B" w:rsidDel="004D10AD">
          <w:rPr>
            <w:lang w:val="en-US"/>
          </w:rPr>
          <w:delText>98</w:delText>
        </w:r>
      </w:del>
      <w:r w:rsidRPr="0018571B">
        <w:rPr>
          <w:lang w:val="en-US"/>
        </w:rPr>
        <w:t xml:space="preserve"> – Main” document. </w:t>
      </w:r>
    </w:p>
    <w:p w14:paraId="009060C5" w14:textId="77777777" w:rsidR="00BF35A9" w:rsidRPr="0018571B" w:rsidRDefault="00000000">
      <w:pPr>
        <w:spacing w:after="125" w:line="259" w:lineRule="auto"/>
        <w:ind w:left="0" w:firstLine="0"/>
        <w:jc w:val="left"/>
        <w:rPr>
          <w:lang w:val="en-US"/>
        </w:rPr>
      </w:pPr>
      <w:r w:rsidRPr="0018571B">
        <w:rPr>
          <w:lang w:val="en-US"/>
        </w:rPr>
        <w:t xml:space="preserve"> </w:t>
      </w:r>
    </w:p>
    <w:p w14:paraId="3DDD0CC1" w14:textId="77777777" w:rsidR="00BF35A9" w:rsidRPr="0018571B" w:rsidRDefault="00000000">
      <w:pPr>
        <w:pStyle w:val="berschrift1"/>
        <w:ind w:left="-5"/>
        <w:rPr>
          <w:lang w:val="en-US"/>
        </w:rPr>
      </w:pPr>
      <w:bookmarkStart w:id="282" w:name="_Toc36054"/>
      <w:r w:rsidRPr="0018571B">
        <w:rPr>
          <w:lang w:val="en-US"/>
        </w:rPr>
        <w:t xml:space="preserve">B-6.9 Skin-of-the-earth operations and portrayal </w:t>
      </w:r>
      <w:bookmarkEnd w:id="282"/>
    </w:p>
    <w:p w14:paraId="643F21E0" w14:textId="77777777" w:rsidR="00BF35A9" w:rsidRPr="0018571B" w:rsidRDefault="00000000">
      <w:pPr>
        <w:pStyle w:val="berschrift1"/>
        <w:spacing w:after="104"/>
        <w:ind w:left="-5"/>
        <w:rPr>
          <w:lang w:val="en-US"/>
        </w:rPr>
      </w:pPr>
      <w:bookmarkStart w:id="283" w:name="_Toc36055"/>
      <w:r w:rsidRPr="0018571B">
        <w:rPr>
          <w:sz w:val="20"/>
          <w:lang w:val="en-US"/>
        </w:rPr>
        <w:t xml:space="preserve">B-6.9.1 Skin-of-the-earth feature replacement and portrayal </w:t>
      </w:r>
      <w:bookmarkEnd w:id="283"/>
    </w:p>
    <w:p w14:paraId="65038AE7" w14:textId="016B344B" w:rsidR="00BF35A9" w:rsidRPr="0018571B" w:rsidRDefault="00000000">
      <w:pPr>
        <w:ind w:left="-5"/>
        <w:rPr>
          <w:lang w:val="en-US"/>
        </w:rPr>
      </w:pPr>
      <w:r w:rsidRPr="0018571B">
        <w:rPr>
          <w:lang w:val="en-US"/>
        </w:rPr>
        <w:t>For all Levels, anything that replaces S-</w:t>
      </w:r>
      <w:ins w:id="284" w:author="Birklhuber Bernd" w:date="2026-08-07T14:26:00Z">
        <w:r w:rsidR="004D10AD">
          <w:rPr>
            <w:lang w:val="en-US"/>
          </w:rPr>
          <w:t>4</w:t>
        </w:r>
      </w:ins>
      <w:del w:id="285" w:author="Birklhuber Bernd" w:date="2026-08-07T14:26:00Z">
        <w:r w:rsidRPr="0018571B" w:rsidDel="004D10AD">
          <w:rPr>
            <w:lang w:val="en-US"/>
          </w:rPr>
          <w:delText>1</w:delText>
        </w:r>
      </w:del>
      <w:r w:rsidRPr="0018571B">
        <w:rPr>
          <w:lang w:val="en-US"/>
        </w:rPr>
        <w:t xml:space="preserve">01 skin-of-the-earth features, will overwrite it by having a higher priority; that is, be drawn later. The major difference between the Levels is in the overwriting. </w:t>
      </w:r>
    </w:p>
    <w:p w14:paraId="53F4BBC6" w14:textId="77777777" w:rsidR="00BF35A9" w:rsidRPr="0018571B" w:rsidRDefault="00000000">
      <w:pPr>
        <w:ind w:left="-5"/>
        <w:rPr>
          <w:lang w:val="en-US"/>
        </w:rPr>
      </w:pPr>
      <w:r w:rsidRPr="0018571B">
        <w:rPr>
          <w:lang w:val="en-US"/>
        </w:rPr>
        <w:t xml:space="preserve">Interoperability operations in Level 2 can overwrite skin-of-the-earth features and everything else (by interleaving display planes so that upper planes overwrite lower planes). They can also suppress feature layers, in which case features over/under the suppressed features will be displayed as determined by their display planes and drawing priorities. </w:t>
      </w:r>
    </w:p>
    <w:p w14:paraId="6ED47E6F" w14:textId="4971352C" w:rsidR="00BF35A9" w:rsidRPr="0018571B" w:rsidRDefault="00000000">
      <w:pPr>
        <w:ind w:left="-5"/>
        <w:rPr>
          <w:lang w:val="en-US"/>
        </w:rPr>
      </w:pPr>
      <w:r w:rsidRPr="0018571B">
        <w:rPr>
          <w:lang w:val="en-US"/>
        </w:rPr>
        <w:t xml:space="preserve">Gridded data will generally go over </w:t>
      </w:r>
      <w:ins w:id="286" w:author="Birklhuber Bernd" w:date="2026-08-07T14:26:00Z">
        <w:r w:rsidR="004D10AD">
          <w:rPr>
            <w:lang w:val="en-US"/>
          </w:rPr>
          <w:t>I</w:t>
        </w:r>
      </w:ins>
      <w:r w:rsidRPr="0018571B">
        <w:rPr>
          <w:lang w:val="en-US"/>
        </w:rPr>
        <w:t xml:space="preserve">ENC and obscure </w:t>
      </w:r>
      <w:ins w:id="287" w:author="Birklhuber Bernd" w:date="2026-08-07T14:26:00Z">
        <w:r w:rsidR="004D10AD">
          <w:rPr>
            <w:lang w:val="en-US"/>
          </w:rPr>
          <w:t>I</w:t>
        </w:r>
      </w:ins>
      <w:r w:rsidRPr="0018571B">
        <w:rPr>
          <w:lang w:val="en-US"/>
        </w:rPr>
        <w:t xml:space="preserve">ENC features, either all (interoperability Level 0) or specific features (interoperability Levels 1 or 2) depending on interoperability Level chosen, the predefined combinations or display plane of the features that are interacting. </w:t>
      </w:r>
    </w:p>
    <w:p w14:paraId="69034A8E" w14:textId="77777777" w:rsidR="00BF35A9" w:rsidRPr="0018571B" w:rsidRDefault="00000000">
      <w:pPr>
        <w:ind w:left="-5"/>
        <w:rPr>
          <w:lang w:val="en-US"/>
        </w:rPr>
      </w:pPr>
      <w:r w:rsidRPr="0018571B">
        <w:rPr>
          <w:lang w:val="en-US"/>
        </w:rPr>
        <w:t xml:space="preserve">EXAMPLE 1: </w:t>
      </w:r>
      <w:proofErr w:type="gramStart"/>
      <w:r w:rsidRPr="0018571B">
        <w:rPr>
          <w:lang w:val="en-US"/>
        </w:rPr>
        <w:t>High definition</w:t>
      </w:r>
      <w:proofErr w:type="gramEnd"/>
      <w:r w:rsidRPr="0018571B">
        <w:rPr>
          <w:lang w:val="en-US"/>
        </w:rPr>
        <w:t xml:space="preserve"> gridded bathymetry replaces (overwrite) depth area and depth contours, but soundings, aids to navigation, and obstructions are over the high definition bathymetry (interoperability Level 1). </w:t>
      </w:r>
    </w:p>
    <w:p w14:paraId="3E500885" w14:textId="192E0A01" w:rsidR="00BF35A9" w:rsidRPr="0018571B" w:rsidRDefault="00000000">
      <w:pPr>
        <w:ind w:left="-5"/>
        <w:rPr>
          <w:lang w:val="en-US"/>
        </w:rPr>
      </w:pPr>
      <w:r w:rsidRPr="0018571B">
        <w:rPr>
          <w:lang w:val="en-US"/>
        </w:rPr>
        <w:t xml:space="preserve">EXAMPLE 2: Surface current gridded data goes over </w:t>
      </w:r>
      <w:ins w:id="288" w:author="Birklhuber Bernd" w:date="2026-08-07T14:27:00Z">
        <w:r w:rsidR="004D10AD">
          <w:rPr>
            <w:lang w:val="en-US"/>
          </w:rPr>
          <w:t>I</w:t>
        </w:r>
      </w:ins>
      <w:r w:rsidRPr="0018571B">
        <w:rPr>
          <w:lang w:val="en-US"/>
        </w:rPr>
        <w:t xml:space="preserve">ENC and replaces all surface current features (interoperability Level 2). </w:t>
      </w:r>
    </w:p>
    <w:p w14:paraId="1F63B57A" w14:textId="4D78F3A8" w:rsidR="00BF35A9" w:rsidRPr="0018571B" w:rsidRDefault="00000000">
      <w:pPr>
        <w:ind w:left="-5"/>
        <w:rPr>
          <w:lang w:val="en-US"/>
        </w:rPr>
      </w:pPr>
      <w:r w:rsidRPr="0018571B">
        <w:rPr>
          <w:lang w:val="en-US"/>
        </w:rPr>
        <w:t xml:space="preserve">NOTE: The safety contour comes from the </w:t>
      </w:r>
      <w:ins w:id="289" w:author="Birklhuber Bernd" w:date="2026-08-07T14:27:00Z">
        <w:r w:rsidR="004D10AD">
          <w:rPr>
            <w:lang w:val="en-US"/>
          </w:rPr>
          <w:t>I</w:t>
        </w:r>
      </w:ins>
      <w:r w:rsidRPr="0018571B">
        <w:rPr>
          <w:lang w:val="en-US"/>
        </w:rPr>
        <w:t xml:space="preserve">ENC and is generated by the viewer system. This safety contour </w:t>
      </w:r>
      <w:del w:id="290" w:author="Birklhuber Bernd" w:date="2026-08-07T14:27:00Z">
        <w:r w:rsidRPr="0018571B" w:rsidDel="004D10AD">
          <w:rPr>
            <w:lang w:val="en-US"/>
          </w:rPr>
          <w:delText xml:space="preserve">is an IMO requirement (IMO Performance Standard 5.8 (MSC.232(82))) for ECDIS and </w:delText>
        </w:r>
      </w:del>
      <w:r w:rsidRPr="0018571B">
        <w:rPr>
          <w:lang w:val="en-US"/>
        </w:rPr>
        <w:t xml:space="preserve">should be presented with highest priority when turned on by the user. OEMs are permitted to add additional safety contour </w:t>
      </w:r>
      <w:r w:rsidRPr="0018571B">
        <w:rPr>
          <w:lang w:val="en-US"/>
        </w:rPr>
        <w:lastRenderedPageBreak/>
        <w:t xml:space="preserve">functions; for example, generated from combining </w:t>
      </w:r>
      <w:proofErr w:type="gramStart"/>
      <w:r w:rsidRPr="0018571B">
        <w:rPr>
          <w:lang w:val="en-US"/>
        </w:rPr>
        <w:t>high definition</w:t>
      </w:r>
      <w:proofErr w:type="gramEnd"/>
      <w:r w:rsidRPr="0018571B">
        <w:rPr>
          <w:lang w:val="en-US"/>
        </w:rPr>
        <w:t xml:space="preserve"> gridded bathymetry </w:t>
      </w:r>
      <w:commentRangeStart w:id="291"/>
      <w:r w:rsidRPr="0018571B">
        <w:rPr>
          <w:lang w:val="en-US"/>
        </w:rPr>
        <w:t xml:space="preserve">(S-102) and S-104 </w:t>
      </w:r>
      <w:commentRangeEnd w:id="291"/>
      <w:r w:rsidR="004D10AD">
        <w:rPr>
          <w:rStyle w:val="Kommentarzeichen"/>
        </w:rPr>
        <w:commentReference w:id="291"/>
      </w:r>
      <w:r w:rsidRPr="0018571B">
        <w:rPr>
          <w:lang w:val="en-US"/>
        </w:rPr>
        <w:t xml:space="preserve">input. </w:t>
      </w:r>
    </w:p>
    <w:p w14:paraId="4F35D705" w14:textId="77777777" w:rsidR="00BF35A9" w:rsidRPr="0018571B" w:rsidRDefault="00000000">
      <w:pPr>
        <w:pStyle w:val="berschrift1"/>
        <w:spacing w:after="104"/>
        <w:ind w:left="-5"/>
        <w:rPr>
          <w:lang w:val="en-US"/>
        </w:rPr>
      </w:pPr>
      <w:bookmarkStart w:id="292" w:name="_Toc36056"/>
      <w:r w:rsidRPr="0018571B">
        <w:rPr>
          <w:sz w:val="20"/>
          <w:lang w:val="en-US"/>
        </w:rPr>
        <w:t xml:space="preserve">B-6.9.2 Skin-of-the-earth feature adjusting and portrayal </w:t>
      </w:r>
      <w:bookmarkEnd w:id="292"/>
    </w:p>
    <w:p w14:paraId="5F86C284" w14:textId="77777777" w:rsidR="00BF35A9" w:rsidRPr="0018571B" w:rsidRDefault="00000000">
      <w:pPr>
        <w:ind w:left="-5"/>
        <w:rPr>
          <w:lang w:val="en-US"/>
        </w:rPr>
      </w:pPr>
      <w:r w:rsidRPr="0018571B">
        <w:rPr>
          <w:lang w:val="en-US"/>
        </w:rPr>
        <w:t xml:space="preserve">This clause covers the possibility of the skin-of-the-earth feature geometry and/or attribute values being dynamically adjusted based on the corresponding features in other data layers. </w:t>
      </w:r>
    </w:p>
    <w:p w14:paraId="4FE12AC7" w14:textId="77777777" w:rsidR="00BF35A9" w:rsidRPr="0018571B" w:rsidRDefault="00000000">
      <w:pPr>
        <w:ind w:left="-5"/>
        <w:rPr>
          <w:lang w:val="en-US"/>
        </w:rPr>
      </w:pPr>
      <w:r w:rsidRPr="0018571B">
        <w:rPr>
          <w:lang w:val="en-US"/>
        </w:rPr>
        <w:t xml:space="preserve">Changes to the location or extent of symbols displayed on the screen due to a feature in another dataset are only possible in interoperability Levels 3 and 4 (Parts C and D). </w:t>
      </w:r>
    </w:p>
    <w:p w14:paraId="0C32F28E" w14:textId="77777777" w:rsidR="00BF35A9" w:rsidRPr="0018571B" w:rsidRDefault="00000000">
      <w:pPr>
        <w:pStyle w:val="berschrift1"/>
        <w:ind w:left="-5"/>
        <w:rPr>
          <w:lang w:val="en-US"/>
        </w:rPr>
      </w:pPr>
      <w:bookmarkStart w:id="293" w:name="_Toc36057"/>
      <w:r w:rsidRPr="0018571B">
        <w:rPr>
          <w:lang w:val="en-US"/>
        </w:rPr>
        <w:t xml:space="preserve">B-6.10 Blended portrayals </w:t>
      </w:r>
      <w:bookmarkEnd w:id="293"/>
    </w:p>
    <w:p w14:paraId="4339071E" w14:textId="4FB7D65E" w:rsidR="00BF35A9" w:rsidRPr="0018571B" w:rsidRDefault="004D10AD">
      <w:pPr>
        <w:spacing w:after="125" w:line="259" w:lineRule="auto"/>
        <w:ind w:left="0" w:firstLine="0"/>
        <w:jc w:val="left"/>
        <w:rPr>
          <w:lang w:val="en-US"/>
        </w:rPr>
      </w:pPr>
      <w:r w:rsidRPr="004D10AD">
        <w:rPr>
          <w:lang w:val="en-US"/>
        </w:rPr>
        <w:t>There is no Level-specific guidance for this issue. Common guidance is provided in clause 10.10 of the “S-</w:t>
      </w:r>
      <w:del w:id="294" w:author="Birklhuber Bernd" w:date="2026-08-07T14:30:00Z">
        <w:r w:rsidRPr="004D10AD" w:rsidDel="004D10AD">
          <w:rPr>
            <w:lang w:val="en-US"/>
          </w:rPr>
          <w:delText xml:space="preserve">98 </w:delText>
        </w:r>
      </w:del>
      <w:ins w:id="295" w:author="Birklhuber Bernd" w:date="2026-08-07T14:30:00Z">
        <w:r>
          <w:rPr>
            <w:lang w:val="en-US"/>
          </w:rPr>
          <w:t>403</w:t>
        </w:r>
        <w:r w:rsidRPr="004D10AD">
          <w:rPr>
            <w:lang w:val="en-US"/>
          </w:rPr>
          <w:t xml:space="preserve"> </w:t>
        </w:r>
      </w:ins>
      <w:r w:rsidRPr="004D10AD">
        <w:rPr>
          <w:lang w:val="en-US"/>
        </w:rPr>
        <w:t>– Main” document.</w:t>
      </w:r>
      <w:r w:rsidRPr="0018571B">
        <w:rPr>
          <w:lang w:val="en-US"/>
        </w:rPr>
        <w:t xml:space="preserve"> </w:t>
      </w:r>
    </w:p>
    <w:p w14:paraId="7DD2EE39" w14:textId="77777777" w:rsidR="00BF35A9" w:rsidRPr="0018571B" w:rsidRDefault="00000000">
      <w:pPr>
        <w:pStyle w:val="berschrift1"/>
        <w:ind w:left="-5"/>
        <w:rPr>
          <w:lang w:val="en-US"/>
        </w:rPr>
      </w:pPr>
      <w:bookmarkStart w:id="296" w:name="_Toc36058"/>
      <w:r w:rsidRPr="0018571B">
        <w:rPr>
          <w:lang w:val="en-US"/>
        </w:rPr>
        <w:t xml:space="preserve">B-6.11 Hierarchy of data </w:t>
      </w:r>
      <w:bookmarkEnd w:id="296"/>
    </w:p>
    <w:p w14:paraId="200A093B" w14:textId="77777777" w:rsidR="00BF35A9" w:rsidRPr="0018571B" w:rsidRDefault="00BF35A9">
      <w:pPr>
        <w:rPr>
          <w:lang w:val="en-US"/>
        </w:rPr>
        <w:sectPr w:rsidR="00BF35A9" w:rsidRPr="0018571B">
          <w:headerReference w:type="even" r:id="rId45"/>
          <w:headerReference w:type="default" r:id="rId46"/>
          <w:headerReference w:type="first" r:id="rId47"/>
          <w:footerReference w:type="first" r:id="rId48"/>
          <w:pgSz w:w="12240" w:h="15840"/>
          <w:pgMar w:top="1488" w:right="1398" w:bottom="1583" w:left="1400" w:header="742" w:footer="697" w:gutter="0"/>
          <w:cols w:space="720"/>
        </w:sectPr>
      </w:pPr>
    </w:p>
    <w:p w14:paraId="31C2D8B3" w14:textId="398A925D" w:rsidR="00F97979" w:rsidRPr="00F97979" w:rsidRDefault="00F97979" w:rsidP="00F97979">
      <w:pPr>
        <w:ind w:left="-7371"/>
        <w:rPr>
          <w:rFonts w:eastAsiaTheme="minorEastAsia"/>
          <w:color w:val="auto"/>
          <w:kern w:val="0"/>
          <w:sz w:val="24"/>
          <w:lang w:val="en-US"/>
        </w:rPr>
      </w:pPr>
      <w:r w:rsidRPr="00F97979">
        <w:rPr>
          <w:rFonts w:eastAsiaTheme="minorEastAsia"/>
          <w:kern w:val="0"/>
          <w:szCs w:val="20"/>
          <w:lang w:val="en-US"/>
        </w:rPr>
        <w:t>As noted in clause 11.11 of the “S-</w:t>
      </w:r>
      <w:del w:id="297" w:author="Birklhuber Bernd" w:date="2026-08-07T14:31:00Z">
        <w:r w:rsidRPr="00F97979" w:rsidDel="00F97979">
          <w:rPr>
            <w:rFonts w:eastAsiaTheme="minorEastAsia"/>
            <w:kern w:val="0"/>
            <w:szCs w:val="20"/>
            <w:lang w:val="en-US"/>
          </w:rPr>
          <w:delText xml:space="preserve">98 </w:delText>
        </w:r>
      </w:del>
      <w:ins w:id="298" w:author="Birklhuber Bernd" w:date="2026-08-07T14:31:00Z">
        <w:r>
          <w:rPr>
            <w:rFonts w:eastAsiaTheme="minorEastAsia"/>
            <w:kern w:val="0"/>
            <w:szCs w:val="20"/>
            <w:lang w:val="en-US"/>
          </w:rPr>
          <w:t>403</w:t>
        </w:r>
        <w:r w:rsidRPr="00F97979">
          <w:rPr>
            <w:rFonts w:eastAsiaTheme="minorEastAsia"/>
            <w:kern w:val="0"/>
            <w:szCs w:val="20"/>
            <w:lang w:val="en-US"/>
          </w:rPr>
          <w:t xml:space="preserve"> </w:t>
        </w:r>
      </w:ins>
      <w:r w:rsidRPr="00F97979">
        <w:rPr>
          <w:rFonts w:eastAsiaTheme="minorEastAsia"/>
          <w:kern w:val="0"/>
          <w:szCs w:val="20"/>
          <w:lang w:val="en-US"/>
        </w:rPr>
        <w:t xml:space="preserve">– Main” document, </w:t>
      </w:r>
      <w:r w:rsidRPr="00F97979">
        <w:rPr>
          <w:lang w:val="en-US"/>
        </w:rPr>
        <w:t>hierarchy</w:t>
      </w:r>
      <w:r w:rsidRPr="00F97979">
        <w:rPr>
          <w:rFonts w:eastAsiaTheme="minorEastAsia"/>
          <w:kern w:val="0"/>
          <w:szCs w:val="20"/>
          <w:lang w:val="en-US"/>
        </w:rPr>
        <w:t xml:space="preserve"> of data can be controlled by predefined combinations. There is no Level-specific guidance for portrayal in connection with this issue.</w:t>
      </w:r>
    </w:p>
    <w:p w14:paraId="6BBFF26B" w14:textId="77777777" w:rsidR="00BF35A9" w:rsidRPr="0018571B" w:rsidRDefault="00BF35A9">
      <w:pPr>
        <w:ind w:left="-7371"/>
        <w:rPr>
          <w:lang w:val="en-US"/>
        </w:rPr>
        <w:sectPr w:rsidR="00BF35A9" w:rsidRPr="0018571B">
          <w:type w:val="continuous"/>
          <w:pgSz w:w="12240" w:h="15840"/>
          <w:pgMar w:top="1488" w:right="1398" w:bottom="4684" w:left="8821" w:header="720" w:footer="720" w:gutter="0"/>
          <w:cols w:space="720"/>
        </w:sectPr>
        <w:pPrChange w:id="299" w:author="Birklhuber Bernd" w:date="2026-08-07T14:30:00Z">
          <w:pPr/>
        </w:pPrChange>
      </w:pPr>
    </w:p>
    <w:p w14:paraId="1ED2CE5D" w14:textId="77777777" w:rsidR="00BF35A9" w:rsidRPr="0018571B" w:rsidRDefault="00000000">
      <w:pPr>
        <w:pStyle w:val="berschrift1"/>
        <w:tabs>
          <w:tab w:val="center" w:pos="2475"/>
        </w:tabs>
        <w:spacing w:after="104"/>
        <w:ind w:left="-15" w:firstLine="0"/>
        <w:rPr>
          <w:lang w:val="en-US"/>
        </w:rPr>
      </w:pPr>
      <w:bookmarkStart w:id="300" w:name="_Toc36059"/>
      <w:r w:rsidRPr="0018571B">
        <w:rPr>
          <w:sz w:val="20"/>
          <w:lang w:val="en-US"/>
        </w:rPr>
        <w:t xml:space="preserve">B-6.11.1 </w:t>
      </w:r>
      <w:r w:rsidRPr="0018571B">
        <w:rPr>
          <w:sz w:val="20"/>
          <w:lang w:val="en-US"/>
        </w:rPr>
        <w:tab/>
        <w:t xml:space="preserve">Interacting gridded information </w:t>
      </w:r>
      <w:bookmarkEnd w:id="300"/>
    </w:p>
    <w:p w14:paraId="184379F0" w14:textId="19F424D5" w:rsidR="00BF35A9" w:rsidRPr="0018571B" w:rsidRDefault="00000000">
      <w:pPr>
        <w:ind w:left="-5"/>
        <w:rPr>
          <w:lang w:val="en-US"/>
        </w:rPr>
      </w:pPr>
      <w:r w:rsidRPr="0018571B">
        <w:rPr>
          <w:lang w:val="en-US"/>
        </w:rPr>
        <w:t>There is no Level-specific guidance for portrayal in connection with this issue. Common guidance is provided in clause 10.11.1 of the “S-</w:t>
      </w:r>
      <w:del w:id="301" w:author="Birklhuber Bernd" w:date="2026-08-07T14:28:00Z">
        <w:r w:rsidRPr="0018571B" w:rsidDel="004D10AD">
          <w:rPr>
            <w:lang w:val="en-US"/>
          </w:rPr>
          <w:delText xml:space="preserve">98 </w:delText>
        </w:r>
      </w:del>
      <w:ins w:id="302" w:author="Birklhuber Bernd" w:date="2026-08-07T14:28:00Z">
        <w:r w:rsidR="004D10AD">
          <w:rPr>
            <w:lang w:val="en-US"/>
          </w:rPr>
          <w:t>403</w:t>
        </w:r>
        <w:r w:rsidR="004D10AD" w:rsidRPr="0018571B">
          <w:rPr>
            <w:lang w:val="en-US"/>
          </w:rPr>
          <w:t xml:space="preserve"> </w:t>
        </w:r>
      </w:ins>
      <w:r w:rsidRPr="0018571B">
        <w:rPr>
          <w:lang w:val="en-US"/>
        </w:rPr>
        <w:t xml:space="preserve">– Main” document. </w:t>
      </w:r>
    </w:p>
    <w:p w14:paraId="6FA9AFD8" w14:textId="77777777" w:rsidR="00BF35A9" w:rsidRPr="0018571B" w:rsidRDefault="00000000">
      <w:pPr>
        <w:spacing w:after="125" w:line="259" w:lineRule="auto"/>
        <w:ind w:left="0" w:firstLine="0"/>
        <w:jc w:val="left"/>
        <w:rPr>
          <w:lang w:val="en-US"/>
        </w:rPr>
      </w:pPr>
      <w:r w:rsidRPr="0018571B">
        <w:rPr>
          <w:lang w:val="en-US"/>
        </w:rPr>
        <w:t xml:space="preserve"> </w:t>
      </w:r>
    </w:p>
    <w:p w14:paraId="5BCBF27E" w14:textId="77777777" w:rsidR="00BF35A9" w:rsidRPr="0018571B" w:rsidRDefault="00000000">
      <w:pPr>
        <w:pStyle w:val="berschrift1"/>
        <w:ind w:left="-5"/>
        <w:rPr>
          <w:lang w:val="en-US"/>
        </w:rPr>
      </w:pPr>
      <w:bookmarkStart w:id="303" w:name="_Toc36060"/>
      <w:r w:rsidRPr="0018571B">
        <w:rPr>
          <w:lang w:val="en-US"/>
        </w:rPr>
        <w:t xml:space="preserve">B-6.12 Pick Reports </w:t>
      </w:r>
      <w:bookmarkEnd w:id="303"/>
    </w:p>
    <w:p w14:paraId="3A22C3E2" w14:textId="77777777" w:rsidR="00BF35A9" w:rsidRPr="0018571B" w:rsidRDefault="00000000">
      <w:pPr>
        <w:spacing w:after="120" w:line="241" w:lineRule="auto"/>
        <w:ind w:left="0" w:firstLine="0"/>
        <w:jc w:val="left"/>
        <w:rPr>
          <w:lang w:val="en-US"/>
        </w:rPr>
      </w:pPr>
      <w:r w:rsidRPr="0018571B">
        <w:rPr>
          <w:i/>
          <w:lang w:val="en-US"/>
        </w:rPr>
        <w:t>[NOTE: The Pick Report functionality specification in S-98 is still under development, and the content of this section will change as this functionality is defined.]</w:t>
      </w:r>
      <w:r w:rsidRPr="0018571B">
        <w:rPr>
          <w:lang w:val="en-US"/>
        </w:rPr>
        <w:t xml:space="preserve"> </w:t>
      </w:r>
    </w:p>
    <w:p w14:paraId="62C19575" w14:textId="77777777" w:rsidR="00BF35A9" w:rsidRPr="0018571B" w:rsidRDefault="00000000">
      <w:pPr>
        <w:spacing w:after="141" w:line="259" w:lineRule="auto"/>
        <w:ind w:left="0" w:firstLine="0"/>
        <w:jc w:val="left"/>
        <w:rPr>
          <w:lang w:val="en-US"/>
        </w:rPr>
      </w:pPr>
      <w:r w:rsidRPr="0018571B">
        <w:rPr>
          <w:lang w:val="en-US"/>
        </w:rPr>
        <w:t xml:space="preserve"> </w:t>
      </w:r>
    </w:p>
    <w:p w14:paraId="378F99F9" w14:textId="77777777" w:rsidR="00BF35A9" w:rsidRPr="0018571B" w:rsidRDefault="00000000">
      <w:pPr>
        <w:pStyle w:val="berschrift1"/>
        <w:spacing w:after="140"/>
        <w:ind w:left="-5"/>
        <w:rPr>
          <w:lang w:val="en-US"/>
        </w:rPr>
      </w:pPr>
      <w:bookmarkStart w:id="304" w:name="_Toc36061"/>
      <w:r w:rsidRPr="0018571B">
        <w:rPr>
          <w:sz w:val="24"/>
          <w:lang w:val="en-US"/>
        </w:rPr>
        <w:t xml:space="preserve">B-7 Processing Model </w:t>
      </w:r>
      <w:bookmarkEnd w:id="304"/>
    </w:p>
    <w:p w14:paraId="1B12B196" w14:textId="77777777" w:rsidR="00BF35A9" w:rsidRPr="0018571B" w:rsidRDefault="00000000">
      <w:pPr>
        <w:ind w:left="-5"/>
        <w:rPr>
          <w:lang w:val="en-US"/>
        </w:rPr>
      </w:pPr>
      <w:r w:rsidRPr="0018571B">
        <w:rPr>
          <w:lang w:val="en-US"/>
        </w:rPr>
        <w:t xml:space="preserve">Figure B-7.1 below shows the processing steps and input to each step from parts of the Interoperability Catalogue, for the “Interoperability before portrayal” processing option. Figure B-7.2 shows the steps and inputs for the “Interoperability after portrayal” processing option. In both cases, the flow depends on the interoperability Level selected by the Mariner. </w:t>
      </w:r>
    </w:p>
    <w:p w14:paraId="37338FF3" w14:textId="5C2E9B1C" w:rsidR="00BF35A9" w:rsidRPr="0018571B" w:rsidRDefault="00000000">
      <w:pPr>
        <w:ind w:left="-5"/>
        <w:rPr>
          <w:lang w:val="en-US"/>
        </w:rPr>
      </w:pPr>
      <w:r w:rsidRPr="0018571B">
        <w:rPr>
          <w:lang w:val="en-US"/>
        </w:rPr>
        <w:t>In Level 0 processing, interoperability is turned off and all data products loaded are passed through to S</w:t>
      </w:r>
      <w:ins w:id="305" w:author="Birklhuber Bernd" w:date="2026-08-07T14:31:00Z">
        <w:r w:rsidR="00F97979">
          <w:rPr>
            <w:lang w:val="en-US"/>
          </w:rPr>
          <w:t>-</w:t>
        </w:r>
      </w:ins>
      <w:r w:rsidRPr="0018571B">
        <w:rPr>
          <w:lang w:val="en-US"/>
        </w:rPr>
        <w:t xml:space="preserve">100 Portrayal Processing to be portrayed as overlays to </w:t>
      </w:r>
      <w:ins w:id="306" w:author="Birklhuber Bernd" w:date="2026-08-07T14:31:00Z">
        <w:r w:rsidR="00F97979">
          <w:rPr>
            <w:lang w:val="en-US"/>
          </w:rPr>
          <w:t>I</w:t>
        </w:r>
      </w:ins>
      <w:r w:rsidRPr="0018571B">
        <w:rPr>
          <w:lang w:val="en-US"/>
        </w:rPr>
        <w:t xml:space="preserve">ENC data according to their individual Portrayal Catalogues. </w:t>
      </w:r>
    </w:p>
    <w:p w14:paraId="5026298E" w14:textId="77777777" w:rsidR="00BF35A9" w:rsidRPr="0018571B" w:rsidRDefault="00000000">
      <w:pPr>
        <w:ind w:left="-5"/>
        <w:rPr>
          <w:lang w:val="en-US"/>
        </w:rPr>
      </w:pPr>
      <w:r w:rsidRPr="0018571B">
        <w:rPr>
          <w:lang w:val="en-US"/>
        </w:rPr>
        <w:t xml:space="preserve">In Level 1 processing, the only interoperability processing is interleaving of feature layers by means of display plane information, and Interleave Feature Layers is the only interoperability processing before feature data is passed to S-100 Portrayal Processing. The only input from the Interoperability Catalogue is display plane and drawing order information from </w:t>
      </w:r>
      <w:r w:rsidRPr="0018571B">
        <w:rPr>
          <w:b/>
          <w:lang w:val="en-US"/>
        </w:rPr>
        <w:t>S100_IC_DisplayPlane</w:t>
      </w:r>
      <w:r w:rsidRPr="0018571B">
        <w:rPr>
          <w:lang w:val="en-US"/>
        </w:rPr>
        <w:t xml:space="preserve"> elements in the Catalogue. </w:t>
      </w:r>
    </w:p>
    <w:p w14:paraId="631502FA" w14:textId="77777777" w:rsidR="00BF35A9" w:rsidRPr="0018571B" w:rsidRDefault="00000000">
      <w:pPr>
        <w:ind w:left="-5"/>
        <w:rPr>
          <w:lang w:val="en-US"/>
        </w:rPr>
      </w:pPr>
      <w:r w:rsidRPr="0018571B">
        <w:rPr>
          <w:lang w:val="en-US"/>
        </w:rPr>
        <w:t xml:space="preserve">In Level 2 processing, feature type suppression operations (stage </w:t>
      </w:r>
      <w:r w:rsidRPr="0018571B">
        <w:rPr>
          <w:i/>
          <w:lang w:val="en-US"/>
        </w:rPr>
        <w:t>Suppress Feature Types</w:t>
      </w:r>
      <w:r w:rsidRPr="0018571B">
        <w:rPr>
          <w:lang w:val="en-US"/>
        </w:rPr>
        <w:t xml:space="preserve">) precede interleaving operations. </w:t>
      </w:r>
    </w:p>
    <w:p w14:paraId="38201B38" w14:textId="77777777" w:rsidR="00BF35A9" w:rsidRPr="0018571B" w:rsidRDefault="00000000">
      <w:pPr>
        <w:ind w:left="-5"/>
        <w:rPr>
          <w:lang w:val="en-US"/>
        </w:rPr>
      </w:pPr>
      <w:r w:rsidRPr="0018571B">
        <w:rPr>
          <w:lang w:val="en-US"/>
        </w:rPr>
        <w:t xml:space="preserve">Figures B-7.1 and B-7.2 depict two possible implementations, with the input to interoperability processing being either feature data or drawing instructions generated from feature data by (part of) portrayal processing. </w:t>
      </w:r>
    </w:p>
    <w:p w14:paraId="42C10A7C" w14:textId="77777777" w:rsidR="00BF35A9" w:rsidRPr="0018571B" w:rsidRDefault="00BF35A9">
      <w:pPr>
        <w:rPr>
          <w:lang w:val="en-US"/>
        </w:rPr>
        <w:sectPr w:rsidR="00BF35A9" w:rsidRPr="0018571B">
          <w:type w:val="continuous"/>
          <w:pgSz w:w="12240" w:h="15840"/>
          <w:pgMar w:top="1488" w:right="1399" w:bottom="4684" w:left="1400" w:header="720" w:footer="720" w:gutter="0"/>
          <w:cols w:space="720"/>
        </w:sectPr>
      </w:pPr>
    </w:p>
    <w:p w14:paraId="02BC1A68" w14:textId="77777777" w:rsidR="00BF35A9" w:rsidRPr="0018571B" w:rsidRDefault="00000000">
      <w:pPr>
        <w:spacing w:after="60" w:line="259" w:lineRule="auto"/>
        <w:ind w:left="0" w:firstLine="0"/>
        <w:jc w:val="left"/>
        <w:rPr>
          <w:lang w:val="en-US"/>
        </w:rPr>
      </w:pPr>
      <w:r w:rsidRPr="0018571B">
        <w:rPr>
          <w:b/>
          <w:lang w:val="en-US"/>
        </w:rPr>
        <w:lastRenderedPageBreak/>
        <w:t xml:space="preserve"> </w:t>
      </w:r>
    </w:p>
    <w:p w14:paraId="054DB5B7" w14:textId="77777777" w:rsidR="00BF35A9" w:rsidRPr="00A9193D" w:rsidRDefault="00000000">
      <w:pPr>
        <w:spacing w:after="41" w:line="259" w:lineRule="auto"/>
        <w:ind w:left="0" w:right="264" w:firstLine="0"/>
        <w:jc w:val="right"/>
        <w:rPr>
          <w:lang w:val="en-US"/>
          <w:rPrChange w:id="307" w:author="Birklhuber Bernd" w:date="2026-08-10T07:55:00Z">
            <w:rPr/>
          </w:rPrChange>
        </w:rPr>
      </w:pPr>
      <w:r>
        <w:rPr>
          <w:noProof/>
        </w:rPr>
        <w:drawing>
          <wp:inline distT="0" distB="0" distL="0" distR="0" wp14:anchorId="75511782" wp14:editId="42FFC1E6">
            <wp:extent cx="5784596" cy="4298950"/>
            <wp:effectExtent l="0" t="0" r="0" b="0"/>
            <wp:docPr id="4962" name="Picture 4962"/>
            <wp:cNvGraphicFramePr/>
            <a:graphic xmlns:a="http://schemas.openxmlformats.org/drawingml/2006/main">
              <a:graphicData uri="http://schemas.openxmlformats.org/drawingml/2006/picture">
                <pic:pic xmlns:pic="http://schemas.openxmlformats.org/drawingml/2006/picture">
                  <pic:nvPicPr>
                    <pic:cNvPr id="4962" name="Picture 4962"/>
                    <pic:cNvPicPr/>
                  </pic:nvPicPr>
                  <pic:blipFill>
                    <a:blip r:embed="rId49"/>
                    <a:stretch>
                      <a:fillRect/>
                    </a:stretch>
                  </pic:blipFill>
                  <pic:spPr>
                    <a:xfrm>
                      <a:off x="0" y="0"/>
                      <a:ext cx="5784596" cy="4298950"/>
                    </a:xfrm>
                    <a:prstGeom prst="rect">
                      <a:avLst/>
                    </a:prstGeom>
                  </pic:spPr>
                </pic:pic>
              </a:graphicData>
            </a:graphic>
          </wp:inline>
        </w:drawing>
      </w:r>
      <w:r w:rsidRPr="00A9193D">
        <w:rPr>
          <w:b/>
          <w:lang w:val="en-US"/>
          <w:rPrChange w:id="308" w:author="Birklhuber Bernd" w:date="2026-08-10T07:55:00Z">
            <w:rPr>
              <w:b/>
            </w:rPr>
          </w:rPrChange>
        </w:rPr>
        <w:t xml:space="preserve"> </w:t>
      </w:r>
    </w:p>
    <w:p w14:paraId="1140EE39" w14:textId="77777777" w:rsidR="00BF35A9" w:rsidRPr="0018571B" w:rsidRDefault="00000000">
      <w:pPr>
        <w:spacing w:after="122" w:line="259" w:lineRule="auto"/>
        <w:ind w:left="664" w:right="658"/>
        <w:jc w:val="center"/>
        <w:rPr>
          <w:lang w:val="en-US"/>
        </w:rPr>
      </w:pPr>
      <w:r w:rsidRPr="0018571B">
        <w:rPr>
          <w:b/>
          <w:sz w:val="18"/>
          <w:lang w:val="en-US"/>
        </w:rPr>
        <w:t xml:space="preserve">Figure B-7.1 - Interoperability processing flow (portrayal processing after interoperability) </w:t>
      </w:r>
    </w:p>
    <w:p w14:paraId="02FFC8C8" w14:textId="77777777" w:rsidR="00BF35A9" w:rsidRPr="0018571B" w:rsidRDefault="00000000">
      <w:pPr>
        <w:ind w:left="-5"/>
        <w:rPr>
          <w:lang w:val="en-US"/>
        </w:rPr>
      </w:pPr>
      <w:r w:rsidRPr="0018571B">
        <w:rPr>
          <w:lang w:val="en-US"/>
        </w:rPr>
        <w:t xml:space="preserve">For implementations that pass drawing instructions instead of features to interoperability processing, the flow is similar except that portrayal processing takes place before interoperability processing. </w:t>
      </w:r>
    </w:p>
    <w:p w14:paraId="29C66135" w14:textId="77777777" w:rsidR="00BF35A9" w:rsidRPr="00A9193D" w:rsidRDefault="00000000">
      <w:pPr>
        <w:spacing w:after="161" w:line="259" w:lineRule="auto"/>
        <w:ind w:left="0" w:right="230" w:firstLine="0"/>
        <w:jc w:val="right"/>
        <w:rPr>
          <w:lang w:val="en-US"/>
          <w:rPrChange w:id="309" w:author="Birklhuber Bernd" w:date="2026-08-10T07:55:00Z">
            <w:rPr/>
          </w:rPrChange>
        </w:rPr>
      </w:pPr>
      <w:r>
        <w:rPr>
          <w:noProof/>
        </w:rPr>
        <w:lastRenderedPageBreak/>
        <w:drawing>
          <wp:inline distT="0" distB="0" distL="0" distR="0" wp14:anchorId="68BE6F24" wp14:editId="6CBAA911">
            <wp:extent cx="5811901" cy="3557270"/>
            <wp:effectExtent l="0" t="0" r="0" b="0"/>
            <wp:docPr id="5278" name="Picture 5278"/>
            <wp:cNvGraphicFramePr/>
            <a:graphic xmlns:a="http://schemas.openxmlformats.org/drawingml/2006/main">
              <a:graphicData uri="http://schemas.openxmlformats.org/drawingml/2006/picture">
                <pic:pic xmlns:pic="http://schemas.openxmlformats.org/drawingml/2006/picture">
                  <pic:nvPicPr>
                    <pic:cNvPr id="5278" name="Picture 5278"/>
                    <pic:cNvPicPr/>
                  </pic:nvPicPr>
                  <pic:blipFill>
                    <a:blip r:embed="rId50"/>
                    <a:stretch>
                      <a:fillRect/>
                    </a:stretch>
                  </pic:blipFill>
                  <pic:spPr>
                    <a:xfrm>
                      <a:off x="0" y="0"/>
                      <a:ext cx="5811901" cy="3557270"/>
                    </a:xfrm>
                    <a:prstGeom prst="rect">
                      <a:avLst/>
                    </a:prstGeom>
                  </pic:spPr>
                </pic:pic>
              </a:graphicData>
            </a:graphic>
          </wp:inline>
        </w:drawing>
      </w:r>
      <w:r w:rsidRPr="00A9193D">
        <w:rPr>
          <w:lang w:val="en-US"/>
          <w:rPrChange w:id="310" w:author="Birklhuber Bernd" w:date="2026-08-10T07:55:00Z">
            <w:rPr/>
          </w:rPrChange>
        </w:rPr>
        <w:t xml:space="preserve"> </w:t>
      </w:r>
    </w:p>
    <w:p w14:paraId="3A8C0776" w14:textId="77777777" w:rsidR="00BF35A9" w:rsidRPr="0018571B" w:rsidRDefault="00000000">
      <w:pPr>
        <w:spacing w:after="122" w:line="259" w:lineRule="auto"/>
        <w:ind w:left="58" w:firstLine="0"/>
        <w:jc w:val="left"/>
        <w:rPr>
          <w:lang w:val="en-US"/>
        </w:rPr>
      </w:pPr>
      <w:r w:rsidRPr="0018571B">
        <w:rPr>
          <w:b/>
          <w:sz w:val="18"/>
          <w:lang w:val="en-US"/>
        </w:rPr>
        <w:t xml:space="preserve">Figure B-7.2 - Interoperability processing (drawing instructions generated before interoperability processing) </w:t>
      </w:r>
    </w:p>
    <w:p w14:paraId="2906FA7F" w14:textId="77777777" w:rsidR="00BF35A9" w:rsidRPr="0018571B" w:rsidRDefault="00000000">
      <w:pPr>
        <w:spacing w:after="84" w:line="259" w:lineRule="auto"/>
        <w:ind w:left="0" w:firstLine="0"/>
        <w:jc w:val="left"/>
        <w:rPr>
          <w:lang w:val="en-US"/>
        </w:rPr>
      </w:pPr>
      <w:r w:rsidRPr="0018571B">
        <w:rPr>
          <w:b/>
          <w:lang w:val="en-US"/>
        </w:rPr>
        <w:t xml:space="preserve"> </w:t>
      </w:r>
    </w:p>
    <w:p w14:paraId="0BC493FC" w14:textId="77777777" w:rsidR="00BF35A9" w:rsidRPr="0018571B" w:rsidRDefault="00000000">
      <w:pPr>
        <w:spacing w:after="0" w:line="259" w:lineRule="auto"/>
        <w:ind w:left="664" w:right="658"/>
        <w:jc w:val="center"/>
        <w:rPr>
          <w:lang w:val="en-US"/>
        </w:rPr>
      </w:pPr>
      <w:r w:rsidRPr="0018571B">
        <w:rPr>
          <w:b/>
          <w:sz w:val="18"/>
          <w:lang w:val="en-US"/>
        </w:rPr>
        <w:t xml:space="preserve">Table B-7.1 - Stages in Level 2 interoperability processing </w:t>
      </w:r>
    </w:p>
    <w:tbl>
      <w:tblPr>
        <w:tblStyle w:val="TableGrid"/>
        <w:tblW w:w="9206" w:type="dxa"/>
        <w:tblInd w:w="7" w:type="dxa"/>
        <w:tblCellMar>
          <w:top w:w="101" w:type="dxa"/>
          <w:left w:w="106" w:type="dxa"/>
          <w:right w:w="60" w:type="dxa"/>
        </w:tblCellMar>
        <w:tblLook w:val="04A0" w:firstRow="1" w:lastRow="0" w:firstColumn="1" w:lastColumn="0" w:noHBand="0" w:noVBand="1"/>
      </w:tblPr>
      <w:tblGrid>
        <w:gridCol w:w="1293"/>
        <w:gridCol w:w="1370"/>
        <w:gridCol w:w="679"/>
        <w:gridCol w:w="2232"/>
        <w:gridCol w:w="2312"/>
        <w:gridCol w:w="1320"/>
      </w:tblGrid>
      <w:tr w:rsidR="00BF35A9" w14:paraId="5877A8BF" w14:textId="77777777">
        <w:trPr>
          <w:trHeight w:val="334"/>
        </w:trPr>
        <w:tc>
          <w:tcPr>
            <w:tcW w:w="1292" w:type="dxa"/>
            <w:tcBorders>
              <w:top w:val="single" w:sz="4" w:space="0" w:color="000000"/>
              <w:left w:val="single" w:sz="4" w:space="0" w:color="000000"/>
              <w:bottom w:val="single" w:sz="4" w:space="0" w:color="000000"/>
              <w:right w:val="single" w:sz="4" w:space="0" w:color="000000"/>
            </w:tcBorders>
            <w:shd w:val="clear" w:color="auto" w:fill="D9D9D9"/>
          </w:tcPr>
          <w:p w14:paraId="0F6DE6B8" w14:textId="77777777" w:rsidR="00BF35A9" w:rsidRDefault="00000000">
            <w:pPr>
              <w:spacing w:after="0" w:line="259" w:lineRule="auto"/>
              <w:ind w:left="0" w:firstLine="0"/>
              <w:jc w:val="left"/>
            </w:pPr>
            <w:r>
              <w:rPr>
                <w:b/>
                <w:sz w:val="18"/>
              </w:rPr>
              <w:t xml:space="preserve">Stage </w:t>
            </w:r>
          </w:p>
        </w:tc>
        <w:tc>
          <w:tcPr>
            <w:tcW w:w="1370" w:type="dxa"/>
            <w:tcBorders>
              <w:top w:val="single" w:sz="4" w:space="0" w:color="000000"/>
              <w:left w:val="single" w:sz="4" w:space="0" w:color="000000"/>
              <w:bottom w:val="single" w:sz="4" w:space="0" w:color="000000"/>
              <w:right w:val="single" w:sz="4" w:space="0" w:color="000000"/>
            </w:tcBorders>
            <w:shd w:val="clear" w:color="auto" w:fill="D9D9D9"/>
          </w:tcPr>
          <w:p w14:paraId="0638CEDB" w14:textId="77777777" w:rsidR="00BF35A9" w:rsidRDefault="00000000">
            <w:pPr>
              <w:spacing w:after="0" w:line="259" w:lineRule="auto"/>
              <w:ind w:left="4" w:firstLine="0"/>
              <w:jc w:val="left"/>
            </w:pPr>
            <w:r>
              <w:rPr>
                <w:b/>
                <w:sz w:val="18"/>
              </w:rPr>
              <w:t xml:space="preserve">Description </w:t>
            </w:r>
          </w:p>
        </w:tc>
        <w:tc>
          <w:tcPr>
            <w:tcW w:w="679" w:type="dxa"/>
            <w:tcBorders>
              <w:top w:val="single" w:sz="4" w:space="0" w:color="000000"/>
              <w:left w:val="single" w:sz="4" w:space="0" w:color="000000"/>
              <w:bottom w:val="single" w:sz="4" w:space="0" w:color="000000"/>
              <w:right w:val="single" w:sz="4" w:space="0" w:color="000000"/>
            </w:tcBorders>
            <w:shd w:val="clear" w:color="auto" w:fill="D9D9D9"/>
          </w:tcPr>
          <w:p w14:paraId="4C6448E7" w14:textId="77777777" w:rsidR="00BF35A9" w:rsidRDefault="00000000">
            <w:pPr>
              <w:spacing w:after="0" w:line="259" w:lineRule="auto"/>
              <w:ind w:left="2" w:firstLine="0"/>
              <w:jc w:val="left"/>
            </w:pPr>
            <w:r>
              <w:rPr>
                <w:b/>
                <w:sz w:val="18"/>
              </w:rPr>
              <w:t xml:space="preserve">Level </w:t>
            </w:r>
          </w:p>
        </w:tc>
        <w:tc>
          <w:tcPr>
            <w:tcW w:w="2232" w:type="dxa"/>
            <w:tcBorders>
              <w:top w:val="single" w:sz="4" w:space="0" w:color="000000"/>
              <w:left w:val="single" w:sz="4" w:space="0" w:color="000000"/>
              <w:bottom w:val="single" w:sz="4" w:space="0" w:color="000000"/>
              <w:right w:val="single" w:sz="4" w:space="0" w:color="000000"/>
            </w:tcBorders>
            <w:shd w:val="clear" w:color="auto" w:fill="D9D9D9"/>
          </w:tcPr>
          <w:p w14:paraId="3E4D993D" w14:textId="77777777" w:rsidR="00BF35A9" w:rsidRDefault="00000000">
            <w:pPr>
              <w:spacing w:after="0" w:line="259" w:lineRule="auto"/>
              <w:ind w:left="2" w:firstLine="0"/>
              <w:jc w:val="left"/>
            </w:pPr>
            <w:r>
              <w:rPr>
                <w:b/>
                <w:sz w:val="18"/>
              </w:rPr>
              <w:t xml:space="preserve">IC </w:t>
            </w:r>
            <w:proofErr w:type="spellStart"/>
            <w:r>
              <w:rPr>
                <w:b/>
                <w:sz w:val="18"/>
              </w:rPr>
              <w:t>information</w:t>
            </w:r>
            <w:proofErr w:type="spellEnd"/>
            <w:r>
              <w:rPr>
                <w:b/>
                <w:sz w:val="18"/>
              </w:rPr>
              <w:t xml:space="preserve"> </w:t>
            </w:r>
          </w:p>
        </w:tc>
        <w:tc>
          <w:tcPr>
            <w:tcW w:w="2312" w:type="dxa"/>
            <w:tcBorders>
              <w:top w:val="single" w:sz="4" w:space="0" w:color="000000"/>
              <w:left w:val="single" w:sz="4" w:space="0" w:color="000000"/>
              <w:bottom w:val="single" w:sz="4" w:space="0" w:color="000000"/>
              <w:right w:val="single" w:sz="4" w:space="0" w:color="000000"/>
            </w:tcBorders>
            <w:shd w:val="clear" w:color="auto" w:fill="D9D9D9"/>
          </w:tcPr>
          <w:p w14:paraId="41FC9266" w14:textId="77777777" w:rsidR="00BF35A9" w:rsidRDefault="00000000">
            <w:pPr>
              <w:spacing w:after="0" w:line="259" w:lineRule="auto"/>
              <w:ind w:left="2" w:firstLine="0"/>
              <w:jc w:val="left"/>
            </w:pPr>
            <w:proofErr w:type="spellStart"/>
            <w:r>
              <w:rPr>
                <w:b/>
                <w:sz w:val="18"/>
              </w:rPr>
              <w:t>Context</w:t>
            </w:r>
            <w:proofErr w:type="spellEnd"/>
            <w:r>
              <w:rPr>
                <w:b/>
                <w:sz w:val="18"/>
              </w:rPr>
              <w:t xml:space="preserve"> </w:t>
            </w:r>
            <w:proofErr w:type="spellStart"/>
            <w:r>
              <w:rPr>
                <w:b/>
                <w:sz w:val="18"/>
              </w:rPr>
              <w:t>information</w:t>
            </w:r>
            <w:proofErr w:type="spellEnd"/>
            <w:r>
              <w:rPr>
                <w:b/>
                <w:sz w:val="18"/>
              </w:rPr>
              <w:t xml:space="preserve"> </w:t>
            </w:r>
          </w:p>
        </w:tc>
        <w:tc>
          <w:tcPr>
            <w:tcW w:w="1320" w:type="dxa"/>
            <w:tcBorders>
              <w:top w:val="single" w:sz="4" w:space="0" w:color="000000"/>
              <w:left w:val="single" w:sz="4" w:space="0" w:color="000000"/>
              <w:bottom w:val="single" w:sz="4" w:space="0" w:color="000000"/>
              <w:right w:val="single" w:sz="4" w:space="0" w:color="000000"/>
            </w:tcBorders>
            <w:shd w:val="clear" w:color="auto" w:fill="D9D9D9"/>
          </w:tcPr>
          <w:p w14:paraId="118939B6" w14:textId="77777777" w:rsidR="00BF35A9" w:rsidRDefault="00000000">
            <w:pPr>
              <w:spacing w:after="0" w:line="259" w:lineRule="auto"/>
              <w:ind w:left="3" w:firstLine="0"/>
              <w:jc w:val="left"/>
            </w:pPr>
            <w:r>
              <w:rPr>
                <w:b/>
                <w:sz w:val="18"/>
              </w:rPr>
              <w:t xml:space="preserve">Remarks </w:t>
            </w:r>
          </w:p>
        </w:tc>
      </w:tr>
      <w:tr w:rsidR="00BF35A9" w14:paraId="3075E856" w14:textId="77777777">
        <w:trPr>
          <w:trHeight w:val="1640"/>
        </w:trPr>
        <w:tc>
          <w:tcPr>
            <w:tcW w:w="1292" w:type="dxa"/>
            <w:tcBorders>
              <w:top w:val="single" w:sz="4" w:space="0" w:color="000000"/>
              <w:left w:val="single" w:sz="4" w:space="0" w:color="000000"/>
              <w:bottom w:val="single" w:sz="4" w:space="0" w:color="000000"/>
              <w:right w:val="single" w:sz="4" w:space="0" w:color="000000"/>
            </w:tcBorders>
          </w:tcPr>
          <w:p w14:paraId="019198FB" w14:textId="77777777" w:rsidR="00BF35A9" w:rsidRDefault="00000000">
            <w:pPr>
              <w:spacing w:after="0" w:line="259" w:lineRule="auto"/>
              <w:ind w:left="0" w:firstLine="0"/>
              <w:jc w:val="left"/>
            </w:pPr>
            <w:r>
              <w:rPr>
                <w:sz w:val="18"/>
              </w:rPr>
              <w:t xml:space="preserve">Select Load Sets </w:t>
            </w:r>
          </w:p>
        </w:tc>
        <w:tc>
          <w:tcPr>
            <w:tcW w:w="1370" w:type="dxa"/>
            <w:tcBorders>
              <w:top w:val="single" w:sz="4" w:space="0" w:color="000000"/>
              <w:left w:val="single" w:sz="4" w:space="0" w:color="000000"/>
              <w:bottom w:val="single" w:sz="4" w:space="0" w:color="000000"/>
              <w:right w:val="single" w:sz="4" w:space="0" w:color="000000"/>
            </w:tcBorders>
          </w:tcPr>
          <w:p w14:paraId="49A696BF" w14:textId="77777777" w:rsidR="00BF35A9" w:rsidRPr="0018571B" w:rsidRDefault="00000000">
            <w:pPr>
              <w:spacing w:after="0" w:line="259" w:lineRule="auto"/>
              <w:ind w:left="4" w:firstLine="0"/>
              <w:jc w:val="left"/>
              <w:rPr>
                <w:lang w:val="en-US"/>
              </w:rPr>
            </w:pPr>
            <w:r w:rsidRPr="0018571B">
              <w:rPr>
                <w:sz w:val="18"/>
                <w:lang w:val="en-US"/>
              </w:rPr>
              <w:t xml:space="preserve">Select data products to be loaded </w:t>
            </w:r>
          </w:p>
        </w:tc>
        <w:tc>
          <w:tcPr>
            <w:tcW w:w="679" w:type="dxa"/>
            <w:tcBorders>
              <w:top w:val="single" w:sz="4" w:space="0" w:color="000000"/>
              <w:left w:val="single" w:sz="4" w:space="0" w:color="000000"/>
              <w:bottom w:val="single" w:sz="4" w:space="0" w:color="000000"/>
              <w:right w:val="single" w:sz="4" w:space="0" w:color="000000"/>
            </w:tcBorders>
          </w:tcPr>
          <w:p w14:paraId="16F1F4C2" w14:textId="77777777" w:rsidR="00BF35A9" w:rsidRDefault="00000000">
            <w:pPr>
              <w:spacing w:after="0" w:line="259" w:lineRule="auto"/>
              <w:ind w:left="2" w:firstLine="0"/>
              <w:jc w:val="left"/>
            </w:pPr>
            <w:r>
              <w:rPr>
                <w:sz w:val="18"/>
              </w:rPr>
              <w:t xml:space="preserve">All </w:t>
            </w:r>
          </w:p>
        </w:tc>
        <w:tc>
          <w:tcPr>
            <w:tcW w:w="2232" w:type="dxa"/>
            <w:tcBorders>
              <w:top w:val="single" w:sz="4" w:space="0" w:color="000000"/>
              <w:left w:val="single" w:sz="4" w:space="0" w:color="000000"/>
              <w:bottom w:val="single" w:sz="4" w:space="0" w:color="000000"/>
              <w:right w:val="single" w:sz="4" w:space="0" w:color="000000"/>
            </w:tcBorders>
          </w:tcPr>
          <w:p w14:paraId="5B476D79" w14:textId="77777777" w:rsidR="00BF35A9" w:rsidRPr="0018571B" w:rsidRDefault="00000000">
            <w:pPr>
              <w:spacing w:after="59" w:line="241" w:lineRule="auto"/>
              <w:ind w:left="2" w:firstLine="0"/>
              <w:jc w:val="left"/>
              <w:rPr>
                <w:lang w:val="en-US"/>
              </w:rPr>
            </w:pPr>
            <w:r w:rsidRPr="0018571B">
              <w:rPr>
                <w:sz w:val="18"/>
                <w:lang w:val="en-US"/>
              </w:rPr>
              <w:t xml:space="preserve">Level 1: User adds data products to display individually </w:t>
            </w:r>
          </w:p>
          <w:p w14:paraId="5E3FA13C" w14:textId="77777777" w:rsidR="00BF35A9" w:rsidRPr="0018571B" w:rsidRDefault="00000000">
            <w:pPr>
              <w:spacing w:after="0" w:line="259" w:lineRule="auto"/>
              <w:ind w:left="2" w:firstLine="0"/>
              <w:jc w:val="left"/>
              <w:rPr>
                <w:lang w:val="en-US"/>
              </w:rPr>
            </w:pPr>
            <w:r w:rsidRPr="0018571B">
              <w:rPr>
                <w:sz w:val="18"/>
                <w:lang w:val="en-US"/>
              </w:rPr>
              <w:t xml:space="preserve">Level 2: Included product list from S100_IC_ </w:t>
            </w:r>
            <w:proofErr w:type="spellStart"/>
            <w:r w:rsidRPr="0018571B">
              <w:rPr>
                <w:sz w:val="18"/>
                <w:lang w:val="en-US"/>
              </w:rPr>
              <w:t>PredefinedCombination</w:t>
            </w:r>
            <w:proofErr w:type="spellEnd"/>
            <w:r w:rsidRPr="0018571B">
              <w:rPr>
                <w:sz w:val="18"/>
                <w:lang w:val="en-US"/>
              </w:rPr>
              <w:t xml:space="preserve">. </w:t>
            </w:r>
            <w:proofErr w:type="spellStart"/>
            <w:r w:rsidRPr="0018571B">
              <w:rPr>
                <w:sz w:val="18"/>
                <w:lang w:val="en-US"/>
              </w:rPr>
              <w:t>includedProduct</w:t>
            </w:r>
            <w:proofErr w:type="spellEnd"/>
            <w:r w:rsidRPr="0018571B">
              <w:rPr>
                <w:sz w:val="18"/>
                <w:lang w:val="en-US"/>
              </w:rPr>
              <w:t xml:space="preserve"> </w:t>
            </w:r>
          </w:p>
        </w:tc>
        <w:tc>
          <w:tcPr>
            <w:tcW w:w="2312" w:type="dxa"/>
            <w:tcBorders>
              <w:top w:val="single" w:sz="4" w:space="0" w:color="000000"/>
              <w:left w:val="single" w:sz="4" w:space="0" w:color="000000"/>
              <w:bottom w:val="single" w:sz="4" w:space="0" w:color="000000"/>
              <w:right w:val="single" w:sz="4" w:space="0" w:color="000000"/>
            </w:tcBorders>
          </w:tcPr>
          <w:p w14:paraId="4A195250" w14:textId="77777777" w:rsidR="00BF35A9" w:rsidRPr="0018571B" w:rsidRDefault="00000000">
            <w:pPr>
              <w:spacing w:after="45" w:line="259" w:lineRule="auto"/>
              <w:ind w:left="2" w:firstLine="0"/>
              <w:jc w:val="left"/>
              <w:rPr>
                <w:lang w:val="en-US"/>
              </w:rPr>
            </w:pPr>
            <w:r w:rsidRPr="0018571B">
              <w:rPr>
                <w:sz w:val="18"/>
                <w:lang w:val="en-US"/>
              </w:rPr>
              <w:t xml:space="preserve">Level 1: None </w:t>
            </w:r>
          </w:p>
          <w:p w14:paraId="4877A6E5" w14:textId="77777777" w:rsidR="00BF35A9" w:rsidRPr="0018571B" w:rsidRDefault="00000000">
            <w:pPr>
              <w:spacing w:after="0" w:line="259" w:lineRule="auto"/>
              <w:ind w:left="2" w:firstLine="0"/>
              <w:rPr>
                <w:lang w:val="en-US"/>
              </w:rPr>
            </w:pPr>
            <w:r w:rsidRPr="0018571B">
              <w:rPr>
                <w:sz w:val="18"/>
                <w:lang w:val="en-US"/>
              </w:rPr>
              <w:t xml:space="preserve">Level 2:  User-selected predefined combination </w:t>
            </w:r>
          </w:p>
        </w:tc>
        <w:tc>
          <w:tcPr>
            <w:tcW w:w="1320" w:type="dxa"/>
            <w:tcBorders>
              <w:top w:val="single" w:sz="4" w:space="0" w:color="000000"/>
              <w:left w:val="single" w:sz="4" w:space="0" w:color="000000"/>
              <w:bottom w:val="single" w:sz="4" w:space="0" w:color="000000"/>
              <w:right w:val="single" w:sz="4" w:space="0" w:color="000000"/>
            </w:tcBorders>
          </w:tcPr>
          <w:p w14:paraId="314A853F" w14:textId="77777777" w:rsidR="00BF35A9" w:rsidRPr="0018571B" w:rsidRDefault="00000000">
            <w:pPr>
              <w:spacing w:after="2" w:line="240" w:lineRule="auto"/>
              <w:ind w:left="3" w:firstLine="0"/>
              <w:jc w:val="left"/>
              <w:rPr>
                <w:lang w:val="en-US"/>
              </w:rPr>
            </w:pPr>
            <w:r w:rsidRPr="0018571B">
              <w:rPr>
                <w:sz w:val="18"/>
                <w:lang w:val="en-US"/>
              </w:rPr>
              <w:t xml:space="preserve">Information &amp; functionality depends on whether user selects Level </w:t>
            </w:r>
          </w:p>
          <w:p w14:paraId="12E68480" w14:textId="77777777" w:rsidR="00BF35A9" w:rsidRDefault="00000000">
            <w:pPr>
              <w:spacing w:after="0" w:line="259" w:lineRule="auto"/>
              <w:ind w:left="3" w:firstLine="0"/>
              <w:jc w:val="left"/>
            </w:pPr>
            <w:r>
              <w:rPr>
                <w:sz w:val="18"/>
              </w:rPr>
              <w:t xml:space="preserve">1 </w:t>
            </w:r>
            <w:proofErr w:type="spellStart"/>
            <w:r>
              <w:rPr>
                <w:sz w:val="18"/>
              </w:rPr>
              <w:t>or</w:t>
            </w:r>
            <w:proofErr w:type="spellEnd"/>
            <w:r>
              <w:rPr>
                <w:sz w:val="18"/>
              </w:rPr>
              <w:t xml:space="preserve"> 2 </w:t>
            </w:r>
          </w:p>
        </w:tc>
      </w:tr>
      <w:tr w:rsidR="00BF35A9" w:rsidRPr="006C29B3" w14:paraId="10EFAF5B" w14:textId="77777777">
        <w:trPr>
          <w:trHeight w:val="958"/>
        </w:trPr>
        <w:tc>
          <w:tcPr>
            <w:tcW w:w="1292" w:type="dxa"/>
            <w:tcBorders>
              <w:top w:val="single" w:sz="4" w:space="0" w:color="000000"/>
              <w:left w:val="single" w:sz="4" w:space="0" w:color="000000"/>
              <w:bottom w:val="single" w:sz="4" w:space="0" w:color="000000"/>
              <w:right w:val="single" w:sz="4" w:space="0" w:color="000000"/>
            </w:tcBorders>
          </w:tcPr>
          <w:p w14:paraId="365EE9CF" w14:textId="77777777" w:rsidR="00BF35A9" w:rsidRDefault="00000000">
            <w:pPr>
              <w:spacing w:after="0" w:line="259" w:lineRule="auto"/>
              <w:ind w:left="0" w:firstLine="0"/>
              <w:jc w:val="left"/>
            </w:pPr>
            <w:proofErr w:type="spellStart"/>
            <w:r>
              <w:rPr>
                <w:sz w:val="18"/>
              </w:rPr>
              <w:t>Portrayal</w:t>
            </w:r>
            <w:proofErr w:type="spellEnd"/>
            <w:r>
              <w:rPr>
                <w:sz w:val="18"/>
              </w:rPr>
              <w:t xml:space="preserve"> Processing </w:t>
            </w:r>
          </w:p>
        </w:tc>
        <w:tc>
          <w:tcPr>
            <w:tcW w:w="1370" w:type="dxa"/>
            <w:tcBorders>
              <w:top w:val="single" w:sz="4" w:space="0" w:color="000000"/>
              <w:left w:val="single" w:sz="4" w:space="0" w:color="000000"/>
              <w:bottom w:val="single" w:sz="4" w:space="0" w:color="000000"/>
              <w:right w:val="single" w:sz="4" w:space="0" w:color="000000"/>
            </w:tcBorders>
          </w:tcPr>
          <w:p w14:paraId="723C775F" w14:textId="77777777" w:rsidR="00BF35A9" w:rsidRDefault="00000000">
            <w:pPr>
              <w:spacing w:after="0" w:line="259" w:lineRule="auto"/>
              <w:ind w:left="4" w:firstLine="0"/>
              <w:jc w:val="left"/>
            </w:pPr>
            <w:proofErr w:type="spellStart"/>
            <w:r>
              <w:rPr>
                <w:sz w:val="18"/>
              </w:rPr>
              <w:t>Ordinary</w:t>
            </w:r>
            <w:proofErr w:type="spellEnd"/>
            <w:r>
              <w:rPr>
                <w:sz w:val="18"/>
              </w:rPr>
              <w:t xml:space="preserve"> S100 </w:t>
            </w:r>
            <w:proofErr w:type="spellStart"/>
            <w:r>
              <w:rPr>
                <w:sz w:val="18"/>
              </w:rPr>
              <w:t>portrayal</w:t>
            </w:r>
            <w:proofErr w:type="spellEnd"/>
            <w:r>
              <w:rPr>
                <w:sz w:val="18"/>
              </w:rPr>
              <w:t xml:space="preserve"> </w:t>
            </w:r>
            <w:proofErr w:type="spellStart"/>
            <w:r>
              <w:rPr>
                <w:sz w:val="18"/>
              </w:rPr>
              <w:t>processing</w:t>
            </w:r>
            <w:proofErr w:type="spellEnd"/>
            <w:r>
              <w:rPr>
                <w:sz w:val="18"/>
              </w:rPr>
              <w:t xml:space="preserve"> </w:t>
            </w:r>
          </w:p>
        </w:tc>
        <w:tc>
          <w:tcPr>
            <w:tcW w:w="679" w:type="dxa"/>
            <w:tcBorders>
              <w:top w:val="single" w:sz="4" w:space="0" w:color="000000"/>
              <w:left w:val="single" w:sz="4" w:space="0" w:color="000000"/>
              <w:bottom w:val="single" w:sz="4" w:space="0" w:color="000000"/>
              <w:right w:val="single" w:sz="4" w:space="0" w:color="000000"/>
            </w:tcBorders>
          </w:tcPr>
          <w:p w14:paraId="14BC7B2A" w14:textId="77777777" w:rsidR="00BF35A9" w:rsidRDefault="00000000">
            <w:pPr>
              <w:spacing w:after="0" w:line="259" w:lineRule="auto"/>
              <w:ind w:left="2" w:firstLine="0"/>
              <w:jc w:val="left"/>
            </w:pPr>
            <w:r>
              <w:rPr>
                <w:sz w:val="18"/>
              </w:rPr>
              <w:t xml:space="preserve">All </w:t>
            </w:r>
          </w:p>
        </w:tc>
        <w:tc>
          <w:tcPr>
            <w:tcW w:w="2232" w:type="dxa"/>
            <w:tcBorders>
              <w:top w:val="single" w:sz="4" w:space="0" w:color="000000"/>
              <w:left w:val="single" w:sz="4" w:space="0" w:color="000000"/>
              <w:bottom w:val="single" w:sz="4" w:space="0" w:color="000000"/>
              <w:right w:val="single" w:sz="4" w:space="0" w:color="000000"/>
            </w:tcBorders>
          </w:tcPr>
          <w:p w14:paraId="1DCDB348" w14:textId="77777777" w:rsidR="00BF35A9" w:rsidRDefault="00000000">
            <w:pPr>
              <w:spacing w:after="0" w:line="259" w:lineRule="auto"/>
              <w:ind w:left="2" w:firstLine="0"/>
              <w:jc w:val="left"/>
            </w:pPr>
            <w:proofErr w:type="spellStart"/>
            <w:r>
              <w:rPr>
                <w:sz w:val="18"/>
              </w:rPr>
              <w:t>display</w:t>
            </w:r>
            <w:proofErr w:type="spellEnd"/>
            <w:r>
              <w:rPr>
                <w:sz w:val="18"/>
              </w:rPr>
              <w:t xml:space="preserve"> planes </w:t>
            </w:r>
          </w:p>
        </w:tc>
        <w:tc>
          <w:tcPr>
            <w:tcW w:w="2312" w:type="dxa"/>
            <w:tcBorders>
              <w:top w:val="single" w:sz="4" w:space="0" w:color="000000"/>
              <w:left w:val="single" w:sz="4" w:space="0" w:color="000000"/>
              <w:bottom w:val="single" w:sz="4" w:space="0" w:color="000000"/>
              <w:right w:val="single" w:sz="4" w:space="0" w:color="000000"/>
            </w:tcBorders>
          </w:tcPr>
          <w:p w14:paraId="77638D65" w14:textId="338A6654" w:rsidR="00BF35A9" w:rsidRDefault="00000000">
            <w:pPr>
              <w:spacing w:after="0" w:line="259" w:lineRule="auto"/>
              <w:ind w:left="2" w:firstLine="0"/>
              <w:jc w:val="left"/>
            </w:pPr>
            <w:r>
              <w:rPr>
                <w:sz w:val="18"/>
              </w:rP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41345D64" w14:textId="77777777" w:rsidR="00BF35A9" w:rsidRPr="0018571B" w:rsidRDefault="00000000">
            <w:pPr>
              <w:spacing w:after="0" w:line="259" w:lineRule="auto"/>
              <w:ind w:left="3" w:firstLine="0"/>
              <w:jc w:val="left"/>
              <w:rPr>
                <w:lang w:val="en-US"/>
              </w:rPr>
            </w:pPr>
            <w:r w:rsidRPr="0018571B">
              <w:rPr>
                <w:sz w:val="18"/>
                <w:lang w:val="en-US"/>
              </w:rPr>
              <w:t xml:space="preserve">Except final display processing / rendering </w:t>
            </w:r>
          </w:p>
        </w:tc>
      </w:tr>
      <w:tr w:rsidR="00BF35A9" w14:paraId="4BC6BBD7" w14:textId="77777777">
        <w:trPr>
          <w:trHeight w:val="1167"/>
        </w:trPr>
        <w:tc>
          <w:tcPr>
            <w:tcW w:w="1292" w:type="dxa"/>
            <w:tcBorders>
              <w:top w:val="single" w:sz="4" w:space="0" w:color="000000"/>
              <w:left w:val="single" w:sz="4" w:space="0" w:color="000000"/>
              <w:bottom w:val="single" w:sz="4" w:space="0" w:color="000000"/>
              <w:right w:val="single" w:sz="4" w:space="0" w:color="000000"/>
            </w:tcBorders>
          </w:tcPr>
          <w:p w14:paraId="5626EA5C" w14:textId="77777777" w:rsidR="00BF35A9" w:rsidRDefault="00000000">
            <w:pPr>
              <w:spacing w:after="0" w:line="259" w:lineRule="auto"/>
              <w:ind w:left="0" w:firstLine="0"/>
              <w:jc w:val="left"/>
            </w:pPr>
            <w:proofErr w:type="spellStart"/>
            <w:r>
              <w:rPr>
                <w:sz w:val="18"/>
              </w:rPr>
              <w:t>Interleave</w:t>
            </w:r>
            <w:proofErr w:type="spellEnd"/>
            <w:r>
              <w:rPr>
                <w:sz w:val="18"/>
              </w:rPr>
              <w:t xml:space="preserve"> </w:t>
            </w:r>
          </w:p>
          <w:p w14:paraId="2DF99D05" w14:textId="77777777" w:rsidR="00BF35A9" w:rsidRDefault="00000000">
            <w:pPr>
              <w:spacing w:after="0" w:line="259" w:lineRule="auto"/>
              <w:ind w:left="0" w:firstLine="0"/>
              <w:jc w:val="left"/>
            </w:pPr>
            <w:r>
              <w:rPr>
                <w:sz w:val="18"/>
              </w:rPr>
              <w:t xml:space="preserve">Feature </w:t>
            </w:r>
          </w:p>
          <w:p w14:paraId="5C099B3C" w14:textId="77777777" w:rsidR="00BF35A9" w:rsidRDefault="00000000">
            <w:pPr>
              <w:spacing w:after="0" w:line="259" w:lineRule="auto"/>
              <w:ind w:left="0" w:firstLine="0"/>
              <w:jc w:val="left"/>
            </w:pPr>
            <w:proofErr w:type="spellStart"/>
            <w:r>
              <w:rPr>
                <w:sz w:val="18"/>
              </w:rPr>
              <w:t>Layers</w:t>
            </w:r>
            <w:proofErr w:type="spellEnd"/>
            <w:r>
              <w:rPr>
                <w:sz w:val="18"/>
              </w:rPr>
              <w:t xml:space="preserve"> </w:t>
            </w:r>
          </w:p>
        </w:tc>
        <w:tc>
          <w:tcPr>
            <w:tcW w:w="1370" w:type="dxa"/>
            <w:tcBorders>
              <w:top w:val="single" w:sz="4" w:space="0" w:color="000000"/>
              <w:left w:val="single" w:sz="4" w:space="0" w:color="000000"/>
              <w:bottom w:val="single" w:sz="4" w:space="0" w:color="000000"/>
              <w:right w:val="single" w:sz="4" w:space="0" w:color="000000"/>
            </w:tcBorders>
          </w:tcPr>
          <w:p w14:paraId="77954581" w14:textId="77777777" w:rsidR="00BF35A9" w:rsidRPr="0018571B" w:rsidRDefault="00000000">
            <w:pPr>
              <w:spacing w:after="0" w:line="259" w:lineRule="auto"/>
              <w:ind w:left="4" w:right="37" w:firstLine="0"/>
              <w:jc w:val="left"/>
              <w:rPr>
                <w:lang w:val="en-US"/>
              </w:rPr>
            </w:pPr>
            <w:r w:rsidRPr="0018571B">
              <w:rPr>
                <w:sz w:val="18"/>
                <w:lang w:val="en-US"/>
              </w:rPr>
              <w:t xml:space="preserve">Assign display plane and drawing order to feature data </w:t>
            </w:r>
          </w:p>
        </w:tc>
        <w:tc>
          <w:tcPr>
            <w:tcW w:w="679" w:type="dxa"/>
            <w:tcBorders>
              <w:top w:val="single" w:sz="4" w:space="0" w:color="000000"/>
              <w:left w:val="single" w:sz="4" w:space="0" w:color="000000"/>
              <w:bottom w:val="single" w:sz="4" w:space="0" w:color="000000"/>
              <w:right w:val="single" w:sz="4" w:space="0" w:color="000000"/>
            </w:tcBorders>
          </w:tcPr>
          <w:p w14:paraId="3498579B" w14:textId="77777777" w:rsidR="00BF35A9" w:rsidRDefault="00000000">
            <w:pPr>
              <w:spacing w:after="0" w:line="259" w:lineRule="auto"/>
              <w:ind w:left="2" w:firstLine="0"/>
              <w:jc w:val="left"/>
            </w:pPr>
            <w:r>
              <w:rPr>
                <w:sz w:val="18"/>
              </w:rPr>
              <w:t xml:space="preserve">1, 2 </w:t>
            </w:r>
          </w:p>
        </w:tc>
        <w:tc>
          <w:tcPr>
            <w:tcW w:w="2232" w:type="dxa"/>
            <w:tcBorders>
              <w:top w:val="single" w:sz="4" w:space="0" w:color="000000"/>
              <w:left w:val="single" w:sz="4" w:space="0" w:color="000000"/>
              <w:bottom w:val="single" w:sz="4" w:space="0" w:color="000000"/>
              <w:right w:val="single" w:sz="4" w:space="0" w:color="000000"/>
            </w:tcBorders>
          </w:tcPr>
          <w:p w14:paraId="5365A4F5" w14:textId="77777777" w:rsidR="00BF35A9" w:rsidRDefault="00000000">
            <w:pPr>
              <w:spacing w:after="0" w:line="259" w:lineRule="auto"/>
              <w:ind w:left="2" w:firstLine="0"/>
              <w:jc w:val="left"/>
            </w:pPr>
            <w:r>
              <w:rPr>
                <w:sz w:val="18"/>
              </w:rPr>
              <w:t xml:space="preserve">S100_IC_DisplayPlane </w:t>
            </w:r>
          </w:p>
        </w:tc>
        <w:tc>
          <w:tcPr>
            <w:tcW w:w="2312" w:type="dxa"/>
            <w:tcBorders>
              <w:top w:val="single" w:sz="4" w:space="0" w:color="000000"/>
              <w:left w:val="single" w:sz="4" w:space="0" w:color="000000"/>
              <w:bottom w:val="single" w:sz="4" w:space="0" w:color="000000"/>
              <w:right w:val="single" w:sz="4" w:space="0" w:color="000000"/>
            </w:tcBorders>
          </w:tcPr>
          <w:p w14:paraId="7D762810" w14:textId="77777777" w:rsidR="00BF35A9" w:rsidRDefault="00000000">
            <w:pPr>
              <w:spacing w:after="0" w:line="259" w:lineRule="auto"/>
              <w:ind w:left="2" w:firstLine="0"/>
              <w:jc w:val="left"/>
            </w:pPr>
            <w:r>
              <w:rPr>
                <w:sz w:val="18"/>
              </w:rP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38EBDE95" w14:textId="77777777" w:rsidR="00BF35A9" w:rsidRDefault="00000000">
            <w:pPr>
              <w:spacing w:after="0" w:line="259" w:lineRule="auto"/>
              <w:ind w:left="3" w:firstLine="0"/>
              <w:jc w:val="left"/>
            </w:pPr>
            <w:r>
              <w:rPr>
                <w:sz w:val="18"/>
              </w:rPr>
              <w:t xml:space="preserve"> </w:t>
            </w:r>
          </w:p>
        </w:tc>
      </w:tr>
      <w:tr w:rsidR="00BF35A9" w14:paraId="72B25BFB" w14:textId="77777777">
        <w:trPr>
          <w:trHeight w:val="1164"/>
        </w:trPr>
        <w:tc>
          <w:tcPr>
            <w:tcW w:w="1292" w:type="dxa"/>
            <w:tcBorders>
              <w:top w:val="single" w:sz="4" w:space="0" w:color="000000"/>
              <w:left w:val="single" w:sz="4" w:space="0" w:color="000000"/>
              <w:bottom w:val="single" w:sz="4" w:space="0" w:color="000000"/>
              <w:right w:val="single" w:sz="4" w:space="0" w:color="000000"/>
            </w:tcBorders>
          </w:tcPr>
          <w:p w14:paraId="22210C69" w14:textId="77777777" w:rsidR="00BF35A9" w:rsidRDefault="00000000">
            <w:pPr>
              <w:spacing w:after="0" w:line="259" w:lineRule="auto"/>
              <w:ind w:left="0" w:firstLine="0"/>
              <w:jc w:val="left"/>
            </w:pPr>
            <w:proofErr w:type="spellStart"/>
            <w:r>
              <w:rPr>
                <w:sz w:val="18"/>
              </w:rPr>
              <w:t>Suppress</w:t>
            </w:r>
            <w:proofErr w:type="spellEnd"/>
            <w:r>
              <w:rPr>
                <w:sz w:val="18"/>
              </w:rPr>
              <w:t xml:space="preserve"> </w:t>
            </w:r>
          </w:p>
          <w:p w14:paraId="68E5E1CC" w14:textId="77777777" w:rsidR="00BF35A9" w:rsidRDefault="00000000">
            <w:pPr>
              <w:spacing w:after="0" w:line="259" w:lineRule="auto"/>
              <w:ind w:left="0" w:firstLine="0"/>
              <w:jc w:val="left"/>
            </w:pPr>
            <w:r>
              <w:rPr>
                <w:sz w:val="18"/>
              </w:rPr>
              <w:t xml:space="preserve">Feature </w:t>
            </w:r>
          </w:p>
          <w:p w14:paraId="56143E27" w14:textId="77777777" w:rsidR="00BF35A9" w:rsidRDefault="00000000">
            <w:pPr>
              <w:spacing w:after="0" w:line="259" w:lineRule="auto"/>
              <w:ind w:left="0" w:firstLine="0"/>
              <w:jc w:val="left"/>
            </w:pPr>
            <w:proofErr w:type="spellStart"/>
            <w:r>
              <w:rPr>
                <w:sz w:val="18"/>
              </w:rPr>
              <w:t>Types</w:t>
            </w:r>
            <w:proofErr w:type="spellEnd"/>
            <w:r>
              <w:rPr>
                <w:sz w:val="18"/>
              </w:rPr>
              <w:t xml:space="preserve"> </w:t>
            </w:r>
          </w:p>
        </w:tc>
        <w:tc>
          <w:tcPr>
            <w:tcW w:w="1370" w:type="dxa"/>
            <w:tcBorders>
              <w:top w:val="single" w:sz="4" w:space="0" w:color="000000"/>
              <w:left w:val="single" w:sz="4" w:space="0" w:color="000000"/>
              <w:bottom w:val="single" w:sz="4" w:space="0" w:color="000000"/>
              <w:right w:val="single" w:sz="4" w:space="0" w:color="000000"/>
            </w:tcBorders>
          </w:tcPr>
          <w:p w14:paraId="61A13F59" w14:textId="77777777" w:rsidR="00BF35A9" w:rsidRPr="0018571B" w:rsidRDefault="00000000">
            <w:pPr>
              <w:spacing w:after="0" w:line="259" w:lineRule="auto"/>
              <w:ind w:left="4" w:firstLine="0"/>
              <w:jc w:val="left"/>
              <w:rPr>
                <w:lang w:val="en-US"/>
              </w:rPr>
            </w:pPr>
            <w:r w:rsidRPr="0018571B">
              <w:rPr>
                <w:sz w:val="18"/>
                <w:lang w:val="en-US"/>
              </w:rPr>
              <w:t xml:space="preserve">Suppress all instances of a specified feature type in a product </w:t>
            </w:r>
          </w:p>
        </w:tc>
        <w:tc>
          <w:tcPr>
            <w:tcW w:w="679" w:type="dxa"/>
            <w:tcBorders>
              <w:top w:val="single" w:sz="4" w:space="0" w:color="000000"/>
              <w:left w:val="single" w:sz="4" w:space="0" w:color="000000"/>
              <w:bottom w:val="single" w:sz="4" w:space="0" w:color="000000"/>
              <w:right w:val="single" w:sz="4" w:space="0" w:color="000000"/>
            </w:tcBorders>
          </w:tcPr>
          <w:p w14:paraId="020829BB" w14:textId="77777777" w:rsidR="00BF35A9" w:rsidRDefault="00000000">
            <w:pPr>
              <w:spacing w:after="0" w:line="259" w:lineRule="auto"/>
              <w:ind w:left="2" w:firstLine="0"/>
              <w:jc w:val="left"/>
            </w:pPr>
            <w:r>
              <w:rPr>
                <w:sz w:val="18"/>
              </w:rPr>
              <w:t xml:space="preserve">2 </w:t>
            </w:r>
          </w:p>
        </w:tc>
        <w:tc>
          <w:tcPr>
            <w:tcW w:w="2232" w:type="dxa"/>
            <w:tcBorders>
              <w:top w:val="single" w:sz="4" w:space="0" w:color="000000"/>
              <w:left w:val="single" w:sz="4" w:space="0" w:color="000000"/>
              <w:bottom w:val="single" w:sz="4" w:space="0" w:color="000000"/>
              <w:right w:val="single" w:sz="4" w:space="0" w:color="000000"/>
            </w:tcBorders>
          </w:tcPr>
          <w:p w14:paraId="0E3589BC" w14:textId="77777777" w:rsidR="00BF35A9" w:rsidRDefault="00000000">
            <w:pPr>
              <w:spacing w:after="0" w:line="259" w:lineRule="auto"/>
              <w:ind w:left="2" w:firstLine="0"/>
              <w:jc w:val="left"/>
            </w:pPr>
            <w:r>
              <w:rPr>
                <w:sz w:val="18"/>
              </w:rPr>
              <w:t xml:space="preserve">S100_IC_Suppressed </w:t>
            </w:r>
            <w:proofErr w:type="spellStart"/>
            <w:r>
              <w:rPr>
                <w:sz w:val="18"/>
              </w:rPr>
              <w:t>FeatureLayer</w:t>
            </w:r>
            <w:proofErr w:type="spellEnd"/>
            <w:r>
              <w:rPr>
                <w:sz w:val="18"/>
              </w:rPr>
              <w:t xml:space="preserve"> </w:t>
            </w:r>
          </w:p>
        </w:tc>
        <w:tc>
          <w:tcPr>
            <w:tcW w:w="2312" w:type="dxa"/>
            <w:tcBorders>
              <w:top w:val="single" w:sz="4" w:space="0" w:color="000000"/>
              <w:left w:val="single" w:sz="4" w:space="0" w:color="000000"/>
              <w:bottom w:val="single" w:sz="4" w:space="0" w:color="000000"/>
              <w:right w:val="single" w:sz="4" w:space="0" w:color="000000"/>
            </w:tcBorders>
          </w:tcPr>
          <w:p w14:paraId="36F19783" w14:textId="77777777" w:rsidR="00BF35A9" w:rsidRDefault="00000000">
            <w:pPr>
              <w:spacing w:after="0" w:line="259" w:lineRule="auto"/>
              <w:ind w:left="2" w:firstLine="0"/>
              <w:jc w:val="left"/>
            </w:pPr>
            <w:r>
              <w:rPr>
                <w:sz w:val="18"/>
              </w:rP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6D4E5F7E" w14:textId="77777777" w:rsidR="00BF35A9" w:rsidRDefault="00000000">
            <w:pPr>
              <w:spacing w:after="0" w:line="259" w:lineRule="auto"/>
              <w:ind w:left="3" w:firstLine="0"/>
              <w:jc w:val="left"/>
            </w:pPr>
            <w:r>
              <w:rPr>
                <w:sz w:val="18"/>
              </w:rPr>
              <w:t xml:space="preserve"> </w:t>
            </w:r>
          </w:p>
        </w:tc>
      </w:tr>
      <w:tr w:rsidR="00BF35A9" w14:paraId="6ADD9033" w14:textId="77777777">
        <w:trPr>
          <w:trHeight w:val="545"/>
        </w:trPr>
        <w:tc>
          <w:tcPr>
            <w:tcW w:w="1292" w:type="dxa"/>
            <w:tcBorders>
              <w:top w:val="single" w:sz="4" w:space="0" w:color="000000"/>
              <w:left w:val="single" w:sz="4" w:space="0" w:color="000000"/>
              <w:bottom w:val="single" w:sz="4" w:space="0" w:color="000000"/>
              <w:right w:val="single" w:sz="4" w:space="0" w:color="000000"/>
            </w:tcBorders>
          </w:tcPr>
          <w:p w14:paraId="3F7FAC16" w14:textId="77777777" w:rsidR="00BF35A9" w:rsidRDefault="00000000">
            <w:pPr>
              <w:spacing w:after="0" w:line="259" w:lineRule="auto"/>
              <w:ind w:left="0" w:firstLine="0"/>
              <w:jc w:val="left"/>
            </w:pPr>
            <w:r>
              <w:rPr>
                <w:sz w:val="18"/>
              </w:rPr>
              <w:lastRenderedPageBreak/>
              <w:t xml:space="preserve">Rendering </w:t>
            </w:r>
          </w:p>
        </w:tc>
        <w:tc>
          <w:tcPr>
            <w:tcW w:w="1370" w:type="dxa"/>
            <w:tcBorders>
              <w:top w:val="single" w:sz="4" w:space="0" w:color="000000"/>
              <w:left w:val="single" w:sz="4" w:space="0" w:color="000000"/>
              <w:bottom w:val="single" w:sz="4" w:space="0" w:color="000000"/>
              <w:right w:val="single" w:sz="4" w:space="0" w:color="000000"/>
            </w:tcBorders>
          </w:tcPr>
          <w:p w14:paraId="1FF9A43B" w14:textId="77777777" w:rsidR="00BF35A9" w:rsidRDefault="00000000">
            <w:pPr>
              <w:spacing w:after="0" w:line="259" w:lineRule="auto"/>
              <w:ind w:left="4" w:firstLine="0"/>
              <w:jc w:val="left"/>
            </w:pPr>
            <w:r>
              <w:rPr>
                <w:sz w:val="18"/>
              </w:rPr>
              <w:t xml:space="preserve">Display </w:t>
            </w:r>
            <w:proofErr w:type="spellStart"/>
            <w:r>
              <w:rPr>
                <w:sz w:val="18"/>
              </w:rPr>
              <w:t>processing</w:t>
            </w:r>
            <w:proofErr w:type="spellEnd"/>
            <w:r>
              <w:rPr>
                <w:sz w:val="18"/>
              </w:rPr>
              <w:t xml:space="preserve"> </w:t>
            </w:r>
          </w:p>
        </w:tc>
        <w:tc>
          <w:tcPr>
            <w:tcW w:w="679" w:type="dxa"/>
            <w:tcBorders>
              <w:top w:val="single" w:sz="4" w:space="0" w:color="000000"/>
              <w:left w:val="single" w:sz="4" w:space="0" w:color="000000"/>
              <w:bottom w:val="single" w:sz="4" w:space="0" w:color="000000"/>
              <w:right w:val="single" w:sz="4" w:space="0" w:color="000000"/>
            </w:tcBorders>
          </w:tcPr>
          <w:p w14:paraId="471E35EA" w14:textId="77777777" w:rsidR="00BF35A9" w:rsidRDefault="00000000">
            <w:pPr>
              <w:spacing w:after="0" w:line="259" w:lineRule="auto"/>
              <w:ind w:left="2" w:firstLine="0"/>
              <w:jc w:val="left"/>
            </w:pPr>
            <w:r>
              <w:rPr>
                <w:sz w:val="18"/>
              </w:rPr>
              <w:t xml:space="preserve">All </w:t>
            </w:r>
          </w:p>
        </w:tc>
        <w:tc>
          <w:tcPr>
            <w:tcW w:w="2232" w:type="dxa"/>
            <w:tcBorders>
              <w:top w:val="single" w:sz="4" w:space="0" w:color="000000"/>
              <w:left w:val="single" w:sz="4" w:space="0" w:color="000000"/>
              <w:bottom w:val="single" w:sz="4" w:space="0" w:color="000000"/>
              <w:right w:val="single" w:sz="4" w:space="0" w:color="000000"/>
            </w:tcBorders>
          </w:tcPr>
          <w:p w14:paraId="6D071A9C" w14:textId="77777777" w:rsidR="00BF35A9" w:rsidRDefault="00000000">
            <w:pPr>
              <w:spacing w:after="0" w:line="259" w:lineRule="auto"/>
              <w:ind w:left="2" w:firstLine="0"/>
              <w:jc w:val="left"/>
            </w:pPr>
            <w:r>
              <w:rPr>
                <w:sz w:val="18"/>
              </w:rPr>
              <w:t xml:space="preserve">S100_IC_DisplayPlane </w:t>
            </w:r>
          </w:p>
        </w:tc>
        <w:tc>
          <w:tcPr>
            <w:tcW w:w="2312" w:type="dxa"/>
            <w:tcBorders>
              <w:top w:val="single" w:sz="4" w:space="0" w:color="000000"/>
              <w:left w:val="single" w:sz="4" w:space="0" w:color="000000"/>
              <w:bottom w:val="single" w:sz="4" w:space="0" w:color="000000"/>
              <w:right w:val="single" w:sz="4" w:space="0" w:color="000000"/>
            </w:tcBorders>
          </w:tcPr>
          <w:p w14:paraId="4494D340" w14:textId="77777777" w:rsidR="00BF35A9" w:rsidRDefault="00000000">
            <w:pPr>
              <w:spacing w:after="0" w:line="259" w:lineRule="auto"/>
              <w:ind w:left="2" w:firstLine="0"/>
              <w:jc w:val="left"/>
            </w:pPr>
            <w:r>
              <w:rPr>
                <w:sz w:val="18"/>
              </w:rP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1C790C67" w14:textId="77777777" w:rsidR="00BF35A9" w:rsidRDefault="00000000">
            <w:pPr>
              <w:spacing w:after="0" w:line="259" w:lineRule="auto"/>
              <w:ind w:left="3" w:firstLine="0"/>
              <w:jc w:val="left"/>
            </w:pPr>
            <w:r>
              <w:rPr>
                <w:sz w:val="18"/>
              </w:rPr>
              <w:t xml:space="preserve"> </w:t>
            </w:r>
          </w:p>
        </w:tc>
      </w:tr>
    </w:tbl>
    <w:p w14:paraId="010107D7" w14:textId="77777777" w:rsidR="00F97979" w:rsidRDefault="00F97979">
      <w:pPr>
        <w:pStyle w:val="berschrift1"/>
        <w:spacing w:after="140"/>
        <w:ind w:left="-5"/>
        <w:rPr>
          <w:ins w:id="311" w:author="Birklhuber Bernd" w:date="2026-08-07T14:32:00Z"/>
          <w:sz w:val="24"/>
        </w:rPr>
      </w:pPr>
      <w:bookmarkStart w:id="312" w:name="_Toc36062"/>
    </w:p>
    <w:p w14:paraId="50F1EAFD" w14:textId="64A09F02" w:rsidR="00BF35A9" w:rsidRDefault="00000000">
      <w:pPr>
        <w:pStyle w:val="berschrift1"/>
        <w:spacing w:after="140"/>
        <w:ind w:left="-5"/>
      </w:pPr>
      <w:r>
        <w:rPr>
          <w:sz w:val="24"/>
        </w:rPr>
        <w:t xml:space="preserve">B-8 Normative Implementation </w:t>
      </w:r>
      <w:proofErr w:type="spellStart"/>
      <w:r>
        <w:rPr>
          <w:sz w:val="24"/>
        </w:rPr>
        <w:t>Guidance</w:t>
      </w:r>
      <w:proofErr w:type="spellEnd"/>
      <w:r>
        <w:rPr>
          <w:sz w:val="24"/>
        </w:rPr>
        <w:t xml:space="preserve"> </w:t>
      </w:r>
      <w:bookmarkEnd w:id="312"/>
    </w:p>
    <w:p w14:paraId="6BD0CC7E" w14:textId="77777777" w:rsidR="00BF35A9" w:rsidRPr="0018571B" w:rsidRDefault="00000000">
      <w:pPr>
        <w:ind w:left="-5"/>
        <w:rPr>
          <w:lang w:val="en-US"/>
        </w:rPr>
      </w:pPr>
      <w:r w:rsidRPr="0018571B">
        <w:rPr>
          <w:lang w:val="en-US"/>
        </w:rPr>
        <w:t xml:space="preserve">There is no level-specific normative implementation guidance in this Edition of S-98. See clause 17 of the “S-98 – Main” document for implementation guidance that applies to all Levels. </w:t>
      </w:r>
    </w:p>
    <w:p w14:paraId="4441DCC8" w14:textId="77777777" w:rsidR="00BF35A9" w:rsidRPr="0018571B" w:rsidRDefault="00000000">
      <w:pPr>
        <w:spacing w:after="141" w:line="259" w:lineRule="auto"/>
        <w:ind w:left="0" w:firstLine="0"/>
        <w:jc w:val="left"/>
        <w:rPr>
          <w:lang w:val="en-US"/>
        </w:rPr>
      </w:pPr>
      <w:r w:rsidRPr="0018571B">
        <w:rPr>
          <w:lang w:val="en-US"/>
        </w:rPr>
        <w:t xml:space="preserve"> </w:t>
      </w:r>
    </w:p>
    <w:p w14:paraId="2DBFCAC9" w14:textId="77777777" w:rsidR="00BF35A9" w:rsidRPr="0099493D" w:rsidRDefault="00000000">
      <w:pPr>
        <w:pStyle w:val="berschrift1"/>
        <w:spacing w:after="140"/>
        <w:ind w:left="-5"/>
        <w:rPr>
          <w:lang w:val="en-US"/>
        </w:rPr>
      </w:pPr>
      <w:bookmarkStart w:id="313" w:name="_Toc36063"/>
      <w:r w:rsidRPr="0099493D">
        <w:rPr>
          <w:sz w:val="24"/>
          <w:lang w:val="en-US"/>
        </w:rPr>
        <w:t xml:space="preserve">B-9 Feature Catalogue </w:t>
      </w:r>
      <w:bookmarkEnd w:id="313"/>
    </w:p>
    <w:p w14:paraId="31D34A9A" w14:textId="77777777" w:rsidR="00BF35A9" w:rsidRPr="0099493D" w:rsidRDefault="00000000">
      <w:pPr>
        <w:ind w:left="-5"/>
        <w:rPr>
          <w:lang w:val="en-US"/>
        </w:rPr>
      </w:pPr>
      <w:r w:rsidRPr="0099493D">
        <w:rPr>
          <w:lang w:val="en-US"/>
        </w:rPr>
        <w:t xml:space="preserve">Level 2 does not define Feature Catalogues. </w:t>
      </w:r>
    </w:p>
    <w:p w14:paraId="11E1B7A9" w14:textId="77777777" w:rsidR="00BF35A9" w:rsidRPr="0099493D" w:rsidRDefault="00000000">
      <w:pPr>
        <w:spacing w:after="141" w:line="259" w:lineRule="auto"/>
        <w:ind w:left="0" w:firstLine="0"/>
        <w:jc w:val="left"/>
        <w:rPr>
          <w:lang w:val="en-US"/>
        </w:rPr>
      </w:pPr>
      <w:r w:rsidRPr="0099493D">
        <w:rPr>
          <w:lang w:val="en-US"/>
        </w:rPr>
        <w:t xml:space="preserve"> </w:t>
      </w:r>
    </w:p>
    <w:p w14:paraId="1B4F8D56" w14:textId="77777777" w:rsidR="00BF35A9" w:rsidRPr="0099493D" w:rsidRDefault="00000000">
      <w:pPr>
        <w:pStyle w:val="berschrift1"/>
        <w:spacing w:after="140"/>
        <w:ind w:left="-5"/>
        <w:rPr>
          <w:lang w:val="en-US"/>
        </w:rPr>
      </w:pPr>
      <w:bookmarkStart w:id="314" w:name="_Toc36064"/>
      <w:r w:rsidRPr="0099493D">
        <w:rPr>
          <w:sz w:val="24"/>
          <w:lang w:val="en-US"/>
        </w:rPr>
        <w:t xml:space="preserve">B-10 Portrayal Catalogue </w:t>
      </w:r>
      <w:bookmarkEnd w:id="314"/>
    </w:p>
    <w:p w14:paraId="55EDE5E5" w14:textId="77777777" w:rsidR="00BF35A9" w:rsidRPr="0099493D" w:rsidRDefault="00000000">
      <w:pPr>
        <w:ind w:left="-5"/>
        <w:rPr>
          <w:lang w:val="en-US"/>
        </w:rPr>
      </w:pPr>
      <w:r w:rsidRPr="0099493D">
        <w:rPr>
          <w:lang w:val="en-US"/>
        </w:rPr>
        <w:t xml:space="preserve">Level 2 does not define Portrayal Catalogues. </w:t>
      </w:r>
    </w:p>
    <w:p w14:paraId="2299713D" w14:textId="77777777" w:rsidR="00BF35A9" w:rsidRPr="0099493D" w:rsidRDefault="00000000">
      <w:pPr>
        <w:spacing w:after="0" w:line="259" w:lineRule="auto"/>
        <w:ind w:left="0" w:firstLine="0"/>
        <w:jc w:val="left"/>
        <w:rPr>
          <w:lang w:val="en-US"/>
        </w:rPr>
      </w:pPr>
      <w:r w:rsidRPr="0099493D">
        <w:rPr>
          <w:lang w:val="en-US"/>
        </w:rPr>
        <w:t xml:space="preserve"> </w:t>
      </w:r>
      <w:r w:rsidRPr="0099493D">
        <w:rPr>
          <w:lang w:val="en-US"/>
        </w:rPr>
        <w:tab/>
        <w:t xml:space="preserve"> </w:t>
      </w:r>
      <w:r w:rsidRPr="0099493D">
        <w:rPr>
          <w:lang w:val="en-US"/>
        </w:rPr>
        <w:br w:type="page"/>
      </w:r>
    </w:p>
    <w:p w14:paraId="7399EBFA" w14:textId="77777777" w:rsidR="00BF35A9" w:rsidRPr="0099493D" w:rsidRDefault="00000000">
      <w:pPr>
        <w:spacing w:after="223" w:line="259" w:lineRule="auto"/>
        <w:ind w:left="0" w:firstLine="0"/>
        <w:jc w:val="left"/>
        <w:rPr>
          <w:lang w:val="en-US"/>
        </w:rPr>
      </w:pPr>
      <w:r w:rsidRPr="0099493D">
        <w:rPr>
          <w:lang w:val="en-US"/>
        </w:rPr>
        <w:lastRenderedPageBreak/>
        <w:t xml:space="preserve"> </w:t>
      </w:r>
    </w:p>
    <w:p w14:paraId="72FEC636" w14:textId="77777777" w:rsidR="00BF35A9" w:rsidRPr="0099493D" w:rsidRDefault="00000000">
      <w:pPr>
        <w:spacing w:after="223" w:line="259" w:lineRule="auto"/>
        <w:ind w:left="0" w:firstLine="0"/>
        <w:jc w:val="left"/>
        <w:rPr>
          <w:lang w:val="en-US"/>
        </w:rPr>
      </w:pPr>
      <w:r w:rsidRPr="0099493D">
        <w:rPr>
          <w:lang w:val="en-US"/>
        </w:rPr>
        <w:t xml:space="preserve"> </w:t>
      </w:r>
    </w:p>
    <w:p w14:paraId="3306F124" w14:textId="77777777" w:rsidR="00BF35A9" w:rsidRPr="0099493D" w:rsidRDefault="00000000">
      <w:pPr>
        <w:spacing w:after="221" w:line="259" w:lineRule="auto"/>
        <w:ind w:left="0" w:firstLine="0"/>
        <w:jc w:val="left"/>
        <w:rPr>
          <w:lang w:val="en-US"/>
        </w:rPr>
      </w:pPr>
      <w:r w:rsidRPr="0099493D">
        <w:rPr>
          <w:lang w:val="en-US"/>
        </w:rPr>
        <w:t xml:space="preserve"> </w:t>
      </w:r>
    </w:p>
    <w:p w14:paraId="2C5DBEBB" w14:textId="77777777" w:rsidR="00BF35A9" w:rsidRPr="0099493D" w:rsidRDefault="00000000">
      <w:pPr>
        <w:spacing w:after="223" w:line="259" w:lineRule="auto"/>
        <w:ind w:left="0" w:firstLine="0"/>
        <w:jc w:val="left"/>
        <w:rPr>
          <w:lang w:val="en-US"/>
        </w:rPr>
      </w:pPr>
      <w:r w:rsidRPr="0099493D">
        <w:rPr>
          <w:lang w:val="en-US"/>
        </w:rPr>
        <w:t xml:space="preserve"> </w:t>
      </w:r>
    </w:p>
    <w:p w14:paraId="236ADECE" w14:textId="77777777" w:rsidR="00BF35A9" w:rsidRPr="0099493D" w:rsidRDefault="00000000">
      <w:pPr>
        <w:spacing w:after="223" w:line="259" w:lineRule="auto"/>
        <w:ind w:left="0" w:firstLine="0"/>
        <w:jc w:val="left"/>
        <w:rPr>
          <w:lang w:val="en-US"/>
        </w:rPr>
      </w:pPr>
      <w:r w:rsidRPr="0099493D">
        <w:rPr>
          <w:lang w:val="en-US"/>
        </w:rPr>
        <w:t xml:space="preserve"> </w:t>
      </w:r>
    </w:p>
    <w:p w14:paraId="55F25AA1" w14:textId="77777777" w:rsidR="00BF35A9" w:rsidRPr="0099493D" w:rsidRDefault="00000000">
      <w:pPr>
        <w:spacing w:after="223" w:line="259" w:lineRule="auto"/>
        <w:ind w:left="0" w:firstLine="0"/>
        <w:jc w:val="left"/>
        <w:rPr>
          <w:lang w:val="en-US"/>
        </w:rPr>
      </w:pPr>
      <w:r w:rsidRPr="0099493D">
        <w:rPr>
          <w:lang w:val="en-US"/>
        </w:rPr>
        <w:t xml:space="preserve"> </w:t>
      </w:r>
    </w:p>
    <w:p w14:paraId="4D8BAB81" w14:textId="77777777" w:rsidR="00BF35A9" w:rsidRPr="0099493D" w:rsidRDefault="00000000">
      <w:pPr>
        <w:spacing w:after="224" w:line="259" w:lineRule="auto"/>
        <w:ind w:left="0" w:firstLine="0"/>
        <w:jc w:val="left"/>
        <w:rPr>
          <w:lang w:val="en-US"/>
        </w:rPr>
      </w:pPr>
      <w:r w:rsidRPr="0099493D">
        <w:rPr>
          <w:lang w:val="en-US"/>
        </w:rPr>
        <w:t xml:space="preserve"> </w:t>
      </w:r>
    </w:p>
    <w:p w14:paraId="023F459D" w14:textId="77777777" w:rsidR="00BF35A9" w:rsidRPr="0099493D" w:rsidRDefault="00000000">
      <w:pPr>
        <w:spacing w:after="223" w:line="259" w:lineRule="auto"/>
        <w:ind w:left="0" w:firstLine="0"/>
        <w:jc w:val="left"/>
        <w:rPr>
          <w:lang w:val="en-US"/>
        </w:rPr>
      </w:pPr>
      <w:r w:rsidRPr="0099493D">
        <w:rPr>
          <w:lang w:val="en-US"/>
        </w:rPr>
        <w:t xml:space="preserve"> </w:t>
      </w:r>
    </w:p>
    <w:p w14:paraId="505E5207" w14:textId="77777777" w:rsidR="00BF35A9" w:rsidRPr="0099493D" w:rsidRDefault="00000000">
      <w:pPr>
        <w:spacing w:after="221" w:line="259" w:lineRule="auto"/>
        <w:ind w:left="0" w:firstLine="0"/>
        <w:jc w:val="left"/>
        <w:rPr>
          <w:lang w:val="en-US"/>
        </w:rPr>
      </w:pPr>
      <w:r w:rsidRPr="0099493D">
        <w:rPr>
          <w:lang w:val="en-US"/>
        </w:rPr>
        <w:t xml:space="preserve"> </w:t>
      </w:r>
    </w:p>
    <w:p w14:paraId="4D7DC703" w14:textId="77777777" w:rsidR="00BF35A9" w:rsidRPr="0099493D" w:rsidRDefault="00000000">
      <w:pPr>
        <w:spacing w:after="223" w:line="259" w:lineRule="auto"/>
        <w:ind w:left="0" w:firstLine="0"/>
        <w:jc w:val="left"/>
        <w:rPr>
          <w:lang w:val="en-US"/>
        </w:rPr>
      </w:pPr>
      <w:r w:rsidRPr="0099493D">
        <w:rPr>
          <w:lang w:val="en-US"/>
        </w:rPr>
        <w:t xml:space="preserve"> </w:t>
      </w:r>
    </w:p>
    <w:p w14:paraId="6D48A138" w14:textId="77777777" w:rsidR="00BF35A9" w:rsidRPr="0099493D" w:rsidRDefault="00000000">
      <w:pPr>
        <w:spacing w:after="223" w:line="259" w:lineRule="auto"/>
        <w:ind w:left="0" w:firstLine="0"/>
        <w:jc w:val="left"/>
        <w:rPr>
          <w:lang w:val="en-US"/>
        </w:rPr>
      </w:pPr>
      <w:r w:rsidRPr="0099493D">
        <w:rPr>
          <w:lang w:val="en-US"/>
        </w:rPr>
        <w:t xml:space="preserve"> </w:t>
      </w:r>
    </w:p>
    <w:p w14:paraId="165DC719" w14:textId="77777777" w:rsidR="00BF35A9" w:rsidRPr="0099493D" w:rsidRDefault="00000000">
      <w:pPr>
        <w:spacing w:after="223" w:line="259" w:lineRule="auto"/>
        <w:ind w:left="0" w:firstLine="0"/>
        <w:jc w:val="left"/>
        <w:rPr>
          <w:lang w:val="en-US"/>
        </w:rPr>
      </w:pPr>
      <w:r w:rsidRPr="0099493D">
        <w:rPr>
          <w:lang w:val="en-US"/>
        </w:rPr>
        <w:t xml:space="preserve"> </w:t>
      </w:r>
    </w:p>
    <w:p w14:paraId="26ABD756" w14:textId="77777777" w:rsidR="00BF35A9" w:rsidRPr="0099493D" w:rsidRDefault="00000000">
      <w:pPr>
        <w:spacing w:after="264" w:line="259" w:lineRule="auto"/>
        <w:ind w:left="0" w:firstLine="0"/>
        <w:jc w:val="left"/>
        <w:rPr>
          <w:lang w:val="en-US"/>
        </w:rPr>
      </w:pPr>
      <w:r w:rsidRPr="0099493D">
        <w:rPr>
          <w:lang w:val="en-US"/>
        </w:rPr>
        <w:t xml:space="preserve"> </w:t>
      </w:r>
    </w:p>
    <w:p w14:paraId="2970BC22" w14:textId="77777777" w:rsidR="00BF35A9" w:rsidRDefault="00000000">
      <w:pPr>
        <w:tabs>
          <w:tab w:val="center" w:pos="2342"/>
          <w:tab w:val="center" w:pos="4544"/>
        </w:tabs>
        <w:spacing w:after="228"/>
        <w:ind w:left="-15" w:firstLine="0"/>
        <w:jc w:val="left"/>
      </w:pPr>
      <w:r w:rsidRPr="0099493D">
        <w:rPr>
          <w:lang w:val="en-US"/>
        </w:rPr>
        <w:t xml:space="preserve"> </w:t>
      </w:r>
      <w:r w:rsidRPr="0099493D">
        <w:rPr>
          <w:lang w:val="en-US"/>
        </w:rPr>
        <w:tab/>
        <w:t xml:space="preserve"> </w:t>
      </w:r>
      <w:r w:rsidRPr="0099493D">
        <w:rPr>
          <w:lang w:val="en-US"/>
        </w:rPr>
        <w:tab/>
      </w:r>
      <w:r>
        <w:t xml:space="preserve">Page </w:t>
      </w:r>
      <w:proofErr w:type="spellStart"/>
      <w:r>
        <w:t>intentionally</w:t>
      </w:r>
      <w:proofErr w:type="spellEnd"/>
      <w:r>
        <w:t xml:space="preserve"> </w:t>
      </w:r>
      <w:proofErr w:type="spellStart"/>
      <w:r>
        <w:t>left</w:t>
      </w:r>
      <w:proofErr w:type="spellEnd"/>
      <w:r>
        <w:t xml:space="preserve"> blank </w:t>
      </w:r>
    </w:p>
    <w:p w14:paraId="64EE3F8A" w14:textId="77777777" w:rsidR="00BF35A9" w:rsidRDefault="00000000">
      <w:pPr>
        <w:spacing w:after="221" w:line="259" w:lineRule="auto"/>
        <w:ind w:left="0" w:firstLine="0"/>
        <w:jc w:val="left"/>
      </w:pPr>
      <w:r>
        <w:t xml:space="preserve"> </w:t>
      </w:r>
    </w:p>
    <w:p w14:paraId="23086D26" w14:textId="77777777" w:rsidR="00BF35A9" w:rsidRDefault="00000000">
      <w:pPr>
        <w:spacing w:after="0" w:line="259" w:lineRule="auto"/>
        <w:ind w:left="0" w:firstLine="0"/>
        <w:jc w:val="left"/>
      </w:pPr>
      <w:r>
        <w:t xml:space="preserve"> </w:t>
      </w:r>
    </w:p>
    <w:sectPr w:rsidR="00BF35A9">
      <w:headerReference w:type="even" r:id="rId51"/>
      <w:headerReference w:type="default" r:id="rId52"/>
      <w:headerReference w:type="first" r:id="rId53"/>
      <w:footerReference w:type="first" r:id="rId54"/>
      <w:pgSz w:w="12240" w:h="15840"/>
      <w:pgMar w:top="1440" w:right="1400" w:bottom="1731" w:left="1400" w:header="742" w:footer="69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 w:author="Birklhuber Bernd" w:date="2026-08-10T07:55:00Z" w:initials="BB">
    <w:p w14:paraId="793DA501" w14:textId="05AE72AB" w:rsidR="00A9193D" w:rsidRPr="00A9193D" w:rsidRDefault="00A9193D">
      <w:pPr>
        <w:pStyle w:val="Kommentartext"/>
        <w:rPr>
          <w:lang w:val="en-US"/>
        </w:rPr>
      </w:pPr>
      <w:r>
        <w:rPr>
          <w:rStyle w:val="Kommentarzeichen"/>
        </w:rPr>
        <w:annotationRef/>
      </w:r>
      <w:r w:rsidRPr="00A9193D">
        <w:rPr>
          <w:lang w:val="en-US"/>
        </w:rPr>
        <w:t>Title to be discussed</w:t>
      </w:r>
    </w:p>
  </w:comment>
  <w:comment w:id="164" w:author="Birklhuber Bernd" w:date="2026-08-07T14:19:00Z" w:initials="BB">
    <w:p w14:paraId="0947F04F" w14:textId="4F5F3432" w:rsidR="0099493D" w:rsidRPr="00A9193D" w:rsidRDefault="0099493D">
      <w:pPr>
        <w:pStyle w:val="Kommentartext"/>
        <w:rPr>
          <w:lang w:val="en-US"/>
        </w:rPr>
      </w:pPr>
      <w:r>
        <w:rPr>
          <w:rStyle w:val="Kommentarzeichen"/>
        </w:rPr>
        <w:annotationRef/>
      </w:r>
      <w:r w:rsidRPr="00A9193D">
        <w:rPr>
          <w:lang w:val="en-US"/>
        </w:rPr>
        <w:t>???</w:t>
      </w:r>
    </w:p>
  </w:comment>
  <w:comment w:id="175" w:author="Birklhuber Bernd" w:date="2026-08-07T14:19:00Z" w:initials="BB">
    <w:p w14:paraId="396A20FD" w14:textId="2DB59EBF" w:rsidR="0099493D" w:rsidRPr="00A9193D" w:rsidRDefault="0099493D">
      <w:pPr>
        <w:pStyle w:val="Kommentartext"/>
        <w:rPr>
          <w:lang w:val="en-US"/>
        </w:rPr>
      </w:pPr>
      <w:r>
        <w:rPr>
          <w:rStyle w:val="Kommentarzeichen"/>
        </w:rPr>
        <w:annotationRef/>
      </w:r>
      <w:r w:rsidRPr="00A9193D">
        <w:rPr>
          <w:lang w:val="en-US"/>
        </w:rPr>
        <w:t>???</w:t>
      </w:r>
    </w:p>
  </w:comment>
  <w:comment w:id="182" w:author="Birklhuber Bernd" w:date="2026-08-07T14:20:00Z" w:initials="BB">
    <w:p w14:paraId="1A38D643" w14:textId="292115FE" w:rsidR="0099493D" w:rsidRPr="00A9193D" w:rsidRDefault="0099493D">
      <w:pPr>
        <w:pStyle w:val="Kommentartext"/>
        <w:rPr>
          <w:lang w:val="en-US"/>
        </w:rPr>
      </w:pPr>
      <w:r>
        <w:rPr>
          <w:rStyle w:val="Kommentarzeichen"/>
        </w:rPr>
        <w:annotationRef/>
      </w:r>
      <w:r w:rsidRPr="00A9193D">
        <w:rPr>
          <w:lang w:val="en-US"/>
        </w:rPr>
        <w:t>???</w:t>
      </w:r>
    </w:p>
  </w:comment>
  <w:comment w:id="209" w:author="Birklhuber Bernd" w:date="2026-08-07T14:21:00Z" w:initials="BB">
    <w:p w14:paraId="28FA14BE" w14:textId="77777777" w:rsidR="004D10AD" w:rsidRPr="006C29B3" w:rsidRDefault="004D10AD">
      <w:pPr>
        <w:pStyle w:val="Kommentartext"/>
        <w:rPr>
          <w:highlight w:val="yellow"/>
          <w:lang w:val="en-US"/>
        </w:rPr>
      </w:pPr>
      <w:r>
        <w:rPr>
          <w:rStyle w:val="Kommentarzeichen"/>
        </w:rPr>
        <w:annotationRef/>
      </w:r>
      <w:r w:rsidRPr="006C29B3">
        <w:rPr>
          <w:highlight w:val="yellow"/>
          <w:lang w:val="en-US"/>
        </w:rPr>
        <w:t>Example not applicable for inland</w:t>
      </w:r>
    </w:p>
    <w:p w14:paraId="0EE9799C" w14:textId="77777777" w:rsidR="006C29B3" w:rsidRPr="006C29B3" w:rsidRDefault="006C29B3">
      <w:pPr>
        <w:pStyle w:val="Kommentartext"/>
        <w:rPr>
          <w:highlight w:val="yellow"/>
          <w:lang w:val="en-US"/>
        </w:rPr>
      </w:pPr>
      <w:r w:rsidRPr="006C29B3">
        <w:rPr>
          <w:highlight w:val="yellow"/>
          <w:lang w:val="en-US"/>
        </w:rPr>
        <w:t>Do we replace it?</w:t>
      </w:r>
    </w:p>
    <w:p w14:paraId="148D43DE" w14:textId="6EDA5AEF" w:rsidR="006C29B3" w:rsidRPr="00A9193D" w:rsidRDefault="006C29B3">
      <w:pPr>
        <w:pStyle w:val="Kommentartext"/>
        <w:rPr>
          <w:lang w:val="en-US"/>
        </w:rPr>
      </w:pPr>
      <w:r w:rsidRPr="006C29B3">
        <w:rPr>
          <w:highlight w:val="yellow"/>
          <w:lang w:val="en-US"/>
        </w:rPr>
        <w:t>With what?</w:t>
      </w:r>
    </w:p>
  </w:comment>
  <w:comment w:id="291" w:author="Birklhuber Bernd" w:date="2026-08-07T14:27:00Z" w:initials="BB">
    <w:p w14:paraId="07BB97BE" w14:textId="19DC084B" w:rsidR="004D10AD" w:rsidRPr="006C29B3" w:rsidRDefault="004D10AD">
      <w:pPr>
        <w:pStyle w:val="Kommentartext"/>
        <w:rPr>
          <w:lang w:val="en-US"/>
        </w:rPr>
      </w:pPr>
      <w:r>
        <w:rPr>
          <w:rStyle w:val="Kommentarzeichen"/>
        </w:rPr>
        <w:annotationRef/>
      </w:r>
      <w:r w:rsidRPr="006C29B3">
        <w:rPr>
          <w:lang w:val="en-US"/>
        </w:rPr>
        <w:t>Or S-402 and XML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93DA501" w15:done="0"/>
  <w15:commentEx w15:paraId="0947F04F" w15:done="0"/>
  <w15:commentEx w15:paraId="396A20FD" w15:done="0"/>
  <w15:commentEx w15:paraId="1A38D643" w15:done="0"/>
  <w15:commentEx w15:paraId="148D43DE" w15:done="0"/>
  <w15:commentEx w15:paraId="07BB97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0238A52" w16cex:dateUtc="2026-08-10T05:55:00Z"/>
  <w16cex:commentExtensible w16cex:durableId="7B584083" w16cex:dateUtc="2026-08-07T12:19:00Z"/>
  <w16cex:commentExtensible w16cex:durableId="256F132B" w16cex:dateUtc="2026-08-07T12:19:00Z"/>
  <w16cex:commentExtensible w16cex:durableId="1EFEB940" w16cex:dateUtc="2026-08-07T12:20:00Z"/>
  <w16cex:commentExtensible w16cex:durableId="1EA3E8B8" w16cex:dateUtc="2026-08-07T12:21:00Z"/>
  <w16cex:commentExtensible w16cex:durableId="058F710B" w16cex:dateUtc="2026-08-07T12: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93DA501" w16cid:durableId="30238A52"/>
  <w16cid:commentId w16cid:paraId="0947F04F" w16cid:durableId="7B584083"/>
  <w16cid:commentId w16cid:paraId="396A20FD" w16cid:durableId="256F132B"/>
  <w16cid:commentId w16cid:paraId="1A38D643" w16cid:durableId="1EFEB940"/>
  <w16cid:commentId w16cid:paraId="148D43DE" w16cid:durableId="1EA3E8B8"/>
  <w16cid:commentId w16cid:paraId="07BB97BE" w16cid:durableId="058F71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4A53A8" w14:textId="77777777" w:rsidR="005742FE" w:rsidRDefault="005742FE">
      <w:pPr>
        <w:spacing w:after="0" w:line="240" w:lineRule="auto"/>
      </w:pPr>
      <w:r>
        <w:separator/>
      </w:r>
    </w:p>
  </w:endnote>
  <w:endnote w:type="continuationSeparator" w:id="0">
    <w:p w14:paraId="62AF883B" w14:textId="77777777" w:rsidR="005742FE" w:rsidRDefault="005742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06742" w14:textId="139599A4" w:rsidR="00BF35A9" w:rsidRPr="0099493D" w:rsidRDefault="00000000">
    <w:pPr>
      <w:tabs>
        <w:tab w:val="center" w:pos="4538"/>
        <w:tab w:val="center" w:pos="8630"/>
      </w:tabs>
      <w:spacing w:after="0" w:line="259" w:lineRule="auto"/>
      <w:ind w:left="0" w:firstLine="0"/>
      <w:jc w:val="left"/>
      <w:rPr>
        <w:lang w:val="en-US"/>
      </w:rPr>
    </w:pPr>
    <w:r w:rsidRPr="0099493D">
      <w:rPr>
        <w:sz w:val="16"/>
        <w:lang w:val="en-US"/>
      </w:rPr>
      <w:t>S-</w:t>
    </w:r>
    <w:del w:id="100" w:author="Birklhuber Bernd" w:date="2026-08-07T14:14:00Z">
      <w:r w:rsidRPr="0099493D" w:rsidDel="0099493D">
        <w:rPr>
          <w:sz w:val="16"/>
          <w:lang w:val="en-US"/>
        </w:rPr>
        <w:delText xml:space="preserve">98 </w:delText>
      </w:r>
    </w:del>
    <w:ins w:id="101" w:author="Birklhuber Bernd" w:date="2026-08-07T14:14:00Z">
      <w:r w:rsidR="0099493D">
        <w:rPr>
          <w:sz w:val="16"/>
          <w:lang w:val="en-US"/>
        </w:rPr>
        <w:t>403</w:t>
      </w:r>
      <w:r w:rsidR="0099493D" w:rsidRPr="0099493D">
        <w:rPr>
          <w:sz w:val="16"/>
          <w:lang w:val="en-US"/>
        </w:rPr>
        <w:t xml:space="preserve"> </w:t>
      </w:r>
    </w:ins>
    <w:r w:rsidRPr="0099493D">
      <w:rPr>
        <w:sz w:val="16"/>
        <w:lang w:val="en-US"/>
      </w:rPr>
      <w:t xml:space="preserve">Part B </w:t>
    </w:r>
    <w:r w:rsidRPr="0099493D">
      <w:rPr>
        <w:sz w:val="16"/>
        <w:lang w:val="en-US"/>
      </w:rPr>
      <w:tab/>
    </w:r>
    <w:del w:id="102" w:author="Birklhuber Bernd" w:date="2026-08-07T14:14:00Z">
      <w:r w:rsidRPr="0099493D" w:rsidDel="0099493D">
        <w:rPr>
          <w:sz w:val="16"/>
          <w:lang w:val="en-US"/>
        </w:rPr>
        <w:delText xml:space="preserve">October 2025 </w:delText>
      </w:r>
    </w:del>
    <w:r w:rsidRPr="0099493D">
      <w:rPr>
        <w:sz w:val="16"/>
        <w:lang w:val="en-US"/>
      </w:rPr>
      <w:tab/>
      <w:t xml:space="preserve">Edition </w:t>
    </w:r>
    <w:del w:id="103" w:author="Birklhuber Bernd" w:date="2026-08-07T14:14:00Z">
      <w:r w:rsidRPr="0099493D" w:rsidDel="0099493D">
        <w:rPr>
          <w:sz w:val="16"/>
          <w:lang w:val="en-US"/>
        </w:rPr>
        <w:delText xml:space="preserve">2.0.0 </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3131E" w14:textId="78DA5010" w:rsidR="00BF35A9" w:rsidRPr="0099493D" w:rsidRDefault="00000000">
    <w:pPr>
      <w:tabs>
        <w:tab w:val="center" w:pos="4538"/>
        <w:tab w:val="center" w:pos="8630"/>
      </w:tabs>
      <w:spacing w:after="0" w:line="259" w:lineRule="auto"/>
      <w:ind w:left="0" w:firstLine="0"/>
      <w:jc w:val="left"/>
      <w:rPr>
        <w:lang w:val="en-US"/>
      </w:rPr>
    </w:pPr>
    <w:r w:rsidRPr="0099493D">
      <w:rPr>
        <w:sz w:val="16"/>
        <w:lang w:val="en-US"/>
      </w:rPr>
      <w:t>S-</w:t>
    </w:r>
    <w:del w:id="104" w:author="Birklhuber Bernd" w:date="2026-08-07T14:14:00Z">
      <w:r w:rsidRPr="0099493D" w:rsidDel="0099493D">
        <w:rPr>
          <w:sz w:val="16"/>
          <w:lang w:val="en-US"/>
        </w:rPr>
        <w:delText xml:space="preserve">98 </w:delText>
      </w:r>
    </w:del>
    <w:ins w:id="105" w:author="Birklhuber Bernd" w:date="2026-08-07T14:14:00Z">
      <w:r w:rsidR="0099493D">
        <w:rPr>
          <w:sz w:val="16"/>
          <w:lang w:val="en-US"/>
        </w:rPr>
        <w:t>403</w:t>
      </w:r>
      <w:r w:rsidR="0099493D" w:rsidRPr="0099493D">
        <w:rPr>
          <w:sz w:val="16"/>
          <w:lang w:val="en-US"/>
        </w:rPr>
        <w:t xml:space="preserve"> </w:t>
      </w:r>
    </w:ins>
    <w:r w:rsidRPr="0099493D">
      <w:rPr>
        <w:sz w:val="16"/>
        <w:lang w:val="en-US"/>
      </w:rPr>
      <w:t xml:space="preserve">Part B </w:t>
    </w:r>
    <w:r w:rsidRPr="0099493D">
      <w:rPr>
        <w:sz w:val="16"/>
        <w:lang w:val="en-US"/>
      </w:rPr>
      <w:tab/>
    </w:r>
    <w:del w:id="106" w:author="Birklhuber Bernd" w:date="2026-08-07T14:14:00Z">
      <w:r w:rsidRPr="0099493D" w:rsidDel="0099493D">
        <w:rPr>
          <w:sz w:val="16"/>
          <w:lang w:val="en-US"/>
        </w:rPr>
        <w:delText xml:space="preserve">October 2025 </w:delText>
      </w:r>
    </w:del>
    <w:r w:rsidRPr="0099493D">
      <w:rPr>
        <w:sz w:val="16"/>
        <w:lang w:val="en-US"/>
      </w:rPr>
      <w:tab/>
      <w:t xml:space="preserve">Edition </w:t>
    </w:r>
    <w:del w:id="107" w:author="Birklhuber Bernd" w:date="2026-08-07T14:14:00Z">
      <w:r w:rsidRPr="0099493D" w:rsidDel="0099493D">
        <w:rPr>
          <w:sz w:val="16"/>
          <w:lang w:val="en-US"/>
        </w:rPr>
        <w:delText xml:space="preserve">2.0.0 </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0B33C" w14:textId="77777777" w:rsidR="00BF35A9" w:rsidRDefault="00BF35A9">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011FA" w14:textId="77777777" w:rsidR="00BF35A9" w:rsidRPr="0099493D" w:rsidRDefault="00000000">
    <w:pPr>
      <w:tabs>
        <w:tab w:val="center" w:pos="4538"/>
        <w:tab w:val="center" w:pos="8709"/>
      </w:tabs>
      <w:spacing w:after="0" w:line="259" w:lineRule="auto"/>
      <w:ind w:left="0" w:firstLine="0"/>
      <w:jc w:val="left"/>
      <w:rPr>
        <w:lang w:val="en-US"/>
      </w:rPr>
    </w:pPr>
    <w:r w:rsidRPr="0099493D">
      <w:rPr>
        <w:sz w:val="16"/>
        <w:lang w:val="en-US"/>
      </w:rPr>
      <w:t xml:space="preserve">S-98 Part B </w:t>
    </w:r>
    <w:r w:rsidRPr="0099493D">
      <w:rPr>
        <w:sz w:val="16"/>
        <w:lang w:val="en-US"/>
      </w:rPr>
      <w:tab/>
      <w:t xml:space="preserve">October 2025 </w:t>
    </w:r>
    <w:r w:rsidRPr="0099493D">
      <w:rPr>
        <w:sz w:val="16"/>
        <w:lang w:val="en-US"/>
      </w:rPr>
      <w:tab/>
      <w:t>Edition 2.0.0</w:t>
    </w:r>
    <w:r w:rsidRPr="0099493D">
      <w:rPr>
        <w:lang w:val="en-US"/>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16617" w14:textId="77777777" w:rsidR="00BF35A9" w:rsidRPr="0099493D" w:rsidRDefault="00000000">
    <w:pPr>
      <w:tabs>
        <w:tab w:val="center" w:pos="4538"/>
        <w:tab w:val="center" w:pos="8709"/>
      </w:tabs>
      <w:spacing w:after="0" w:line="259" w:lineRule="auto"/>
      <w:ind w:left="0" w:firstLine="0"/>
      <w:jc w:val="left"/>
      <w:rPr>
        <w:lang w:val="en-US"/>
      </w:rPr>
    </w:pPr>
    <w:r w:rsidRPr="0099493D">
      <w:rPr>
        <w:sz w:val="16"/>
        <w:lang w:val="en-US"/>
      </w:rPr>
      <w:t xml:space="preserve">S-98 Part B </w:t>
    </w:r>
    <w:r w:rsidRPr="0099493D">
      <w:rPr>
        <w:sz w:val="16"/>
        <w:lang w:val="en-US"/>
      </w:rPr>
      <w:tab/>
      <w:t xml:space="preserve">October 2025 </w:t>
    </w:r>
    <w:r w:rsidRPr="0099493D">
      <w:rPr>
        <w:sz w:val="16"/>
        <w:lang w:val="en-US"/>
      </w:rPr>
      <w:tab/>
      <w:t>Edition 2.0.0</w:t>
    </w:r>
    <w:r w:rsidRPr="0099493D">
      <w:rPr>
        <w:lang w:val="en-US"/>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9E148" w14:textId="77777777" w:rsidR="00BF35A9" w:rsidRPr="0099493D" w:rsidRDefault="00000000">
    <w:pPr>
      <w:tabs>
        <w:tab w:val="center" w:pos="4538"/>
        <w:tab w:val="center" w:pos="8709"/>
      </w:tabs>
      <w:spacing w:after="0" w:line="259" w:lineRule="auto"/>
      <w:ind w:left="0" w:firstLine="0"/>
      <w:jc w:val="left"/>
      <w:rPr>
        <w:lang w:val="en-US"/>
      </w:rPr>
    </w:pPr>
    <w:r w:rsidRPr="0099493D">
      <w:rPr>
        <w:sz w:val="16"/>
        <w:lang w:val="en-US"/>
      </w:rPr>
      <w:t xml:space="preserve">S-98 Part B </w:t>
    </w:r>
    <w:r w:rsidRPr="0099493D">
      <w:rPr>
        <w:sz w:val="16"/>
        <w:lang w:val="en-US"/>
      </w:rPr>
      <w:tab/>
      <w:t xml:space="preserve">October 2025 </w:t>
    </w:r>
    <w:r w:rsidRPr="0099493D">
      <w:rPr>
        <w:sz w:val="16"/>
        <w:lang w:val="en-US"/>
      </w:rPr>
      <w:tab/>
      <w:t>Edition 2.0.0</w:t>
    </w:r>
    <w:r w:rsidRPr="0099493D">
      <w:rPr>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8D3E8" w14:textId="77777777" w:rsidR="005742FE" w:rsidRDefault="005742FE">
      <w:pPr>
        <w:spacing w:after="0" w:line="240" w:lineRule="auto"/>
      </w:pPr>
      <w:r>
        <w:separator/>
      </w:r>
    </w:p>
  </w:footnote>
  <w:footnote w:type="continuationSeparator" w:id="0">
    <w:p w14:paraId="272C583B" w14:textId="77777777" w:rsidR="005742FE" w:rsidRDefault="005742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CC632" w14:textId="77777777" w:rsidR="00BF35A9" w:rsidRDefault="00000000">
    <w:pPr>
      <w:tabs>
        <w:tab w:val="center" w:pos="4538"/>
        <w:tab w:val="center" w:pos="9074"/>
      </w:tabs>
      <w:spacing w:after="26" w:line="259" w:lineRule="auto"/>
      <w:ind w:left="0" w:firstLine="0"/>
      <w:jc w:val="left"/>
    </w:pPr>
    <w:r>
      <w:fldChar w:fldCharType="begin"/>
    </w:r>
    <w:r>
      <w:instrText xml:space="preserve"> PAGE   \* MERGEFORMAT </w:instrText>
    </w:r>
    <w:r>
      <w:fldChar w:fldCharType="separate"/>
    </w:r>
    <w:r>
      <w:rPr>
        <w:sz w:val="16"/>
      </w:rPr>
      <w:t>ii</w:t>
    </w:r>
    <w:r>
      <w:rPr>
        <w:sz w:val="16"/>
      </w:rPr>
      <w:fldChar w:fldCharType="end"/>
    </w:r>
    <w:r>
      <w:rPr>
        <w:sz w:val="16"/>
      </w:rPr>
      <w:t xml:space="preserve"> </w:t>
    </w:r>
    <w:r>
      <w:rPr>
        <w:sz w:val="16"/>
      </w:rPr>
      <w:tab/>
      <w:t xml:space="preserve">Level 2 </w:t>
    </w:r>
    <w:proofErr w:type="spellStart"/>
    <w:r>
      <w:rPr>
        <w:sz w:val="16"/>
      </w:rPr>
      <w:t>Interoperability</w:t>
    </w:r>
    <w:proofErr w:type="spellEnd"/>
    <w:r>
      <w:rPr>
        <w:sz w:val="16"/>
      </w:rPr>
      <w:t xml:space="preserve"> </w:t>
    </w:r>
    <w:r>
      <w:rPr>
        <w:sz w:val="16"/>
      </w:rPr>
      <w:tab/>
      <w:t xml:space="preserve"> </w:t>
    </w:r>
  </w:p>
  <w:p w14:paraId="52BC4E3F" w14:textId="77777777" w:rsidR="00BF35A9" w:rsidRDefault="00000000">
    <w:pPr>
      <w:spacing w:after="0" w:line="259" w:lineRule="auto"/>
      <w:ind w:lef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6C0A1" w14:textId="77777777" w:rsidR="00BF35A9" w:rsidRDefault="00000000">
    <w:pPr>
      <w:tabs>
        <w:tab w:val="center" w:pos="4538"/>
        <w:tab w:val="center" w:pos="9074"/>
      </w:tabs>
      <w:spacing w:after="0" w:line="259" w:lineRule="auto"/>
      <w:ind w:left="0" w:firstLine="0"/>
      <w:jc w:val="left"/>
    </w:pPr>
    <w:r>
      <w:rPr>
        <w:sz w:val="16"/>
      </w:rPr>
      <w:t xml:space="preserve"> </w:t>
    </w:r>
    <w:r>
      <w:rPr>
        <w:sz w:val="16"/>
      </w:rPr>
      <w:tab/>
      <w:t xml:space="preserve">Level 2 </w:t>
    </w:r>
    <w:proofErr w:type="spellStart"/>
    <w:r>
      <w:rPr>
        <w:sz w:val="16"/>
      </w:rPr>
      <w:t>Interoperability</w:t>
    </w:r>
    <w:proofErr w:type="spellEnd"/>
    <w:r>
      <w:rPr>
        <w:sz w:val="16"/>
      </w:rPr>
      <w:t xml:space="preserve"> </w:t>
    </w:r>
    <w:r>
      <w:rPr>
        <w:sz w:val="16"/>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90F8D" w14:textId="77777777" w:rsidR="00BF35A9" w:rsidRDefault="00BF35A9">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D7B13" w14:textId="77777777" w:rsidR="00BF35A9" w:rsidRDefault="00000000">
    <w:pPr>
      <w:tabs>
        <w:tab w:val="center" w:pos="4538"/>
        <w:tab w:val="center" w:pos="9074"/>
      </w:tabs>
      <w:spacing w:after="0" w:line="259" w:lineRule="auto"/>
      <w:ind w:left="0" w:firstLine="0"/>
      <w:jc w:val="left"/>
    </w:pPr>
    <w:r>
      <w:fldChar w:fldCharType="begin"/>
    </w:r>
    <w:r>
      <w:instrText xml:space="preserve"> PAGE   \* MERGEFORMAT </w:instrText>
    </w:r>
    <w:r>
      <w:fldChar w:fldCharType="separate"/>
    </w:r>
    <w:r>
      <w:rPr>
        <w:sz w:val="16"/>
      </w:rPr>
      <w:t>2</w:t>
    </w:r>
    <w:r>
      <w:rPr>
        <w:sz w:val="16"/>
      </w:rPr>
      <w:fldChar w:fldCharType="end"/>
    </w:r>
    <w:r>
      <w:rPr>
        <w:sz w:val="16"/>
      </w:rPr>
      <w:t xml:space="preserve"> </w:t>
    </w:r>
    <w:r>
      <w:rPr>
        <w:sz w:val="16"/>
      </w:rPr>
      <w:tab/>
      <w:t xml:space="preserve">Level 2 </w:t>
    </w:r>
    <w:proofErr w:type="spellStart"/>
    <w:r>
      <w:rPr>
        <w:sz w:val="16"/>
      </w:rPr>
      <w:t>Interoperability</w:t>
    </w:r>
    <w:proofErr w:type="spellEnd"/>
    <w:r>
      <w:rPr>
        <w:sz w:val="16"/>
      </w:rPr>
      <w:t xml:space="preserve"> </w:t>
    </w:r>
    <w:r>
      <w:rPr>
        <w:sz w:val="16"/>
      </w:rP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AA7D4" w14:textId="77777777" w:rsidR="00BF35A9" w:rsidRDefault="00000000">
    <w:pPr>
      <w:tabs>
        <w:tab w:val="center" w:pos="4538"/>
        <w:tab w:val="center" w:pos="9029"/>
      </w:tabs>
      <w:spacing w:after="0" w:line="259" w:lineRule="auto"/>
      <w:ind w:left="0" w:firstLine="0"/>
      <w:jc w:val="left"/>
    </w:pPr>
    <w:r>
      <w:rPr>
        <w:sz w:val="16"/>
      </w:rPr>
      <w:t xml:space="preserve"> </w:t>
    </w:r>
    <w:r>
      <w:rPr>
        <w:sz w:val="16"/>
      </w:rPr>
      <w:tab/>
      <w:t xml:space="preserve">Level 2 </w:t>
    </w:r>
    <w:proofErr w:type="spellStart"/>
    <w:r>
      <w:rPr>
        <w:sz w:val="16"/>
      </w:rPr>
      <w:t>Interoperability</w:t>
    </w:r>
    <w:proofErr w:type="spellEnd"/>
    <w:r>
      <w:rPr>
        <w:sz w:val="16"/>
      </w:rPr>
      <w:t xml:space="preserve"> </w:t>
    </w:r>
    <w:r>
      <w:rPr>
        <w:sz w:val="16"/>
      </w:rPr>
      <w:tab/>
    </w:r>
    <w:r>
      <w:fldChar w:fldCharType="begin"/>
    </w:r>
    <w:r>
      <w:instrText xml:space="preserve"> PAGE   \* MERGEFORMAT </w:instrText>
    </w:r>
    <w:r>
      <w:fldChar w:fldCharType="separate"/>
    </w:r>
    <w:r>
      <w:rPr>
        <w:sz w:val="16"/>
      </w:rPr>
      <w:t>1</w:t>
    </w:r>
    <w:r>
      <w:rPr>
        <w:sz w:val="16"/>
      </w:rPr>
      <w:fldChar w:fldCharType="end"/>
    </w:r>
    <w:r>
      <w:rPr>
        <w:sz w:val="16"/>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52712" w14:textId="77777777" w:rsidR="00BF35A9" w:rsidRDefault="00000000">
    <w:pPr>
      <w:tabs>
        <w:tab w:val="center" w:pos="4538"/>
        <w:tab w:val="center" w:pos="9029"/>
      </w:tabs>
      <w:spacing w:after="0" w:line="259" w:lineRule="auto"/>
      <w:ind w:left="0" w:firstLine="0"/>
      <w:jc w:val="left"/>
    </w:pPr>
    <w:r>
      <w:rPr>
        <w:sz w:val="16"/>
      </w:rPr>
      <w:t xml:space="preserve"> </w:t>
    </w:r>
    <w:r>
      <w:rPr>
        <w:sz w:val="16"/>
      </w:rPr>
      <w:tab/>
      <w:t xml:space="preserve">Level 2 </w:t>
    </w:r>
    <w:proofErr w:type="spellStart"/>
    <w:r>
      <w:rPr>
        <w:sz w:val="16"/>
      </w:rPr>
      <w:t>Interoperability</w:t>
    </w:r>
    <w:proofErr w:type="spellEnd"/>
    <w:r>
      <w:rPr>
        <w:sz w:val="16"/>
      </w:rPr>
      <w:t xml:space="preserve"> </w:t>
    </w:r>
    <w:r>
      <w:rPr>
        <w:sz w:val="16"/>
      </w:rPr>
      <w:tab/>
    </w:r>
    <w:r>
      <w:fldChar w:fldCharType="begin"/>
    </w:r>
    <w:r>
      <w:instrText xml:space="preserve"> PAGE   \* MERGEFORMAT </w:instrText>
    </w:r>
    <w:r>
      <w:fldChar w:fldCharType="separate"/>
    </w:r>
    <w:r>
      <w:rPr>
        <w:sz w:val="16"/>
      </w:rPr>
      <w:t>1</w:t>
    </w:r>
    <w:r>
      <w:rPr>
        <w:sz w:val="16"/>
      </w:rPr>
      <w:fldChar w:fldCharType="end"/>
    </w:r>
    <w:r>
      <w:rPr>
        <w:sz w:val="16"/>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27C5E" w14:textId="77777777" w:rsidR="00BF35A9" w:rsidRPr="0099493D" w:rsidRDefault="00000000">
    <w:pPr>
      <w:tabs>
        <w:tab w:val="center" w:pos="4538"/>
        <w:tab w:val="center" w:pos="9074"/>
      </w:tabs>
      <w:spacing w:after="1027" w:line="259" w:lineRule="auto"/>
      <w:ind w:left="0" w:firstLine="0"/>
      <w:jc w:val="left"/>
      <w:rPr>
        <w:lang w:val="en-US"/>
      </w:rPr>
    </w:pPr>
    <w:r>
      <w:fldChar w:fldCharType="begin"/>
    </w:r>
    <w:r w:rsidRPr="0099493D">
      <w:rPr>
        <w:lang w:val="en-US"/>
      </w:rPr>
      <w:instrText xml:space="preserve"> PAGE   \* MERGEFORMAT </w:instrText>
    </w:r>
    <w:r>
      <w:fldChar w:fldCharType="separate"/>
    </w:r>
    <w:r w:rsidRPr="0099493D">
      <w:rPr>
        <w:sz w:val="16"/>
        <w:lang w:val="en-US"/>
      </w:rPr>
      <w:t>10</w:t>
    </w:r>
    <w:r>
      <w:rPr>
        <w:sz w:val="16"/>
      </w:rPr>
      <w:fldChar w:fldCharType="end"/>
    </w:r>
    <w:r w:rsidRPr="0099493D">
      <w:rPr>
        <w:sz w:val="16"/>
        <w:lang w:val="en-US"/>
      </w:rPr>
      <w:t xml:space="preserve"> </w:t>
    </w:r>
    <w:r w:rsidRPr="0099493D">
      <w:rPr>
        <w:sz w:val="16"/>
        <w:lang w:val="en-US"/>
      </w:rPr>
      <w:tab/>
      <w:t xml:space="preserve">Level 2 Interoperability </w:t>
    </w:r>
    <w:r w:rsidRPr="0099493D">
      <w:rPr>
        <w:sz w:val="16"/>
        <w:lang w:val="en-US"/>
      </w:rPr>
      <w:tab/>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AB692" w14:textId="77777777" w:rsidR="00BF35A9" w:rsidRPr="0099493D" w:rsidRDefault="00000000">
    <w:pPr>
      <w:tabs>
        <w:tab w:val="center" w:pos="4538"/>
        <w:tab w:val="center" w:pos="8985"/>
      </w:tabs>
      <w:spacing w:after="1027" w:line="259" w:lineRule="auto"/>
      <w:ind w:left="0" w:firstLine="0"/>
      <w:jc w:val="left"/>
      <w:rPr>
        <w:lang w:val="en-US"/>
      </w:rPr>
    </w:pPr>
    <w:r>
      <w:rPr>
        <w:sz w:val="16"/>
      </w:rPr>
      <w:t xml:space="preserve"> </w:t>
    </w:r>
    <w:r>
      <w:rPr>
        <w:sz w:val="16"/>
      </w:rPr>
      <w:tab/>
    </w:r>
    <w:r w:rsidRPr="0099493D">
      <w:rPr>
        <w:sz w:val="16"/>
        <w:lang w:val="en-US"/>
      </w:rPr>
      <w:t xml:space="preserve">Level 2 Interoperability </w:t>
    </w:r>
    <w:r w:rsidRPr="0099493D">
      <w:rPr>
        <w:sz w:val="16"/>
        <w:lang w:val="en-US"/>
      </w:rPr>
      <w:tab/>
    </w:r>
    <w:r>
      <w:fldChar w:fldCharType="begin"/>
    </w:r>
    <w:r w:rsidRPr="0099493D">
      <w:rPr>
        <w:lang w:val="en-US"/>
      </w:rPr>
      <w:instrText xml:space="preserve"> PAGE   \* MERGEFORMAT </w:instrText>
    </w:r>
    <w:r>
      <w:fldChar w:fldCharType="separate"/>
    </w:r>
    <w:r w:rsidRPr="0099493D">
      <w:rPr>
        <w:sz w:val="16"/>
        <w:lang w:val="en-US"/>
      </w:rPr>
      <w:t>11</w:t>
    </w:r>
    <w:r>
      <w:rPr>
        <w:sz w:val="16"/>
      </w:rPr>
      <w:fldChar w:fldCharType="end"/>
    </w:r>
    <w:r w:rsidRPr="0099493D">
      <w:rPr>
        <w:sz w:val="16"/>
        <w:lang w:val="en-US"/>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4C045" w14:textId="77777777" w:rsidR="00BF35A9" w:rsidRPr="0099493D" w:rsidRDefault="00000000">
    <w:pPr>
      <w:tabs>
        <w:tab w:val="center" w:pos="4538"/>
        <w:tab w:val="center" w:pos="9074"/>
      </w:tabs>
      <w:spacing w:after="1027" w:line="259" w:lineRule="auto"/>
      <w:ind w:left="0" w:firstLine="0"/>
      <w:jc w:val="left"/>
      <w:rPr>
        <w:lang w:val="en-US"/>
      </w:rPr>
    </w:pPr>
    <w:r>
      <w:fldChar w:fldCharType="begin"/>
    </w:r>
    <w:r w:rsidRPr="0099493D">
      <w:rPr>
        <w:lang w:val="en-US"/>
      </w:rPr>
      <w:instrText xml:space="preserve"> PAGE   \* MERGEFORMAT </w:instrText>
    </w:r>
    <w:r>
      <w:fldChar w:fldCharType="separate"/>
    </w:r>
    <w:r w:rsidRPr="0099493D">
      <w:rPr>
        <w:sz w:val="16"/>
        <w:lang w:val="en-US"/>
      </w:rPr>
      <w:t>10</w:t>
    </w:r>
    <w:r>
      <w:rPr>
        <w:sz w:val="16"/>
      </w:rPr>
      <w:fldChar w:fldCharType="end"/>
    </w:r>
    <w:r w:rsidRPr="0099493D">
      <w:rPr>
        <w:sz w:val="16"/>
        <w:lang w:val="en-US"/>
      </w:rPr>
      <w:t xml:space="preserve"> </w:t>
    </w:r>
    <w:r w:rsidRPr="0099493D">
      <w:rPr>
        <w:sz w:val="16"/>
        <w:lang w:val="en-US"/>
      </w:rPr>
      <w:tab/>
      <w:t xml:space="preserve">Level 2 Interoperability </w:t>
    </w:r>
    <w:r w:rsidRPr="0099493D">
      <w:rPr>
        <w:sz w:val="16"/>
        <w:lang w:val="en-US"/>
      </w:rPr>
      <w:tab/>
      <w:t xml:space="preserve"> </w:t>
    </w:r>
  </w:p>
  <w:p w14:paraId="6640EECE" w14:textId="77777777" w:rsidR="00BF35A9" w:rsidRDefault="00000000">
    <w:pPr>
      <w:spacing w:after="0" w:line="259" w:lineRule="auto"/>
      <w:ind w:left="1606" w:firstLine="0"/>
      <w:jc w:val="left"/>
    </w:pPr>
    <w:r w:rsidRPr="0099493D">
      <w:rPr>
        <w:lang w:val="en-US"/>
      </w:rPr>
      <w:t xml:space="preserve">specific guidance for this issue. </w:t>
    </w:r>
    <w:r>
      <w:t xml:space="preserve">Common </w:t>
    </w:r>
    <w:proofErr w:type="spellStart"/>
    <w:r>
      <w:t>guidance</w:t>
    </w:r>
    <w:proofErr w:type="spellEnd"/>
    <w:r>
      <w:t xml:space="preserve"> </w:t>
    </w:r>
    <w:proofErr w:type="spellStart"/>
    <w:r>
      <w:t>is</w:t>
    </w:r>
    <w:proofErr w:type="spellEnd"/>
    <w:r>
      <w:t xml:space="preserve"> </w:t>
    </w:r>
    <w:proofErr w:type="spellStart"/>
    <w:r>
      <w:t>provided</w:t>
    </w:r>
    <w:proofErr w:type="spellEnd"/>
    <w:r>
      <w:t xml:space="preserve"> in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EC5C5" w14:textId="77777777" w:rsidR="00BF35A9" w:rsidRDefault="00000000">
    <w:pPr>
      <w:tabs>
        <w:tab w:val="center" w:pos="4538"/>
        <w:tab w:val="center" w:pos="9074"/>
      </w:tabs>
      <w:spacing w:after="0" w:line="259" w:lineRule="auto"/>
      <w:ind w:left="0" w:firstLine="0"/>
      <w:jc w:val="left"/>
    </w:pPr>
    <w:r>
      <w:fldChar w:fldCharType="begin"/>
    </w:r>
    <w:r>
      <w:instrText xml:space="preserve"> PAGE   \* MERGEFORMAT </w:instrText>
    </w:r>
    <w:r>
      <w:fldChar w:fldCharType="separate"/>
    </w:r>
    <w:r>
      <w:rPr>
        <w:sz w:val="16"/>
      </w:rPr>
      <w:t>14</w:t>
    </w:r>
    <w:r>
      <w:rPr>
        <w:sz w:val="16"/>
      </w:rPr>
      <w:fldChar w:fldCharType="end"/>
    </w:r>
    <w:r>
      <w:rPr>
        <w:sz w:val="16"/>
      </w:rPr>
      <w:t xml:space="preserve"> </w:t>
    </w:r>
    <w:r>
      <w:rPr>
        <w:sz w:val="16"/>
      </w:rPr>
      <w:tab/>
      <w:t xml:space="preserve">Level 2 </w:t>
    </w:r>
    <w:proofErr w:type="spellStart"/>
    <w:r>
      <w:rPr>
        <w:sz w:val="16"/>
      </w:rPr>
      <w:t>Interoperability</w:t>
    </w:r>
    <w:proofErr w:type="spellEnd"/>
    <w:r>
      <w:rPr>
        <w:sz w:val="16"/>
      </w:rPr>
      <w:t xml:space="preserve"> </w:t>
    </w:r>
    <w:r>
      <w:rPr>
        <w:sz w:val="16"/>
      </w:rPr>
      <w:tab/>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A0A93" w14:textId="77777777" w:rsidR="00BF35A9" w:rsidRDefault="00000000">
    <w:pPr>
      <w:tabs>
        <w:tab w:val="center" w:pos="4538"/>
        <w:tab w:val="center" w:pos="9029"/>
      </w:tabs>
      <w:spacing w:after="0" w:line="259" w:lineRule="auto"/>
      <w:ind w:left="0" w:firstLine="0"/>
      <w:jc w:val="left"/>
    </w:pPr>
    <w:r>
      <w:rPr>
        <w:sz w:val="16"/>
      </w:rPr>
      <w:t xml:space="preserve"> </w:t>
    </w:r>
    <w:r>
      <w:rPr>
        <w:sz w:val="16"/>
      </w:rPr>
      <w:tab/>
      <w:t xml:space="preserve">Level 2 </w:t>
    </w:r>
    <w:proofErr w:type="spellStart"/>
    <w:r>
      <w:rPr>
        <w:sz w:val="16"/>
      </w:rPr>
      <w:t>Interoperability</w:t>
    </w:r>
    <w:proofErr w:type="spellEnd"/>
    <w:r>
      <w:rPr>
        <w:sz w:val="16"/>
      </w:rPr>
      <w:t xml:space="preserve"> </w:t>
    </w:r>
    <w:r>
      <w:rPr>
        <w:sz w:val="16"/>
      </w:rPr>
      <w:tab/>
    </w:r>
    <w:r>
      <w:fldChar w:fldCharType="begin"/>
    </w:r>
    <w:r>
      <w:instrText xml:space="preserve"> PAGE   \* MERGEFORMAT </w:instrText>
    </w:r>
    <w:r>
      <w:fldChar w:fldCharType="separate"/>
    </w:r>
    <w:r>
      <w:rPr>
        <w:sz w:val="16"/>
      </w:rPr>
      <w:t>1</w:t>
    </w:r>
    <w:r>
      <w:rPr>
        <w:sz w:val="16"/>
      </w:rPr>
      <w:fldChar w:fldCharType="end"/>
    </w:r>
    <w:r>
      <w:rPr>
        <w:sz w:val="16"/>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37CAE" w14:textId="77777777" w:rsidR="00BF35A9" w:rsidRDefault="00000000">
    <w:pPr>
      <w:tabs>
        <w:tab w:val="center" w:pos="4538"/>
        <w:tab w:val="center" w:pos="9029"/>
      </w:tabs>
      <w:spacing w:after="0" w:line="259" w:lineRule="auto"/>
      <w:ind w:left="0" w:firstLine="0"/>
      <w:jc w:val="left"/>
    </w:pPr>
    <w:r>
      <w:rPr>
        <w:sz w:val="16"/>
      </w:rPr>
      <w:t xml:space="preserve"> </w:t>
    </w:r>
    <w:r>
      <w:rPr>
        <w:sz w:val="16"/>
      </w:rPr>
      <w:tab/>
      <w:t xml:space="preserve">Level 2 </w:t>
    </w:r>
    <w:proofErr w:type="spellStart"/>
    <w:r>
      <w:rPr>
        <w:sz w:val="16"/>
      </w:rPr>
      <w:t>Interoperability</w:t>
    </w:r>
    <w:proofErr w:type="spellEnd"/>
    <w:r>
      <w:rPr>
        <w:sz w:val="16"/>
      </w:rPr>
      <w:t xml:space="preserve"> </w:t>
    </w:r>
    <w:r>
      <w:rPr>
        <w:sz w:val="16"/>
      </w:rPr>
      <w:tab/>
    </w:r>
    <w:r>
      <w:fldChar w:fldCharType="begin"/>
    </w:r>
    <w:r>
      <w:instrText xml:space="preserve"> PAGE   \* MERGEFORMAT </w:instrText>
    </w:r>
    <w:r>
      <w:fldChar w:fldCharType="separate"/>
    </w:r>
    <w:r>
      <w:rPr>
        <w:sz w:val="16"/>
      </w:rPr>
      <w:t>1</w:t>
    </w:r>
    <w:r>
      <w:rPr>
        <w:sz w:val="16"/>
      </w:rPr>
      <w:fldChar w:fldCharType="end"/>
    </w:r>
    <w:r>
      <w:rPr>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E4298"/>
    <w:multiLevelType w:val="hybridMultilevel"/>
    <w:tmpl w:val="04CC4448"/>
    <w:lvl w:ilvl="0" w:tplc="F6B04D6E">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7CA4FE">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9D0514A">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D1CD64A">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3A9D2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8887864">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61E9E98">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7C1B60">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146F50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E43892"/>
    <w:multiLevelType w:val="hybridMultilevel"/>
    <w:tmpl w:val="1498482E"/>
    <w:lvl w:ilvl="0" w:tplc="6EA88572">
      <w:start w:val="1"/>
      <w:numFmt w:val="decimal"/>
      <w:lvlText w:val="%1)"/>
      <w:lvlJc w:val="left"/>
      <w:pPr>
        <w:ind w:left="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345CF8">
      <w:start w:val="1"/>
      <w:numFmt w:val="lowerLetter"/>
      <w:lvlText w:val="%2"/>
      <w:lvlJc w:val="left"/>
      <w:pPr>
        <w:ind w:left="1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B366AEC">
      <w:start w:val="1"/>
      <w:numFmt w:val="lowerRoman"/>
      <w:lvlText w:val="%3"/>
      <w:lvlJc w:val="left"/>
      <w:pPr>
        <w:ind w:left="2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D0E39B6">
      <w:start w:val="1"/>
      <w:numFmt w:val="decimal"/>
      <w:lvlText w:val="%4"/>
      <w:lvlJc w:val="left"/>
      <w:pPr>
        <w:ind w:left="2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E4BF48">
      <w:start w:val="1"/>
      <w:numFmt w:val="lowerLetter"/>
      <w:lvlText w:val="%5"/>
      <w:lvlJc w:val="left"/>
      <w:pPr>
        <w:ind w:left="3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FC8FC86">
      <w:start w:val="1"/>
      <w:numFmt w:val="lowerRoman"/>
      <w:lvlText w:val="%6"/>
      <w:lvlJc w:val="left"/>
      <w:pPr>
        <w:ind w:left="4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9BE56A0">
      <w:start w:val="1"/>
      <w:numFmt w:val="decimal"/>
      <w:lvlText w:val="%7"/>
      <w:lvlJc w:val="left"/>
      <w:pPr>
        <w:ind w:left="4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D260D0">
      <w:start w:val="1"/>
      <w:numFmt w:val="lowerLetter"/>
      <w:lvlText w:val="%8"/>
      <w:lvlJc w:val="left"/>
      <w:pPr>
        <w:ind w:left="56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208F9CE">
      <w:start w:val="1"/>
      <w:numFmt w:val="lowerRoman"/>
      <w:lvlText w:val="%9"/>
      <w:lvlJc w:val="left"/>
      <w:pPr>
        <w:ind w:left="64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0281227"/>
    <w:multiLevelType w:val="hybridMultilevel"/>
    <w:tmpl w:val="0652F38E"/>
    <w:lvl w:ilvl="0" w:tplc="1F5A126A">
      <w:start w:val="1"/>
      <w:numFmt w:val="bullet"/>
      <w:lvlText w:val="•"/>
      <w:lvlJc w:val="left"/>
      <w:pPr>
        <w:ind w:left="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FAE3C4">
      <w:start w:val="1"/>
      <w:numFmt w:val="bullet"/>
      <w:lvlText w:val="o"/>
      <w:lvlJc w:val="left"/>
      <w:pPr>
        <w:ind w:left="13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24FDE6">
      <w:start w:val="1"/>
      <w:numFmt w:val="bullet"/>
      <w:lvlText w:val="▪"/>
      <w:lvlJc w:val="left"/>
      <w:pPr>
        <w:ind w:left="20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6C872E">
      <w:start w:val="1"/>
      <w:numFmt w:val="bullet"/>
      <w:lvlText w:val="•"/>
      <w:lvlJc w:val="left"/>
      <w:pPr>
        <w:ind w:left="2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C8F74A">
      <w:start w:val="1"/>
      <w:numFmt w:val="bullet"/>
      <w:lvlText w:val="o"/>
      <w:lvlJc w:val="left"/>
      <w:pPr>
        <w:ind w:left="35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1C2CA8">
      <w:start w:val="1"/>
      <w:numFmt w:val="bullet"/>
      <w:lvlText w:val="▪"/>
      <w:lvlJc w:val="left"/>
      <w:pPr>
        <w:ind w:left="42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C46548">
      <w:start w:val="1"/>
      <w:numFmt w:val="bullet"/>
      <w:lvlText w:val="•"/>
      <w:lvlJc w:val="left"/>
      <w:pPr>
        <w:ind w:left="4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320168">
      <w:start w:val="1"/>
      <w:numFmt w:val="bullet"/>
      <w:lvlText w:val="o"/>
      <w:lvlJc w:val="left"/>
      <w:pPr>
        <w:ind w:left="56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2091C8">
      <w:start w:val="1"/>
      <w:numFmt w:val="bullet"/>
      <w:lvlText w:val="▪"/>
      <w:lvlJc w:val="left"/>
      <w:pPr>
        <w:ind w:left="64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332135D"/>
    <w:multiLevelType w:val="hybridMultilevel"/>
    <w:tmpl w:val="062E622E"/>
    <w:lvl w:ilvl="0" w:tplc="FD5EA27A">
      <w:start w:val="1"/>
      <w:numFmt w:val="bullet"/>
      <w:lvlText w:val="•"/>
      <w:lvlJc w:val="left"/>
      <w:pPr>
        <w:ind w:left="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4E9A12">
      <w:start w:val="1"/>
      <w:numFmt w:val="bullet"/>
      <w:lvlText w:val="o"/>
      <w:lvlJc w:val="left"/>
      <w:pPr>
        <w:ind w:left="13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74E1F8">
      <w:start w:val="1"/>
      <w:numFmt w:val="bullet"/>
      <w:lvlText w:val="▪"/>
      <w:lvlJc w:val="left"/>
      <w:pPr>
        <w:ind w:left="20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FA848E">
      <w:start w:val="1"/>
      <w:numFmt w:val="bullet"/>
      <w:lvlText w:val="•"/>
      <w:lvlJc w:val="left"/>
      <w:pPr>
        <w:ind w:left="2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02E76C">
      <w:start w:val="1"/>
      <w:numFmt w:val="bullet"/>
      <w:lvlText w:val="o"/>
      <w:lvlJc w:val="left"/>
      <w:pPr>
        <w:ind w:left="35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A8E84E">
      <w:start w:val="1"/>
      <w:numFmt w:val="bullet"/>
      <w:lvlText w:val="▪"/>
      <w:lvlJc w:val="left"/>
      <w:pPr>
        <w:ind w:left="42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54EAF6">
      <w:start w:val="1"/>
      <w:numFmt w:val="bullet"/>
      <w:lvlText w:val="•"/>
      <w:lvlJc w:val="left"/>
      <w:pPr>
        <w:ind w:left="4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A4B1E0">
      <w:start w:val="1"/>
      <w:numFmt w:val="bullet"/>
      <w:lvlText w:val="o"/>
      <w:lvlJc w:val="left"/>
      <w:pPr>
        <w:ind w:left="56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82981E">
      <w:start w:val="1"/>
      <w:numFmt w:val="bullet"/>
      <w:lvlText w:val="▪"/>
      <w:lvlJc w:val="left"/>
      <w:pPr>
        <w:ind w:left="64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4047FF7"/>
    <w:multiLevelType w:val="hybridMultilevel"/>
    <w:tmpl w:val="E1F0569A"/>
    <w:lvl w:ilvl="0" w:tplc="D6E49CC4">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3C205C">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BE29936">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920A3B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8ABECA">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C8813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42476C4">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9AFAE8">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EA4818">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9930854"/>
    <w:multiLevelType w:val="hybridMultilevel"/>
    <w:tmpl w:val="7B0E6120"/>
    <w:lvl w:ilvl="0" w:tplc="6E9E1EFE">
      <w:start w:val="1"/>
      <w:numFmt w:val="bullet"/>
      <w:lvlText w:val="•"/>
      <w:lvlJc w:val="left"/>
      <w:pPr>
        <w:ind w:left="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9652C8">
      <w:start w:val="1"/>
      <w:numFmt w:val="bullet"/>
      <w:lvlText w:val="o"/>
      <w:lvlJc w:val="left"/>
      <w:pPr>
        <w:ind w:left="13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B29C56">
      <w:start w:val="1"/>
      <w:numFmt w:val="bullet"/>
      <w:lvlText w:val="▪"/>
      <w:lvlJc w:val="left"/>
      <w:pPr>
        <w:ind w:left="20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FEB514">
      <w:start w:val="1"/>
      <w:numFmt w:val="bullet"/>
      <w:lvlText w:val="•"/>
      <w:lvlJc w:val="left"/>
      <w:pPr>
        <w:ind w:left="2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0C78B0">
      <w:start w:val="1"/>
      <w:numFmt w:val="bullet"/>
      <w:lvlText w:val="o"/>
      <w:lvlJc w:val="left"/>
      <w:pPr>
        <w:ind w:left="35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F654F8">
      <w:start w:val="1"/>
      <w:numFmt w:val="bullet"/>
      <w:lvlText w:val="▪"/>
      <w:lvlJc w:val="left"/>
      <w:pPr>
        <w:ind w:left="42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82E9A8">
      <w:start w:val="1"/>
      <w:numFmt w:val="bullet"/>
      <w:lvlText w:val="•"/>
      <w:lvlJc w:val="left"/>
      <w:pPr>
        <w:ind w:left="4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82C630">
      <w:start w:val="1"/>
      <w:numFmt w:val="bullet"/>
      <w:lvlText w:val="o"/>
      <w:lvlJc w:val="left"/>
      <w:pPr>
        <w:ind w:left="56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E27B52">
      <w:start w:val="1"/>
      <w:numFmt w:val="bullet"/>
      <w:lvlText w:val="▪"/>
      <w:lvlJc w:val="left"/>
      <w:pPr>
        <w:ind w:left="64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376129166">
    <w:abstractNumId w:val="1"/>
  </w:num>
  <w:num w:numId="2" w16cid:durableId="1129251525">
    <w:abstractNumId w:val="5"/>
  </w:num>
  <w:num w:numId="3" w16cid:durableId="462430703">
    <w:abstractNumId w:val="0"/>
  </w:num>
  <w:num w:numId="4" w16cid:durableId="147787187">
    <w:abstractNumId w:val="4"/>
  </w:num>
  <w:num w:numId="5" w16cid:durableId="923104372">
    <w:abstractNumId w:val="3"/>
  </w:num>
  <w:num w:numId="6" w16cid:durableId="212306873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irklhuber Bernd">
    <w15:presenceInfo w15:providerId="AD" w15:userId="S-1-5-21-488040868-4244228847-1048680791-128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5A9"/>
    <w:rsid w:val="0018571B"/>
    <w:rsid w:val="004D10AD"/>
    <w:rsid w:val="005742FE"/>
    <w:rsid w:val="006C29B3"/>
    <w:rsid w:val="0083485B"/>
    <w:rsid w:val="0099493D"/>
    <w:rsid w:val="00A44CBB"/>
    <w:rsid w:val="00A83EF8"/>
    <w:rsid w:val="00A9193D"/>
    <w:rsid w:val="00BF35A9"/>
    <w:rsid w:val="00C07429"/>
    <w:rsid w:val="00F9797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B5CD7"/>
  <w15:docId w15:val="{8CA32CD3-5034-4735-9F3D-6ABDC1EB5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09" w:line="250" w:lineRule="auto"/>
      <w:ind w:left="10" w:hanging="10"/>
      <w:jc w:val="both"/>
    </w:pPr>
    <w:rPr>
      <w:rFonts w:ascii="Arial" w:eastAsia="Arial" w:hAnsi="Arial" w:cs="Arial"/>
      <w:color w:val="000000"/>
      <w:sz w:val="20"/>
    </w:rPr>
  </w:style>
  <w:style w:type="paragraph" w:styleId="berschrift1">
    <w:name w:val="heading 1"/>
    <w:next w:val="Standard"/>
    <w:link w:val="berschrift1Zchn"/>
    <w:uiPriority w:val="9"/>
    <w:qFormat/>
    <w:pPr>
      <w:keepNext/>
      <w:keepLines/>
      <w:spacing w:after="156" w:line="259" w:lineRule="auto"/>
      <w:ind w:left="10" w:hanging="10"/>
      <w:outlineLvl w:val="0"/>
    </w:pPr>
    <w:rPr>
      <w:rFonts w:ascii="Arial" w:eastAsia="Arial" w:hAnsi="Arial" w:cs="Arial"/>
      <w:b/>
      <w:color w:val="000000"/>
      <w:sz w:val="22"/>
    </w:rPr>
  </w:style>
  <w:style w:type="paragraph" w:styleId="berschrift2">
    <w:name w:val="heading 2"/>
    <w:next w:val="Standard"/>
    <w:link w:val="berschrift2Zchn"/>
    <w:uiPriority w:val="9"/>
    <w:unhideWhenUsed/>
    <w:qFormat/>
    <w:pPr>
      <w:keepNext/>
      <w:keepLines/>
      <w:spacing w:after="156" w:line="259" w:lineRule="auto"/>
      <w:ind w:left="10" w:hanging="10"/>
      <w:outlineLvl w:val="1"/>
    </w:pPr>
    <w:rPr>
      <w:rFonts w:ascii="Arial" w:eastAsia="Arial" w:hAnsi="Arial" w:cs="Arial"/>
      <w:b/>
      <w:color w:val="000000"/>
      <w:sz w:val="22"/>
    </w:rPr>
  </w:style>
  <w:style w:type="paragraph" w:styleId="berschrift3">
    <w:name w:val="heading 3"/>
    <w:next w:val="Standard"/>
    <w:link w:val="berschrift3Zchn"/>
    <w:uiPriority w:val="9"/>
    <w:unhideWhenUsed/>
    <w:qFormat/>
    <w:pPr>
      <w:keepNext/>
      <w:keepLines/>
      <w:spacing w:after="104" w:line="259" w:lineRule="auto"/>
      <w:ind w:left="10" w:hanging="10"/>
      <w:outlineLvl w:val="2"/>
    </w:pPr>
    <w:rPr>
      <w:rFonts w:ascii="Arial" w:eastAsia="Arial" w:hAnsi="Arial" w:cs="Arial"/>
      <w:b/>
      <w:color w:val="000000"/>
      <w:sz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link w:val="berschrift2"/>
    <w:rPr>
      <w:rFonts w:ascii="Arial" w:eastAsia="Arial" w:hAnsi="Arial" w:cs="Arial"/>
      <w:b/>
      <w:color w:val="000000"/>
      <w:sz w:val="22"/>
    </w:rPr>
  </w:style>
  <w:style w:type="character" w:customStyle="1" w:styleId="berschrift3Zchn">
    <w:name w:val="Überschrift 3 Zchn"/>
    <w:link w:val="berschrift3"/>
    <w:rPr>
      <w:rFonts w:ascii="Arial" w:eastAsia="Arial" w:hAnsi="Arial" w:cs="Arial"/>
      <w:b/>
      <w:color w:val="000000"/>
      <w:sz w:val="20"/>
    </w:rPr>
  </w:style>
  <w:style w:type="character" w:customStyle="1" w:styleId="berschrift1Zchn">
    <w:name w:val="Überschrift 1 Zchn"/>
    <w:link w:val="berschrift1"/>
    <w:rPr>
      <w:rFonts w:ascii="Arial" w:eastAsia="Arial" w:hAnsi="Arial" w:cs="Arial"/>
      <w:b/>
      <w:color w:val="000000"/>
      <w:sz w:val="22"/>
    </w:rPr>
  </w:style>
  <w:style w:type="paragraph" w:styleId="Verzeichnis1">
    <w:name w:val="toc 1"/>
    <w:hidden/>
    <w:pPr>
      <w:spacing w:after="8" w:line="250" w:lineRule="auto"/>
      <w:ind w:left="25" w:right="23" w:hanging="10"/>
      <w:jc w:val="both"/>
    </w:pPr>
    <w:rPr>
      <w:rFonts w:ascii="Arial" w:eastAsia="Arial" w:hAnsi="Arial" w:cs="Arial"/>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erarbeitung">
    <w:name w:val="Revision"/>
    <w:hidden/>
    <w:uiPriority w:val="99"/>
    <w:semiHidden/>
    <w:rsid w:val="0099493D"/>
    <w:pPr>
      <w:spacing w:after="0" w:line="240" w:lineRule="auto"/>
    </w:pPr>
    <w:rPr>
      <w:rFonts w:ascii="Arial" w:eastAsia="Arial" w:hAnsi="Arial" w:cs="Arial"/>
      <w:color w:val="000000"/>
      <w:sz w:val="20"/>
    </w:rPr>
  </w:style>
  <w:style w:type="character" w:styleId="Kommentarzeichen">
    <w:name w:val="annotation reference"/>
    <w:basedOn w:val="Absatz-Standardschriftart"/>
    <w:uiPriority w:val="99"/>
    <w:semiHidden/>
    <w:unhideWhenUsed/>
    <w:rsid w:val="0099493D"/>
    <w:rPr>
      <w:sz w:val="16"/>
      <w:szCs w:val="16"/>
    </w:rPr>
  </w:style>
  <w:style w:type="paragraph" w:styleId="Kommentartext">
    <w:name w:val="annotation text"/>
    <w:basedOn w:val="Standard"/>
    <w:link w:val="KommentartextZchn"/>
    <w:uiPriority w:val="99"/>
    <w:semiHidden/>
    <w:unhideWhenUsed/>
    <w:rsid w:val="0099493D"/>
    <w:pPr>
      <w:spacing w:line="240" w:lineRule="auto"/>
    </w:pPr>
    <w:rPr>
      <w:szCs w:val="20"/>
    </w:rPr>
  </w:style>
  <w:style w:type="character" w:customStyle="1" w:styleId="KommentartextZchn">
    <w:name w:val="Kommentartext Zchn"/>
    <w:basedOn w:val="Absatz-Standardschriftart"/>
    <w:link w:val="Kommentartext"/>
    <w:uiPriority w:val="99"/>
    <w:semiHidden/>
    <w:rsid w:val="0099493D"/>
    <w:rPr>
      <w:rFonts w:ascii="Arial" w:eastAsia="Arial" w:hAnsi="Arial" w:cs="Arial"/>
      <w:color w:val="000000"/>
      <w:sz w:val="20"/>
      <w:szCs w:val="20"/>
    </w:rPr>
  </w:style>
  <w:style w:type="paragraph" w:styleId="Kommentarthema">
    <w:name w:val="annotation subject"/>
    <w:basedOn w:val="Kommentartext"/>
    <w:next w:val="Kommentartext"/>
    <w:link w:val="KommentarthemaZchn"/>
    <w:uiPriority w:val="99"/>
    <w:semiHidden/>
    <w:unhideWhenUsed/>
    <w:rsid w:val="0099493D"/>
    <w:rPr>
      <w:b/>
      <w:bCs/>
    </w:rPr>
  </w:style>
  <w:style w:type="character" w:customStyle="1" w:styleId="KommentarthemaZchn">
    <w:name w:val="Kommentarthema Zchn"/>
    <w:basedOn w:val="KommentartextZchn"/>
    <w:link w:val="Kommentarthema"/>
    <w:uiPriority w:val="99"/>
    <w:semiHidden/>
    <w:rsid w:val="0099493D"/>
    <w:rPr>
      <w:rFonts w:ascii="Arial" w:eastAsia="Arial" w:hAnsi="Arial" w:cs="Arial"/>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9766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8/08/relationships/commentsExtensible" Target="commentsExtensible.xml"/><Relationship Id="rId18" Type="http://schemas.openxmlformats.org/officeDocument/2006/relationships/image" Target="media/image6.jpg"/><Relationship Id="rId39" Type="http://schemas.openxmlformats.org/officeDocument/2006/relationships/image" Target="media/image7.jpg"/><Relationship Id="rId51" Type="http://schemas.openxmlformats.org/officeDocument/2006/relationships/header" Target="header10.xml"/><Relationship Id="rId3" Type="http://schemas.openxmlformats.org/officeDocument/2006/relationships/settings" Target="settings.xml"/><Relationship Id="rId34" Type="http://schemas.openxmlformats.org/officeDocument/2006/relationships/header" Target="header2.xml"/><Relationship Id="rId42" Type="http://schemas.openxmlformats.org/officeDocument/2006/relationships/header" Target="header5.xml"/><Relationship Id="rId47" Type="http://schemas.openxmlformats.org/officeDocument/2006/relationships/header" Target="header9.xml"/><Relationship Id="rId50" Type="http://schemas.openxmlformats.org/officeDocument/2006/relationships/image" Target="media/image10.jpg"/><Relationship Id="rId55" Type="http://schemas.openxmlformats.org/officeDocument/2006/relationships/fontTable" Target="fontTable.xml"/><Relationship Id="rId7" Type="http://schemas.openxmlformats.org/officeDocument/2006/relationships/image" Target="media/image1.png"/><Relationship Id="rId12" Type="http://schemas.microsoft.com/office/2016/09/relationships/commentsIds" Target="commentsIds.xml"/><Relationship Id="rId17" Type="http://schemas.openxmlformats.org/officeDocument/2006/relationships/image" Target="media/image5.jpg"/><Relationship Id="rId33" Type="http://schemas.openxmlformats.org/officeDocument/2006/relationships/header" Target="header1.xml"/><Relationship Id="rId38" Type="http://schemas.openxmlformats.org/officeDocument/2006/relationships/footer" Target="footer3.xml"/><Relationship Id="rId46" Type="http://schemas.openxmlformats.org/officeDocument/2006/relationships/header" Target="header8.xml"/><Relationship Id="rId2" Type="http://schemas.openxmlformats.org/officeDocument/2006/relationships/styles" Target="styles.xml"/><Relationship Id="rId16" Type="http://schemas.openxmlformats.org/officeDocument/2006/relationships/image" Target="media/image6.png"/><Relationship Id="rId41" Type="http://schemas.openxmlformats.org/officeDocument/2006/relationships/header" Target="header4.xml"/><Relationship Id="rId54"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32" Type="http://schemas.openxmlformats.org/officeDocument/2006/relationships/image" Target="media/image9.jpeg"/><Relationship Id="rId37" Type="http://schemas.openxmlformats.org/officeDocument/2006/relationships/header" Target="header3.xml"/><Relationship Id="rId40" Type="http://schemas.openxmlformats.org/officeDocument/2006/relationships/image" Target="media/image8.jpg"/><Relationship Id="rId45" Type="http://schemas.openxmlformats.org/officeDocument/2006/relationships/header" Target="header7.xml"/><Relationship Id="rId53" Type="http://schemas.openxmlformats.org/officeDocument/2006/relationships/header" Target="header12.xml"/><Relationship Id="rId5" Type="http://schemas.openxmlformats.org/officeDocument/2006/relationships/footnotes" Target="footnotes.xml"/><Relationship Id="rId15" Type="http://schemas.openxmlformats.org/officeDocument/2006/relationships/image" Target="media/image4.png"/><Relationship Id="rId36" Type="http://schemas.openxmlformats.org/officeDocument/2006/relationships/footer" Target="footer2.xml"/><Relationship Id="rId49" Type="http://schemas.openxmlformats.org/officeDocument/2006/relationships/image" Target="media/image9.jpg"/><Relationship Id="rId57" Type="http://schemas.openxmlformats.org/officeDocument/2006/relationships/theme" Target="theme/theme1.xml"/><Relationship Id="rId10" Type="http://schemas.openxmlformats.org/officeDocument/2006/relationships/comments" Target="comments.xml"/><Relationship Id="rId31" Type="http://schemas.openxmlformats.org/officeDocument/2006/relationships/image" Target="media/image8.jpeg"/><Relationship Id="rId44" Type="http://schemas.openxmlformats.org/officeDocument/2006/relationships/footer" Target="footer4.xml"/><Relationship Id="rId52" Type="http://schemas.openxmlformats.org/officeDocument/2006/relationships/header" Target="header1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3.jpg"/><Relationship Id="rId35" Type="http://schemas.openxmlformats.org/officeDocument/2006/relationships/footer" Target="footer1.xml"/><Relationship Id="rId43" Type="http://schemas.openxmlformats.org/officeDocument/2006/relationships/header" Target="header6.xml"/><Relationship Id="rId48" Type="http://schemas.openxmlformats.org/officeDocument/2006/relationships/footer" Target="footer5.xml"/><Relationship Id="rId56"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5607</Words>
  <Characters>35327</Characters>
  <Application>Microsoft Office Word</Application>
  <DocSecurity>0</DocSecurity>
  <Lines>294</Lines>
  <Paragraphs>81</Paragraphs>
  <ScaleCrop>false</ScaleCrop>
  <HeadingPairs>
    <vt:vector size="2" baseType="variant">
      <vt:variant>
        <vt:lpstr>Titel</vt:lpstr>
      </vt:variant>
      <vt:variant>
        <vt:i4>1</vt:i4>
      </vt:variant>
    </vt:vector>
  </HeadingPairs>
  <TitlesOfParts>
    <vt:vector size="1" baseType="lpstr">
      <vt:lpstr/>
    </vt:vector>
  </TitlesOfParts>
  <Company>BMVIT</Company>
  <LinksUpToDate>false</LinksUpToDate>
  <CharactersWithSpaces>40853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Wootton</dc:creator>
  <cp:keywords/>
  <cp:lastModifiedBy>Birklhuber Bernd</cp:lastModifiedBy>
  <cp:revision>5</cp:revision>
  <dcterms:created xsi:type="dcterms:W3CDTF">2026-08-07T12:10:00Z</dcterms:created>
  <dcterms:modified xsi:type="dcterms:W3CDTF">2026-08-10T11:19:00Z</dcterms:modified>
</cp:coreProperties>
</file>